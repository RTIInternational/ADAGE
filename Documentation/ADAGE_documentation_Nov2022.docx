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xmlns:c="http://schemas.openxmlformats.org/drawingml/2006/chart" mc:Ignorable="w14 w15 w16se w16cid w16 w16cex w16sdtdh wp14">
  <w:body>
    <w:p w:rsidRPr="004E5B1C" w:rsidR="00090739" w:rsidP="00132003" w:rsidRDefault="00090739" w14:paraId="09A5247D" w14:textId="77777777">
      <w:pPr>
        <w:jc w:val="right"/>
      </w:pPr>
    </w:p>
    <w:p w:rsidRPr="001C3233" w:rsidR="00814E14" w:rsidP="001261F3" w:rsidRDefault="00384E70" w14:paraId="1F758570" w14:textId="3FD0EEEC">
      <w:pPr>
        <w:pStyle w:val="Cov-Date"/>
        <w:ind w:left="720"/>
      </w:pPr>
      <w:r>
        <w:t xml:space="preserve">November </w:t>
      </w:r>
      <w:r w:rsidR="007B7591">
        <w:t>20</w:t>
      </w:r>
      <w:r w:rsidR="009D76C5">
        <w:t>2</w:t>
      </w:r>
      <w:r w:rsidR="00CA6793">
        <w:t>2</w:t>
      </w:r>
    </w:p>
    <w:p w:rsidRPr="001C3233" w:rsidR="00814E14" w:rsidRDefault="00814E14" w14:paraId="7A8CCBBD" w14:textId="77777777">
      <w:pPr>
        <w:pStyle w:val="Cov-Date"/>
      </w:pPr>
    </w:p>
    <w:p w:rsidRPr="001C3233" w:rsidR="00814E14" w:rsidRDefault="00814E14" w14:paraId="0670F864" w14:textId="77777777">
      <w:pPr>
        <w:pStyle w:val="Cov-Date"/>
      </w:pPr>
    </w:p>
    <w:p w:rsidRPr="001C3233" w:rsidR="00814E14" w:rsidRDefault="00814E14" w14:paraId="36F5C901" w14:textId="77777777">
      <w:pPr>
        <w:pStyle w:val="Cov-Date"/>
      </w:pPr>
    </w:p>
    <w:p w:rsidRPr="001C3233" w:rsidR="00814E14" w:rsidP="000F4F54" w:rsidRDefault="00D86882" w14:paraId="0E2CF971" w14:textId="0FB73BE8">
      <w:pPr>
        <w:pStyle w:val="Cov-Title"/>
        <w:rPr>
          <w:rFonts w:ascii="Helvetica" w:hAnsi="Helvetica"/>
        </w:rPr>
      </w:pPr>
      <w:r>
        <w:t xml:space="preserve">Documentation of the </w:t>
      </w:r>
      <w:r w:rsidRPr="00480970" w:rsidR="000F4F54">
        <w:t>Applied Dynamic Analysis of the Global Economy (ADAGE)</w:t>
      </w:r>
      <w:r w:rsidR="00560CC7">
        <w:t xml:space="preserve"> Recursive-Dynamic</w:t>
      </w:r>
      <w:r w:rsidRPr="00480970" w:rsidR="000F4F54">
        <w:t xml:space="preserve"> Model</w:t>
      </w:r>
    </w:p>
    <w:p w:rsidRPr="001C3233" w:rsidR="00814E14" w:rsidRDefault="00814E14" w14:paraId="6E6A21DD" w14:textId="77777777">
      <w:pPr>
        <w:pStyle w:val="Cov-Date"/>
      </w:pPr>
    </w:p>
    <w:p w:rsidRPr="001C3233" w:rsidR="00814E14" w:rsidRDefault="00814E14" w14:paraId="78A215DD" w14:textId="77777777">
      <w:pPr>
        <w:pStyle w:val="Cov-Date"/>
      </w:pPr>
    </w:p>
    <w:p w:rsidRPr="001C3233" w:rsidR="00814E14" w:rsidRDefault="00814E14" w14:paraId="7D2DC5C7" w14:textId="77777777">
      <w:pPr>
        <w:pStyle w:val="Cov-Date"/>
      </w:pPr>
    </w:p>
    <w:p w:rsidRPr="001C3233" w:rsidR="00814E14" w:rsidRDefault="00814E14" w14:paraId="637FCDC7" w14:textId="77777777">
      <w:pPr>
        <w:pStyle w:val="Cov-Date"/>
      </w:pPr>
    </w:p>
    <w:p w:rsidRPr="00036949" w:rsidR="00814E14" w:rsidRDefault="00036949" w14:paraId="08C72372" w14:textId="748971DD">
      <w:pPr>
        <w:pStyle w:val="Cov-Date"/>
        <w:rPr>
          <w:sz w:val="36"/>
          <w:szCs w:val="36"/>
        </w:rPr>
      </w:pPr>
      <w:r w:rsidRPr="00036949">
        <w:rPr>
          <w:sz w:val="36"/>
          <w:szCs w:val="36"/>
        </w:rPr>
        <w:t>Revised Draft Report</w:t>
      </w:r>
    </w:p>
    <w:p w:rsidRPr="001C3233" w:rsidR="00814E14" w:rsidRDefault="00814E14" w14:paraId="5AA772B3" w14:textId="77777777">
      <w:pPr>
        <w:pStyle w:val="Cov-Date"/>
      </w:pPr>
    </w:p>
    <w:p w:rsidRPr="001C3233" w:rsidR="00814E14" w:rsidRDefault="00814E14" w14:paraId="64E83642" w14:textId="77777777">
      <w:pPr>
        <w:pStyle w:val="Cov-Date"/>
      </w:pPr>
    </w:p>
    <w:p w:rsidRPr="001C3233" w:rsidR="00814E14" w:rsidRDefault="00814E14" w14:paraId="3B767E22" w14:textId="77777777">
      <w:pPr>
        <w:pStyle w:val="Cov-Address"/>
      </w:pPr>
      <w:r w:rsidRPr="001C3233">
        <w:t>Prepared for</w:t>
      </w:r>
    </w:p>
    <w:p w:rsidRPr="001C3233" w:rsidR="00814E14" w:rsidRDefault="00814E14" w14:paraId="4BD1B75E" w14:textId="77777777">
      <w:pPr>
        <w:pStyle w:val="Cov-Address"/>
      </w:pPr>
    </w:p>
    <w:p w:rsidRPr="00733E59" w:rsidR="000F4F54" w:rsidP="000F4F54" w:rsidRDefault="000F4F54" w14:paraId="477462E5" w14:textId="77777777">
      <w:pPr>
        <w:pStyle w:val="Cov-Author"/>
      </w:pPr>
      <w:r w:rsidRPr="00733E59">
        <w:t>U.S. Environmental Protection Agency</w:t>
      </w:r>
    </w:p>
    <w:p w:rsidRPr="000F4F54" w:rsidR="00814E14" w:rsidP="000F4F54" w:rsidRDefault="000F4F54" w14:paraId="5702CB8C" w14:textId="5BB8FE44">
      <w:pPr>
        <w:pStyle w:val="Cov-Author"/>
      </w:pPr>
      <w:r w:rsidRPr="00733E59">
        <w:t xml:space="preserve">Office of </w:t>
      </w:r>
      <w:r w:rsidR="00D86882">
        <w:t xml:space="preserve">Transportation and </w:t>
      </w:r>
      <w:r w:rsidRPr="00733E59">
        <w:t>Air Quality</w:t>
      </w:r>
    </w:p>
    <w:p w:rsidRPr="001C3233" w:rsidR="00814E14" w:rsidRDefault="00814E14" w14:paraId="2147AA54" w14:textId="77777777">
      <w:pPr>
        <w:pStyle w:val="Cov-Address"/>
      </w:pPr>
    </w:p>
    <w:p w:rsidRPr="001C3233" w:rsidR="00814E14" w:rsidRDefault="00814E14" w14:paraId="555E24A4" w14:textId="77777777">
      <w:pPr>
        <w:pStyle w:val="Cov-Address"/>
      </w:pPr>
    </w:p>
    <w:p w:rsidRPr="001C3233" w:rsidR="00814E14" w:rsidRDefault="00814E14" w14:paraId="17B09666" w14:textId="77777777">
      <w:pPr>
        <w:pStyle w:val="Cov-Address"/>
      </w:pPr>
    </w:p>
    <w:p w:rsidR="00814E14" w:rsidRDefault="00814E14" w14:paraId="6C869354" w14:textId="4D79C12C">
      <w:pPr>
        <w:pStyle w:val="Cov-Address"/>
      </w:pPr>
      <w:r w:rsidRPr="001C3233">
        <w:t>Prepared by</w:t>
      </w:r>
    </w:p>
    <w:p w:rsidR="001B7E74" w:rsidRDefault="001B7E74" w14:paraId="52F4A3CD" w14:textId="77777777">
      <w:pPr>
        <w:pStyle w:val="Cov-Address"/>
      </w:pPr>
    </w:p>
    <w:p w:rsidR="002E1061" w:rsidRDefault="002E1061" w14:paraId="06001B29" w14:textId="7B7A854D">
      <w:pPr>
        <w:pStyle w:val="Cov-Address"/>
      </w:pPr>
      <w:r>
        <w:t>Yongxia Cai</w:t>
      </w:r>
    </w:p>
    <w:p w:rsidR="002E1061" w:rsidRDefault="002E1061" w14:paraId="2658C6CC" w14:textId="3DDB8125">
      <w:pPr>
        <w:pStyle w:val="Cov-Address"/>
      </w:pPr>
      <w:r>
        <w:t>Robert</w:t>
      </w:r>
      <w:r w:rsidR="00146BD1">
        <w:t xml:space="preserve"> Beach</w:t>
      </w:r>
    </w:p>
    <w:p w:rsidR="00EC5EEC" w:rsidRDefault="00EC5EEC" w14:paraId="28F62CED" w14:textId="43293211">
      <w:pPr>
        <w:pStyle w:val="Cov-Address"/>
      </w:pPr>
      <w:r>
        <w:t>Jared Woollacott</w:t>
      </w:r>
    </w:p>
    <w:p w:rsidRPr="001C3233" w:rsidR="00644AE4" w:rsidRDefault="00644AE4" w14:paraId="66EF92C2" w14:textId="5F96E1E8">
      <w:pPr>
        <w:pStyle w:val="Cov-Address"/>
      </w:pPr>
      <w:r>
        <w:t>Kathryn Daenzer</w:t>
      </w:r>
    </w:p>
    <w:p w:rsidRPr="001C3233" w:rsidR="00814E14" w:rsidRDefault="00814E14" w14:paraId="01CEFA46" w14:textId="77777777">
      <w:pPr>
        <w:pStyle w:val="Cov-Address"/>
      </w:pPr>
    </w:p>
    <w:p w:rsidRPr="001C3233" w:rsidR="00814E14" w:rsidP="000F4F54" w:rsidRDefault="00814E14" w14:paraId="7C641389" w14:textId="77777777">
      <w:pPr>
        <w:pStyle w:val="Cov-Author"/>
      </w:pPr>
      <w:r w:rsidRPr="001C3233">
        <w:t>RTI International</w:t>
      </w:r>
    </w:p>
    <w:p w:rsidRPr="001C3233" w:rsidR="00814E14" w:rsidRDefault="0029126C" w14:paraId="264E733F" w14:textId="77777777">
      <w:pPr>
        <w:pStyle w:val="Cov-Address"/>
      </w:pPr>
      <w:r>
        <w:t xml:space="preserve">3040 </w:t>
      </w:r>
      <w:r w:rsidR="00457A9F">
        <w:t xml:space="preserve">E. </w:t>
      </w:r>
      <w:r>
        <w:t>Cornwallis Road</w:t>
      </w:r>
    </w:p>
    <w:p w:rsidRPr="001C3233" w:rsidR="00814E14" w:rsidRDefault="00814E14" w14:paraId="2AA807D6" w14:textId="77777777">
      <w:pPr>
        <w:pStyle w:val="Cov-Address"/>
      </w:pPr>
      <w:r w:rsidRPr="001C3233">
        <w:t>Research Triangle Park, NC</w:t>
      </w:r>
      <w:r>
        <w:t xml:space="preserve"> </w:t>
      </w:r>
      <w:r w:rsidRPr="001C3233">
        <w:t>27709</w:t>
      </w:r>
    </w:p>
    <w:p w:rsidRPr="001C3233" w:rsidR="00814E14" w:rsidRDefault="00814E14" w14:paraId="0B416F51" w14:textId="77777777">
      <w:pPr>
        <w:pStyle w:val="Cov-Address"/>
      </w:pPr>
    </w:p>
    <w:p w:rsidRPr="001C3233" w:rsidR="00814E14" w:rsidRDefault="00814E14" w14:paraId="68583058" w14:textId="77777777">
      <w:pPr>
        <w:pStyle w:val="Cov-Address"/>
      </w:pPr>
    </w:p>
    <w:p w:rsidRPr="000F4F54" w:rsidR="00814E14" w:rsidP="000F4F54" w:rsidRDefault="00814E14" w14:paraId="1A438978" w14:textId="2F24BD35">
      <w:pPr>
        <w:pStyle w:val="Cov-Address"/>
      </w:pPr>
    </w:p>
    <w:p w:rsidR="00814E14" w:rsidP="000F4F54" w:rsidRDefault="00814E14" w14:paraId="2BFD90D8" w14:textId="77777777">
      <w:pPr>
        <w:pStyle w:val="Cov-Address"/>
        <w:jc w:val="left"/>
      </w:pPr>
    </w:p>
    <w:p w:rsidR="000F4F54" w:rsidP="000F4F54" w:rsidRDefault="000F4F54" w14:paraId="39AA768D" w14:textId="77777777">
      <w:pPr>
        <w:pStyle w:val="Cov-Address"/>
        <w:jc w:val="left"/>
        <w:sectPr w:rsidR="000F4F54" w:rsidSect="000209EF">
          <w:headerReference w:type="default" r:id="rId12"/>
          <w:footerReference w:type="default" r:id="rId13"/>
          <w:footerReference w:type="first" r:id="rId14"/>
          <w:pgSz w:w="12240" w:h="15840" w:code="1"/>
          <w:pgMar w:top="1440" w:right="1440" w:bottom="1440" w:left="1440" w:header="720" w:footer="720" w:gutter="0"/>
          <w:cols w:space="720"/>
          <w:titlePg/>
        </w:sectPr>
      </w:pPr>
    </w:p>
    <w:p w:rsidR="004C726C" w:rsidP="00883384" w:rsidRDefault="004C726C" w14:paraId="00BAE4C2" w14:textId="77777777">
      <w:pPr>
        <w:pStyle w:val="TOC0"/>
        <w:sectPr w:rsidR="004C726C" w:rsidSect="00B2125B">
          <w:headerReference w:type="default" r:id="rId15"/>
          <w:footerReference w:type="default" r:id="rId16"/>
          <w:type w:val="continuous"/>
          <w:pgSz w:w="12240" w:h="15840" w:code="1"/>
          <w:pgMar w:top="1440" w:right="1440" w:bottom="1440" w:left="1440" w:header="720" w:footer="720" w:gutter="0"/>
          <w:pgNumType w:fmt="lowerRoman" w:start="0"/>
          <w:cols w:space="720"/>
        </w:sectPr>
      </w:pPr>
    </w:p>
    <w:p w:rsidRPr="00883384" w:rsidR="00814E14" w:rsidP="00883384" w:rsidRDefault="00814E14" w14:paraId="5B92CF05" w14:textId="77777777">
      <w:pPr>
        <w:pStyle w:val="TOC0"/>
      </w:pPr>
      <w:r w:rsidRPr="00883384">
        <w:t>Contents</w:t>
      </w:r>
    </w:p>
    <w:p w:rsidR="00814E14" w:rsidRDefault="00814E14" w14:paraId="2A1CDDD1" w14:textId="77777777">
      <w:pPr>
        <w:pStyle w:val="TOCHeader"/>
      </w:pPr>
      <w:r>
        <w:t>Section</w:t>
      </w:r>
      <w:r>
        <w:tab/>
      </w:r>
      <w:r>
        <w:t>Page</w:t>
      </w:r>
    </w:p>
    <w:p w:rsidR="00BE276C" w:rsidRDefault="00C651D6" w14:paraId="34B71190" w14:textId="59ABCB0E">
      <w:pPr>
        <w:pStyle w:val="TOC1"/>
        <w:rPr>
          <w:rFonts w:asciiTheme="minorHAnsi" w:hAnsiTheme="minorHAnsi" w:eastAsiaTheme="minorEastAsia" w:cstheme="minorBidi"/>
          <w:noProof/>
          <w:sz w:val="22"/>
          <w:szCs w:val="22"/>
        </w:rPr>
      </w:pPr>
      <w:r w:rsidRPr="00A15057">
        <w:fldChar w:fldCharType="begin"/>
      </w:r>
      <w:r w:rsidRPr="00A15057">
        <w:instrText xml:space="preserve"> TOC \o "1-3" \u </w:instrText>
      </w:r>
      <w:r w:rsidRPr="00A15057" w:rsidR="003B0E83">
        <w:instrText xml:space="preserve">MERGEFORMAT </w:instrText>
      </w:r>
      <w:r w:rsidRPr="00A15057">
        <w:fldChar w:fldCharType="separate"/>
      </w:r>
      <w:r w:rsidR="00BE276C">
        <w:rPr>
          <w:noProof/>
        </w:rPr>
        <w:t>1</w:t>
      </w:r>
      <w:r w:rsidR="00BE276C">
        <w:rPr>
          <w:rFonts w:asciiTheme="minorHAnsi" w:hAnsiTheme="minorHAnsi" w:eastAsiaTheme="minorEastAsia" w:cstheme="minorBidi"/>
          <w:noProof/>
          <w:sz w:val="22"/>
          <w:szCs w:val="22"/>
        </w:rPr>
        <w:tab/>
      </w:r>
      <w:r w:rsidR="00BE276C">
        <w:rPr>
          <w:noProof/>
        </w:rPr>
        <w:t xml:space="preserve"> Introduction</w:t>
      </w:r>
      <w:r w:rsidR="00BE276C">
        <w:rPr>
          <w:noProof/>
        </w:rPr>
        <w:tab/>
      </w:r>
      <w:r w:rsidR="00BE276C">
        <w:rPr>
          <w:noProof/>
        </w:rPr>
        <w:fldChar w:fldCharType="begin"/>
      </w:r>
      <w:r w:rsidR="00BE276C">
        <w:rPr>
          <w:noProof/>
        </w:rPr>
        <w:instrText xml:space="preserve"> PAGEREF _Toc118979510 \h </w:instrText>
      </w:r>
      <w:r w:rsidR="00BE276C">
        <w:rPr>
          <w:noProof/>
        </w:rPr>
      </w:r>
      <w:r w:rsidR="00BE276C">
        <w:rPr>
          <w:noProof/>
        </w:rPr>
        <w:fldChar w:fldCharType="separate"/>
      </w:r>
      <w:r w:rsidR="005675CE">
        <w:rPr>
          <w:noProof/>
        </w:rPr>
        <w:t>1-1</w:t>
      </w:r>
      <w:r w:rsidR="00BE276C">
        <w:rPr>
          <w:noProof/>
        </w:rPr>
        <w:fldChar w:fldCharType="end"/>
      </w:r>
    </w:p>
    <w:p w:rsidR="00BE276C" w:rsidRDefault="00BE276C" w14:paraId="6E299B00" w14:textId="5D05F7D5">
      <w:pPr>
        <w:pStyle w:val="TOC1"/>
        <w:rPr>
          <w:rFonts w:asciiTheme="minorHAnsi" w:hAnsiTheme="minorHAnsi" w:eastAsiaTheme="minorEastAsia" w:cstheme="minorBidi"/>
          <w:noProof/>
          <w:sz w:val="22"/>
          <w:szCs w:val="22"/>
        </w:rPr>
      </w:pPr>
      <w:r>
        <w:rPr>
          <w:noProof/>
        </w:rPr>
        <w:t>2</w:t>
      </w:r>
      <w:r>
        <w:rPr>
          <w:rFonts w:asciiTheme="minorHAnsi" w:hAnsiTheme="minorHAnsi" w:eastAsiaTheme="minorEastAsia" w:cstheme="minorBidi"/>
          <w:noProof/>
          <w:sz w:val="22"/>
          <w:szCs w:val="22"/>
        </w:rPr>
        <w:tab/>
      </w:r>
      <w:r>
        <w:rPr>
          <w:noProof/>
        </w:rPr>
        <w:t>Overview of CGE Modeling</w:t>
      </w:r>
      <w:r>
        <w:rPr>
          <w:noProof/>
        </w:rPr>
        <w:tab/>
      </w:r>
      <w:r>
        <w:rPr>
          <w:noProof/>
        </w:rPr>
        <w:fldChar w:fldCharType="begin"/>
      </w:r>
      <w:r>
        <w:rPr>
          <w:noProof/>
        </w:rPr>
        <w:instrText xml:space="preserve"> PAGEREF _Toc118979511 \h </w:instrText>
      </w:r>
      <w:r>
        <w:rPr>
          <w:noProof/>
        </w:rPr>
      </w:r>
      <w:r>
        <w:rPr>
          <w:noProof/>
        </w:rPr>
        <w:fldChar w:fldCharType="separate"/>
      </w:r>
      <w:r w:rsidR="005675CE">
        <w:rPr>
          <w:noProof/>
        </w:rPr>
        <w:t>2-1</w:t>
      </w:r>
      <w:r>
        <w:rPr>
          <w:noProof/>
        </w:rPr>
        <w:fldChar w:fldCharType="end"/>
      </w:r>
    </w:p>
    <w:p w:rsidR="00BE276C" w:rsidRDefault="00BE276C" w14:paraId="4D2C3919" w14:textId="5B7DE08C">
      <w:pPr>
        <w:pStyle w:val="TOC2"/>
        <w:tabs>
          <w:tab w:val="left" w:pos="1440"/>
        </w:tabs>
        <w:rPr>
          <w:rFonts w:asciiTheme="minorHAnsi" w:hAnsiTheme="minorHAnsi" w:eastAsiaTheme="minorEastAsia" w:cstheme="minorBidi"/>
          <w:noProof/>
          <w:sz w:val="22"/>
          <w:szCs w:val="22"/>
        </w:rPr>
      </w:pPr>
      <w:r>
        <w:rPr>
          <w:noProof/>
        </w:rPr>
        <w:t>2.1</w:t>
      </w:r>
      <w:r>
        <w:rPr>
          <w:rFonts w:asciiTheme="minorHAnsi" w:hAnsiTheme="minorHAnsi" w:eastAsiaTheme="minorEastAsia" w:cstheme="minorBidi"/>
          <w:noProof/>
          <w:sz w:val="22"/>
          <w:szCs w:val="22"/>
        </w:rPr>
        <w:tab/>
      </w:r>
      <w:r>
        <w:rPr>
          <w:noProof/>
        </w:rPr>
        <w:t>History of CGE</w:t>
      </w:r>
      <w:r w:rsidRPr="00E537BF">
        <w:rPr>
          <w:noProof/>
          <w:spacing w:val="-20"/>
        </w:rPr>
        <w:t xml:space="preserve"> </w:t>
      </w:r>
      <w:r>
        <w:rPr>
          <w:noProof/>
        </w:rPr>
        <w:t>Modeling</w:t>
      </w:r>
      <w:r>
        <w:rPr>
          <w:noProof/>
        </w:rPr>
        <w:tab/>
      </w:r>
      <w:r>
        <w:rPr>
          <w:noProof/>
        </w:rPr>
        <w:fldChar w:fldCharType="begin"/>
      </w:r>
      <w:r>
        <w:rPr>
          <w:noProof/>
        </w:rPr>
        <w:instrText xml:space="preserve"> PAGEREF _Toc118979512 \h </w:instrText>
      </w:r>
      <w:r>
        <w:rPr>
          <w:noProof/>
        </w:rPr>
      </w:r>
      <w:r>
        <w:rPr>
          <w:noProof/>
        </w:rPr>
        <w:fldChar w:fldCharType="separate"/>
      </w:r>
      <w:r w:rsidR="005675CE">
        <w:rPr>
          <w:noProof/>
        </w:rPr>
        <w:t>2-2</w:t>
      </w:r>
      <w:r>
        <w:rPr>
          <w:noProof/>
        </w:rPr>
        <w:fldChar w:fldCharType="end"/>
      </w:r>
    </w:p>
    <w:p w:rsidR="00BE276C" w:rsidRDefault="00BE276C" w14:paraId="349755B7" w14:textId="61047E5A">
      <w:pPr>
        <w:pStyle w:val="TOC2"/>
        <w:tabs>
          <w:tab w:val="left" w:pos="1440"/>
        </w:tabs>
        <w:rPr>
          <w:rFonts w:asciiTheme="minorHAnsi" w:hAnsiTheme="minorHAnsi" w:eastAsiaTheme="minorEastAsia" w:cstheme="minorBidi"/>
          <w:noProof/>
          <w:sz w:val="22"/>
          <w:szCs w:val="22"/>
        </w:rPr>
      </w:pPr>
      <w:r>
        <w:rPr>
          <w:noProof/>
        </w:rPr>
        <w:t>2.2</w:t>
      </w:r>
      <w:r>
        <w:rPr>
          <w:rFonts w:asciiTheme="minorHAnsi" w:hAnsiTheme="minorHAnsi" w:eastAsiaTheme="minorEastAsia" w:cstheme="minorBidi"/>
          <w:noProof/>
          <w:sz w:val="22"/>
          <w:szCs w:val="22"/>
        </w:rPr>
        <w:tab/>
      </w:r>
      <w:r>
        <w:rPr>
          <w:noProof/>
        </w:rPr>
        <w:t>Theoretical Foundation</w:t>
      </w:r>
      <w:r>
        <w:rPr>
          <w:noProof/>
        </w:rPr>
        <w:tab/>
      </w:r>
      <w:r>
        <w:rPr>
          <w:noProof/>
        </w:rPr>
        <w:fldChar w:fldCharType="begin"/>
      </w:r>
      <w:r>
        <w:rPr>
          <w:noProof/>
        </w:rPr>
        <w:instrText xml:space="preserve"> PAGEREF _Toc118979513 \h </w:instrText>
      </w:r>
      <w:r>
        <w:rPr>
          <w:noProof/>
        </w:rPr>
      </w:r>
      <w:r>
        <w:rPr>
          <w:noProof/>
        </w:rPr>
        <w:fldChar w:fldCharType="separate"/>
      </w:r>
      <w:r w:rsidR="005675CE">
        <w:rPr>
          <w:noProof/>
        </w:rPr>
        <w:t>2-4</w:t>
      </w:r>
      <w:r>
        <w:rPr>
          <w:noProof/>
        </w:rPr>
        <w:fldChar w:fldCharType="end"/>
      </w:r>
    </w:p>
    <w:p w:rsidR="00BE276C" w:rsidRDefault="00BE276C" w14:paraId="2CC01AF5" w14:textId="5E482B51">
      <w:pPr>
        <w:pStyle w:val="TOC2"/>
        <w:tabs>
          <w:tab w:val="left" w:pos="1440"/>
        </w:tabs>
        <w:rPr>
          <w:rFonts w:asciiTheme="minorHAnsi" w:hAnsiTheme="minorHAnsi" w:eastAsiaTheme="minorEastAsia" w:cstheme="minorBidi"/>
          <w:noProof/>
          <w:sz w:val="22"/>
          <w:szCs w:val="22"/>
        </w:rPr>
      </w:pPr>
      <w:r>
        <w:rPr>
          <w:noProof/>
        </w:rPr>
        <w:t>2.3</w:t>
      </w:r>
      <w:r>
        <w:rPr>
          <w:rFonts w:asciiTheme="minorHAnsi" w:hAnsiTheme="minorHAnsi" w:eastAsiaTheme="minorEastAsia" w:cstheme="minorBidi"/>
          <w:noProof/>
          <w:sz w:val="22"/>
          <w:szCs w:val="22"/>
        </w:rPr>
        <w:tab/>
      </w:r>
      <w:r>
        <w:rPr>
          <w:noProof/>
        </w:rPr>
        <w:t>Application to Environmental Policies</w:t>
      </w:r>
      <w:r>
        <w:rPr>
          <w:noProof/>
        </w:rPr>
        <w:tab/>
      </w:r>
      <w:r>
        <w:rPr>
          <w:noProof/>
        </w:rPr>
        <w:fldChar w:fldCharType="begin"/>
      </w:r>
      <w:r>
        <w:rPr>
          <w:noProof/>
        </w:rPr>
        <w:instrText xml:space="preserve"> PAGEREF _Toc118979514 \h </w:instrText>
      </w:r>
      <w:r>
        <w:rPr>
          <w:noProof/>
        </w:rPr>
      </w:r>
      <w:r>
        <w:rPr>
          <w:noProof/>
        </w:rPr>
        <w:fldChar w:fldCharType="separate"/>
      </w:r>
      <w:r w:rsidR="005675CE">
        <w:rPr>
          <w:noProof/>
        </w:rPr>
        <w:t>2-6</w:t>
      </w:r>
      <w:r>
        <w:rPr>
          <w:noProof/>
        </w:rPr>
        <w:fldChar w:fldCharType="end"/>
      </w:r>
    </w:p>
    <w:p w:rsidR="00BE276C" w:rsidRDefault="00BE276C" w14:paraId="60D6FBCC" w14:textId="0DCB1B3D">
      <w:pPr>
        <w:pStyle w:val="TOC1"/>
        <w:rPr>
          <w:rFonts w:asciiTheme="minorHAnsi" w:hAnsiTheme="minorHAnsi" w:eastAsiaTheme="minorEastAsia" w:cstheme="minorBidi"/>
          <w:noProof/>
          <w:sz w:val="22"/>
          <w:szCs w:val="22"/>
        </w:rPr>
      </w:pPr>
      <w:r>
        <w:rPr>
          <w:noProof/>
        </w:rPr>
        <w:t>3</w:t>
      </w:r>
      <w:r>
        <w:rPr>
          <w:rFonts w:asciiTheme="minorHAnsi" w:hAnsiTheme="minorHAnsi" w:eastAsiaTheme="minorEastAsia" w:cstheme="minorBidi"/>
          <w:noProof/>
          <w:sz w:val="22"/>
          <w:szCs w:val="22"/>
        </w:rPr>
        <w:tab/>
      </w:r>
      <w:r>
        <w:rPr>
          <w:noProof/>
        </w:rPr>
        <w:t>Model Structure</w:t>
      </w:r>
      <w:r>
        <w:rPr>
          <w:noProof/>
        </w:rPr>
        <w:tab/>
      </w:r>
      <w:r>
        <w:rPr>
          <w:noProof/>
        </w:rPr>
        <w:fldChar w:fldCharType="begin"/>
      </w:r>
      <w:r>
        <w:rPr>
          <w:noProof/>
        </w:rPr>
        <w:instrText xml:space="preserve"> PAGEREF _Toc118979515 \h </w:instrText>
      </w:r>
      <w:r>
        <w:rPr>
          <w:noProof/>
        </w:rPr>
      </w:r>
      <w:r>
        <w:rPr>
          <w:noProof/>
        </w:rPr>
        <w:fldChar w:fldCharType="separate"/>
      </w:r>
      <w:r w:rsidR="005675CE">
        <w:rPr>
          <w:noProof/>
        </w:rPr>
        <w:t>3-1</w:t>
      </w:r>
      <w:r>
        <w:rPr>
          <w:noProof/>
        </w:rPr>
        <w:fldChar w:fldCharType="end"/>
      </w:r>
    </w:p>
    <w:p w:rsidR="00BE276C" w:rsidRDefault="00BE276C" w14:paraId="3286B64C" w14:textId="1CE9C6F1">
      <w:pPr>
        <w:pStyle w:val="TOC2"/>
        <w:tabs>
          <w:tab w:val="left" w:pos="1440"/>
        </w:tabs>
        <w:rPr>
          <w:rFonts w:asciiTheme="minorHAnsi" w:hAnsiTheme="minorHAnsi" w:eastAsiaTheme="minorEastAsia" w:cstheme="minorBidi"/>
          <w:noProof/>
          <w:sz w:val="22"/>
          <w:szCs w:val="22"/>
        </w:rPr>
      </w:pPr>
      <w:r>
        <w:rPr>
          <w:noProof/>
        </w:rPr>
        <w:t>3.1</w:t>
      </w:r>
      <w:r>
        <w:rPr>
          <w:rFonts w:asciiTheme="minorHAnsi" w:hAnsiTheme="minorHAnsi" w:eastAsiaTheme="minorEastAsia" w:cstheme="minorBidi"/>
          <w:noProof/>
          <w:sz w:val="22"/>
          <w:szCs w:val="22"/>
        </w:rPr>
        <w:tab/>
      </w:r>
      <w:r>
        <w:rPr>
          <w:noProof/>
        </w:rPr>
        <w:t>Households’ Utility Function</w:t>
      </w:r>
      <w:r>
        <w:rPr>
          <w:noProof/>
        </w:rPr>
        <w:tab/>
      </w:r>
      <w:r>
        <w:rPr>
          <w:noProof/>
        </w:rPr>
        <w:fldChar w:fldCharType="begin"/>
      </w:r>
      <w:r>
        <w:rPr>
          <w:noProof/>
        </w:rPr>
        <w:instrText xml:space="preserve"> PAGEREF _Toc118979516 \h </w:instrText>
      </w:r>
      <w:r>
        <w:rPr>
          <w:noProof/>
        </w:rPr>
      </w:r>
      <w:r>
        <w:rPr>
          <w:noProof/>
        </w:rPr>
        <w:fldChar w:fldCharType="separate"/>
      </w:r>
      <w:r w:rsidR="005675CE">
        <w:rPr>
          <w:noProof/>
        </w:rPr>
        <w:t>3-6</w:t>
      </w:r>
      <w:r>
        <w:rPr>
          <w:noProof/>
        </w:rPr>
        <w:fldChar w:fldCharType="end"/>
      </w:r>
    </w:p>
    <w:p w:rsidR="00BE276C" w:rsidRDefault="00BE276C" w14:paraId="750C5EBE" w14:textId="3FCF3E1C">
      <w:pPr>
        <w:pStyle w:val="TOC2"/>
        <w:tabs>
          <w:tab w:val="left" w:pos="1440"/>
        </w:tabs>
        <w:rPr>
          <w:rFonts w:asciiTheme="minorHAnsi" w:hAnsiTheme="minorHAnsi" w:eastAsiaTheme="minorEastAsia" w:cstheme="minorBidi"/>
          <w:noProof/>
          <w:sz w:val="22"/>
          <w:szCs w:val="22"/>
        </w:rPr>
      </w:pPr>
      <w:r>
        <w:rPr>
          <w:noProof/>
        </w:rPr>
        <w:t>3.2</w:t>
      </w:r>
      <w:r>
        <w:rPr>
          <w:rFonts w:asciiTheme="minorHAnsi" w:hAnsiTheme="minorHAnsi" w:eastAsiaTheme="minorEastAsia" w:cstheme="minorBidi"/>
          <w:noProof/>
          <w:sz w:val="22"/>
          <w:szCs w:val="22"/>
        </w:rPr>
        <w:tab/>
      </w:r>
      <w:r>
        <w:rPr>
          <w:noProof/>
        </w:rPr>
        <w:t>International Trade</w:t>
      </w:r>
      <w:r>
        <w:rPr>
          <w:noProof/>
        </w:rPr>
        <w:tab/>
      </w:r>
      <w:r>
        <w:rPr>
          <w:noProof/>
        </w:rPr>
        <w:fldChar w:fldCharType="begin"/>
      </w:r>
      <w:r>
        <w:rPr>
          <w:noProof/>
        </w:rPr>
        <w:instrText xml:space="preserve"> PAGEREF _Toc118979517 \h </w:instrText>
      </w:r>
      <w:r>
        <w:rPr>
          <w:noProof/>
        </w:rPr>
      </w:r>
      <w:r>
        <w:rPr>
          <w:noProof/>
        </w:rPr>
        <w:fldChar w:fldCharType="separate"/>
      </w:r>
      <w:r w:rsidR="005675CE">
        <w:rPr>
          <w:noProof/>
        </w:rPr>
        <w:t>3-10</w:t>
      </w:r>
      <w:r>
        <w:rPr>
          <w:noProof/>
        </w:rPr>
        <w:fldChar w:fldCharType="end"/>
      </w:r>
    </w:p>
    <w:p w:rsidR="00BE276C" w:rsidRDefault="00BE276C" w14:paraId="769B96C1" w14:textId="56DFF39A">
      <w:pPr>
        <w:pStyle w:val="TOC2"/>
        <w:tabs>
          <w:tab w:val="left" w:pos="1440"/>
        </w:tabs>
        <w:rPr>
          <w:rFonts w:asciiTheme="minorHAnsi" w:hAnsiTheme="minorHAnsi" w:eastAsiaTheme="minorEastAsia" w:cstheme="minorBidi"/>
          <w:noProof/>
          <w:sz w:val="22"/>
          <w:szCs w:val="22"/>
        </w:rPr>
      </w:pPr>
      <w:r>
        <w:rPr>
          <w:noProof/>
        </w:rPr>
        <w:t>3.3</w:t>
      </w:r>
      <w:r>
        <w:rPr>
          <w:rFonts w:asciiTheme="minorHAnsi" w:hAnsiTheme="minorHAnsi" w:eastAsiaTheme="minorEastAsia" w:cstheme="minorBidi"/>
          <w:noProof/>
          <w:sz w:val="22"/>
          <w:szCs w:val="22"/>
        </w:rPr>
        <w:tab/>
      </w:r>
      <w:r>
        <w:rPr>
          <w:noProof/>
        </w:rPr>
        <w:t>Government</w:t>
      </w:r>
      <w:r>
        <w:rPr>
          <w:noProof/>
        </w:rPr>
        <w:tab/>
      </w:r>
      <w:r>
        <w:rPr>
          <w:noProof/>
        </w:rPr>
        <w:fldChar w:fldCharType="begin"/>
      </w:r>
      <w:r>
        <w:rPr>
          <w:noProof/>
        </w:rPr>
        <w:instrText xml:space="preserve"> PAGEREF _Toc118979518 \h </w:instrText>
      </w:r>
      <w:r>
        <w:rPr>
          <w:noProof/>
        </w:rPr>
      </w:r>
      <w:r>
        <w:rPr>
          <w:noProof/>
        </w:rPr>
        <w:fldChar w:fldCharType="separate"/>
      </w:r>
      <w:r w:rsidR="005675CE">
        <w:rPr>
          <w:noProof/>
        </w:rPr>
        <w:t>3-11</w:t>
      </w:r>
      <w:r>
        <w:rPr>
          <w:noProof/>
        </w:rPr>
        <w:fldChar w:fldCharType="end"/>
      </w:r>
    </w:p>
    <w:p w:rsidR="00BE276C" w:rsidRDefault="00BE276C" w14:paraId="49F37481" w14:textId="281B383E">
      <w:pPr>
        <w:pStyle w:val="TOC2"/>
        <w:tabs>
          <w:tab w:val="left" w:pos="1440"/>
        </w:tabs>
        <w:rPr>
          <w:rFonts w:asciiTheme="minorHAnsi" w:hAnsiTheme="minorHAnsi" w:eastAsiaTheme="minorEastAsia" w:cstheme="minorBidi"/>
          <w:noProof/>
          <w:sz w:val="22"/>
          <w:szCs w:val="22"/>
        </w:rPr>
      </w:pPr>
      <w:r>
        <w:rPr>
          <w:noProof/>
        </w:rPr>
        <w:t>3.4</w:t>
      </w:r>
      <w:r>
        <w:rPr>
          <w:rFonts w:asciiTheme="minorHAnsi" w:hAnsiTheme="minorHAnsi" w:eastAsiaTheme="minorEastAsia" w:cstheme="minorBidi"/>
          <w:noProof/>
          <w:sz w:val="22"/>
          <w:szCs w:val="22"/>
        </w:rPr>
        <w:tab/>
      </w:r>
      <w:r>
        <w:rPr>
          <w:noProof/>
        </w:rPr>
        <w:t>Production</w:t>
      </w:r>
      <w:r>
        <w:rPr>
          <w:noProof/>
        </w:rPr>
        <w:tab/>
      </w:r>
      <w:r>
        <w:rPr>
          <w:noProof/>
        </w:rPr>
        <w:fldChar w:fldCharType="begin"/>
      </w:r>
      <w:r>
        <w:rPr>
          <w:noProof/>
        </w:rPr>
        <w:instrText xml:space="preserve"> PAGEREF _Toc118979519 \h </w:instrText>
      </w:r>
      <w:r>
        <w:rPr>
          <w:noProof/>
        </w:rPr>
      </w:r>
      <w:r>
        <w:rPr>
          <w:noProof/>
        </w:rPr>
        <w:fldChar w:fldCharType="separate"/>
      </w:r>
      <w:r w:rsidR="005675CE">
        <w:rPr>
          <w:noProof/>
        </w:rPr>
        <w:t>3-11</w:t>
      </w:r>
      <w:r>
        <w:rPr>
          <w:noProof/>
        </w:rPr>
        <w:fldChar w:fldCharType="end"/>
      </w:r>
    </w:p>
    <w:p w:rsidR="00BE276C" w:rsidRDefault="00BE276C" w14:paraId="1BC96596" w14:textId="15803823">
      <w:pPr>
        <w:pStyle w:val="TOC3"/>
        <w:tabs>
          <w:tab w:val="left" w:pos="2160"/>
        </w:tabs>
        <w:rPr>
          <w:rFonts w:asciiTheme="minorHAnsi" w:hAnsiTheme="minorHAnsi" w:eastAsiaTheme="minorEastAsia" w:cstheme="minorBidi"/>
          <w:noProof/>
          <w:sz w:val="22"/>
          <w:szCs w:val="22"/>
        </w:rPr>
      </w:pPr>
      <w:r>
        <w:rPr>
          <w:noProof/>
        </w:rPr>
        <w:t>3.4.1</w:t>
      </w:r>
      <w:r>
        <w:rPr>
          <w:rFonts w:asciiTheme="minorHAnsi" w:hAnsiTheme="minorHAnsi" w:eastAsiaTheme="minorEastAsia" w:cstheme="minorBidi"/>
          <w:noProof/>
          <w:sz w:val="22"/>
          <w:szCs w:val="22"/>
        </w:rPr>
        <w:tab/>
      </w:r>
      <w:r>
        <w:rPr>
          <w:noProof/>
        </w:rPr>
        <w:t>General Industry and Services</w:t>
      </w:r>
      <w:r>
        <w:rPr>
          <w:noProof/>
        </w:rPr>
        <w:tab/>
      </w:r>
      <w:r>
        <w:rPr>
          <w:noProof/>
        </w:rPr>
        <w:fldChar w:fldCharType="begin"/>
      </w:r>
      <w:r>
        <w:rPr>
          <w:noProof/>
        </w:rPr>
        <w:instrText xml:space="preserve"> PAGEREF _Toc118979520 \h </w:instrText>
      </w:r>
      <w:r>
        <w:rPr>
          <w:noProof/>
        </w:rPr>
      </w:r>
      <w:r>
        <w:rPr>
          <w:noProof/>
        </w:rPr>
        <w:fldChar w:fldCharType="separate"/>
      </w:r>
      <w:r w:rsidR="005675CE">
        <w:rPr>
          <w:noProof/>
        </w:rPr>
        <w:t>3-12</w:t>
      </w:r>
      <w:r>
        <w:rPr>
          <w:noProof/>
        </w:rPr>
        <w:fldChar w:fldCharType="end"/>
      </w:r>
    </w:p>
    <w:p w:rsidR="00BE276C" w:rsidRDefault="00BE276C" w14:paraId="184AF47A" w14:textId="700CEE80">
      <w:pPr>
        <w:pStyle w:val="TOC3"/>
        <w:tabs>
          <w:tab w:val="left" w:pos="2160"/>
        </w:tabs>
        <w:rPr>
          <w:rFonts w:asciiTheme="minorHAnsi" w:hAnsiTheme="minorHAnsi" w:eastAsiaTheme="minorEastAsia" w:cstheme="minorBidi"/>
          <w:noProof/>
          <w:sz w:val="22"/>
          <w:szCs w:val="22"/>
        </w:rPr>
      </w:pPr>
      <w:r>
        <w:rPr>
          <w:noProof/>
        </w:rPr>
        <w:t>3.4.2</w:t>
      </w:r>
      <w:r>
        <w:rPr>
          <w:rFonts w:asciiTheme="minorHAnsi" w:hAnsiTheme="minorHAnsi" w:eastAsiaTheme="minorEastAsia" w:cstheme="minorBidi"/>
          <w:noProof/>
          <w:sz w:val="22"/>
          <w:szCs w:val="22"/>
        </w:rPr>
        <w:tab/>
      </w:r>
      <w:r>
        <w:rPr>
          <w:noProof/>
        </w:rPr>
        <w:t>Fossil Fuels</w:t>
      </w:r>
      <w:r>
        <w:rPr>
          <w:noProof/>
        </w:rPr>
        <w:tab/>
      </w:r>
      <w:r>
        <w:rPr>
          <w:noProof/>
        </w:rPr>
        <w:fldChar w:fldCharType="begin"/>
      </w:r>
      <w:r>
        <w:rPr>
          <w:noProof/>
        </w:rPr>
        <w:instrText xml:space="preserve"> PAGEREF _Toc118979521 \h </w:instrText>
      </w:r>
      <w:r>
        <w:rPr>
          <w:noProof/>
        </w:rPr>
      </w:r>
      <w:r>
        <w:rPr>
          <w:noProof/>
        </w:rPr>
        <w:fldChar w:fldCharType="separate"/>
      </w:r>
      <w:r w:rsidR="005675CE">
        <w:rPr>
          <w:noProof/>
        </w:rPr>
        <w:t>3-13</w:t>
      </w:r>
      <w:r>
        <w:rPr>
          <w:noProof/>
        </w:rPr>
        <w:fldChar w:fldCharType="end"/>
      </w:r>
    </w:p>
    <w:p w:rsidR="00BE276C" w:rsidRDefault="00BE276C" w14:paraId="0E919CA7" w14:textId="5421E3CB">
      <w:pPr>
        <w:pStyle w:val="TOC3"/>
        <w:tabs>
          <w:tab w:val="left" w:pos="2160"/>
        </w:tabs>
        <w:rPr>
          <w:rFonts w:asciiTheme="minorHAnsi" w:hAnsiTheme="minorHAnsi" w:eastAsiaTheme="minorEastAsia" w:cstheme="minorBidi"/>
          <w:noProof/>
          <w:sz w:val="22"/>
          <w:szCs w:val="22"/>
        </w:rPr>
      </w:pPr>
      <w:r>
        <w:rPr>
          <w:noProof/>
        </w:rPr>
        <w:t>3.4.3</w:t>
      </w:r>
      <w:r>
        <w:rPr>
          <w:rFonts w:asciiTheme="minorHAnsi" w:hAnsiTheme="minorHAnsi" w:eastAsiaTheme="minorEastAsia" w:cstheme="minorBidi"/>
          <w:noProof/>
          <w:sz w:val="22"/>
          <w:szCs w:val="22"/>
        </w:rPr>
        <w:tab/>
      </w:r>
      <w:r>
        <w:rPr>
          <w:noProof/>
        </w:rPr>
        <w:t>Electricity</w:t>
      </w:r>
      <w:r>
        <w:rPr>
          <w:noProof/>
        </w:rPr>
        <w:tab/>
      </w:r>
      <w:r>
        <w:rPr>
          <w:noProof/>
        </w:rPr>
        <w:fldChar w:fldCharType="begin"/>
      </w:r>
      <w:r>
        <w:rPr>
          <w:noProof/>
        </w:rPr>
        <w:instrText xml:space="preserve"> PAGEREF _Toc118979522 \h </w:instrText>
      </w:r>
      <w:r>
        <w:rPr>
          <w:noProof/>
        </w:rPr>
      </w:r>
      <w:r>
        <w:rPr>
          <w:noProof/>
        </w:rPr>
        <w:fldChar w:fldCharType="separate"/>
      </w:r>
      <w:r w:rsidR="005675CE">
        <w:rPr>
          <w:noProof/>
        </w:rPr>
        <w:t>3-15</w:t>
      </w:r>
      <w:r>
        <w:rPr>
          <w:noProof/>
        </w:rPr>
        <w:fldChar w:fldCharType="end"/>
      </w:r>
    </w:p>
    <w:p w:rsidR="00BE276C" w:rsidRDefault="00BE276C" w14:paraId="03336C38" w14:textId="568235B5">
      <w:pPr>
        <w:pStyle w:val="TOC3"/>
        <w:tabs>
          <w:tab w:val="left" w:pos="2160"/>
        </w:tabs>
        <w:rPr>
          <w:rFonts w:asciiTheme="minorHAnsi" w:hAnsiTheme="minorHAnsi" w:eastAsiaTheme="minorEastAsia" w:cstheme="minorBidi"/>
          <w:noProof/>
          <w:sz w:val="22"/>
          <w:szCs w:val="22"/>
        </w:rPr>
      </w:pPr>
      <w:r>
        <w:rPr>
          <w:noProof/>
        </w:rPr>
        <w:t>3.4.4</w:t>
      </w:r>
      <w:r>
        <w:rPr>
          <w:rFonts w:asciiTheme="minorHAnsi" w:hAnsiTheme="minorHAnsi" w:eastAsiaTheme="minorEastAsia" w:cstheme="minorBidi"/>
          <w:noProof/>
          <w:sz w:val="22"/>
          <w:szCs w:val="22"/>
        </w:rPr>
        <w:tab/>
      </w:r>
      <w:r>
        <w:rPr>
          <w:noProof/>
        </w:rPr>
        <w:t>On-Road Transportation</w:t>
      </w:r>
      <w:r>
        <w:rPr>
          <w:noProof/>
        </w:rPr>
        <w:tab/>
      </w:r>
      <w:r>
        <w:rPr>
          <w:noProof/>
        </w:rPr>
        <w:fldChar w:fldCharType="begin"/>
      </w:r>
      <w:r>
        <w:rPr>
          <w:noProof/>
        </w:rPr>
        <w:instrText xml:space="preserve"> PAGEREF _Toc118979523 \h </w:instrText>
      </w:r>
      <w:r>
        <w:rPr>
          <w:noProof/>
        </w:rPr>
      </w:r>
      <w:r>
        <w:rPr>
          <w:noProof/>
        </w:rPr>
        <w:fldChar w:fldCharType="separate"/>
      </w:r>
      <w:r w:rsidR="005675CE">
        <w:rPr>
          <w:noProof/>
        </w:rPr>
        <w:t>3-16</w:t>
      </w:r>
      <w:r>
        <w:rPr>
          <w:noProof/>
        </w:rPr>
        <w:fldChar w:fldCharType="end"/>
      </w:r>
    </w:p>
    <w:p w:rsidR="00BE276C" w:rsidRDefault="00BE276C" w14:paraId="66CB40A3" w14:textId="7FAE0E61">
      <w:pPr>
        <w:pStyle w:val="TOC3"/>
        <w:tabs>
          <w:tab w:val="left" w:pos="2160"/>
        </w:tabs>
        <w:rPr>
          <w:rFonts w:asciiTheme="minorHAnsi" w:hAnsiTheme="minorHAnsi" w:eastAsiaTheme="minorEastAsia" w:cstheme="minorBidi"/>
          <w:noProof/>
          <w:sz w:val="22"/>
          <w:szCs w:val="22"/>
        </w:rPr>
      </w:pPr>
      <w:r>
        <w:rPr>
          <w:noProof/>
        </w:rPr>
        <w:t>3.4.5</w:t>
      </w:r>
      <w:r>
        <w:rPr>
          <w:rFonts w:asciiTheme="minorHAnsi" w:hAnsiTheme="minorHAnsi" w:eastAsiaTheme="minorEastAsia" w:cstheme="minorBidi"/>
          <w:noProof/>
          <w:sz w:val="22"/>
          <w:szCs w:val="22"/>
        </w:rPr>
        <w:tab/>
      </w:r>
      <w:r>
        <w:rPr>
          <w:noProof/>
        </w:rPr>
        <w:t>Agriculture and Forestry</w:t>
      </w:r>
      <w:r>
        <w:rPr>
          <w:noProof/>
        </w:rPr>
        <w:tab/>
      </w:r>
      <w:r>
        <w:rPr>
          <w:noProof/>
        </w:rPr>
        <w:fldChar w:fldCharType="begin"/>
      </w:r>
      <w:r>
        <w:rPr>
          <w:noProof/>
        </w:rPr>
        <w:instrText xml:space="preserve"> PAGEREF _Toc118979524 \h </w:instrText>
      </w:r>
      <w:r>
        <w:rPr>
          <w:noProof/>
        </w:rPr>
      </w:r>
      <w:r>
        <w:rPr>
          <w:noProof/>
        </w:rPr>
        <w:fldChar w:fldCharType="separate"/>
      </w:r>
      <w:r w:rsidR="005675CE">
        <w:rPr>
          <w:noProof/>
        </w:rPr>
        <w:t>3-19</w:t>
      </w:r>
      <w:r>
        <w:rPr>
          <w:noProof/>
        </w:rPr>
        <w:fldChar w:fldCharType="end"/>
      </w:r>
    </w:p>
    <w:p w:rsidR="00BE276C" w:rsidRDefault="00BE276C" w14:paraId="1E7B9213" w14:textId="3BCFAB3F">
      <w:pPr>
        <w:pStyle w:val="TOC3"/>
        <w:tabs>
          <w:tab w:val="left" w:pos="2160"/>
        </w:tabs>
        <w:rPr>
          <w:rFonts w:asciiTheme="minorHAnsi" w:hAnsiTheme="minorHAnsi" w:eastAsiaTheme="minorEastAsia" w:cstheme="minorBidi"/>
          <w:noProof/>
          <w:sz w:val="22"/>
          <w:szCs w:val="22"/>
        </w:rPr>
      </w:pPr>
      <w:r>
        <w:rPr>
          <w:noProof/>
        </w:rPr>
        <w:t>3.4.6</w:t>
      </w:r>
      <w:r>
        <w:rPr>
          <w:rFonts w:asciiTheme="minorHAnsi" w:hAnsiTheme="minorHAnsi" w:eastAsiaTheme="minorEastAsia" w:cstheme="minorBidi"/>
          <w:noProof/>
          <w:sz w:val="22"/>
          <w:szCs w:val="22"/>
        </w:rPr>
        <w:tab/>
      </w:r>
      <w:r>
        <w:rPr>
          <w:noProof/>
        </w:rPr>
        <w:t>Biofuels</w:t>
      </w:r>
      <w:r>
        <w:rPr>
          <w:noProof/>
        </w:rPr>
        <w:tab/>
      </w:r>
      <w:r>
        <w:rPr>
          <w:noProof/>
        </w:rPr>
        <w:fldChar w:fldCharType="begin"/>
      </w:r>
      <w:r>
        <w:rPr>
          <w:noProof/>
        </w:rPr>
        <w:instrText xml:space="preserve"> PAGEREF _Toc118979525 \h </w:instrText>
      </w:r>
      <w:r>
        <w:rPr>
          <w:noProof/>
        </w:rPr>
      </w:r>
      <w:r>
        <w:rPr>
          <w:noProof/>
        </w:rPr>
        <w:fldChar w:fldCharType="separate"/>
      </w:r>
      <w:r w:rsidR="005675CE">
        <w:rPr>
          <w:noProof/>
        </w:rPr>
        <w:t>3-20</w:t>
      </w:r>
      <w:r>
        <w:rPr>
          <w:noProof/>
        </w:rPr>
        <w:fldChar w:fldCharType="end"/>
      </w:r>
    </w:p>
    <w:p w:rsidR="00BE276C" w:rsidRDefault="00BE276C" w14:paraId="059F99C1" w14:textId="1A849909">
      <w:pPr>
        <w:pStyle w:val="TOC3"/>
        <w:tabs>
          <w:tab w:val="left" w:pos="2160"/>
        </w:tabs>
        <w:rPr>
          <w:rFonts w:asciiTheme="minorHAnsi" w:hAnsiTheme="minorHAnsi" w:eastAsiaTheme="minorEastAsia" w:cstheme="minorBidi"/>
          <w:noProof/>
          <w:sz w:val="22"/>
          <w:szCs w:val="22"/>
        </w:rPr>
      </w:pPr>
      <w:r>
        <w:rPr>
          <w:noProof/>
        </w:rPr>
        <w:t>3.4.7</w:t>
      </w:r>
      <w:r>
        <w:rPr>
          <w:rFonts w:asciiTheme="minorHAnsi" w:hAnsiTheme="minorHAnsi" w:eastAsiaTheme="minorEastAsia" w:cstheme="minorBidi"/>
          <w:noProof/>
          <w:sz w:val="22"/>
          <w:szCs w:val="22"/>
        </w:rPr>
        <w:tab/>
      </w:r>
      <w:r>
        <w:rPr>
          <w:noProof/>
        </w:rPr>
        <w:t>Land Conversion</w:t>
      </w:r>
      <w:r>
        <w:rPr>
          <w:noProof/>
        </w:rPr>
        <w:tab/>
      </w:r>
      <w:r>
        <w:rPr>
          <w:noProof/>
        </w:rPr>
        <w:fldChar w:fldCharType="begin"/>
      </w:r>
      <w:r>
        <w:rPr>
          <w:noProof/>
        </w:rPr>
        <w:instrText xml:space="preserve"> PAGEREF _Toc118979526 \h </w:instrText>
      </w:r>
      <w:r>
        <w:rPr>
          <w:noProof/>
        </w:rPr>
      </w:r>
      <w:r>
        <w:rPr>
          <w:noProof/>
        </w:rPr>
        <w:fldChar w:fldCharType="separate"/>
      </w:r>
      <w:r w:rsidR="005675CE">
        <w:rPr>
          <w:noProof/>
        </w:rPr>
        <w:t>3-23</w:t>
      </w:r>
      <w:r>
        <w:rPr>
          <w:noProof/>
        </w:rPr>
        <w:fldChar w:fldCharType="end"/>
      </w:r>
    </w:p>
    <w:p w:rsidR="00BE276C" w:rsidRDefault="00BE276C" w14:paraId="56DA3317" w14:textId="627355B0">
      <w:pPr>
        <w:pStyle w:val="TOC1"/>
        <w:rPr>
          <w:rFonts w:asciiTheme="minorHAnsi" w:hAnsiTheme="minorHAnsi" w:eastAsiaTheme="minorEastAsia" w:cstheme="minorBidi"/>
          <w:noProof/>
          <w:sz w:val="22"/>
          <w:szCs w:val="22"/>
        </w:rPr>
      </w:pPr>
      <w:r>
        <w:rPr>
          <w:noProof/>
        </w:rPr>
        <w:t>4</w:t>
      </w:r>
      <w:r>
        <w:rPr>
          <w:rFonts w:asciiTheme="minorHAnsi" w:hAnsiTheme="minorHAnsi" w:eastAsiaTheme="minorEastAsia" w:cstheme="minorBidi"/>
          <w:noProof/>
          <w:sz w:val="22"/>
          <w:szCs w:val="22"/>
        </w:rPr>
        <w:tab/>
      </w:r>
      <w:r>
        <w:rPr>
          <w:noProof/>
        </w:rPr>
        <w:t>Base-Year Data and Linkage Between Monetary Accounts and Physical Quantity</w:t>
      </w:r>
      <w:r>
        <w:rPr>
          <w:noProof/>
        </w:rPr>
        <w:tab/>
      </w:r>
      <w:r>
        <w:rPr>
          <w:noProof/>
        </w:rPr>
        <w:fldChar w:fldCharType="begin"/>
      </w:r>
      <w:r>
        <w:rPr>
          <w:noProof/>
        </w:rPr>
        <w:instrText xml:space="preserve"> PAGEREF _Toc118979527 \h </w:instrText>
      </w:r>
      <w:r>
        <w:rPr>
          <w:noProof/>
        </w:rPr>
      </w:r>
      <w:r>
        <w:rPr>
          <w:noProof/>
        </w:rPr>
        <w:fldChar w:fldCharType="separate"/>
      </w:r>
      <w:r w:rsidR="005675CE">
        <w:rPr>
          <w:noProof/>
        </w:rPr>
        <w:t>4-1</w:t>
      </w:r>
      <w:r>
        <w:rPr>
          <w:noProof/>
        </w:rPr>
        <w:fldChar w:fldCharType="end"/>
      </w:r>
    </w:p>
    <w:p w:rsidR="00BE276C" w:rsidRDefault="00BE276C" w14:paraId="0BE6D91E" w14:textId="2A12003D">
      <w:pPr>
        <w:pStyle w:val="TOC2"/>
        <w:tabs>
          <w:tab w:val="left" w:pos="1440"/>
        </w:tabs>
        <w:rPr>
          <w:rFonts w:asciiTheme="minorHAnsi" w:hAnsiTheme="minorHAnsi" w:eastAsiaTheme="minorEastAsia" w:cstheme="minorBidi"/>
          <w:noProof/>
          <w:sz w:val="22"/>
          <w:szCs w:val="22"/>
        </w:rPr>
      </w:pPr>
      <w:r>
        <w:rPr>
          <w:noProof/>
        </w:rPr>
        <w:t>4.1</w:t>
      </w:r>
      <w:r>
        <w:rPr>
          <w:rFonts w:asciiTheme="minorHAnsi" w:hAnsiTheme="minorHAnsi" w:eastAsiaTheme="minorEastAsia" w:cstheme="minorBidi"/>
          <w:noProof/>
          <w:sz w:val="22"/>
          <w:szCs w:val="22"/>
        </w:rPr>
        <w:tab/>
      </w:r>
      <w:r>
        <w:rPr>
          <w:noProof/>
        </w:rPr>
        <w:t>Main Database: GTAP v7.1</w:t>
      </w:r>
      <w:r>
        <w:rPr>
          <w:noProof/>
        </w:rPr>
        <w:tab/>
      </w:r>
      <w:r>
        <w:rPr>
          <w:noProof/>
        </w:rPr>
        <w:fldChar w:fldCharType="begin"/>
      </w:r>
      <w:r>
        <w:rPr>
          <w:noProof/>
        </w:rPr>
        <w:instrText xml:space="preserve"> PAGEREF _Toc118979528 \h </w:instrText>
      </w:r>
      <w:r>
        <w:rPr>
          <w:noProof/>
        </w:rPr>
      </w:r>
      <w:r>
        <w:rPr>
          <w:noProof/>
        </w:rPr>
        <w:fldChar w:fldCharType="separate"/>
      </w:r>
      <w:r w:rsidR="005675CE">
        <w:rPr>
          <w:noProof/>
        </w:rPr>
        <w:t>4-1</w:t>
      </w:r>
      <w:r>
        <w:rPr>
          <w:noProof/>
        </w:rPr>
        <w:fldChar w:fldCharType="end"/>
      </w:r>
    </w:p>
    <w:p w:rsidR="00BE276C" w:rsidRDefault="00BE276C" w14:paraId="32240C9F" w14:textId="078F9B4C">
      <w:pPr>
        <w:pStyle w:val="TOC2"/>
        <w:tabs>
          <w:tab w:val="left" w:pos="1440"/>
        </w:tabs>
        <w:rPr>
          <w:rFonts w:asciiTheme="minorHAnsi" w:hAnsiTheme="minorHAnsi" w:eastAsiaTheme="minorEastAsia" w:cstheme="minorBidi"/>
          <w:noProof/>
          <w:sz w:val="22"/>
          <w:szCs w:val="22"/>
        </w:rPr>
      </w:pPr>
      <w:r>
        <w:rPr>
          <w:noProof/>
        </w:rPr>
        <w:t>4.2</w:t>
      </w:r>
      <w:r>
        <w:rPr>
          <w:rFonts w:asciiTheme="minorHAnsi" w:hAnsiTheme="minorHAnsi" w:eastAsiaTheme="minorEastAsia" w:cstheme="minorBidi"/>
          <w:noProof/>
          <w:sz w:val="22"/>
          <w:szCs w:val="22"/>
        </w:rPr>
        <w:tab/>
      </w:r>
      <w:r>
        <w:rPr>
          <w:noProof/>
        </w:rPr>
        <w:t>Agriculture and First-Generation Biofuels Disaggregation</w:t>
      </w:r>
      <w:r>
        <w:rPr>
          <w:noProof/>
        </w:rPr>
        <w:tab/>
      </w:r>
      <w:r>
        <w:rPr>
          <w:noProof/>
        </w:rPr>
        <w:fldChar w:fldCharType="begin"/>
      </w:r>
      <w:r>
        <w:rPr>
          <w:noProof/>
        </w:rPr>
        <w:instrText xml:space="preserve"> PAGEREF _Toc118979529 \h </w:instrText>
      </w:r>
      <w:r>
        <w:rPr>
          <w:noProof/>
        </w:rPr>
      </w:r>
      <w:r>
        <w:rPr>
          <w:noProof/>
        </w:rPr>
        <w:fldChar w:fldCharType="separate"/>
      </w:r>
      <w:r w:rsidR="005675CE">
        <w:rPr>
          <w:noProof/>
        </w:rPr>
        <w:t>4-2</w:t>
      </w:r>
      <w:r>
        <w:rPr>
          <w:noProof/>
        </w:rPr>
        <w:fldChar w:fldCharType="end"/>
      </w:r>
    </w:p>
    <w:p w:rsidR="00BE276C" w:rsidRDefault="00BE276C" w14:paraId="2C04F67F" w14:textId="20646BED">
      <w:pPr>
        <w:pStyle w:val="TOC2"/>
        <w:tabs>
          <w:tab w:val="left" w:pos="1440"/>
        </w:tabs>
        <w:rPr>
          <w:rFonts w:asciiTheme="minorHAnsi" w:hAnsiTheme="minorHAnsi" w:eastAsiaTheme="minorEastAsia" w:cstheme="minorBidi"/>
          <w:noProof/>
          <w:sz w:val="22"/>
          <w:szCs w:val="22"/>
        </w:rPr>
      </w:pPr>
      <w:r>
        <w:rPr>
          <w:noProof/>
        </w:rPr>
        <w:t>4.3</w:t>
      </w:r>
      <w:r>
        <w:rPr>
          <w:rFonts w:asciiTheme="minorHAnsi" w:hAnsiTheme="minorHAnsi" w:eastAsiaTheme="minorEastAsia" w:cstheme="minorBidi"/>
          <w:noProof/>
          <w:sz w:val="22"/>
          <w:szCs w:val="22"/>
        </w:rPr>
        <w:tab/>
      </w:r>
      <w:r>
        <w:rPr>
          <w:noProof/>
        </w:rPr>
        <w:t>Energy</w:t>
      </w:r>
      <w:r>
        <w:rPr>
          <w:noProof/>
        </w:rPr>
        <w:tab/>
      </w:r>
      <w:r>
        <w:rPr>
          <w:noProof/>
        </w:rPr>
        <w:fldChar w:fldCharType="begin"/>
      </w:r>
      <w:r>
        <w:rPr>
          <w:noProof/>
        </w:rPr>
        <w:instrText xml:space="preserve"> PAGEREF _Toc118979530 \h </w:instrText>
      </w:r>
      <w:r>
        <w:rPr>
          <w:noProof/>
        </w:rPr>
      </w:r>
      <w:r>
        <w:rPr>
          <w:noProof/>
        </w:rPr>
        <w:fldChar w:fldCharType="separate"/>
      </w:r>
      <w:r w:rsidR="005675CE">
        <w:rPr>
          <w:noProof/>
        </w:rPr>
        <w:t>4-6</w:t>
      </w:r>
      <w:r>
        <w:rPr>
          <w:noProof/>
        </w:rPr>
        <w:fldChar w:fldCharType="end"/>
      </w:r>
    </w:p>
    <w:p w:rsidR="00BE276C" w:rsidRDefault="00BE276C" w14:paraId="55712B98" w14:textId="0BD2C9A1">
      <w:pPr>
        <w:pStyle w:val="TOC2"/>
        <w:tabs>
          <w:tab w:val="left" w:pos="1440"/>
        </w:tabs>
        <w:rPr>
          <w:rFonts w:asciiTheme="minorHAnsi" w:hAnsiTheme="minorHAnsi" w:eastAsiaTheme="minorEastAsia" w:cstheme="minorBidi"/>
          <w:noProof/>
          <w:sz w:val="22"/>
          <w:szCs w:val="22"/>
        </w:rPr>
      </w:pPr>
      <w:r>
        <w:rPr>
          <w:noProof/>
        </w:rPr>
        <w:t>4.4</w:t>
      </w:r>
      <w:r>
        <w:rPr>
          <w:rFonts w:asciiTheme="minorHAnsi" w:hAnsiTheme="minorHAnsi" w:eastAsiaTheme="minorEastAsia" w:cstheme="minorBidi"/>
          <w:noProof/>
          <w:sz w:val="22"/>
          <w:szCs w:val="22"/>
        </w:rPr>
        <w:tab/>
      </w:r>
      <w:r>
        <w:rPr>
          <w:noProof/>
        </w:rPr>
        <w:t>Transportation Disaggregation</w:t>
      </w:r>
      <w:r>
        <w:rPr>
          <w:noProof/>
        </w:rPr>
        <w:tab/>
      </w:r>
      <w:r>
        <w:rPr>
          <w:noProof/>
        </w:rPr>
        <w:fldChar w:fldCharType="begin"/>
      </w:r>
      <w:r>
        <w:rPr>
          <w:noProof/>
        </w:rPr>
        <w:instrText xml:space="preserve"> PAGEREF _Toc118979531 \h </w:instrText>
      </w:r>
      <w:r>
        <w:rPr>
          <w:noProof/>
        </w:rPr>
      </w:r>
      <w:r>
        <w:rPr>
          <w:noProof/>
        </w:rPr>
        <w:fldChar w:fldCharType="separate"/>
      </w:r>
      <w:r w:rsidR="005675CE">
        <w:rPr>
          <w:noProof/>
        </w:rPr>
        <w:t>4-8</w:t>
      </w:r>
      <w:r>
        <w:rPr>
          <w:noProof/>
        </w:rPr>
        <w:fldChar w:fldCharType="end"/>
      </w:r>
    </w:p>
    <w:p w:rsidR="00BE276C" w:rsidRDefault="00BE276C" w14:paraId="71A24EAB" w14:textId="4BBB198F">
      <w:pPr>
        <w:pStyle w:val="TOC2"/>
        <w:tabs>
          <w:tab w:val="left" w:pos="1440"/>
        </w:tabs>
        <w:rPr>
          <w:rFonts w:asciiTheme="minorHAnsi" w:hAnsiTheme="minorHAnsi" w:eastAsiaTheme="minorEastAsia" w:cstheme="minorBidi"/>
          <w:noProof/>
          <w:sz w:val="22"/>
          <w:szCs w:val="22"/>
        </w:rPr>
      </w:pPr>
      <w:r>
        <w:rPr>
          <w:noProof/>
        </w:rPr>
        <w:t>4.5</w:t>
      </w:r>
      <w:r>
        <w:rPr>
          <w:rFonts w:asciiTheme="minorHAnsi" w:hAnsiTheme="minorHAnsi" w:eastAsiaTheme="minorEastAsia" w:cstheme="minorBidi"/>
          <w:noProof/>
          <w:sz w:val="22"/>
          <w:szCs w:val="22"/>
        </w:rPr>
        <w:tab/>
      </w:r>
      <w:r>
        <w:rPr>
          <w:noProof/>
        </w:rPr>
        <w:t>Land Use and Land Cover</w:t>
      </w:r>
      <w:r>
        <w:rPr>
          <w:noProof/>
        </w:rPr>
        <w:tab/>
      </w:r>
      <w:r>
        <w:rPr>
          <w:noProof/>
        </w:rPr>
        <w:fldChar w:fldCharType="begin"/>
      </w:r>
      <w:r>
        <w:rPr>
          <w:noProof/>
        </w:rPr>
        <w:instrText xml:space="preserve"> PAGEREF _Toc118979532 \h </w:instrText>
      </w:r>
      <w:r>
        <w:rPr>
          <w:noProof/>
        </w:rPr>
      </w:r>
      <w:r>
        <w:rPr>
          <w:noProof/>
        </w:rPr>
        <w:fldChar w:fldCharType="separate"/>
      </w:r>
      <w:r w:rsidR="005675CE">
        <w:rPr>
          <w:noProof/>
        </w:rPr>
        <w:t>4-12</w:t>
      </w:r>
      <w:r>
        <w:rPr>
          <w:noProof/>
        </w:rPr>
        <w:fldChar w:fldCharType="end"/>
      </w:r>
    </w:p>
    <w:p w:rsidR="00BE276C" w:rsidRDefault="00BE276C" w14:paraId="7AB0D7E6" w14:textId="4C02FD5D">
      <w:pPr>
        <w:pStyle w:val="TOC2"/>
        <w:tabs>
          <w:tab w:val="left" w:pos="1440"/>
        </w:tabs>
        <w:rPr>
          <w:rFonts w:asciiTheme="minorHAnsi" w:hAnsiTheme="minorHAnsi" w:eastAsiaTheme="minorEastAsia" w:cstheme="minorBidi"/>
          <w:noProof/>
          <w:sz w:val="22"/>
          <w:szCs w:val="22"/>
        </w:rPr>
      </w:pPr>
      <w:r>
        <w:rPr>
          <w:noProof/>
        </w:rPr>
        <w:t>4.6</w:t>
      </w:r>
      <w:r>
        <w:rPr>
          <w:rFonts w:asciiTheme="minorHAnsi" w:hAnsiTheme="minorHAnsi" w:eastAsiaTheme="minorEastAsia" w:cstheme="minorBidi"/>
          <w:noProof/>
          <w:sz w:val="22"/>
          <w:szCs w:val="22"/>
        </w:rPr>
        <w:tab/>
      </w:r>
      <w:r>
        <w:rPr>
          <w:noProof/>
        </w:rPr>
        <w:t>Data Process to Satisfy Zero Profit, Market Clearance Condition, and Income Balance</w:t>
      </w:r>
      <w:r>
        <w:rPr>
          <w:noProof/>
        </w:rPr>
        <w:tab/>
      </w:r>
      <w:r>
        <w:rPr>
          <w:noProof/>
        </w:rPr>
        <w:fldChar w:fldCharType="begin"/>
      </w:r>
      <w:r>
        <w:rPr>
          <w:noProof/>
        </w:rPr>
        <w:instrText xml:space="preserve"> PAGEREF _Toc118979533 \h </w:instrText>
      </w:r>
      <w:r>
        <w:rPr>
          <w:noProof/>
        </w:rPr>
      </w:r>
      <w:r>
        <w:rPr>
          <w:noProof/>
        </w:rPr>
        <w:fldChar w:fldCharType="separate"/>
      </w:r>
      <w:r w:rsidR="005675CE">
        <w:rPr>
          <w:noProof/>
        </w:rPr>
        <w:t>4-14</w:t>
      </w:r>
      <w:r>
        <w:rPr>
          <w:noProof/>
        </w:rPr>
        <w:fldChar w:fldCharType="end"/>
      </w:r>
    </w:p>
    <w:p w:rsidR="00BE276C" w:rsidRDefault="00BE276C" w14:paraId="6D579467" w14:textId="1558A478">
      <w:pPr>
        <w:pStyle w:val="TOC1"/>
        <w:rPr>
          <w:rFonts w:asciiTheme="minorHAnsi" w:hAnsiTheme="minorHAnsi" w:eastAsiaTheme="minorEastAsia" w:cstheme="minorBidi"/>
          <w:noProof/>
          <w:sz w:val="22"/>
          <w:szCs w:val="22"/>
        </w:rPr>
      </w:pPr>
      <w:r>
        <w:rPr>
          <w:noProof/>
        </w:rPr>
        <w:t>5</w:t>
      </w:r>
      <w:r>
        <w:rPr>
          <w:rFonts w:asciiTheme="minorHAnsi" w:hAnsiTheme="minorHAnsi" w:eastAsiaTheme="minorEastAsia" w:cstheme="minorBidi"/>
          <w:noProof/>
          <w:sz w:val="22"/>
          <w:szCs w:val="22"/>
        </w:rPr>
        <w:tab/>
      </w:r>
      <w:r>
        <w:rPr>
          <w:noProof/>
        </w:rPr>
        <w:t>GHG Emissions</w:t>
      </w:r>
      <w:r>
        <w:rPr>
          <w:noProof/>
        </w:rPr>
        <w:tab/>
      </w:r>
      <w:r>
        <w:rPr>
          <w:noProof/>
        </w:rPr>
        <w:fldChar w:fldCharType="begin"/>
      </w:r>
      <w:r>
        <w:rPr>
          <w:noProof/>
        </w:rPr>
        <w:instrText xml:space="preserve"> PAGEREF _Toc118979534 \h </w:instrText>
      </w:r>
      <w:r>
        <w:rPr>
          <w:noProof/>
        </w:rPr>
      </w:r>
      <w:r>
        <w:rPr>
          <w:noProof/>
        </w:rPr>
        <w:fldChar w:fldCharType="separate"/>
      </w:r>
      <w:r w:rsidR="005675CE">
        <w:rPr>
          <w:noProof/>
        </w:rPr>
        <w:t>5-15</w:t>
      </w:r>
      <w:r>
        <w:rPr>
          <w:noProof/>
        </w:rPr>
        <w:fldChar w:fldCharType="end"/>
      </w:r>
    </w:p>
    <w:p w:rsidR="00BE276C" w:rsidRDefault="00BE276C" w14:paraId="53E52B61" w14:textId="1645B3E6">
      <w:pPr>
        <w:pStyle w:val="TOC2"/>
        <w:tabs>
          <w:tab w:val="left" w:pos="1440"/>
        </w:tabs>
        <w:rPr>
          <w:rFonts w:asciiTheme="minorHAnsi" w:hAnsiTheme="minorHAnsi" w:eastAsiaTheme="minorEastAsia" w:cstheme="minorBidi"/>
          <w:noProof/>
          <w:sz w:val="22"/>
          <w:szCs w:val="22"/>
        </w:rPr>
      </w:pPr>
      <w:r>
        <w:rPr>
          <w:noProof/>
        </w:rPr>
        <w:t>5.1</w:t>
      </w:r>
      <w:r>
        <w:rPr>
          <w:rFonts w:asciiTheme="minorHAnsi" w:hAnsiTheme="minorHAnsi" w:eastAsiaTheme="minorEastAsia" w:cstheme="minorBidi"/>
          <w:noProof/>
          <w:sz w:val="22"/>
          <w:szCs w:val="22"/>
        </w:rPr>
        <w:tab/>
      </w:r>
      <w:r>
        <w:rPr>
          <w:noProof/>
        </w:rPr>
        <w:t>CO</w:t>
      </w:r>
      <w:r w:rsidRPr="00E537BF">
        <w:rPr>
          <w:noProof/>
          <w:vertAlign w:val="subscript"/>
        </w:rPr>
        <w:t>2</w:t>
      </w:r>
      <w:r>
        <w:rPr>
          <w:noProof/>
        </w:rPr>
        <w:t xml:space="preserve"> from Fossil Energy Combustion</w:t>
      </w:r>
      <w:r>
        <w:rPr>
          <w:noProof/>
        </w:rPr>
        <w:tab/>
      </w:r>
      <w:r>
        <w:rPr>
          <w:noProof/>
        </w:rPr>
        <w:fldChar w:fldCharType="begin"/>
      </w:r>
      <w:r>
        <w:rPr>
          <w:noProof/>
        </w:rPr>
        <w:instrText xml:space="preserve"> PAGEREF _Toc118979535 \h </w:instrText>
      </w:r>
      <w:r>
        <w:rPr>
          <w:noProof/>
        </w:rPr>
      </w:r>
      <w:r>
        <w:rPr>
          <w:noProof/>
        </w:rPr>
        <w:fldChar w:fldCharType="separate"/>
      </w:r>
      <w:r w:rsidR="005675CE">
        <w:rPr>
          <w:noProof/>
        </w:rPr>
        <w:t>5-15</w:t>
      </w:r>
      <w:r>
        <w:rPr>
          <w:noProof/>
        </w:rPr>
        <w:fldChar w:fldCharType="end"/>
      </w:r>
    </w:p>
    <w:p w:rsidR="00BE276C" w:rsidRDefault="00BE276C" w14:paraId="19BDFABD" w14:textId="7C5BD897">
      <w:pPr>
        <w:pStyle w:val="TOC2"/>
        <w:tabs>
          <w:tab w:val="left" w:pos="1440"/>
        </w:tabs>
        <w:rPr>
          <w:rFonts w:asciiTheme="minorHAnsi" w:hAnsiTheme="minorHAnsi" w:eastAsiaTheme="minorEastAsia" w:cstheme="minorBidi"/>
          <w:noProof/>
          <w:sz w:val="22"/>
          <w:szCs w:val="22"/>
        </w:rPr>
      </w:pPr>
      <w:r>
        <w:rPr>
          <w:noProof/>
        </w:rPr>
        <w:t>5.2</w:t>
      </w:r>
      <w:r>
        <w:rPr>
          <w:rFonts w:asciiTheme="minorHAnsi" w:hAnsiTheme="minorHAnsi" w:eastAsiaTheme="minorEastAsia" w:cstheme="minorBidi"/>
          <w:noProof/>
          <w:sz w:val="22"/>
          <w:szCs w:val="22"/>
        </w:rPr>
        <w:tab/>
      </w:r>
      <w:r>
        <w:rPr>
          <w:noProof/>
        </w:rPr>
        <w:t>CO</w:t>
      </w:r>
      <w:r w:rsidRPr="00E537BF">
        <w:rPr>
          <w:noProof/>
          <w:vertAlign w:val="subscript"/>
        </w:rPr>
        <w:t>2</w:t>
      </w:r>
      <w:r>
        <w:rPr>
          <w:noProof/>
        </w:rPr>
        <w:t xml:space="preserve"> from Land Use Change</w:t>
      </w:r>
      <w:r>
        <w:rPr>
          <w:noProof/>
        </w:rPr>
        <w:tab/>
      </w:r>
      <w:r>
        <w:rPr>
          <w:noProof/>
        </w:rPr>
        <w:fldChar w:fldCharType="begin"/>
      </w:r>
      <w:r>
        <w:rPr>
          <w:noProof/>
        </w:rPr>
        <w:instrText xml:space="preserve"> PAGEREF _Toc118979536 \h </w:instrText>
      </w:r>
      <w:r>
        <w:rPr>
          <w:noProof/>
        </w:rPr>
      </w:r>
      <w:r>
        <w:rPr>
          <w:noProof/>
        </w:rPr>
        <w:fldChar w:fldCharType="separate"/>
      </w:r>
      <w:r w:rsidR="005675CE">
        <w:rPr>
          <w:noProof/>
        </w:rPr>
        <w:t>5-16</w:t>
      </w:r>
      <w:r>
        <w:rPr>
          <w:noProof/>
        </w:rPr>
        <w:fldChar w:fldCharType="end"/>
      </w:r>
    </w:p>
    <w:p w:rsidR="00BE276C" w:rsidRDefault="00BE276C" w14:paraId="2848D79D" w14:textId="59E8B84D">
      <w:pPr>
        <w:pStyle w:val="TOC2"/>
        <w:tabs>
          <w:tab w:val="left" w:pos="1440"/>
        </w:tabs>
        <w:rPr>
          <w:rFonts w:asciiTheme="minorHAnsi" w:hAnsiTheme="minorHAnsi" w:eastAsiaTheme="minorEastAsia" w:cstheme="minorBidi"/>
          <w:noProof/>
          <w:sz w:val="22"/>
          <w:szCs w:val="22"/>
        </w:rPr>
      </w:pPr>
      <w:r>
        <w:rPr>
          <w:noProof/>
        </w:rPr>
        <w:t>5.3</w:t>
      </w:r>
      <w:r>
        <w:rPr>
          <w:rFonts w:asciiTheme="minorHAnsi" w:hAnsiTheme="minorHAnsi" w:eastAsiaTheme="minorEastAsia" w:cstheme="minorBidi"/>
          <w:noProof/>
          <w:sz w:val="22"/>
          <w:szCs w:val="22"/>
        </w:rPr>
        <w:tab/>
      </w:r>
      <w:r>
        <w:rPr>
          <w:noProof/>
        </w:rPr>
        <w:t>Characterization of GHG Emissions Other than CO</w:t>
      </w:r>
      <w:r w:rsidRPr="00E537BF">
        <w:rPr>
          <w:noProof/>
          <w:vertAlign w:val="subscript"/>
        </w:rPr>
        <w:t>2</w:t>
      </w:r>
      <w:r>
        <w:rPr>
          <w:noProof/>
        </w:rPr>
        <w:t xml:space="preserve"> from Fossil Fuel Combustion and Land Use Change</w:t>
      </w:r>
      <w:r>
        <w:rPr>
          <w:noProof/>
        </w:rPr>
        <w:tab/>
      </w:r>
      <w:r>
        <w:rPr>
          <w:noProof/>
        </w:rPr>
        <w:fldChar w:fldCharType="begin"/>
      </w:r>
      <w:r>
        <w:rPr>
          <w:noProof/>
        </w:rPr>
        <w:instrText xml:space="preserve"> PAGEREF _Toc118979537 \h </w:instrText>
      </w:r>
      <w:r>
        <w:rPr>
          <w:noProof/>
        </w:rPr>
      </w:r>
      <w:r>
        <w:rPr>
          <w:noProof/>
        </w:rPr>
        <w:fldChar w:fldCharType="separate"/>
      </w:r>
      <w:r w:rsidR="005675CE">
        <w:rPr>
          <w:noProof/>
        </w:rPr>
        <w:t>5-18</w:t>
      </w:r>
      <w:r>
        <w:rPr>
          <w:noProof/>
        </w:rPr>
        <w:fldChar w:fldCharType="end"/>
      </w:r>
    </w:p>
    <w:p w:rsidR="00BE276C" w:rsidRDefault="00BE276C" w14:paraId="0D84694C" w14:textId="427DFE66">
      <w:pPr>
        <w:pStyle w:val="TOC1"/>
        <w:rPr>
          <w:rFonts w:asciiTheme="minorHAnsi" w:hAnsiTheme="minorHAnsi" w:eastAsiaTheme="minorEastAsia" w:cstheme="minorBidi"/>
          <w:noProof/>
          <w:sz w:val="22"/>
          <w:szCs w:val="22"/>
        </w:rPr>
      </w:pPr>
      <w:r>
        <w:rPr>
          <w:noProof/>
        </w:rPr>
        <w:t>6</w:t>
      </w:r>
      <w:r>
        <w:rPr>
          <w:rFonts w:asciiTheme="minorHAnsi" w:hAnsiTheme="minorHAnsi" w:eastAsiaTheme="minorEastAsia" w:cstheme="minorBidi"/>
          <w:noProof/>
          <w:sz w:val="22"/>
          <w:szCs w:val="22"/>
        </w:rPr>
        <w:tab/>
      </w:r>
      <w:r>
        <w:rPr>
          <w:noProof/>
        </w:rPr>
        <w:t>Dynamics of the Model</w:t>
      </w:r>
      <w:r>
        <w:rPr>
          <w:noProof/>
        </w:rPr>
        <w:tab/>
      </w:r>
      <w:r>
        <w:rPr>
          <w:noProof/>
        </w:rPr>
        <w:fldChar w:fldCharType="begin"/>
      </w:r>
      <w:r>
        <w:rPr>
          <w:noProof/>
        </w:rPr>
        <w:instrText xml:space="preserve"> PAGEREF _Toc118979538 \h </w:instrText>
      </w:r>
      <w:r>
        <w:rPr>
          <w:noProof/>
        </w:rPr>
      </w:r>
      <w:r>
        <w:rPr>
          <w:noProof/>
        </w:rPr>
        <w:fldChar w:fldCharType="separate"/>
      </w:r>
      <w:r w:rsidR="005675CE">
        <w:rPr>
          <w:noProof/>
        </w:rPr>
        <w:t>6-15</w:t>
      </w:r>
      <w:r>
        <w:rPr>
          <w:noProof/>
        </w:rPr>
        <w:fldChar w:fldCharType="end"/>
      </w:r>
    </w:p>
    <w:p w:rsidR="00BE276C" w:rsidRDefault="00BE276C" w14:paraId="2BC8321F" w14:textId="59FD6C5B">
      <w:pPr>
        <w:pStyle w:val="TOC2"/>
        <w:tabs>
          <w:tab w:val="left" w:pos="1440"/>
        </w:tabs>
        <w:rPr>
          <w:rFonts w:asciiTheme="minorHAnsi" w:hAnsiTheme="minorHAnsi" w:eastAsiaTheme="minorEastAsia" w:cstheme="minorBidi"/>
          <w:noProof/>
          <w:sz w:val="22"/>
          <w:szCs w:val="22"/>
        </w:rPr>
      </w:pPr>
      <w:r>
        <w:rPr>
          <w:noProof/>
        </w:rPr>
        <w:t>6.1</w:t>
      </w:r>
      <w:r>
        <w:rPr>
          <w:rFonts w:asciiTheme="minorHAnsi" w:hAnsiTheme="minorHAnsi" w:eastAsiaTheme="minorEastAsia" w:cstheme="minorBidi"/>
          <w:noProof/>
          <w:sz w:val="22"/>
          <w:szCs w:val="22"/>
        </w:rPr>
        <w:tab/>
      </w:r>
      <w:r>
        <w:rPr>
          <w:noProof/>
        </w:rPr>
        <w:t>Labo</w:t>
      </w:r>
      <w:r w:rsidRPr="00E537BF">
        <w:rPr>
          <w:bCs/>
          <w:noProof/>
        </w:rPr>
        <w:t>r</w:t>
      </w:r>
      <w:r>
        <w:rPr>
          <w:noProof/>
        </w:rPr>
        <w:t xml:space="preserve"> Endowment</w:t>
      </w:r>
      <w:r>
        <w:rPr>
          <w:noProof/>
        </w:rPr>
        <w:tab/>
      </w:r>
      <w:r>
        <w:rPr>
          <w:noProof/>
        </w:rPr>
        <w:fldChar w:fldCharType="begin"/>
      </w:r>
      <w:r>
        <w:rPr>
          <w:noProof/>
        </w:rPr>
        <w:instrText xml:space="preserve"> PAGEREF _Toc118979539 \h </w:instrText>
      </w:r>
      <w:r>
        <w:rPr>
          <w:noProof/>
        </w:rPr>
      </w:r>
      <w:r>
        <w:rPr>
          <w:noProof/>
        </w:rPr>
        <w:fldChar w:fldCharType="separate"/>
      </w:r>
      <w:r w:rsidR="005675CE">
        <w:rPr>
          <w:noProof/>
        </w:rPr>
        <w:t>6-15</w:t>
      </w:r>
      <w:r>
        <w:rPr>
          <w:noProof/>
        </w:rPr>
        <w:fldChar w:fldCharType="end"/>
      </w:r>
    </w:p>
    <w:p w:rsidR="00BE276C" w:rsidRDefault="00BE276C" w14:paraId="3A379ADD" w14:textId="3B97EB6D">
      <w:pPr>
        <w:pStyle w:val="TOC2"/>
        <w:tabs>
          <w:tab w:val="left" w:pos="1440"/>
        </w:tabs>
        <w:rPr>
          <w:rFonts w:asciiTheme="minorHAnsi" w:hAnsiTheme="minorHAnsi" w:eastAsiaTheme="minorEastAsia" w:cstheme="minorBidi"/>
          <w:noProof/>
          <w:sz w:val="22"/>
          <w:szCs w:val="22"/>
        </w:rPr>
      </w:pPr>
      <w:r>
        <w:rPr>
          <w:noProof/>
        </w:rPr>
        <w:t>6.2</w:t>
      </w:r>
      <w:r>
        <w:rPr>
          <w:rFonts w:asciiTheme="minorHAnsi" w:hAnsiTheme="minorHAnsi" w:eastAsiaTheme="minorEastAsia" w:cstheme="minorBidi"/>
          <w:noProof/>
          <w:sz w:val="22"/>
          <w:szCs w:val="22"/>
        </w:rPr>
        <w:tab/>
      </w:r>
      <w:r>
        <w:rPr>
          <w:noProof/>
        </w:rPr>
        <w:t>Investment and Capital Stocks</w:t>
      </w:r>
      <w:r>
        <w:rPr>
          <w:noProof/>
        </w:rPr>
        <w:tab/>
      </w:r>
      <w:r>
        <w:rPr>
          <w:noProof/>
        </w:rPr>
        <w:fldChar w:fldCharType="begin"/>
      </w:r>
      <w:r>
        <w:rPr>
          <w:noProof/>
        </w:rPr>
        <w:instrText xml:space="preserve"> PAGEREF _Toc118979540 \h </w:instrText>
      </w:r>
      <w:r>
        <w:rPr>
          <w:noProof/>
        </w:rPr>
      </w:r>
      <w:r>
        <w:rPr>
          <w:noProof/>
        </w:rPr>
        <w:fldChar w:fldCharType="separate"/>
      </w:r>
      <w:r w:rsidR="005675CE">
        <w:rPr>
          <w:noProof/>
        </w:rPr>
        <w:t>6-17</w:t>
      </w:r>
      <w:r>
        <w:rPr>
          <w:noProof/>
        </w:rPr>
        <w:fldChar w:fldCharType="end"/>
      </w:r>
    </w:p>
    <w:p w:rsidR="00BE276C" w:rsidRDefault="00BE276C" w14:paraId="023CF4B1" w14:textId="1332DC72">
      <w:pPr>
        <w:pStyle w:val="TOC2"/>
        <w:tabs>
          <w:tab w:val="left" w:pos="1440"/>
        </w:tabs>
        <w:rPr>
          <w:rFonts w:asciiTheme="minorHAnsi" w:hAnsiTheme="minorHAnsi" w:eastAsiaTheme="minorEastAsia" w:cstheme="minorBidi"/>
          <w:noProof/>
          <w:sz w:val="22"/>
          <w:szCs w:val="22"/>
        </w:rPr>
      </w:pPr>
      <w:r>
        <w:rPr>
          <w:noProof/>
        </w:rPr>
        <w:t>6.3</w:t>
      </w:r>
      <w:r>
        <w:rPr>
          <w:rFonts w:asciiTheme="minorHAnsi" w:hAnsiTheme="minorHAnsi" w:eastAsiaTheme="minorEastAsia" w:cstheme="minorBidi"/>
          <w:noProof/>
          <w:sz w:val="22"/>
          <w:szCs w:val="22"/>
        </w:rPr>
        <w:tab/>
      </w:r>
      <w:r>
        <w:rPr>
          <w:noProof/>
        </w:rPr>
        <w:t>Fossil Fuel Resources</w:t>
      </w:r>
      <w:r>
        <w:rPr>
          <w:noProof/>
        </w:rPr>
        <w:tab/>
      </w:r>
      <w:r>
        <w:rPr>
          <w:noProof/>
        </w:rPr>
        <w:fldChar w:fldCharType="begin"/>
      </w:r>
      <w:r>
        <w:rPr>
          <w:noProof/>
        </w:rPr>
        <w:instrText xml:space="preserve"> PAGEREF _Toc118979541 \h </w:instrText>
      </w:r>
      <w:r>
        <w:rPr>
          <w:noProof/>
        </w:rPr>
      </w:r>
      <w:r>
        <w:rPr>
          <w:noProof/>
        </w:rPr>
        <w:fldChar w:fldCharType="separate"/>
      </w:r>
      <w:r w:rsidR="005675CE">
        <w:rPr>
          <w:noProof/>
        </w:rPr>
        <w:t>6-17</w:t>
      </w:r>
      <w:r>
        <w:rPr>
          <w:noProof/>
        </w:rPr>
        <w:fldChar w:fldCharType="end"/>
      </w:r>
    </w:p>
    <w:p w:rsidR="00BE276C" w:rsidRDefault="00BE276C" w14:paraId="7783ED0F" w14:textId="269AC304">
      <w:pPr>
        <w:pStyle w:val="TOC2"/>
        <w:tabs>
          <w:tab w:val="left" w:pos="1440"/>
        </w:tabs>
        <w:rPr>
          <w:rFonts w:asciiTheme="minorHAnsi" w:hAnsiTheme="minorHAnsi" w:eastAsiaTheme="minorEastAsia" w:cstheme="minorBidi"/>
          <w:noProof/>
          <w:sz w:val="22"/>
          <w:szCs w:val="22"/>
        </w:rPr>
      </w:pPr>
      <w:r>
        <w:rPr>
          <w:noProof/>
        </w:rPr>
        <w:t>6.4</w:t>
      </w:r>
      <w:r>
        <w:rPr>
          <w:rFonts w:asciiTheme="minorHAnsi" w:hAnsiTheme="minorHAnsi" w:eastAsiaTheme="minorEastAsia" w:cstheme="minorBidi"/>
          <w:noProof/>
          <w:sz w:val="22"/>
          <w:szCs w:val="22"/>
        </w:rPr>
        <w:tab/>
      </w:r>
      <w:r>
        <w:rPr>
          <w:noProof/>
        </w:rPr>
        <w:t>Technical Improvement in Energy Efficiency</w:t>
      </w:r>
      <w:r>
        <w:rPr>
          <w:noProof/>
        </w:rPr>
        <w:tab/>
      </w:r>
      <w:r>
        <w:rPr>
          <w:noProof/>
        </w:rPr>
        <w:fldChar w:fldCharType="begin"/>
      </w:r>
      <w:r>
        <w:rPr>
          <w:noProof/>
        </w:rPr>
        <w:instrText xml:space="preserve"> PAGEREF _Toc118979542 \h </w:instrText>
      </w:r>
      <w:r>
        <w:rPr>
          <w:noProof/>
        </w:rPr>
      </w:r>
      <w:r>
        <w:rPr>
          <w:noProof/>
        </w:rPr>
        <w:fldChar w:fldCharType="separate"/>
      </w:r>
      <w:r w:rsidR="005675CE">
        <w:rPr>
          <w:noProof/>
        </w:rPr>
        <w:t>6-18</w:t>
      </w:r>
      <w:r>
        <w:rPr>
          <w:noProof/>
        </w:rPr>
        <w:fldChar w:fldCharType="end"/>
      </w:r>
    </w:p>
    <w:p w:rsidR="00BE276C" w:rsidRDefault="00BE276C" w14:paraId="1B2A5296" w14:textId="79A15248">
      <w:pPr>
        <w:pStyle w:val="TOC2"/>
        <w:tabs>
          <w:tab w:val="left" w:pos="1440"/>
        </w:tabs>
        <w:rPr>
          <w:rFonts w:asciiTheme="minorHAnsi" w:hAnsiTheme="minorHAnsi" w:eastAsiaTheme="minorEastAsia" w:cstheme="minorBidi"/>
          <w:noProof/>
          <w:sz w:val="22"/>
          <w:szCs w:val="22"/>
        </w:rPr>
      </w:pPr>
      <w:r>
        <w:rPr>
          <w:noProof/>
        </w:rPr>
        <w:t>6.5</w:t>
      </w:r>
      <w:r>
        <w:rPr>
          <w:rFonts w:asciiTheme="minorHAnsi" w:hAnsiTheme="minorHAnsi" w:eastAsiaTheme="minorEastAsia" w:cstheme="minorBidi"/>
          <w:noProof/>
          <w:sz w:val="22"/>
          <w:szCs w:val="22"/>
        </w:rPr>
        <w:tab/>
      </w:r>
      <w:r>
        <w:rPr>
          <w:noProof/>
        </w:rPr>
        <w:t>Technical Improvement on Land Productivity</w:t>
      </w:r>
      <w:r>
        <w:rPr>
          <w:noProof/>
        </w:rPr>
        <w:tab/>
      </w:r>
      <w:r>
        <w:rPr>
          <w:noProof/>
        </w:rPr>
        <w:fldChar w:fldCharType="begin"/>
      </w:r>
      <w:r>
        <w:rPr>
          <w:noProof/>
        </w:rPr>
        <w:instrText xml:space="preserve"> PAGEREF _Toc118979543 \h </w:instrText>
      </w:r>
      <w:r>
        <w:rPr>
          <w:noProof/>
        </w:rPr>
      </w:r>
      <w:r>
        <w:rPr>
          <w:noProof/>
        </w:rPr>
        <w:fldChar w:fldCharType="separate"/>
      </w:r>
      <w:r w:rsidR="005675CE">
        <w:rPr>
          <w:noProof/>
        </w:rPr>
        <w:t>6-19</w:t>
      </w:r>
      <w:r>
        <w:rPr>
          <w:noProof/>
        </w:rPr>
        <w:fldChar w:fldCharType="end"/>
      </w:r>
    </w:p>
    <w:p w:rsidR="00BE276C" w:rsidRDefault="00BE276C" w14:paraId="41AF11E5" w14:textId="403972D4">
      <w:pPr>
        <w:pStyle w:val="TOC2"/>
        <w:tabs>
          <w:tab w:val="left" w:pos="1440"/>
        </w:tabs>
        <w:rPr>
          <w:rFonts w:asciiTheme="minorHAnsi" w:hAnsiTheme="minorHAnsi" w:eastAsiaTheme="minorEastAsia" w:cstheme="minorBidi"/>
          <w:noProof/>
          <w:sz w:val="22"/>
          <w:szCs w:val="22"/>
        </w:rPr>
      </w:pPr>
      <w:r>
        <w:rPr>
          <w:noProof/>
        </w:rPr>
        <w:t>6.6</w:t>
      </w:r>
      <w:r>
        <w:rPr>
          <w:rFonts w:asciiTheme="minorHAnsi" w:hAnsiTheme="minorHAnsi" w:eastAsiaTheme="minorEastAsia" w:cstheme="minorBidi"/>
          <w:noProof/>
          <w:sz w:val="22"/>
          <w:szCs w:val="22"/>
        </w:rPr>
        <w:tab/>
      </w:r>
      <w:r>
        <w:rPr>
          <w:noProof/>
        </w:rPr>
        <w:t>Technological Changes in Sectoral Production Cost</w:t>
      </w:r>
      <w:r>
        <w:rPr>
          <w:noProof/>
        </w:rPr>
        <w:tab/>
      </w:r>
      <w:r>
        <w:rPr>
          <w:noProof/>
        </w:rPr>
        <w:fldChar w:fldCharType="begin"/>
      </w:r>
      <w:r>
        <w:rPr>
          <w:noProof/>
        </w:rPr>
        <w:instrText xml:space="preserve"> PAGEREF _Toc118979544 \h </w:instrText>
      </w:r>
      <w:r>
        <w:rPr>
          <w:noProof/>
        </w:rPr>
      </w:r>
      <w:r>
        <w:rPr>
          <w:noProof/>
        </w:rPr>
        <w:fldChar w:fldCharType="separate"/>
      </w:r>
      <w:r w:rsidR="005675CE">
        <w:rPr>
          <w:noProof/>
        </w:rPr>
        <w:t>6-19</w:t>
      </w:r>
      <w:r>
        <w:rPr>
          <w:noProof/>
        </w:rPr>
        <w:fldChar w:fldCharType="end"/>
      </w:r>
    </w:p>
    <w:p w:rsidR="00BE276C" w:rsidRDefault="00BE276C" w14:paraId="744E4A04" w14:textId="7B38CC77">
      <w:pPr>
        <w:pStyle w:val="TOC3"/>
        <w:tabs>
          <w:tab w:val="left" w:pos="2160"/>
        </w:tabs>
        <w:rPr>
          <w:rFonts w:asciiTheme="minorHAnsi" w:hAnsiTheme="minorHAnsi" w:eastAsiaTheme="minorEastAsia" w:cstheme="minorBidi"/>
          <w:noProof/>
          <w:sz w:val="22"/>
          <w:szCs w:val="22"/>
        </w:rPr>
      </w:pPr>
      <w:r>
        <w:rPr>
          <w:noProof/>
        </w:rPr>
        <w:t>6.6.1</w:t>
      </w:r>
      <w:r>
        <w:rPr>
          <w:rFonts w:asciiTheme="minorHAnsi" w:hAnsiTheme="minorHAnsi" w:eastAsiaTheme="minorEastAsia" w:cstheme="minorBidi"/>
          <w:noProof/>
          <w:sz w:val="22"/>
          <w:szCs w:val="22"/>
        </w:rPr>
        <w:tab/>
      </w:r>
      <w:r>
        <w:rPr>
          <w:noProof/>
        </w:rPr>
        <w:t>Second-Generation Biofuels</w:t>
      </w:r>
      <w:r>
        <w:rPr>
          <w:noProof/>
        </w:rPr>
        <w:tab/>
      </w:r>
      <w:r>
        <w:rPr>
          <w:noProof/>
        </w:rPr>
        <w:fldChar w:fldCharType="begin"/>
      </w:r>
      <w:r>
        <w:rPr>
          <w:noProof/>
        </w:rPr>
        <w:instrText xml:space="preserve"> PAGEREF _Toc118979545 \h </w:instrText>
      </w:r>
      <w:r>
        <w:rPr>
          <w:noProof/>
        </w:rPr>
      </w:r>
      <w:r>
        <w:rPr>
          <w:noProof/>
        </w:rPr>
        <w:fldChar w:fldCharType="separate"/>
      </w:r>
      <w:r w:rsidR="005675CE">
        <w:rPr>
          <w:noProof/>
        </w:rPr>
        <w:t>6-20</w:t>
      </w:r>
      <w:r>
        <w:rPr>
          <w:noProof/>
        </w:rPr>
        <w:fldChar w:fldCharType="end"/>
      </w:r>
    </w:p>
    <w:p w:rsidR="00BE276C" w:rsidRDefault="00BE276C" w14:paraId="7A7A74C2" w14:textId="68D2DBB6">
      <w:pPr>
        <w:pStyle w:val="TOC3"/>
        <w:tabs>
          <w:tab w:val="left" w:pos="2160"/>
        </w:tabs>
        <w:rPr>
          <w:rFonts w:asciiTheme="minorHAnsi" w:hAnsiTheme="minorHAnsi" w:eastAsiaTheme="minorEastAsia" w:cstheme="minorBidi"/>
          <w:noProof/>
          <w:sz w:val="22"/>
          <w:szCs w:val="22"/>
        </w:rPr>
      </w:pPr>
      <w:r>
        <w:rPr>
          <w:noProof/>
        </w:rPr>
        <w:t>6.6.2</w:t>
      </w:r>
      <w:r>
        <w:rPr>
          <w:rFonts w:asciiTheme="minorHAnsi" w:hAnsiTheme="minorHAnsi" w:eastAsiaTheme="minorEastAsia" w:cstheme="minorBidi"/>
          <w:noProof/>
          <w:sz w:val="22"/>
          <w:szCs w:val="22"/>
        </w:rPr>
        <w:tab/>
      </w:r>
      <w:r>
        <w:rPr>
          <w:noProof/>
        </w:rPr>
        <w:t>AFVs in On-Road Transportation</w:t>
      </w:r>
      <w:r>
        <w:rPr>
          <w:noProof/>
        </w:rPr>
        <w:tab/>
      </w:r>
      <w:r>
        <w:rPr>
          <w:noProof/>
        </w:rPr>
        <w:fldChar w:fldCharType="begin"/>
      </w:r>
      <w:r>
        <w:rPr>
          <w:noProof/>
        </w:rPr>
        <w:instrText xml:space="preserve"> PAGEREF _Toc118979546 \h </w:instrText>
      </w:r>
      <w:r>
        <w:rPr>
          <w:noProof/>
        </w:rPr>
      </w:r>
      <w:r>
        <w:rPr>
          <w:noProof/>
        </w:rPr>
        <w:fldChar w:fldCharType="separate"/>
      </w:r>
      <w:r w:rsidR="005675CE">
        <w:rPr>
          <w:noProof/>
        </w:rPr>
        <w:t>6-22</w:t>
      </w:r>
      <w:r>
        <w:rPr>
          <w:noProof/>
        </w:rPr>
        <w:fldChar w:fldCharType="end"/>
      </w:r>
    </w:p>
    <w:p w:rsidR="00BE276C" w:rsidRDefault="00BE276C" w14:paraId="46DE39AD" w14:textId="4D538AE3">
      <w:pPr>
        <w:pStyle w:val="TOC3"/>
        <w:tabs>
          <w:tab w:val="left" w:pos="2160"/>
        </w:tabs>
        <w:rPr>
          <w:rFonts w:asciiTheme="minorHAnsi" w:hAnsiTheme="minorHAnsi" w:eastAsiaTheme="minorEastAsia" w:cstheme="minorBidi"/>
          <w:noProof/>
          <w:sz w:val="22"/>
          <w:szCs w:val="22"/>
        </w:rPr>
      </w:pPr>
      <w:r>
        <w:rPr>
          <w:noProof/>
        </w:rPr>
        <w:t>6.6.3</w:t>
      </w:r>
      <w:r>
        <w:rPr>
          <w:rFonts w:asciiTheme="minorHAnsi" w:hAnsiTheme="minorHAnsi" w:eastAsiaTheme="minorEastAsia" w:cstheme="minorBidi"/>
          <w:noProof/>
          <w:sz w:val="22"/>
          <w:szCs w:val="22"/>
        </w:rPr>
        <w:tab/>
      </w:r>
      <w:r>
        <w:rPr>
          <w:noProof/>
        </w:rPr>
        <w:t>Electricity Technologies</w:t>
      </w:r>
      <w:r>
        <w:rPr>
          <w:noProof/>
        </w:rPr>
        <w:tab/>
      </w:r>
      <w:r>
        <w:rPr>
          <w:noProof/>
        </w:rPr>
        <w:fldChar w:fldCharType="begin"/>
      </w:r>
      <w:r>
        <w:rPr>
          <w:noProof/>
        </w:rPr>
        <w:instrText xml:space="preserve"> PAGEREF _Toc118979547 \h </w:instrText>
      </w:r>
      <w:r>
        <w:rPr>
          <w:noProof/>
        </w:rPr>
      </w:r>
      <w:r>
        <w:rPr>
          <w:noProof/>
        </w:rPr>
        <w:fldChar w:fldCharType="separate"/>
      </w:r>
      <w:r w:rsidR="005675CE">
        <w:rPr>
          <w:noProof/>
        </w:rPr>
        <w:t>6-32</w:t>
      </w:r>
      <w:r>
        <w:rPr>
          <w:noProof/>
        </w:rPr>
        <w:fldChar w:fldCharType="end"/>
      </w:r>
    </w:p>
    <w:p w:rsidR="00BE276C" w:rsidRDefault="00BE276C" w14:paraId="56577DC9" w14:textId="4CBCDD47">
      <w:pPr>
        <w:pStyle w:val="TOC2"/>
        <w:tabs>
          <w:tab w:val="left" w:pos="1440"/>
        </w:tabs>
        <w:rPr>
          <w:rFonts w:asciiTheme="minorHAnsi" w:hAnsiTheme="minorHAnsi" w:eastAsiaTheme="minorEastAsia" w:cstheme="minorBidi"/>
          <w:noProof/>
          <w:sz w:val="22"/>
          <w:szCs w:val="22"/>
        </w:rPr>
      </w:pPr>
      <w:r>
        <w:rPr>
          <w:noProof/>
        </w:rPr>
        <w:t>6.7</w:t>
      </w:r>
      <w:r>
        <w:rPr>
          <w:rFonts w:asciiTheme="minorHAnsi" w:hAnsiTheme="minorHAnsi" w:eastAsiaTheme="minorEastAsia" w:cstheme="minorBidi"/>
          <w:noProof/>
          <w:sz w:val="22"/>
          <w:szCs w:val="22"/>
        </w:rPr>
        <w:tab/>
      </w:r>
      <w:r>
        <w:rPr>
          <w:noProof/>
        </w:rPr>
        <w:t>Changes in Consumer Consumption over Time</w:t>
      </w:r>
      <w:r>
        <w:rPr>
          <w:noProof/>
        </w:rPr>
        <w:tab/>
      </w:r>
      <w:r>
        <w:rPr>
          <w:noProof/>
        </w:rPr>
        <w:fldChar w:fldCharType="begin"/>
      </w:r>
      <w:r>
        <w:rPr>
          <w:noProof/>
        </w:rPr>
        <w:instrText xml:space="preserve"> PAGEREF _Toc118979548 \h </w:instrText>
      </w:r>
      <w:r>
        <w:rPr>
          <w:noProof/>
        </w:rPr>
      </w:r>
      <w:r>
        <w:rPr>
          <w:noProof/>
        </w:rPr>
        <w:fldChar w:fldCharType="separate"/>
      </w:r>
      <w:r w:rsidR="005675CE">
        <w:rPr>
          <w:noProof/>
        </w:rPr>
        <w:t>6-33</w:t>
      </w:r>
      <w:r>
        <w:rPr>
          <w:noProof/>
        </w:rPr>
        <w:fldChar w:fldCharType="end"/>
      </w:r>
    </w:p>
    <w:p w:rsidR="00BE276C" w:rsidP="00BE276C" w:rsidRDefault="001A3BFA" w14:paraId="42FC715B" w14:textId="26091853">
      <w:pPr>
        <w:pStyle w:val="TOC1"/>
        <w:rPr>
          <w:rFonts w:asciiTheme="minorHAnsi" w:hAnsiTheme="minorHAnsi" w:eastAsiaTheme="minorEastAsia" w:cstheme="minorBidi"/>
          <w:noProof/>
          <w:sz w:val="22"/>
          <w:szCs w:val="22"/>
        </w:rPr>
      </w:pPr>
      <w:r>
        <w:rPr>
          <w:noProof/>
        </w:rPr>
        <w:t>7</w:t>
      </w:r>
      <w:r w:rsidR="00BE276C">
        <w:rPr>
          <w:rFonts w:asciiTheme="minorHAnsi" w:hAnsiTheme="minorHAnsi" w:eastAsiaTheme="minorEastAsia" w:cstheme="minorBidi"/>
          <w:noProof/>
          <w:sz w:val="22"/>
          <w:szCs w:val="22"/>
        </w:rPr>
        <w:tab/>
      </w:r>
      <w:r w:rsidR="00BE276C">
        <w:rPr>
          <w:noProof/>
        </w:rPr>
        <w:t>References</w:t>
      </w:r>
      <w:r w:rsidR="00BE276C">
        <w:rPr>
          <w:noProof/>
        </w:rPr>
        <w:tab/>
      </w:r>
      <w:r w:rsidR="00BE276C">
        <w:rPr>
          <w:noProof/>
        </w:rPr>
        <w:fldChar w:fldCharType="begin"/>
      </w:r>
      <w:r w:rsidR="00BE276C">
        <w:rPr>
          <w:noProof/>
        </w:rPr>
        <w:instrText xml:space="preserve"> PAGEREF _Toc118979556 \h </w:instrText>
      </w:r>
      <w:r w:rsidR="00BE276C">
        <w:rPr>
          <w:noProof/>
        </w:rPr>
      </w:r>
      <w:r w:rsidR="00BE276C">
        <w:rPr>
          <w:noProof/>
        </w:rPr>
        <w:fldChar w:fldCharType="separate"/>
      </w:r>
      <w:r w:rsidR="005675CE">
        <w:rPr>
          <w:noProof/>
        </w:rPr>
        <w:t>8-1</w:t>
      </w:r>
      <w:r w:rsidR="00BE276C">
        <w:rPr>
          <w:noProof/>
        </w:rPr>
        <w:fldChar w:fldCharType="end"/>
      </w:r>
    </w:p>
    <w:p w:rsidRPr="00807BD8" w:rsidR="00807BD8" w:rsidP="00807BD8" w:rsidRDefault="00C651D6" w14:paraId="3DE8A116" w14:textId="7F4B3FEB">
      <w:pPr>
        <w:pStyle w:val="TOCHeading"/>
      </w:pPr>
      <w:r w:rsidRPr="00A15057">
        <w:fldChar w:fldCharType="end"/>
      </w:r>
      <w:r w:rsidRPr="00807BD8" w:rsidR="00807BD8">
        <w:t>Appendi</w:t>
      </w:r>
      <w:r w:rsidR="001A3BFA">
        <w:t>x</w:t>
      </w:r>
    </w:p>
    <w:p w:rsidR="00814E14" w:rsidP="00807BD8" w:rsidRDefault="00814E14" w14:paraId="05FAA61D" w14:textId="2C7920B6">
      <w:pPr>
        <w:pStyle w:val="TOC2"/>
      </w:pPr>
      <w:r>
        <w:t>Appendix</w:t>
      </w:r>
      <w:r w:rsidR="000E1563">
        <w:t xml:space="preserve"> A</w:t>
      </w:r>
      <w:r w:rsidR="000E1563">
        <w:tab/>
      </w:r>
      <w:r w:rsidR="000E1563">
        <w:t>A-1</w:t>
      </w:r>
    </w:p>
    <w:p w:rsidRPr="004A64BA" w:rsidR="004A64BA" w:rsidP="004A64BA" w:rsidRDefault="004A64BA" w14:paraId="1D0E50E7" w14:textId="7F9076F1">
      <w:pPr>
        <w:pStyle w:val="TableofFigures"/>
        <w:tabs>
          <w:tab w:val="left" w:pos="2790"/>
          <w:tab w:val="right" w:leader="dot" w:pos="9350"/>
        </w:tabs>
        <w:rPr>
          <w:rFonts w:ascii="Times New Roman" w:hAnsi="Times New Roman" w:cs="Times New Roman"/>
          <w:caps w:val="0"/>
          <w:noProof/>
          <w:sz w:val="24"/>
          <w:szCs w:val="24"/>
          <w:lang w:eastAsia="en-US"/>
        </w:rPr>
      </w:pPr>
      <w:r>
        <w:fldChar w:fldCharType="begin"/>
      </w:r>
      <w:r>
        <w:instrText xml:space="preserve"> TOC \h \z \t "Appendix table title" \c </w:instrText>
      </w:r>
      <w:r>
        <w:fldChar w:fldCharType="separate"/>
      </w:r>
    </w:p>
    <w:p w:rsidRPr="00883384" w:rsidR="00814E14" w:rsidP="00FA6AE8" w:rsidRDefault="004A64BA" w14:paraId="0056C9DD" w14:textId="5FC83BC7">
      <w:pPr>
        <w:pStyle w:val="TOC0"/>
        <w:spacing w:before="0"/>
      </w:pPr>
      <w:r>
        <w:fldChar w:fldCharType="end"/>
      </w:r>
      <w:r w:rsidR="00814E14">
        <w:br w:type="page"/>
      </w:r>
      <w:r w:rsidRPr="00883384" w:rsidR="00814E14">
        <w:t>List of Figures</w:t>
      </w:r>
    </w:p>
    <w:p w:rsidR="00814E14" w:rsidRDefault="00814E14" w14:paraId="1C8ACB73" w14:textId="77777777">
      <w:pPr>
        <w:pStyle w:val="TOCHeader"/>
      </w:pPr>
      <w:r>
        <w:t>Number</w:t>
      </w:r>
      <w:r>
        <w:tab/>
      </w:r>
      <w:r>
        <w:t>Page</w:t>
      </w:r>
    </w:p>
    <w:p w:rsidR="001656D9" w:rsidRDefault="007C25CE" w14:paraId="3D60E3F3" w14:textId="6C26E3D1">
      <w:pPr>
        <w:pStyle w:val="TOC5"/>
        <w:tabs>
          <w:tab w:val="left" w:pos="2160"/>
        </w:tabs>
        <w:rPr>
          <w:rFonts w:asciiTheme="minorHAnsi" w:hAnsiTheme="minorHAnsi" w:eastAsiaTheme="minorEastAsia" w:cstheme="minorBidi"/>
          <w:noProof/>
          <w:sz w:val="22"/>
          <w:szCs w:val="22"/>
        </w:rPr>
      </w:pPr>
      <w:r w:rsidRPr="00910AB1">
        <w:fldChar w:fldCharType="begin"/>
      </w:r>
      <w:r w:rsidRPr="00910AB1">
        <w:instrText xml:space="preserve"> TOC \t "Figure Title,5" </w:instrText>
      </w:r>
      <w:r w:rsidRPr="00910AB1">
        <w:fldChar w:fldCharType="separate"/>
      </w:r>
      <w:r w:rsidR="001656D9">
        <w:rPr>
          <w:noProof/>
        </w:rPr>
        <w:t xml:space="preserve">2-1. </w:t>
      </w:r>
      <w:r w:rsidR="001656D9">
        <w:rPr>
          <w:rFonts w:asciiTheme="minorHAnsi" w:hAnsiTheme="minorHAnsi" w:eastAsiaTheme="minorEastAsia" w:cstheme="minorBidi"/>
          <w:noProof/>
          <w:sz w:val="22"/>
          <w:szCs w:val="22"/>
        </w:rPr>
        <w:tab/>
      </w:r>
      <w:r w:rsidR="001656D9">
        <w:rPr>
          <w:noProof/>
        </w:rPr>
        <w:t>Circular Economic Flows within CGE Models</w:t>
      </w:r>
      <w:r w:rsidR="001656D9">
        <w:rPr>
          <w:noProof/>
        </w:rPr>
        <w:tab/>
      </w:r>
      <w:r w:rsidR="001656D9">
        <w:rPr>
          <w:noProof/>
        </w:rPr>
        <w:fldChar w:fldCharType="begin"/>
      </w:r>
      <w:r w:rsidR="001656D9">
        <w:rPr>
          <w:noProof/>
        </w:rPr>
        <w:instrText xml:space="preserve"> PAGEREF _Toc120007890 \h </w:instrText>
      </w:r>
      <w:r w:rsidR="001656D9">
        <w:rPr>
          <w:noProof/>
        </w:rPr>
      </w:r>
      <w:r w:rsidR="001656D9">
        <w:rPr>
          <w:noProof/>
        </w:rPr>
        <w:fldChar w:fldCharType="separate"/>
      </w:r>
      <w:r w:rsidR="001656D9">
        <w:rPr>
          <w:noProof/>
        </w:rPr>
        <w:t>2-5</w:t>
      </w:r>
      <w:r w:rsidR="001656D9">
        <w:rPr>
          <w:noProof/>
        </w:rPr>
        <w:fldChar w:fldCharType="end"/>
      </w:r>
    </w:p>
    <w:p w:rsidR="005675CE" w:rsidRDefault="005675CE" w14:paraId="0788B601" w14:textId="77777777">
      <w:pPr>
        <w:pStyle w:val="TOC5"/>
        <w:tabs>
          <w:tab w:val="left" w:pos="2160"/>
        </w:tabs>
        <w:rPr>
          <w:noProof/>
        </w:rPr>
      </w:pPr>
    </w:p>
    <w:p w:rsidR="001656D9" w:rsidRDefault="001656D9" w14:paraId="4915AEC1" w14:textId="2AFEAEE8">
      <w:pPr>
        <w:pStyle w:val="TOC5"/>
        <w:tabs>
          <w:tab w:val="left" w:pos="2160"/>
        </w:tabs>
        <w:rPr>
          <w:rFonts w:asciiTheme="minorHAnsi" w:hAnsiTheme="minorHAnsi" w:eastAsiaTheme="minorEastAsia" w:cstheme="minorBidi"/>
          <w:noProof/>
          <w:sz w:val="22"/>
          <w:szCs w:val="22"/>
        </w:rPr>
      </w:pPr>
      <w:r>
        <w:rPr>
          <w:noProof/>
        </w:rPr>
        <w:t xml:space="preserve">3-1. </w:t>
      </w:r>
      <w:r>
        <w:rPr>
          <w:rFonts w:asciiTheme="minorHAnsi" w:hAnsiTheme="minorHAnsi" w:eastAsiaTheme="minorEastAsia" w:cstheme="minorBidi"/>
          <w:noProof/>
          <w:sz w:val="22"/>
          <w:szCs w:val="22"/>
        </w:rPr>
        <w:tab/>
      </w:r>
      <w:r>
        <w:rPr>
          <w:noProof/>
        </w:rPr>
        <w:t>Global Regions in ADAGE</w:t>
      </w:r>
      <w:r>
        <w:rPr>
          <w:noProof/>
        </w:rPr>
        <w:tab/>
      </w:r>
      <w:r>
        <w:rPr>
          <w:noProof/>
        </w:rPr>
        <w:fldChar w:fldCharType="begin"/>
      </w:r>
      <w:r>
        <w:rPr>
          <w:noProof/>
        </w:rPr>
        <w:instrText xml:space="preserve"> PAGEREF _Toc120007891 \h </w:instrText>
      </w:r>
      <w:r>
        <w:rPr>
          <w:noProof/>
        </w:rPr>
      </w:r>
      <w:r>
        <w:rPr>
          <w:noProof/>
        </w:rPr>
        <w:fldChar w:fldCharType="separate"/>
      </w:r>
      <w:r>
        <w:rPr>
          <w:noProof/>
        </w:rPr>
        <w:t>3-2</w:t>
      </w:r>
      <w:r>
        <w:rPr>
          <w:noProof/>
        </w:rPr>
        <w:fldChar w:fldCharType="end"/>
      </w:r>
    </w:p>
    <w:p w:rsidR="001656D9" w:rsidRDefault="001656D9" w14:paraId="5FDDF4E8" w14:textId="53D16F51">
      <w:pPr>
        <w:pStyle w:val="TOC5"/>
        <w:tabs>
          <w:tab w:val="left" w:pos="2160"/>
        </w:tabs>
        <w:rPr>
          <w:rFonts w:asciiTheme="minorHAnsi" w:hAnsiTheme="minorHAnsi" w:eastAsiaTheme="minorEastAsia" w:cstheme="minorBidi"/>
          <w:noProof/>
          <w:sz w:val="22"/>
          <w:szCs w:val="22"/>
        </w:rPr>
      </w:pPr>
      <w:r>
        <w:rPr>
          <w:noProof/>
        </w:rPr>
        <w:t xml:space="preserve">3-2. </w:t>
      </w:r>
      <w:r>
        <w:rPr>
          <w:rFonts w:asciiTheme="minorHAnsi" w:hAnsiTheme="minorHAnsi" w:eastAsiaTheme="minorEastAsia" w:cstheme="minorBidi"/>
          <w:noProof/>
          <w:sz w:val="22"/>
          <w:szCs w:val="22"/>
        </w:rPr>
        <w:tab/>
      </w:r>
      <w:r>
        <w:rPr>
          <w:noProof/>
        </w:rPr>
        <w:t>Structure of Household Sector</w:t>
      </w:r>
      <w:r>
        <w:rPr>
          <w:noProof/>
        </w:rPr>
        <w:tab/>
      </w:r>
      <w:r>
        <w:rPr>
          <w:noProof/>
        </w:rPr>
        <w:fldChar w:fldCharType="begin"/>
      </w:r>
      <w:r>
        <w:rPr>
          <w:noProof/>
        </w:rPr>
        <w:instrText xml:space="preserve"> PAGEREF _Toc120007892 \h </w:instrText>
      </w:r>
      <w:r>
        <w:rPr>
          <w:noProof/>
        </w:rPr>
      </w:r>
      <w:r>
        <w:rPr>
          <w:noProof/>
        </w:rPr>
        <w:fldChar w:fldCharType="separate"/>
      </w:r>
      <w:r>
        <w:rPr>
          <w:noProof/>
        </w:rPr>
        <w:t>3-8</w:t>
      </w:r>
      <w:r>
        <w:rPr>
          <w:noProof/>
        </w:rPr>
        <w:fldChar w:fldCharType="end"/>
      </w:r>
    </w:p>
    <w:p w:rsidR="001656D9" w:rsidRDefault="001656D9" w14:paraId="61095D78" w14:textId="5F2CC6BF">
      <w:pPr>
        <w:pStyle w:val="TOC5"/>
        <w:tabs>
          <w:tab w:val="left" w:pos="2160"/>
        </w:tabs>
        <w:rPr>
          <w:rFonts w:asciiTheme="minorHAnsi" w:hAnsiTheme="minorHAnsi" w:eastAsiaTheme="minorEastAsia" w:cstheme="minorBidi"/>
          <w:noProof/>
          <w:sz w:val="22"/>
          <w:szCs w:val="22"/>
        </w:rPr>
      </w:pPr>
      <w:r>
        <w:rPr>
          <w:noProof/>
        </w:rPr>
        <w:t xml:space="preserve">3-3. </w:t>
      </w:r>
      <w:r>
        <w:rPr>
          <w:rFonts w:asciiTheme="minorHAnsi" w:hAnsiTheme="minorHAnsi" w:eastAsiaTheme="minorEastAsia" w:cstheme="minorBidi"/>
          <w:noProof/>
          <w:sz w:val="22"/>
          <w:szCs w:val="22"/>
        </w:rPr>
        <w:tab/>
      </w:r>
      <w:r>
        <w:rPr>
          <w:noProof/>
        </w:rPr>
        <w:t>Structure of International Trade</w:t>
      </w:r>
      <w:r>
        <w:rPr>
          <w:noProof/>
        </w:rPr>
        <w:tab/>
      </w:r>
      <w:r>
        <w:rPr>
          <w:noProof/>
        </w:rPr>
        <w:fldChar w:fldCharType="begin"/>
      </w:r>
      <w:r>
        <w:rPr>
          <w:noProof/>
        </w:rPr>
        <w:instrText xml:space="preserve"> PAGEREF _Toc120007893 \h </w:instrText>
      </w:r>
      <w:r>
        <w:rPr>
          <w:noProof/>
        </w:rPr>
      </w:r>
      <w:r>
        <w:rPr>
          <w:noProof/>
        </w:rPr>
        <w:fldChar w:fldCharType="separate"/>
      </w:r>
      <w:r>
        <w:rPr>
          <w:noProof/>
        </w:rPr>
        <w:t>3-10</w:t>
      </w:r>
      <w:r>
        <w:rPr>
          <w:noProof/>
        </w:rPr>
        <w:fldChar w:fldCharType="end"/>
      </w:r>
    </w:p>
    <w:p w:rsidR="001656D9" w:rsidRDefault="001656D9" w14:paraId="3F53A1BB" w14:textId="7A8F6945">
      <w:pPr>
        <w:pStyle w:val="TOC5"/>
        <w:tabs>
          <w:tab w:val="left" w:pos="2160"/>
        </w:tabs>
        <w:rPr>
          <w:rFonts w:asciiTheme="minorHAnsi" w:hAnsiTheme="minorHAnsi" w:eastAsiaTheme="minorEastAsia" w:cstheme="minorBidi"/>
          <w:noProof/>
          <w:sz w:val="22"/>
          <w:szCs w:val="22"/>
        </w:rPr>
      </w:pPr>
      <w:r>
        <w:rPr>
          <w:noProof/>
        </w:rPr>
        <w:t xml:space="preserve">3-4. </w:t>
      </w:r>
      <w:r>
        <w:rPr>
          <w:rFonts w:asciiTheme="minorHAnsi" w:hAnsiTheme="minorHAnsi" w:eastAsiaTheme="minorEastAsia" w:cstheme="minorBidi"/>
          <w:noProof/>
          <w:sz w:val="22"/>
          <w:szCs w:val="22"/>
        </w:rPr>
        <w:tab/>
      </w:r>
      <w:r>
        <w:rPr>
          <w:noProof/>
        </w:rPr>
        <w:t>General Industry and Services Production Structure</w:t>
      </w:r>
      <w:r>
        <w:rPr>
          <w:noProof/>
        </w:rPr>
        <w:tab/>
      </w:r>
      <w:r>
        <w:rPr>
          <w:noProof/>
        </w:rPr>
        <w:fldChar w:fldCharType="begin"/>
      </w:r>
      <w:r>
        <w:rPr>
          <w:noProof/>
        </w:rPr>
        <w:instrText xml:space="preserve"> PAGEREF _Toc120007894 \h </w:instrText>
      </w:r>
      <w:r>
        <w:rPr>
          <w:noProof/>
        </w:rPr>
      </w:r>
      <w:r>
        <w:rPr>
          <w:noProof/>
        </w:rPr>
        <w:fldChar w:fldCharType="separate"/>
      </w:r>
      <w:r>
        <w:rPr>
          <w:noProof/>
        </w:rPr>
        <w:t>3-13</w:t>
      </w:r>
      <w:r>
        <w:rPr>
          <w:noProof/>
        </w:rPr>
        <w:fldChar w:fldCharType="end"/>
      </w:r>
    </w:p>
    <w:p w:rsidR="001656D9" w:rsidRDefault="001656D9" w14:paraId="0670544F" w14:textId="07F942E0">
      <w:pPr>
        <w:pStyle w:val="TOC5"/>
        <w:tabs>
          <w:tab w:val="left" w:pos="2160"/>
        </w:tabs>
        <w:rPr>
          <w:rFonts w:asciiTheme="minorHAnsi" w:hAnsiTheme="minorHAnsi" w:eastAsiaTheme="minorEastAsia" w:cstheme="minorBidi"/>
          <w:noProof/>
          <w:sz w:val="22"/>
          <w:szCs w:val="22"/>
        </w:rPr>
      </w:pPr>
      <w:r>
        <w:rPr>
          <w:noProof/>
        </w:rPr>
        <w:t xml:space="preserve">3-5. </w:t>
      </w:r>
      <w:r>
        <w:rPr>
          <w:rFonts w:asciiTheme="minorHAnsi" w:hAnsiTheme="minorHAnsi" w:eastAsiaTheme="minorEastAsia" w:cstheme="minorBidi"/>
          <w:noProof/>
          <w:sz w:val="22"/>
          <w:szCs w:val="22"/>
        </w:rPr>
        <w:tab/>
      </w:r>
      <w:r>
        <w:rPr>
          <w:noProof/>
        </w:rPr>
        <w:t>Fossil Fuel Production (Coal, Crude Oil, and Natural Gas)</w:t>
      </w:r>
      <w:r>
        <w:rPr>
          <w:noProof/>
        </w:rPr>
        <w:tab/>
      </w:r>
      <w:r>
        <w:rPr>
          <w:noProof/>
        </w:rPr>
        <w:fldChar w:fldCharType="begin"/>
      </w:r>
      <w:r>
        <w:rPr>
          <w:noProof/>
        </w:rPr>
        <w:instrText xml:space="preserve"> PAGEREF _Toc120007895 \h </w:instrText>
      </w:r>
      <w:r>
        <w:rPr>
          <w:noProof/>
        </w:rPr>
      </w:r>
      <w:r>
        <w:rPr>
          <w:noProof/>
        </w:rPr>
        <w:fldChar w:fldCharType="separate"/>
      </w:r>
      <w:r>
        <w:rPr>
          <w:noProof/>
        </w:rPr>
        <w:t>3-14</w:t>
      </w:r>
      <w:r>
        <w:rPr>
          <w:noProof/>
        </w:rPr>
        <w:fldChar w:fldCharType="end"/>
      </w:r>
    </w:p>
    <w:p w:rsidR="001656D9" w:rsidRDefault="001656D9" w14:paraId="4130D4B1" w14:textId="73BBD578">
      <w:pPr>
        <w:pStyle w:val="TOC5"/>
        <w:tabs>
          <w:tab w:val="left" w:pos="2160"/>
        </w:tabs>
        <w:rPr>
          <w:rFonts w:asciiTheme="minorHAnsi" w:hAnsiTheme="minorHAnsi" w:eastAsiaTheme="minorEastAsia" w:cstheme="minorBidi"/>
          <w:noProof/>
          <w:sz w:val="22"/>
          <w:szCs w:val="22"/>
        </w:rPr>
      </w:pPr>
      <w:r>
        <w:rPr>
          <w:noProof/>
        </w:rPr>
        <w:t xml:space="preserve">3-6. </w:t>
      </w:r>
      <w:r>
        <w:rPr>
          <w:rFonts w:asciiTheme="minorHAnsi" w:hAnsiTheme="minorHAnsi" w:eastAsiaTheme="minorEastAsia" w:cstheme="minorBidi"/>
          <w:noProof/>
          <w:sz w:val="22"/>
          <w:szCs w:val="22"/>
        </w:rPr>
        <w:tab/>
      </w:r>
      <w:r>
        <w:rPr>
          <w:noProof/>
        </w:rPr>
        <w:t>Refined Oil Production</w:t>
      </w:r>
      <w:r>
        <w:rPr>
          <w:noProof/>
        </w:rPr>
        <w:tab/>
      </w:r>
      <w:r>
        <w:rPr>
          <w:noProof/>
        </w:rPr>
        <w:fldChar w:fldCharType="begin"/>
      </w:r>
      <w:r>
        <w:rPr>
          <w:noProof/>
        </w:rPr>
        <w:instrText xml:space="preserve"> PAGEREF _Toc120007897 \h </w:instrText>
      </w:r>
      <w:r>
        <w:rPr>
          <w:noProof/>
        </w:rPr>
      </w:r>
      <w:r>
        <w:rPr>
          <w:noProof/>
        </w:rPr>
        <w:fldChar w:fldCharType="separate"/>
      </w:r>
      <w:r>
        <w:rPr>
          <w:noProof/>
        </w:rPr>
        <w:t>3-14</w:t>
      </w:r>
      <w:r>
        <w:rPr>
          <w:noProof/>
        </w:rPr>
        <w:fldChar w:fldCharType="end"/>
      </w:r>
    </w:p>
    <w:p w:rsidR="001656D9" w:rsidRDefault="001656D9" w14:paraId="095C548F" w14:textId="6D15ADDC">
      <w:pPr>
        <w:pStyle w:val="TOC5"/>
        <w:tabs>
          <w:tab w:val="left" w:pos="2160"/>
        </w:tabs>
        <w:rPr>
          <w:rFonts w:asciiTheme="minorHAnsi" w:hAnsiTheme="minorHAnsi" w:eastAsiaTheme="minorEastAsia" w:cstheme="minorBidi"/>
          <w:noProof/>
          <w:sz w:val="22"/>
          <w:szCs w:val="22"/>
        </w:rPr>
      </w:pPr>
      <w:r>
        <w:rPr>
          <w:noProof/>
        </w:rPr>
        <w:t xml:space="preserve">3-7. </w:t>
      </w:r>
      <w:r>
        <w:rPr>
          <w:rFonts w:asciiTheme="minorHAnsi" w:hAnsiTheme="minorHAnsi" w:eastAsiaTheme="minorEastAsia" w:cstheme="minorBidi"/>
          <w:noProof/>
          <w:sz w:val="22"/>
          <w:szCs w:val="22"/>
        </w:rPr>
        <w:tab/>
      </w:r>
      <w:r>
        <w:rPr>
          <w:noProof/>
        </w:rPr>
        <w:t>Electricity Generation</w:t>
      </w:r>
      <w:r>
        <w:rPr>
          <w:noProof/>
        </w:rPr>
        <w:tab/>
      </w:r>
      <w:r>
        <w:rPr>
          <w:noProof/>
        </w:rPr>
        <w:fldChar w:fldCharType="begin"/>
      </w:r>
      <w:r>
        <w:rPr>
          <w:noProof/>
        </w:rPr>
        <w:instrText xml:space="preserve"> PAGEREF _Toc120007898 \h </w:instrText>
      </w:r>
      <w:r>
        <w:rPr>
          <w:noProof/>
        </w:rPr>
      </w:r>
      <w:r>
        <w:rPr>
          <w:noProof/>
        </w:rPr>
        <w:fldChar w:fldCharType="separate"/>
      </w:r>
      <w:r>
        <w:rPr>
          <w:noProof/>
        </w:rPr>
        <w:t>3-16</w:t>
      </w:r>
      <w:r>
        <w:rPr>
          <w:noProof/>
        </w:rPr>
        <w:fldChar w:fldCharType="end"/>
      </w:r>
    </w:p>
    <w:p w:rsidR="001656D9" w:rsidRDefault="001656D9" w14:paraId="36F3B7E2" w14:textId="5D1E43A3">
      <w:pPr>
        <w:pStyle w:val="TOC5"/>
        <w:tabs>
          <w:tab w:val="left" w:pos="2160"/>
        </w:tabs>
        <w:rPr>
          <w:rFonts w:asciiTheme="minorHAnsi" w:hAnsiTheme="minorHAnsi" w:eastAsiaTheme="minorEastAsia" w:cstheme="minorBidi"/>
          <w:noProof/>
          <w:sz w:val="22"/>
          <w:szCs w:val="22"/>
        </w:rPr>
      </w:pPr>
      <w:r>
        <w:rPr>
          <w:noProof/>
        </w:rPr>
        <w:t xml:space="preserve">3-8. </w:t>
      </w:r>
      <w:r>
        <w:rPr>
          <w:rFonts w:asciiTheme="minorHAnsi" w:hAnsiTheme="minorHAnsi" w:eastAsiaTheme="minorEastAsia" w:cstheme="minorBidi"/>
          <w:noProof/>
          <w:sz w:val="22"/>
          <w:szCs w:val="22"/>
        </w:rPr>
        <w:tab/>
      </w:r>
      <w:r>
        <w:rPr>
          <w:noProof/>
        </w:rPr>
        <w:t>On-Road Transportation Service Production</w:t>
      </w:r>
      <w:r>
        <w:rPr>
          <w:noProof/>
        </w:rPr>
        <w:tab/>
      </w:r>
      <w:r>
        <w:rPr>
          <w:noProof/>
        </w:rPr>
        <w:fldChar w:fldCharType="begin"/>
      </w:r>
      <w:r>
        <w:rPr>
          <w:noProof/>
        </w:rPr>
        <w:instrText xml:space="preserve"> PAGEREF _Toc120007900 \h </w:instrText>
      </w:r>
      <w:r>
        <w:rPr>
          <w:noProof/>
        </w:rPr>
      </w:r>
      <w:r>
        <w:rPr>
          <w:noProof/>
        </w:rPr>
        <w:fldChar w:fldCharType="separate"/>
      </w:r>
      <w:r>
        <w:rPr>
          <w:noProof/>
        </w:rPr>
        <w:t>3-18</w:t>
      </w:r>
      <w:r>
        <w:rPr>
          <w:noProof/>
        </w:rPr>
        <w:fldChar w:fldCharType="end"/>
      </w:r>
    </w:p>
    <w:p w:rsidR="001656D9" w:rsidRDefault="001656D9" w14:paraId="04DD8F57" w14:textId="57B886F5">
      <w:pPr>
        <w:pStyle w:val="TOC5"/>
        <w:tabs>
          <w:tab w:val="left" w:pos="2160"/>
        </w:tabs>
        <w:rPr>
          <w:rFonts w:asciiTheme="minorHAnsi" w:hAnsiTheme="minorHAnsi" w:eastAsiaTheme="minorEastAsia" w:cstheme="minorBidi"/>
          <w:noProof/>
          <w:sz w:val="22"/>
          <w:szCs w:val="22"/>
        </w:rPr>
      </w:pPr>
      <w:r>
        <w:rPr>
          <w:noProof/>
        </w:rPr>
        <w:t xml:space="preserve">3-10. </w:t>
      </w:r>
      <w:r>
        <w:rPr>
          <w:rFonts w:asciiTheme="minorHAnsi" w:hAnsiTheme="minorHAnsi" w:eastAsiaTheme="minorEastAsia" w:cstheme="minorBidi"/>
          <w:noProof/>
          <w:sz w:val="22"/>
          <w:szCs w:val="22"/>
        </w:rPr>
        <w:tab/>
      </w:r>
      <w:r>
        <w:rPr>
          <w:noProof/>
        </w:rPr>
        <w:t>Agriculture and Forestry Production</w:t>
      </w:r>
      <w:r>
        <w:rPr>
          <w:noProof/>
        </w:rPr>
        <w:tab/>
      </w:r>
      <w:r>
        <w:rPr>
          <w:noProof/>
        </w:rPr>
        <w:fldChar w:fldCharType="begin"/>
      </w:r>
      <w:r>
        <w:rPr>
          <w:noProof/>
        </w:rPr>
        <w:instrText xml:space="preserve"> PAGEREF _Toc120007902 \h </w:instrText>
      </w:r>
      <w:r>
        <w:rPr>
          <w:noProof/>
        </w:rPr>
      </w:r>
      <w:r>
        <w:rPr>
          <w:noProof/>
        </w:rPr>
        <w:fldChar w:fldCharType="separate"/>
      </w:r>
      <w:r>
        <w:rPr>
          <w:noProof/>
        </w:rPr>
        <w:t>3-20</w:t>
      </w:r>
      <w:r>
        <w:rPr>
          <w:noProof/>
        </w:rPr>
        <w:fldChar w:fldCharType="end"/>
      </w:r>
    </w:p>
    <w:p w:rsidR="001656D9" w:rsidRDefault="001656D9" w14:paraId="42D0BDCB" w14:textId="69756535">
      <w:pPr>
        <w:pStyle w:val="TOC5"/>
        <w:tabs>
          <w:tab w:val="left" w:pos="2160"/>
        </w:tabs>
        <w:rPr>
          <w:rFonts w:asciiTheme="minorHAnsi" w:hAnsiTheme="minorHAnsi" w:eastAsiaTheme="minorEastAsia" w:cstheme="minorBidi"/>
          <w:noProof/>
          <w:sz w:val="22"/>
          <w:szCs w:val="22"/>
        </w:rPr>
      </w:pPr>
      <w:r>
        <w:rPr>
          <w:noProof/>
        </w:rPr>
        <w:t>3-11.</w:t>
      </w:r>
      <w:r>
        <w:rPr>
          <w:rFonts w:asciiTheme="minorHAnsi" w:hAnsiTheme="minorHAnsi" w:eastAsiaTheme="minorEastAsia" w:cstheme="minorBidi"/>
          <w:noProof/>
          <w:sz w:val="22"/>
          <w:szCs w:val="22"/>
        </w:rPr>
        <w:tab/>
      </w:r>
      <w:r>
        <w:rPr>
          <w:noProof/>
        </w:rPr>
        <w:t>First-Generation Biofuels Production</w:t>
      </w:r>
      <w:r>
        <w:rPr>
          <w:noProof/>
        </w:rPr>
        <w:tab/>
      </w:r>
      <w:r>
        <w:rPr>
          <w:noProof/>
        </w:rPr>
        <w:fldChar w:fldCharType="begin"/>
      </w:r>
      <w:r>
        <w:rPr>
          <w:noProof/>
        </w:rPr>
        <w:instrText xml:space="preserve"> PAGEREF _Toc120007903 \h </w:instrText>
      </w:r>
      <w:r>
        <w:rPr>
          <w:noProof/>
        </w:rPr>
      </w:r>
      <w:r>
        <w:rPr>
          <w:noProof/>
        </w:rPr>
        <w:fldChar w:fldCharType="separate"/>
      </w:r>
      <w:r>
        <w:rPr>
          <w:noProof/>
        </w:rPr>
        <w:t>3-21</w:t>
      </w:r>
      <w:r>
        <w:rPr>
          <w:noProof/>
        </w:rPr>
        <w:fldChar w:fldCharType="end"/>
      </w:r>
    </w:p>
    <w:p w:rsidR="001656D9" w:rsidRDefault="001656D9" w14:paraId="5D0DEFA2" w14:textId="25989413">
      <w:pPr>
        <w:pStyle w:val="TOC5"/>
        <w:tabs>
          <w:tab w:val="left" w:pos="2160"/>
        </w:tabs>
        <w:rPr>
          <w:rFonts w:asciiTheme="minorHAnsi" w:hAnsiTheme="minorHAnsi" w:eastAsiaTheme="minorEastAsia" w:cstheme="minorBidi"/>
          <w:noProof/>
          <w:sz w:val="22"/>
          <w:szCs w:val="22"/>
        </w:rPr>
      </w:pPr>
      <w:r>
        <w:rPr>
          <w:noProof/>
        </w:rPr>
        <w:t xml:space="preserve">3-12. </w:t>
      </w:r>
      <w:r>
        <w:rPr>
          <w:rFonts w:asciiTheme="minorHAnsi" w:hAnsiTheme="minorHAnsi" w:eastAsiaTheme="minorEastAsia" w:cstheme="minorBidi"/>
          <w:noProof/>
          <w:sz w:val="22"/>
          <w:szCs w:val="22"/>
        </w:rPr>
        <w:tab/>
      </w:r>
      <w:r>
        <w:rPr>
          <w:noProof/>
        </w:rPr>
        <w:t>Second-Generation Biofuels Production in ADAGE</w:t>
      </w:r>
      <w:r>
        <w:rPr>
          <w:noProof/>
        </w:rPr>
        <w:tab/>
      </w:r>
      <w:r>
        <w:rPr>
          <w:noProof/>
        </w:rPr>
        <w:fldChar w:fldCharType="begin"/>
      </w:r>
      <w:r>
        <w:rPr>
          <w:noProof/>
        </w:rPr>
        <w:instrText xml:space="preserve"> PAGEREF _Toc120007904 \h </w:instrText>
      </w:r>
      <w:r>
        <w:rPr>
          <w:noProof/>
        </w:rPr>
      </w:r>
      <w:r>
        <w:rPr>
          <w:noProof/>
        </w:rPr>
        <w:fldChar w:fldCharType="separate"/>
      </w:r>
      <w:r>
        <w:rPr>
          <w:noProof/>
        </w:rPr>
        <w:t>3-22</w:t>
      </w:r>
      <w:r>
        <w:rPr>
          <w:noProof/>
        </w:rPr>
        <w:fldChar w:fldCharType="end"/>
      </w:r>
    </w:p>
    <w:p w:rsidR="001656D9" w:rsidRDefault="001656D9" w14:paraId="7AAF005A" w14:textId="2EC062BC">
      <w:pPr>
        <w:pStyle w:val="TOC5"/>
        <w:tabs>
          <w:tab w:val="left" w:pos="2160"/>
        </w:tabs>
        <w:rPr>
          <w:rFonts w:asciiTheme="minorHAnsi" w:hAnsiTheme="minorHAnsi" w:eastAsiaTheme="minorEastAsia" w:cstheme="minorBidi"/>
          <w:noProof/>
          <w:sz w:val="22"/>
          <w:szCs w:val="22"/>
        </w:rPr>
      </w:pPr>
      <w:r>
        <w:rPr>
          <w:noProof/>
        </w:rPr>
        <w:t>3-13.</w:t>
      </w:r>
      <w:r>
        <w:rPr>
          <w:rFonts w:asciiTheme="minorHAnsi" w:hAnsiTheme="minorHAnsi" w:eastAsiaTheme="minorEastAsia" w:cstheme="minorBidi"/>
          <w:noProof/>
          <w:sz w:val="22"/>
          <w:szCs w:val="22"/>
        </w:rPr>
        <w:tab/>
      </w:r>
      <w:r>
        <w:rPr>
          <w:noProof/>
        </w:rPr>
        <w:t>Land Use Change</w:t>
      </w:r>
      <w:r>
        <w:rPr>
          <w:noProof/>
        </w:rPr>
        <w:tab/>
      </w:r>
      <w:r>
        <w:rPr>
          <w:noProof/>
        </w:rPr>
        <w:fldChar w:fldCharType="begin"/>
      </w:r>
      <w:r>
        <w:rPr>
          <w:noProof/>
        </w:rPr>
        <w:instrText xml:space="preserve"> PAGEREF _Toc120007905 \h </w:instrText>
      </w:r>
      <w:r>
        <w:rPr>
          <w:noProof/>
        </w:rPr>
      </w:r>
      <w:r>
        <w:rPr>
          <w:noProof/>
        </w:rPr>
        <w:fldChar w:fldCharType="separate"/>
      </w:r>
      <w:r>
        <w:rPr>
          <w:noProof/>
        </w:rPr>
        <w:t>3-25</w:t>
      </w:r>
      <w:r>
        <w:rPr>
          <w:noProof/>
        </w:rPr>
        <w:fldChar w:fldCharType="end"/>
      </w:r>
    </w:p>
    <w:p w:rsidR="005675CE" w:rsidRDefault="005675CE" w14:paraId="786CB42A" w14:textId="77777777">
      <w:pPr>
        <w:pStyle w:val="TOC5"/>
        <w:tabs>
          <w:tab w:val="left" w:pos="2160"/>
        </w:tabs>
        <w:rPr>
          <w:noProof/>
        </w:rPr>
      </w:pPr>
    </w:p>
    <w:p w:rsidR="001656D9" w:rsidRDefault="001656D9" w14:paraId="26AD691E" w14:textId="22BAEEED">
      <w:pPr>
        <w:pStyle w:val="TOC5"/>
        <w:tabs>
          <w:tab w:val="left" w:pos="2160"/>
        </w:tabs>
        <w:rPr>
          <w:rFonts w:asciiTheme="minorHAnsi" w:hAnsiTheme="minorHAnsi" w:eastAsiaTheme="minorEastAsia" w:cstheme="minorBidi"/>
          <w:noProof/>
          <w:sz w:val="22"/>
          <w:szCs w:val="22"/>
        </w:rPr>
      </w:pPr>
      <w:r>
        <w:rPr>
          <w:noProof/>
        </w:rPr>
        <w:t xml:space="preserve">4-1. </w:t>
      </w:r>
      <w:r>
        <w:rPr>
          <w:rFonts w:asciiTheme="minorHAnsi" w:hAnsiTheme="minorHAnsi" w:eastAsiaTheme="minorEastAsia" w:cstheme="minorBidi"/>
          <w:noProof/>
          <w:sz w:val="22"/>
          <w:szCs w:val="22"/>
        </w:rPr>
        <w:tab/>
      </w:r>
      <w:r>
        <w:rPr>
          <w:noProof/>
        </w:rPr>
        <w:t>Data Processing Diagram Used in Transportation Sector Disaggregation</w:t>
      </w:r>
      <w:r>
        <w:rPr>
          <w:noProof/>
        </w:rPr>
        <w:tab/>
      </w:r>
      <w:r>
        <w:rPr>
          <w:noProof/>
        </w:rPr>
        <w:fldChar w:fldCharType="begin"/>
      </w:r>
      <w:r>
        <w:rPr>
          <w:noProof/>
        </w:rPr>
        <w:instrText xml:space="preserve"> PAGEREF _Toc120007906 \h </w:instrText>
      </w:r>
      <w:r>
        <w:rPr>
          <w:noProof/>
        </w:rPr>
      </w:r>
      <w:r>
        <w:rPr>
          <w:noProof/>
        </w:rPr>
        <w:fldChar w:fldCharType="separate"/>
      </w:r>
      <w:r>
        <w:rPr>
          <w:noProof/>
        </w:rPr>
        <w:t>4-10</w:t>
      </w:r>
      <w:r>
        <w:rPr>
          <w:noProof/>
        </w:rPr>
        <w:fldChar w:fldCharType="end"/>
      </w:r>
    </w:p>
    <w:p w:rsidR="005675CE" w:rsidRDefault="005675CE" w14:paraId="672FC2D1" w14:textId="77777777">
      <w:pPr>
        <w:pStyle w:val="TOC5"/>
        <w:tabs>
          <w:tab w:val="left" w:pos="2160"/>
        </w:tabs>
        <w:rPr>
          <w:noProof/>
        </w:rPr>
      </w:pPr>
    </w:p>
    <w:p w:rsidR="001656D9" w:rsidRDefault="001656D9" w14:paraId="3E411832" w14:textId="7D48A6B1">
      <w:pPr>
        <w:pStyle w:val="TOC5"/>
        <w:tabs>
          <w:tab w:val="left" w:pos="2160"/>
        </w:tabs>
        <w:rPr>
          <w:rFonts w:asciiTheme="minorHAnsi" w:hAnsiTheme="minorHAnsi" w:eastAsiaTheme="minorEastAsia" w:cstheme="minorBidi"/>
          <w:noProof/>
          <w:sz w:val="22"/>
          <w:szCs w:val="22"/>
        </w:rPr>
      </w:pPr>
      <w:r>
        <w:rPr>
          <w:noProof/>
        </w:rPr>
        <w:t xml:space="preserve">5-1. </w:t>
      </w:r>
      <w:r>
        <w:rPr>
          <w:rFonts w:asciiTheme="minorHAnsi" w:hAnsiTheme="minorHAnsi" w:eastAsiaTheme="minorEastAsia" w:cstheme="minorBidi"/>
          <w:noProof/>
          <w:sz w:val="22"/>
          <w:szCs w:val="22"/>
        </w:rPr>
        <w:tab/>
      </w:r>
      <w:r>
        <w:rPr>
          <w:noProof/>
        </w:rPr>
        <w:t>GHG Emissions</w:t>
      </w:r>
      <w:r>
        <w:rPr>
          <w:noProof/>
        </w:rPr>
        <w:tab/>
      </w:r>
      <w:r>
        <w:rPr>
          <w:noProof/>
        </w:rPr>
        <w:fldChar w:fldCharType="begin"/>
      </w:r>
      <w:r>
        <w:rPr>
          <w:noProof/>
        </w:rPr>
        <w:instrText xml:space="preserve"> PAGEREF _Toc120007908 \h </w:instrText>
      </w:r>
      <w:r>
        <w:rPr>
          <w:noProof/>
        </w:rPr>
      </w:r>
      <w:r>
        <w:rPr>
          <w:noProof/>
        </w:rPr>
        <w:fldChar w:fldCharType="separate"/>
      </w:r>
      <w:r>
        <w:rPr>
          <w:noProof/>
        </w:rPr>
        <w:t>5-18</w:t>
      </w:r>
      <w:r>
        <w:rPr>
          <w:noProof/>
        </w:rPr>
        <w:fldChar w:fldCharType="end"/>
      </w:r>
    </w:p>
    <w:p w:rsidR="005675CE" w:rsidRDefault="005675CE" w14:paraId="129DE4D6" w14:textId="77777777">
      <w:pPr>
        <w:pStyle w:val="TOC5"/>
        <w:rPr>
          <w:noProof/>
        </w:rPr>
      </w:pPr>
    </w:p>
    <w:p w:rsidR="001656D9" w:rsidRDefault="001656D9" w14:paraId="624A1073" w14:textId="4594A13C">
      <w:pPr>
        <w:pStyle w:val="TOC5"/>
        <w:rPr>
          <w:rFonts w:asciiTheme="minorHAnsi" w:hAnsiTheme="minorHAnsi" w:eastAsiaTheme="minorEastAsia" w:cstheme="minorBidi"/>
          <w:noProof/>
          <w:sz w:val="22"/>
          <w:szCs w:val="22"/>
        </w:rPr>
      </w:pPr>
      <w:r>
        <w:rPr>
          <w:noProof/>
        </w:rPr>
        <w:t>6-1. Fuel Economy by Technology and Efficiency Standard for On-Road Transportation in USA from 2010</w:t>
      </w:r>
      <w:r w:rsidRPr="005B7B9C">
        <w:rPr>
          <w:rFonts w:ascii="Calibri" w:hAnsi="Calibri" w:cs="Calibri"/>
          <w:noProof/>
        </w:rPr>
        <w:t>–</w:t>
      </w:r>
      <w:r>
        <w:rPr>
          <w:noProof/>
        </w:rPr>
        <w:t>2050 (</w:t>
      </w:r>
      <w:r w:rsidR="005675CE">
        <w:rPr>
          <w:noProof/>
        </w:rPr>
        <w:t>mile/gallon oi</w:t>
      </w:r>
      <w:r>
        <w:rPr>
          <w:noProof/>
        </w:rPr>
        <w:t>l-e)</w:t>
      </w:r>
      <w:r>
        <w:rPr>
          <w:noProof/>
        </w:rPr>
        <w:tab/>
      </w:r>
      <w:r>
        <w:rPr>
          <w:noProof/>
        </w:rPr>
        <w:fldChar w:fldCharType="begin"/>
      </w:r>
      <w:r>
        <w:rPr>
          <w:noProof/>
        </w:rPr>
        <w:instrText xml:space="preserve"> PAGEREF _Toc120007909 \h </w:instrText>
      </w:r>
      <w:r>
        <w:rPr>
          <w:noProof/>
        </w:rPr>
      </w:r>
      <w:r>
        <w:rPr>
          <w:noProof/>
        </w:rPr>
        <w:fldChar w:fldCharType="separate"/>
      </w:r>
      <w:r>
        <w:rPr>
          <w:noProof/>
        </w:rPr>
        <w:t>6-26</w:t>
      </w:r>
      <w:r>
        <w:rPr>
          <w:noProof/>
        </w:rPr>
        <w:fldChar w:fldCharType="end"/>
      </w:r>
    </w:p>
    <w:p w:rsidR="001656D9" w:rsidRDefault="001656D9" w14:paraId="4E660742" w14:textId="2C61581F">
      <w:pPr>
        <w:pStyle w:val="TOC5"/>
        <w:tabs>
          <w:tab w:val="left" w:pos="2160"/>
        </w:tabs>
        <w:rPr>
          <w:rFonts w:asciiTheme="minorHAnsi" w:hAnsiTheme="minorHAnsi" w:eastAsiaTheme="minorEastAsia" w:cstheme="minorBidi"/>
          <w:noProof/>
          <w:sz w:val="22"/>
          <w:szCs w:val="22"/>
        </w:rPr>
      </w:pPr>
      <w:r>
        <w:rPr>
          <w:noProof/>
        </w:rPr>
        <w:t xml:space="preserve">6-2. </w:t>
      </w:r>
      <w:r>
        <w:rPr>
          <w:rFonts w:asciiTheme="minorHAnsi" w:hAnsiTheme="minorHAnsi" w:eastAsiaTheme="minorEastAsia" w:cstheme="minorBidi"/>
          <w:noProof/>
          <w:sz w:val="22"/>
          <w:szCs w:val="22"/>
        </w:rPr>
        <w:tab/>
      </w:r>
      <w:r>
        <w:rPr>
          <w:noProof/>
        </w:rPr>
        <w:t>On-Road Transportation Service Cost in the United States (2010$/VMT)</w:t>
      </w:r>
      <w:r>
        <w:rPr>
          <w:noProof/>
        </w:rPr>
        <w:tab/>
      </w:r>
      <w:r>
        <w:rPr>
          <w:noProof/>
        </w:rPr>
        <w:fldChar w:fldCharType="begin"/>
      </w:r>
      <w:r>
        <w:rPr>
          <w:noProof/>
        </w:rPr>
        <w:instrText xml:space="preserve"> PAGEREF _Toc120007910 \h </w:instrText>
      </w:r>
      <w:r>
        <w:rPr>
          <w:noProof/>
        </w:rPr>
      </w:r>
      <w:r>
        <w:rPr>
          <w:noProof/>
        </w:rPr>
        <w:fldChar w:fldCharType="separate"/>
      </w:r>
      <w:r>
        <w:rPr>
          <w:noProof/>
        </w:rPr>
        <w:t>6-28</w:t>
      </w:r>
      <w:r>
        <w:rPr>
          <w:noProof/>
        </w:rPr>
        <w:fldChar w:fldCharType="end"/>
      </w:r>
    </w:p>
    <w:p w:rsidR="005675CE" w:rsidRDefault="005675CE" w14:paraId="6C867822" w14:textId="77777777">
      <w:pPr>
        <w:pStyle w:val="TOC5"/>
        <w:tabs>
          <w:tab w:val="left" w:pos="2160"/>
        </w:tabs>
        <w:rPr>
          <w:noProof/>
        </w:rPr>
      </w:pPr>
    </w:p>
    <w:p w:rsidR="00814E14" w:rsidP="00B9321A" w:rsidRDefault="007C25CE" w14:paraId="3E59BBE0" w14:textId="1409883B">
      <w:pPr>
        <w:pStyle w:val="TOC5"/>
      </w:pPr>
      <w:r w:rsidRPr="00910AB1">
        <w:fldChar w:fldCharType="end"/>
      </w:r>
    </w:p>
    <w:p w:rsidR="00814E14" w:rsidP="00883384" w:rsidRDefault="00814E14" w14:paraId="13895DF7" w14:textId="77777777">
      <w:pPr>
        <w:pStyle w:val="TOC0"/>
      </w:pPr>
      <w:r>
        <w:br w:type="page"/>
      </w:r>
      <w:r>
        <w:t>List of Tables</w:t>
      </w:r>
    </w:p>
    <w:p w:rsidR="00814E14" w:rsidRDefault="00814E14" w14:paraId="17E67B30" w14:textId="77777777">
      <w:pPr>
        <w:pStyle w:val="TOCHeader"/>
      </w:pPr>
      <w:r>
        <w:t>Number</w:t>
      </w:r>
      <w:r>
        <w:tab/>
      </w:r>
      <w:r>
        <w:t>Page</w:t>
      </w:r>
    </w:p>
    <w:p w:rsidR="001656D9" w:rsidRDefault="007C25CE" w14:paraId="6387BE89" w14:textId="4A5DC6FE">
      <w:pPr>
        <w:pStyle w:val="TOC5"/>
        <w:tabs>
          <w:tab w:val="left" w:pos="2160"/>
        </w:tabs>
        <w:rPr>
          <w:rFonts w:asciiTheme="minorHAnsi" w:hAnsiTheme="minorHAnsi" w:eastAsiaTheme="minorEastAsia" w:cstheme="minorBidi"/>
          <w:noProof/>
          <w:sz w:val="22"/>
          <w:szCs w:val="22"/>
        </w:rPr>
      </w:pPr>
      <w:r>
        <w:fldChar w:fldCharType="begin"/>
      </w:r>
      <w:r>
        <w:instrText xml:space="preserve"> TOC \t "Table Title,5" </w:instrText>
      </w:r>
      <w:r>
        <w:fldChar w:fldCharType="separate"/>
      </w:r>
      <w:r w:rsidR="001656D9">
        <w:rPr>
          <w:noProof/>
        </w:rPr>
        <w:t>3-1.</w:t>
      </w:r>
      <w:r w:rsidR="001656D9">
        <w:rPr>
          <w:rFonts w:asciiTheme="minorHAnsi" w:hAnsiTheme="minorHAnsi" w:eastAsiaTheme="minorEastAsia" w:cstheme="minorBidi"/>
          <w:noProof/>
          <w:sz w:val="22"/>
          <w:szCs w:val="22"/>
        </w:rPr>
        <w:tab/>
      </w:r>
      <w:r w:rsidR="001656D9">
        <w:rPr>
          <w:noProof/>
        </w:rPr>
        <w:t>Regions Included in ADAGE</w:t>
      </w:r>
      <w:r w:rsidR="001656D9">
        <w:rPr>
          <w:noProof/>
        </w:rPr>
        <w:tab/>
      </w:r>
      <w:r w:rsidR="001656D9">
        <w:rPr>
          <w:noProof/>
        </w:rPr>
        <w:fldChar w:fldCharType="begin"/>
      </w:r>
      <w:r w:rsidR="001656D9">
        <w:rPr>
          <w:noProof/>
        </w:rPr>
        <w:instrText xml:space="preserve"> PAGEREF _Toc120007928 \h </w:instrText>
      </w:r>
      <w:r w:rsidR="001656D9">
        <w:rPr>
          <w:noProof/>
        </w:rPr>
      </w:r>
      <w:r w:rsidR="001656D9">
        <w:rPr>
          <w:noProof/>
        </w:rPr>
        <w:fldChar w:fldCharType="separate"/>
      </w:r>
      <w:r w:rsidR="001656D9">
        <w:rPr>
          <w:noProof/>
        </w:rPr>
        <w:t>3-1</w:t>
      </w:r>
      <w:r w:rsidR="001656D9">
        <w:rPr>
          <w:noProof/>
        </w:rPr>
        <w:fldChar w:fldCharType="end"/>
      </w:r>
    </w:p>
    <w:p w:rsidR="001656D9" w:rsidRDefault="001656D9" w14:paraId="69A57C10" w14:textId="0AA7D532">
      <w:pPr>
        <w:pStyle w:val="TOC5"/>
        <w:tabs>
          <w:tab w:val="left" w:pos="2160"/>
        </w:tabs>
        <w:rPr>
          <w:rFonts w:asciiTheme="minorHAnsi" w:hAnsiTheme="minorHAnsi" w:eastAsiaTheme="minorEastAsia" w:cstheme="minorBidi"/>
          <w:noProof/>
          <w:sz w:val="22"/>
          <w:szCs w:val="22"/>
        </w:rPr>
      </w:pPr>
      <w:r>
        <w:rPr>
          <w:noProof/>
        </w:rPr>
        <w:t xml:space="preserve">3-2. </w:t>
      </w:r>
      <w:r>
        <w:rPr>
          <w:rFonts w:asciiTheme="minorHAnsi" w:hAnsiTheme="minorHAnsi" w:eastAsiaTheme="minorEastAsia" w:cstheme="minorBidi"/>
          <w:noProof/>
          <w:sz w:val="22"/>
          <w:szCs w:val="22"/>
        </w:rPr>
        <w:tab/>
      </w:r>
      <w:r>
        <w:rPr>
          <w:noProof/>
        </w:rPr>
        <w:t>Sectoral Disaggregation in ADAGE</w:t>
      </w:r>
      <w:r>
        <w:rPr>
          <w:noProof/>
        </w:rPr>
        <w:tab/>
      </w:r>
      <w:r>
        <w:rPr>
          <w:noProof/>
        </w:rPr>
        <w:fldChar w:fldCharType="begin"/>
      </w:r>
      <w:r>
        <w:rPr>
          <w:noProof/>
        </w:rPr>
        <w:instrText xml:space="preserve"> PAGEREF _Toc120007929 \h </w:instrText>
      </w:r>
      <w:r>
        <w:rPr>
          <w:noProof/>
        </w:rPr>
      </w:r>
      <w:r>
        <w:rPr>
          <w:noProof/>
        </w:rPr>
        <w:fldChar w:fldCharType="separate"/>
      </w:r>
      <w:r>
        <w:rPr>
          <w:noProof/>
        </w:rPr>
        <w:t>3-3</w:t>
      </w:r>
      <w:r>
        <w:rPr>
          <w:noProof/>
        </w:rPr>
        <w:fldChar w:fldCharType="end"/>
      </w:r>
    </w:p>
    <w:p w:rsidR="001656D9" w:rsidRDefault="001656D9" w14:paraId="0C955A0B" w14:textId="63AA8740">
      <w:pPr>
        <w:pStyle w:val="TOC5"/>
        <w:tabs>
          <w:tab w:val="left" w:pos="2160"/>
        </w:tabs>
        <w:rPr>
          <w:rFonts w:asciiTheme="minorHAnsi" w:hAnsiTheme="minorHAnsi" w:eastAsiaTheme="minorEastAsia" w:cstheme="minorBidi"/>
          <w:noProof/>
          <w:sz w:val="22"/>
          <w:szCs w:val="22"/>
        </w:rPr>
      </w:pPr>
      <w:r>
        <w:rPr>
          <w:noProof/>
        </w:rPr>
        <w:t>3-3.</w:t>
      </w:r>
      <w:r>
        <w:rPr>
          <w:rFonts w:asciiTheme="minorHAnsi" w:hAnsiTheme="minorHAnsi" w:eastAsiaTheme="minorEastAsia" w:cstheme="minorBidi"/>
          <w:noProof/>
          <w:sz w:val="22"/>
          <w:szCs w:val="22"/>
        </w:rPr>
        <w:tab/>
      </w:r>
      <w:r>
        <w:rPr>
          <w:noProof/>
        </w:rPr>
        <w:t>Primary Factors in ADAGE</w:t>
      </w:r>
      <w:r>
        <w:rPr>
          <w:noProof/>
        </w:rPr>
        <w:tab/>
      </w:r>
      <w:r>
        <w:rPr>
          <w:noProof/>
        </w:rPr>
        <w:fldChar w:fldCharType="begin"/>
      </w:r>
      <w:r>
        <w:rPr>
          <w:noProof/>
        </w:rPr>
        <w:instrText xml:space="preserve"> PAGEREF _Toc120007930 \h </w:instrText>
      </w:r>
      <w:r>
        <w:rPr>
          <w:noProof/>
        </w:rPr>
      </w:r>
      <w:r>
        <w:rPr>
          <w:noProof/>
        </w:rPr>
        <w:fldChar w:fldCharType="separate"/>
      </w:r>
      <w:r>
        <w:rPr>
          <w:noProof/>
        </w:rPr>
        <w:t>3-5</w:t>
      </w:r>
      <w:r>
        <w:rPr>
          <w:noProof/>
        </w:rPr>
        <w:fldChar w:fldCharType="end"/>
      </w:r>
    </w:p>
    <w:p w:rsidR="001656D9" w:rsidRDefault="001656D9" w14:paraId="58ABFE82" w14:textId="201382E9">
      <w:pPr>
        <w:pStyle w:val="TOC5"/>
        <w:tabs>
          <w:tab w:val="left" w:pos="2160"/>
        </w:tabs>
        <w:rPr>
          <w:rFonts w:asciiTheme="minorHAnsi" w:hAnsiTheme="minorHAnsi" w:eastAsiaTheme="minorEastAsia" w:cstheme="minorBidi"/>
          <w:noProof/>
          <w:sz w:val="22"/>
          <w:szCs w:val="22"/>
        </w:rPr>
      </w:pPr>
      <w:r>
        <w:rPr>
          <w:noProof/>
        </w:rPr>
        <w:t xml:space="preserve">3-4. </w:t>
      </w:r>
      <w:r>
        <w:rPr>
          <w:rFonts w:asciiTheme="minorHAnsi" w:hAnsiTheme="minorHAnsi" w:eastAsiaTheme="minorEastAsia" w:cstheme="minorBidi"/>
          <w:noProof/>
          <w:sz w:val="22"/>
          <w:szCs w:val="22"/>
        </w:rPr>
        <w:tab/>
      </w:r>
      <w:r>
        <w:rPr>
          <w:noProof/>
        </w:rPr>
        <w:t>Elasticity of Substitution in ADAGE</w:t>
      </w:r>
      <w:r>
        <w:rPr>
          <w:noProof/>
        </w:rPr>
        <w:tab/>
      </w:r>
      <w:r>
        <w:rPr>
          <w:noProof/>
        </w:rPr>
        <w:fldChar w:fldCharType="begin"/>
      </w:r>
      <w:r>
        <w:rPr>
          <w:noProof/>
        </w:rPr>
        <w:instrText xml:space="preserve"> PAGEREF _Toc120007931 \h </w:instrText>
      </w:r>
      <w:r>
        <w:rPr>
          <w:noProof/>
        </w:rPr>
      </w:r>
      <w:r>
        <w:rPr>
          <w:noProof/>
        </w:rPr>
        <w:fldChar w:fldCharType="separate"/>
      </w:r>
      <w:r>
        <w:rPr>
          <w:noProof/>
        </w:rPr>
        <w:t>3-6</w:t>
      </w:r>
      <w:r>
        <w:rPr>
          <w:noProof/>
        </w:rPr>
        <w:fldChar w:fldCharType="end"/>
      </w:r>
    </w:p>
    <w:p w:rsidR="005675CE" w:rsidRDefault="005675CE" w14:paraId="58746E58" w14:textId="77777777">
      <w:pPr>
        <w:pStyle w:val="TOC5"/>
        <w:tabs>
          <w:tab w:val="left" w:pos="2160"/>
        </w:tabs>
        <w:rPr>
          <w:noProof/>
        </w:rPr>
      </w:pPr>
    </w:p>
    <w:p w:rsidR="001656D9" w:rsidRDefault="001656D9" w14:paraId="594FA900" w14:textId="10063037">
      <w:pPr>
        <w:pStyle w:val="TOC5"/>
        <w:tabs>
          <w:tab w:val="left" w:pos="2160"/>
        </w:tabs>
        <w:rPr>
          <w:rFonts w:asciiTheme="minorHAnsi" w:hAnsiTheme="minorHAnsi" w:eastAsiaTheme="minorEastAsia" w:cstheme="minorBidi"/>
          <w:noProof/>
          <w:sz w:val="22"/>
          <w:szCs w:val="22"/>
        </w:rPr>
      </w:pPr>
      <w:r>
        <w:rPr>
          <w:noProof/>
        </w:rPr>
        <w:t>4-1.</w:t>
      </w:r>
      <w:r>
        <w:rPr>
          <w:rFonts w:asciiTheme="minorHAnsi" w:hAnsiTheme="minorHAnsi" w:eastAsiaTheme="minorEastAsia" w:cstheme="minorBidi"/>
          <w:noProof/>
          <w:sz w:val="22"/>
          <w:szCs w:val="22"/>
        </w:rPr>
        <w:tab/>
      </w:r>
      <w:r>
        <w:rPr>
          <w:noProof/>
        </w:rPr>
        <w:t>Explicit Biofuels and Feedstock Sectors Split from the Existing GTAP Sectors</w:t>
      </w:r>
      <w:r>
        <w:rPr>
          <w:noProof/>
        </w:rPr>
        <w:tab/>
      </w:r>
      <w:r>
        <w:rPr>
          <w:noProof/>
        </w:rPr>
        <w:fldChar w:fldCharType="begin"/>
      </w:r>
      <w:r>
        <w:rPr>
          <w:noProof/>
        </w:rPr>
        <w:instrText xml:space="preserve"> PAGEREF _Toc120007932 \h </w:instrText>
      </w:r>
      <w:r>
        <w:rPr>
          <w:noProof/>
        </w:rPr>
      </w:r>
      <w:r>
        <w:rPr>
          <w:noProof/>
        </w:rPr>
        <w:fldChar w:fldCharType="separate"/>
      </w:r>
      <w:r>
        <w:rPr>
          <w:noProof/>
        </w:rPr>
        <w:t>4-4</w:t>
      </w:r>
      <w:r>
        <w:rPr>
          <w:noProof/>
        </w:rPr>
        <w:fldChar w:fldCharType="end"/>
      </w:r>
    </w:p>
    <w:p w:rsidR="001656D9" w:rsidRDefault="001656D9" w14:paraId="601354CB" w14:textId="22EE99FC">
      <w:pPr>
        <w:pStyle w:val="TOC5"/>
        <w:tabs>
          <w:tab w:val="left" w:pos="2160"/>
        </w:tabs>
        <w:rPr>
          <w:rFonts w:asciiTheme="minorHAnsi" w:hAnsiTheme="minorHAnsi" w:eastAsiaTheme="minorEastAsia" w:cstheme="minorBidi"/>
          <w:noProof/>
          <w:sz w:val="22"/>
          <w:szCs w:val="22"/>
        </w:rPr>
      </w:pPr>
      <w:r>
        <w:rPr>
          <w:noProof/>
        </w:rPr>
        <w:t>4-2.</w:t>
      </w:r>
      <w:r>
        <w:rPr>
          <w:rFonts w:asciiTheme="minorHAnsi" w:hAnsiTheme="minorHAnsi" w:eastAsiaTheme="minorEastAsia" w:cstheme="minorBidi"/>
          <w:noProof/>
          <w:sz w:val="22"/>
          <w:szCs w:val="22"/>
        </w:rPr>
        <w:tab/>
      </w:r>
      <w:r>
        <w:rPr>
          <w:noProof/>
        </w:rPr>
        <w:t>Production Costs for Biofuel Products (2010$/gallon)</w:t>
      </w:r>
      <w:r>
        <w:rPr>
          <w:noProof/>
        </w:rPr>
        <w:tab/>
      </w:r>
      <w:r>
        <w:rPr>
          <w:noProof/>
        </w:rPr>
        <w:fldChar w:fldCharType="begin"/>
      </w:r>
      <w:r>
        <w:rPr>
          <w:noProof/>
        </w:rPr>
        <w:instrText xml:space="preserve"> PAGEREF _Toc120007933 \h </w:instrText>
      </w:r>
      <w:r>
        <w:rPr>
          <w:noProof/>
        </w:rPr>
      </w:r>
      <w:r>
        <w:rPr>
          <w:noProof/>
        </w:rPr>
        <w:fldChar w:fldCharType="separate"/>
      </w:r>
      <w:r>
        <w:rPr>
          <w:noProof/>
        </w:rPr>
        <w:t>4-6</w:t>
      </w:r>
      <w:r>
        <w:rPr>
          <w:noProof/>
        </w:rPr>
        <w:fldChar w:fldCharType="end"/>
      </w:r>
    </w:p>
    <w:p w:rsidR="001656D9" w:rsidRDefault="001656D9" w14:paraId="60A8C9E2" w14:textId="36962281">
      <w:pPr>
        <w:pStyle w:val="TOC5"/>
        <w:tabs>
          <w:tab w:val="left" w:pos="2160"/>
        </w:tabs>
        <w:rPr>
          <w:rFonts w:asciiTheme="minorHAnsi" w:hAnsiTheme="minorHAnsi" w:eastAsiaTheme="minorEastAsia" w:cstheme="minorBidi"/>
          <w:noProof/>
          <w:sz w:val="22"/>
          <w:szCs w:val="22"/>
        </w:rPr>
      </w:pPr>
      <w:r>
        <w:rPr>
          <w:noProof/>
        </w:rPr>
        <w:t>4-3.</w:t>
      </w:r>
      <w:r>
        <w:rPr>
          <w:rFonts w:asciiTheme="minorHAnsi" w:hAnsiTheme="minorHAnsi" w:eastAsiaTheme="minorEastAsia" w:cstheme="minorBidi"/>
          <w:noProof/>
          <w:sz w:val="22"/>
          <w:szCs w:val="22"/>
        </w:rPr>
        <w:tab/>
      </w:r>
      <w:r>
        <w:rPr>
          <w:noProof/>
        </w:rPr>
        <w:t>Explicit Transportation Sectors Split from the Existing GTAP v7.1 Sectors</w:t>
      </w:r>
      <w:r>
        <w:rPr>
          <w:noProof/>
        </w:rPr>
        <w:tab/>
      </w:r>
      <w:r>
        <w:rPr>
          <w:noProof/>
        </w:rPr>
        <w:fldChar w:fldCharType="begin"/>
      </w:r>
      <w:r>
        <w:rPr>
          <w:noProof/>
        </w:rPr>
        <w:instrText xml:space="preserve"> PAGEREF _Toc120007934 \h </w:instrText>
      </w:r>
      <w:r>
        <w:rPr>
          <w:noProof/>
        </w:rPr>
      </w:r>
      <w:r>
        <w:rPr>
          <w:noProof/>
        </w:rPr>
        <w:fldChar w:fldCharType="separate"/>
      </w:r>
      <w:r>
        <w:rPr>
          <w:noProof/>
        </w:rPr>
        <w:t>4-9</w:t>
      </w:r>
      <w:r>
        <w:rPr>
          <w:noProof/>
        </w:rPr>
        <w:fldChar w:fldCharType="end"/>
      </w:r>
    </w:p>
    <w:p w:rsidR="001656D9" w:rsidRDefault="001656D9" w14:paraId="4655D0A6" w14:textId="38B66D0E">
      <w:pPr>
        <w:pStyle w:val="TOC5"/>
        <w:tabs>
          <w:tab w:val="left" w:pos="2160"/>
        </w:tabs>
        <w:rPr>
          <w:rFonts w:asciiTheme="minorHAnsi" w:hAnsiTheme="minorHAnsi" w:eastAsiaTheme="minorEastAsia" w:cstheme="minorBidi"/>
          <w:noProof/>
          <w:sz w:val="22"/>
          <w:szCs w:val="22"/>
        </w:rPr>
      </w:pPr>
      <w:r>
        <w:rPr>
          <w:noProof/>
        </w:rPr>
        <w:t>4-4.</w:t>
      </w:r>
      <w:r>
        <w:rPr>
          <w:rFonts w:asciiTheme="minorHAnsi" w:hAnsiTheme="minorHAnsi" w:eastAsiaTheme="minorEastAsia" w:cstheme="minorBidi"/>
          <w:noProof/>
          <w:sz w:val="22"/>
          <w:szCs w:val="22"/>
        </w:rPr>
        <w:tab/>
      </w:r>
      <w:r>
        <w:rPr>
          <w:noProof/>
        </w:rPr>
        <w:t>Explicit Transportation Sectors Split from the Existing WED2010 Sectors</w:t>
      </w:r>
      <w:r>
        <w:rPr>
          <w:noProof/>
        </w:rPr>
        <w:tab/>
      </w:r>
      <w:r>
        <w:rPr>
          <w:noProof/>
        </w:rPr>
        <w:fldChar w:fldCharType="begin"/>
      </w:r>
      <w:r>
        <w:rPr>
          <w:noProof/>
        </w:rPr>
        <w:instrText xml:space="preserve"> PAGEREF _Toc120007935 \h </w:instrText>
      </w:r>
      <w:r>
        <w:rPr>
          <w:noProof/>
        </w:rPr>
      </w:r>
      <w:r>
        <w:rPr>
          <w:noProof/>
        </w:rPr>
        <w:fldChar w:fldCharType="separate"/>
      </w:r>
      <w:r>
        <w:rPr>
          <w:noProof/>
        </w:rPr>
        <w:t>4-9</w:t>
      </w:r>
      <w:r>
        <w:rPr>
          <w:noProof/>
        </w:rPr>
        <w:fldChar w:fldCharType="end"/>
      </w:r>
    </w:p>
    <w:p w:rsidR="001656D9" w:rsidRDefault="001656D9" w14:paraId="65323935" w14:textId="498282C9">
      <w:pPr>
        <w:pStyle w:val="TOC5"/>
        <w:tabs>
          <w:tab w:val="left" w:pos="2160"/>
        </w:tabs>
        <w:rPr>
          <w:rFonts w:asciiTheme="minorHAnsi" w:hAnsiTheme="minorHAnsi" w:eastAsiaTheme="minorEastAsia" w:cstheme="minorBidi"/>
          <w:noProof/>
          <w:sz w:val="22"/>
          <w:szCs w:val="22"/>
        </w:rPr>
      </w:pPr>
      <w:r>
        <w:rPr>
          <w:noProof/>
        </w:rPr>
        <w:t>4-5.</w:t>
      </w:r>
      <w:r>
        <w:rPr>
          <w:rFonts w:asciiTheme="minorHAnsi" w:hAnsiTheme="minorHAnsi" w:eastAsiaTheme="minorEastAsia" w:cstheme="minorBidi"/>
          <w:noProof/>
          <w:sz w:val="22"/>
          <w:szCs w:val="22"/>
        </w:rPr>
        <w:tab/>
      </w:r>
      <w:r>
        <w:rPr>
          <w:noProof/>
        </w:rPr>
        <w:t>Land Area by Region and Land Type in 2010 (Mha)</w:t>
      </w:r>
      <w:r>
        <w:rPr>
          <w:noProof/>
        </w:rPr>
        <w:tab/>
      </w:r>
      <w:r>
        <w:rPr>
          <w:noProof/>
        </w:rPr>
        <w:fldChar w:fldCharType="begin"/>
      </w:r>
      <w:r>
        <w:rPr>
          <w:noProof/>
        </w:rPr>
        <w:instrText xml:space="preserve"> PAGEREF _Toc120007936 \h </w:instrText>
      </w:r>
      <w:r>
        <w:rPr>
          <w:noProof/>
        </w:rPr>
      </w:r>
      <w:r>
        <w:rPr>
          <w:noProof/>
        </w:rPr>
        <w:fldChar w:fldCharType="separate"/>
      </w:r>
      <w:r>
        <w:rPr>
          <w:noProof/>
        </w:rPr>
        <w:t>4-13</w:t>
      </w:r>
      <w:r>
        <w:rPr>
          <w:noProof/>
        </w:rPr>
        <w:fldChar w:fldCharType="end"/>
      </w:r>
    </w:p>
    <w:p w:rsidR="001656D9" w:rsidRDefault="001656D9" w14:paraId="52C99C57" w14:textId="2EE0248C">
      <w:pPr>
        <w:pStyle w:val="TOC5"/>
        <w:tabs>
          <w:tab w:val="left" w:pos="2160"/>
        </w:tabs>
        <w:rPr>
          <w:rFonts w:asciiTheme="minorHAnsi" w:hAnsiTheme="minorHAnsi" w:eastAsiaTheme="minorEastAsia" w:cstheme="minorBidi"/>
          <w:noProof/>
          <w:sz w:val="22"/>
          <w:szCs w:val="22"/>
        </w:rPr>
      </w:pPr>
      <w:r>
        <w:rPr>
          <w:noProof/>
        </w:rPr>
        <w:t>4-6.</w:t>
      </w:r>
      <w:r>
        <w:rPr>
          <w:rFonts w:asciiTheme="minorHAnsi" w:hAnsiTheme="minorHAnsi" w:eastAsiaTheme="minorEastAsia" w:cstheme="minorBidi"/>
          <w:noProof/>
          <w:sz w:val="22"/>
          <w:szCs w:val="22"/>
        </w:rPr>
        <w:tab/>
      </w:r>
      <w:r>
        <w:rPr>
          <w:noProof/>
        </w:rPr>
        <w:t>Land Unit Price by Region and Land Type in 2010 (2010$/ha)</w:t>
      </w:r>
      <w:r>
        <w:rPr>
          <w:noProof/>
        </w:rPr>
        <w:tab/>
      </w:r>
      <w:r>
        <w:rPr>
          <w:noProof/>
        </w:rPr>
        <w:fldChar w:fldCharType="begin"/>
      </w:r>
      <w:r>
        <w:rPr>
          <w:noProof/>
        </w:rPr>
        <w:instrText xml:space="preserve"> PAGEREF _Toc120007937 \h </w:instrText>
      </w:r>
      <w:r>
        <w:rPr>
          <w:noProof/>
        </w:rPr>
      </w:r>
      <w:r>
        <w:rPr>
          <w:noProof/>
        </w:rPr>
        <w:fldChar w:fldCharType="separate"/>
      </w:r>
      <w:r>
        <w:rPr>
          <w:noProof/>
        </w:rPr>
        <w:t>4-14</w:t>
      </w:r>
      <w:r>
        <w:rPr>
          <w:noProof/>
        </w:rPr>
        <w:fldChar w:fldCharType="end"/>
      </w:r>
    </w:p>
    <w:p w:rsidR="005675CE" w:rsidRDefault="005675CE" w14:paraId="01B8223D" w14:textId="77777777">
      <w:pPr>
        <w:pStyle w:val="TOC5"/>
        <w:tabs>
          <w:tab w:val="left" w:pos="2160"/>
        </w:tabs>
        <w:rPr>
          <w:noProof/>
        </w:rPr>
      </w:pPr>
    </w:p>
    <w:p w:rsidR="001656D9" w:rsidRDefault="001656D9" w14:paraId="1B7F99A3" w14:textId="5BEF2DAD">
      <w:pPr>
        <w:pStyle w:val="TOC5"/>
        <w:tabs>
          <w:tab w:val="left" w:pos="2160"/>
        </w:tabs>
        <w:rPr>
          <w:rFonts w:asciiTheme="minorHAnsi" w:hAnsiTheme="minorHAnsi" w:eastAsiaTheme="minorEastAsia" w:cstheme="minorBidi"/>
          <w:noProof/>
          <w:sz w:val="22"/>
          <w:szCs w:val="22"/>
        </w:rPr>
      </w:pPr>
      <w:r>
        <w:rPr>
          <w:noProof/>
        </w:rPr>
        <w:t xml:space="preserve">5-1. </w:t>
      </w:r>
      <w:r>
        <w:rPr>
          <w:rFonts w:asciiTheme="minorHAnsi" w:hAnsiTheme="minorHAnsi" w:eastAsiaTheme="minorEastAsia" w:cstheme="minorBidi"/>
          <w:noProof/>
          <w:sz w:val="22"/>
          <w:szCs w:val="22"/>
        </w:rPr>
        <w:tab/>
      </w:r>
      <w:r>
        <w:rPr>
          <w:noProof/>
        </w:rPr>
        <w:t>CO</w:t>
      </w:r>
      <w:r w:rsidRPr="00F11CD8">
        <w:rPr>
          <w:noProof/>
          <w:vertAlign w:val="subscript"/>
        </w:rPr>
        <w:t>2</w:t>
      </w:r>
      <w:r>
        <w:rPr>
          <w:noProof/>
        </w:rPr>
        <w:t xml:space="preserve"> Emissions Factors from Fossil Fuel Combustion (kg CO</w:t>
      </w:r>
      <w:r w:rsidRPr="00F11CD8">
        <w:rPr>
          <w:noProof/>
          <w:vertAlign w:val="subscript"/>
        </w:rPr>
        <w:t>2</w:t>
      </w:r>
      <w:r>
        <w:rPr>
          <w:noProof/>
        </w:rPr>
        <w:t>/mmBtu)</w:t>
      </w:r>
      <w:r>
        <w:rPr>
          <w:noProof/>
        </w:rPr>
        <w:tab/>
      </w:r>
      <w:r>
        <w:rPr>
          <w:noProof/>
        </w:rPr>
        <w:fldChar w:fldCharType="begin"/>
      </w:r>
      <w:r>
        <w:rPr>
          <w:noProof/>
        </w:rPr>
        <w:instrText xml:space="preserve"> PAGEREF _Toc120007938 \h </w:instrText>
      </w:r>
      <w:r>
        <w:rPr>
          <w:noProof/>
        </w:rPr>
      </w:r>
      <w:r>
        <w:rPr>
          <w:noProof/>
        </w:rPr>
        <w:fldChar w:fldCharType="separate"/>
      </w:r>
      <w:r>
        <w:rPr>
          <w:noProof/>
        </w:rPr>
        <w:t>5-16</w:t>
      </w:r>
      <w:r>
        <w:rPr>
          <w:noProof/>
        </w:rPr>
        <w:fldChar w:fldCharType="end"/>
      </w:r>
    </w:p>
    <w:p w:rsidR="001656D9" w:rsidRDefault="001656D9" w14:paraId="0935C880" w14:textId="2103E67E">
      <w:pPr>
        <w:pStyle w:val="TOC5"/>
        <w:tabs>
          <w:tab w:val="left" w:pos="2160"/>
        </w:tabs>
        <w:rPr>
          <w:rFonts w:asciiTheme="minorHAnsi" w:hAnsiTheme="minorHAnsi" w:eastAsiaTheme="minorEastAsia" w:cstheme="minorBidi"/>
          <w:noProof/>
          <w:sz w:val="22"/>
          <w:szCs w:val="22"/>
        </w:rPr>
      </w:pPr>
      <w:r>
        <w:rPr>
          <w:noProof/>
        </w:rPr>
        <w:t xml:space="preserve">5-2. </w:t>
      </w:r>
      <w:r>
        <w:rPr>
          <w:rFonts w:asciiTheme="minorHAnsi" w:hAnsiTheme="minorHAnsi" w:eastAsiaTheme="minorEastAsia" w:cstheme="minorBidi"/>
          <w:noProof/>
          <w:sz w:val="22"/>
          <w:szCs w:val="22"/>
        </w:rPr>
        <w:tab/>
      </w:r>
      <w:r>
        <w:rPr>
          <w:noProof/>
        </w:rPr>
        <w:t>Vegetation and Soil Carbon Stock from GCAM (metric ton CO</w:t>
      </w:r>
      <w:r w:rsidRPr="00F11CD8">
        <w:rPr>
          <w:noProof/>
          <w:vertAlign w:val="subscript"/>
        </w:rPr>
        <w:t>2</w:t>
      </w:r>
      <w:r>
        <w:rPr>
          <w:noProof/>
        </w:rPr>
        <w:t>eq per ha)</w:t>
      </w:r>
      <w:r>
        <w:rPr>
          <w:noProof/>
        </w:rPr>
        <w:tab/>
      </w:r>
      <w:r>
        <w:rPr>
          <w:noProof/>
        </w:rPr>
        <w:fldChar w:fldCharType="begin"/>
      </w:r>
      <w:r>
        <w:rPr>
          <w:noProof/>
        </w:rPr>
        <w:instrText xml:space="preserve"> PAGEREF _Toc120007939 \h </w:instrText>
      </w:r>
      <w:r>
        <w:rPr>
          <w:noProof/>
        </w:rPr>
      </w:r>
      <w:r>
        <w:rPr>
          <w:noProof/>
        </w:rPr>
        <w:fldChar w:fldCharType="separate"/>
      </w:r>
      <w:r>
        <w:rPr>
          <w:noProof/>
        </w:rPr>
        <w:t>5-17</w:t>
      </w:r>
      <w:r>
        <w:rPr>
          <w:noProof/>
        </w:rPr>
        <w:fldChar w:fldCharType="end"/>
      </w:r>
    </w:p>
    <w:p w:rsidR="001656D9" w:rsidRDefault="001656D9" w14:paraId="6F599882" w14:textId="2DAE432C">
      <w:pPr>
        <w:pStyle w:val="TOC5"/>
        <w:tabs>
          <w:tab w:val="left" w:pos="2160"/>
        </w:tabs>
        <w:rPr>
          <w:rFonts w:asciiTheme="minorHAnsi" w:hAnsiTheme="minorHAnsi" w:eastAsiaTheme="minorEastAsia" w:cstheme="minorBidi"/>
          <w:noProof/>
          <w:sz w:val="22"/>
          <w:szCs w:val="22"/>
        </w:rPr>
      </w:pPr>
      <w:r>
        <w:rPr>
          <w:noProof/>
        </w:rPr>
        <w:t xml:space="preserve">5-3. </w:t>
      </w:r>
      <w:r>
        <w:rPr>
          <w:rFonts w:asciiTheme="minorHAnsi" w:hAnsiTheme="minorHAnsi" w:eastAsiaTheme="minorEastAsia" w:cstheme="minorBidi"/>
          <w:noProof/>
          <w:sz w:val="22"/>
          <w:szCs w:val="22"/>
        </w:rPr>
        <w:tab/>
      </w:r>
      <w:r>
        <w:rPr>
          <w:noProof/>
        </w:rPr>
        <w:t>Land Use Emissions Factors</w:t>
      </w:r>
      <w:r>
        <w:rPr>
          <w:noProof/>
        </w:rPr>
        <w:tab/>
      </w:r>
      <w:r>
        <w:rPr>
          <w:noProof/>
        </w:rPr>
        <w:fldChar w:fldCharType="begin"/>
      </w:r>
      <w:r>
        <w:rPr>
          <w:noProof/>
        </w:rPr>
        <w:instrText xml:space="preserve"> PAGEREF _Toc120007940 \h </w:instrText>
      </w:r>
      <w:r>
        <w:rPr>
          <w:noProof/>
        </w:rPr>
      </w:r>
      <w:r>
        <w:rPr>
          <w:noProof/>
        </w:rPr>
        <w:fldChar w:fldCharType="separate"/>
      </w:r>
      <w:r>
        <w:rPr>
          <w:noProof/>
        </w:rPr>
        <w:t>5-18</w:t>
      </w:r>
      <w:r>
        <w:rPr>
          <w:noProof/>
        </w:rPr>
        <w:fldChar w:fldCharType="end"/>
      </w:r>
    </w:p>
    <w:p w:rsidR="001656D9" w:rsidRDefault="001656D9" w14:paraId="5B3CB467" w14:textId="1153A8D5">
      <w:pPr>
        <w:pStyle w:val="TOC5"/>
        <w:tabs>
          <w:tab w:val="left" w:pos="2160"/>
        </w:tabs>
        <w:rPr>
          <w:rFonts w:asciiTheme="minorHAnsi" w:hAnsiTheme="minorHAnsi" w:eastAsiaTheme="minorEastAsia" w:cstheme="minorBidi"/>
          <w:noProof/>
          <w:sz w:val="22"/>
          <w:szCs w:val="22"/>
        </w:rPr>
      </w:pPr>
      <w:r>
        <w:rPr>
          <w:noProof/>
        </w:rPr>
        <w:t xml:space="preserve">5-4. </w:t>
      </w:r>
      <w:r>
        <w:rPr>
          <w:rFonts w:asciiTheme="minorHAnsi" w:hAnsiTheme="minorHAnsi" w:eastAsiaTheme="minorEastAsia" w:cstheme="minorBidi"/>
          <w:noProof/>
          <w:sz w:val="22"/>
          <w:szCs w:val="22"/>
        </w:rPr>
        <w:tab/>
      </w:r>
      <w:r>
        <w:rPr>
          <w:noProof/>
        </w:rPr>
        <w:t>Reference Values of Elasticities of Substitution for Greenhouse Gases</w:t>
      </w:r>
      <w:r>
        <w:rPr>
          <w:noProof/>
        </w:rPr>
        <w:tab/>
      </w:r>
      <w:r>
        <w:rPr>
          <w:noProof/>
        </w:rPr>
        <w:fldChar w:fldCharType="begin"/>
      </w:r>
      <w:r>
        <w:rPr>
          <w:noProof/>
        </w:rPr>
        <w:instrText xml:space="preserve"> PAGEREF _Toc120007941 \h </w:instrText>
      </w:r>
      <w:r>
        <w:rPr>
          <w:noProof/>
        </w:rPr>
      </w:r>
      <w:r>
        <w:rPr>
          <w:noProof/>
        </w:rPr>
        <w:fldChar w:fldCharType="separate"/>
      </w:r>
      <w:r>
        <w:rPr>
          <w:noProof/>
        </w:rPr>
        <w:t>5-19</w:t>
      </w:r>
      <w:r>
        <w:rPr>
          <w:noProof/>
        </w:rPr>
        <w:fldChar w:fldCharType="end"/>
      </w:r>
    </w:p>
    <w:p w:rsidR="001656D9" w:rsidRDefault="001656D9" w14:paraId="42E1B2F4" w14:textId="5180AF8C">
      <w:pPr>
        <w:pStyle w:val="TOC5"/>
        <w:tabs>
          <w:tab w:val="left" w:pos="2160"/>
        </w:tabs>
        <w:rPr>
          <w:rFonts w:asciiTheme="minorHAnsi" w:hAnsiTheme="minorHAnsi" w:eastAsiaTheme="minorEastAsia" w:cstheme="minorBidi"/>
          <w:noProof/>
          <w:sz w:val="22"/>
          <w:szCs w:val="22"/>
        </w:rPr>
      </w:pPr>
      <w:r>
        <w:rPr>
          <w:noProof/>
        </w:rPr>
        <w:t xml:space="preserve">5-5. </w:t>
      </w:r>
      <w:r>
        <w:rPr>
          <w:rFonts w:asciiTheme="minorHAnsi" w:hAnsiTheme="minorHAnsi" w:eastAsiaTheme="minorEastAsia" w:cstheme="minorBidi"/>
          <w:noProof/>
          <w:sz w:val="22"/>
          <w:szCs w:val="22"/>
        </w:rPr>
        <w:tab/>
      </w:r>
      <w:r>
        <w:rPr>
          <w:noProof/>
        </w:rPr>
        <w:t>Annual Growth Rate of Agriculture as Share of GDP (%)</w:t>
      </w:r>
      <w:r>
        <w:rPr>
          <w:noProof/>
        </w:rPr>
        <w:tab/>
      </w:r>
      <w:r>
        <w:rPr>
          <w:noProof/>
        </w:rPr>
        <w:fldChar w:fldCharType="begin"/>
      </w:r>
      <w:r>
        <w:rPr>
          <w:noProof/>
        </w:rPr>
        <w:instrText xml:space="preserve"> PAGEREF _Toc120007942 \h </w:instrText>
      </w:r>
      <w:r>
        <w:rPr>
          <w:noProof/>
        </w:rPr>
      </w:r>
      <w:r>
        <w:rPr>
          <w:noProof/>
        </w:rPr>
        <w:fldChar w:fldCharType="separate"/>
      </w:r>
      <w:r>
        <w:rPr>
          <w:noProof/>
        </w:rPr>
        <w:t>5-20</w:t>
      </w:r>
      <w:r>
        <w:rPr>
          <w:noProof/>
        </w:rPr>
        <w:fldChar w:fldCharType="end"/>
      </w:r>
    </w:p>
    <w:p w:rsidR="005675CE" w:rsidRDefault="005675CE" w14:paraId="307D8F4C" w14:textId="77777777">
      <w:pPr>
        <w:pStyle w:val="TOC5"/>
        <w:rPr>
          <w:noProof/>
        </w:rPr>
      </w:pPr>
    </w:p>
    <w:p w:rsidR="001656D9" w:rsidRDefault="001656D9" w14:paraId="679B04D1" w14:textId="20246D30">
      <w:pPr>
        <w:pStyle w:val="TOC5"/>
        <w:rPr>
          <w:rFonts w:asciiTheme="minorHAnsi" w:hAnsiTheme="minorHAnsi" w:eastAsiaTheme="minorEastAsia" w:cstheme="minorBidi"/>
          <w:noProof/>
          <w:sz w:val="22"/>
          <w:szCs w:val="22"/>
        </w:rPr>
      </w:pPr>
      <w:r>
        <w:rPr>
          <w:noProof/>
        </w:rPr>
        <w:t>6-1. Regional GDP, Population, Labor Productivity Growth Trend (1 in 2010)</w:t>
      </w:r>
      <w:r>
        <w:rPr>
          <w:noProof/>
        </w:rPr>
        <w:tab/>
      </w:r>
      <w:r>
        <w:rPr>
          <w:noProof/>
        </w:rPr>
        <w:fldChar w:fldCharType="begin"/>
      </w:r>
      <w:r>
        <w:rPr>
          <w:noProof/>
        </w:rPr>
        <w:instrText xml:space="preserve"> PAGEREF _Toc120007943 \h </w:instrText>
      </w:r>
      <w:r>
        <w:rPr>
          <w:noProof/>
        </w:rPr>
      </w:r>
      <w:r>
        <w:rPr>
          <w:noProof/>
        </w:rPr>
        <w:fldChar w:fldCharType="separate"/>
      </w:r>
      <w:r>
        <w:rPr>
          <w:noProof/>
        </w:rPr>
        <w:t>6-16</w:t>
      </w:r>
      <w:r>
        <w:rPr>
          <w:noProof/>
        </w:rPr>
        <w:fldChar w:fldCharType="end"/>
      </w:r>
    </w:p>
    <w:p w:rsidR="001656D9" w:rsidRDefault="001656D9" w14:paraId="4114BF63" w14:textId="0B543925">
      <w:pPr>
        <w:pStyle w:val="TOC5"/>
        <w:tabs>
          <w:tab w:val="left" w:pos="2160"/>
        </w:tabs>
        <w:rPr>
          <w:rFonts w:asciiTheme="minorHAnsi" w:hAnsiTheme="minorHAnsi" w:eastAsiaTheme="minorEastAsia" w:cstheme="minorBidi"/>
          <w:noProof/>
          <w:sz w:val="22"/>
          <w:szCs w:val="22"/>
        </w:rPr>
      </w:pPr>
      <w:r>
        <w:rPr>
          <w:noProof/>
        </w:rPr>
        <w:t>6-2.</w:t>
      </w:r>
      <w:r>
        <w:rPr>
          <w:rFonts w:asciiTheme="minorHAnsi" w:hAnsiTheme="minorHAnsi" w:eastAsiaTheme="minorEastAsia" w:cstheme="minorBidi"/>
          <w:noProof/>
          <w:sz w:val="22"/>
          <w:szCs w:val="22"/>
        </w:rPr>
        <w:tab/>
      </w:r>
      <w:r>
        <w:rPr>
          <w:noProof/>
        </w:rPr>
        <w:t>Input Cost Shares for Second-Generation Biofuels Production, 2015</w:t>
      </w:r>
      <w:r>
        <w:rPr>
          <w:noProof/>
        </w:rPr>
        <w:tab/>
      </w:r>
      <w:r>
        <w:rPr>
          <w:noProof/>
        </w:rPr>
        <w:fldChar w:fldCharType="begin"/>
      </w:r>
      <w:r>
        <w:rPr>
          <w:noProof/>
        </w:rPr>
        <w:instrText xml:space="preserve"> PAGEREF _Toc120007944 \h </w:instrText>
      </w:r>
      <w:r>
        <w:rPr>
          <w:noProof/>
        </w:rPr>
      </w:r>
      <w:r>
        <w:rPr>
          <w:noProof/>
        </w:rPr>
        <w:fldChar w:fldCharType="separate"/>
      </w:r>
      <w:r>
        <w:rPr>
          <w:noProof/>
        </w:rPr>
        <w:t>6-20</w:t>
      </w:r>
      <w:r>
        <w:rPr>
          <w:noProof/>
        </w:rPr>
        <w:fldChar w:fldCharType="end"/>
      </w:r>
    </w:p>
    <w:p w:rsidR="001656D9" w:rsidRDefault="001656D9" w14:paraId="53FEFD4C" w14:textId="3920ED66">
      <w:pPr>
        <w:pStyle w:val="TOC5"/>
        <w:tabs>
          <w:tab w:val="left" w:pos="2160"/>
        </w:tabs>
        <w:rPr>
          <w:rFonts w:asciiTheme="minorHAnsi" w:hAnsiTheme="minorHAnsi" w:eastAsiaTheme="minorEastAsia" w:cstheme="minorBidi"/>
          <w:noProof/>
          <w:sz w:val="22"/>
          <w:szCs w:val="22"/>
        </w:rPr>
      </w:pPr>
      <w:r>
        <w:rPr>
          <w:noProof/>
        </w:rPr>
        <w:t xml:space="preserve">6-3. </w:t>
      </w:r>
      <w:r>
        <w:rPr>
          <w:rFonts w:asciiTheme="minorHAnsi" w:hAnsiTheme="minorHAnsi" w:eastAsiaTheme="minorEastAsia" w:cstheme="minorBidi"/>
          <w:noProof/>
          <w:sz w:val="22"/>
          <w:szCs w:val="22"/>
        </w:rPr>
        <w:tab/>
      </w:r>
      <w:r>
        <w:rPr>
          <w:noProof/>
        </w:rPr>
        <w:t>Advanced Biofuel Cost Over Time (2010$/gal of Refined Oil Equivalent)</w:t>
      </w:r>
      <w:r>
        <w:rPr>
          <w:noProof/>
        </w:rPr>
        <w:tab/>
      </w:r>
      <w:r>
        <w:rPr>
          <w:noProof/>
        </w:rPr>
        <w:fldChar w:fldCharType="begin"/>
      </w:r>
      <w:r>
        <w:rPr>
          <w:noProof/>
        </w:rPr>
        <w:instrText xml:space="preserve"> PAGEREF _Toc120007945 \h </w:instrText>
      </w:r>
      <w:r>
        <w:rPr>
          <w:noProof/>
        </w:rPr>
      </w:r>
      <w:r>
        <w:rPr>
          <w:noProof/>
        </w:rPr>
        <w:fldChar w:fldCharType="separate"/>
      </w:r>
      <w:r>
        <w:rPr>
          <w:noProof/>
        </w:rPr>
        <w:t>6-21</w:t>
      </w:r>
      <w:r>
        <w:rPr>
          <w:noProof/>
        </w:rPr>
        <w:fldChar w:fldCharType="end"/>
      </w:r>
    </w:p>
    <w:p w:rsidR="001656D9" w:rsidRDefault="001656D9" w14:paraId="78483F9F" w14:textId="3F403B4B">
      <w:pPr>
        <w:pStyle w:val="TOC5"/>
        <w:tabs>
          <w:tab w:val="left" w:pos="2160"/>
        </w:tabs>
        <w:rPr>
          <w:rFonts w:asciiTheme="minorHAnsi" w:hAnsiTheme="minorHAnsi" w:eastAsiaTheme="minorEastAsia" w:cstheme="minorBidi"/>
          <w:noProof/>
          <w:sz w:val="22"/>
          <w:szCs w:val="22"/>
        </w:rPr>
      </w:pPr>
      <w:r>
        <w:rPr>
          <w:noProof/>
        </w:rPr>
        <w:t xml:space="preserve">6-4. </w:t>
      </w:r>
      <w:r>
        <w:rPr>
          <w:rFonts w:asciiTheme="minorHAnsi" w:hAnsiTheme="minorHAnsi" w:eastAsiaTheme="minorEastAsia" w:cstheme="minorBidi"/>
          <w:noProof/>
          <w:sz w:val="22"/>
          <w:szCs w:val="22"/>
        </w:rPr>
        <w:tab/>
      </w:r>
      <w:r>
        <w:rPr>
          <w:noProof/>
        </w:rPr>
        <w:t>On-Road Vehicle Type for LDVs and HDVs</w:t>
      </w:r>
      <w:r>
        <w:rPr>
          <w:noProof/>
        </w:rPr>
        <w:tab/>
      </w:r>
      <w:r>
        <w:rPr>
          <w:noProof/>
        </w:rPr>
        <w:fldChar w:fldCharType="begin"/>
      </w:r>
      <w:r>
        <w:rPr>
          <w:noProof/>
        </w:rPr>
        <w:instrText xml:space="preserve"> PAGEREF _Toc120007946 \h </w:instrText>
      </w:r>
      <w:r>
        <w:rPr>
          <w:noProof/>
        </w:rPr>
      </w:r>
      <w:r>
        <w:rPr>
          <w:noProof/>
        </w:rPr>
        <w:fldChar w:fldCharType="separate"/>
      </w:r>
      <w:r>
        <w:rPr>
          <w:noProof/>
        </w:rPr>
        <w:t>6-23</w:t>
      </w:r>
      <w:r>
        <w:rPr>
          <w:noProof/>
        </w:rPr>
        <w:fldChar w:fldCharType="end"/>
      </w:r>
    </w:p>
    <w:p w:rsidR="001656D9" w:rsidRDefault="001656D9" w14:paraId="06BDB000" w14:textId="1E2F92E6">
      <w:pPr>
        <w:pStyle w:val="TOC5"/>
        <w:tabs>
          <w:tab w:val="left" w:pos="2160"/>
        </w:tabs>
        <w:rPr>
          <w:rFonts w:asciiTheme="minorHAnsi" w:hAnsiTheme="minorHAnsi" w:eastAsiaTheme="minorEastAsia" w:cstheme="minorBidi"/>
          <w:noProof/>
          <w:sz w:val="22"/>
          <w:szCs w:val="22"/>
        </w:rPr>
      </w:pPr>
      <w:r>
        <w:rPr>
          <w:noProof/>
        </w:rPr>
        <w:t xml:space="preserve">6-5. </w:t>
      </w:r>
      <w:r>
        <w:rPr>
          <w:rFonts w:asciiTheme="minorHAnsi" w:hAnsiTheme="minorHAnsi" w:eastAsiaTheme="minorEastAsia" w:cstheme="minorBidi"/>
          <w:noProof/>
          <w:sz w:val="22"/>
          <w:szCs w:val="22"/>
        </w:rPr>
        <w:tab/>
      </w:r>
      <w:r>
        <w:rPr>
          <w:noProof/>
        </w:rPr>
        <w:t>Average Number of People/Vehicle (Passenger Transportation) and Tons/Vehicle (Freight Transportation) for On-Road Transportation</w:t>
      </w:r>
      <w:r>
        <w:rPr>
          <w:noProof/>
        </w:rPr>
        <w:tab/>
      </w:r>
      <w:r>
        <w:rPr>
          <w:noProof/>
        </w:rPr>
        <w:fldChar w:fldCharType="begin"/>
      </w:r>
      <w:r>
        <w:rPr>
          <w:noProof/>
        </w:rPr>
        <w:instrText xml:space="preserve"> PAGEREF _Toc120007947 \h </w:instrText>
      </w:r>
      <w:r>
        <w:rPr>
          <w:noProof/>
        </w:rPr>
      </w:r>
      <w:r>
        <w:rPr>
          <w:noProof/>
        </w:rPr>
        <w:fldChar w:fldCharType="separate"/>
      </w:r>
      <w:r>
        <w:rPr>
          <w:noProof/>
        </w:rPr>
        <w:t>6-25</w:t>
      </w:r>
      <w:r>
        <w:rPr>
          <w:noProof/>
        </w:rPr>
        <w:fldChar w:fldCharType="end"/>
      </w:r>
    </w:p>
    <w:p w:rsidR="001656D9" w:rsidRDefault="001656D9" w14:paraId="36159F95" w14:textId="2223558D">
      <w:pPr>
        <w:pStyle w:val="TOC5"/>
        <w:tabs>
          <w:tab w:val="left" w:pos="2160"/>
        </w:tabs>
        <w:rPr>
          <w:rFonts w:asciiTheme="minorHAnsi" w:hAnsiTheme="minorHAnsi" w:eastAsiaTheme="minorEastAsia" w:cstheme="minorBidi"/>
          <w:noProof/>
          <w:sz w:val="22"/>
          <w:szCs w:val="22"/>
        </w:rPr>
      </w:pPr>
      <w:r>
        <w:rPr>
          <w:noProof/>
        </w:rPr>
        <w:t xml:space="preserve">6-6. </w:t>
      </w:r>
      <w:r>
        <w:rPr>
          <w:rFonts w:asciiTheme="minorHAnsi" w:hAnsiTheme="minorHAnsi" w:eastAsiaTheme="minorEastAsia" w:cstheme="minorBidi"/>
          <w:noProof/>
          <w:sz w:val="22"/>
          <w:szCs w:val="22"/>
        </w:rPr>
        <w:tab/>
      </w:r>
      <w:r>
        <w:rPr>
          <w:noProof/>
        </w:rPr>
        <w:t>Fuel Economy for Conventional and AFV On-Road Transportation in 2010</w:t>
      </w:r>
      <w:r>
        <w:rPr>
          <w:noProof/>
        </w:rPr>
        <w:tab/>
      </w:r>
      <w:r>
        <w:rPr>
          <w:noProof/>
        </w:rPr>
        <w:fldChar w:fldCharType="begin"/>
      </w:r>
      <w:r>
        <w:rPr>
          <w:noProof/>
        </w:rPr>
        <w:instrText xml:space="preserve"> PAGEREF _Toc120007948 \h </w:instrText>
      </w:r>
      <w:r>
        <w:rPr>
          <w:noProof/>
        </w:rPr>
      </w:r>
      <w:r>
        <w:rPr>
          <w:noProof/>
        </w:rPr>
        <w:fldChar w:fldCharType="separate"/>
      </w:r>
      <w:r>
        <w:rPr>
          <w:noProof/>
        </w:rPr>
        <w:t>6-25</w:t>
      </w:r>
      <w:r>
        <w:rPr>
          <w:noProof/>
        </w:rPr>
        <w:fldChar w:fldCharType="end"/>
      </w:r>
    </w:p>
    <w:p w:rsidR="001656D9" w:rsidRDefault="001656D9" w14:paraId="7697D7B7" w14:textId="4095CD73">
      <w:pPr>
        <w:pStyle w:val="TOC5"/>
        <w:tabs>
          <w:tab w:val="left" w:pos="2160"/>
        </w:tabs>
        <w:rPr>
          <w:rFonts w:asciiTheme="minorHAnsi" w:hAnsiTheme="minorHAnsi" w:eastAsiaTheme="minorEastAsia" w:cstheme="minorBidi"/>
          <w:noProof/>
          <w:sz w:val="22"/>
          <w:szCs w:val="22"/>
        </w:rPr>
      </w:pPr>
      <w:r>
        <w:rPr>
          <w:noProof/>
        </w:rPr>
        <w:t>6-7.</w:t>
      </w:r>
      <w:r>
        <w:rPr>
          <w:rFonts w:asciiTheme="minorHAnsi" w:hAnsiTheme="minorHAnsi" w:eastAsiaTheme="minorEastAsia" w:cstheme="minorBidi"/>
          <w:noProof/>
          <w:sz w:val="22"/>
          <w:szCs w:val="22"/>
        </w:rPr>
        <w:tab/>
      </w:r>
      <w:r>
        <w:rPr>
          <w:noProof/>
        </w:rPr>
        <w:t>Input Cost Shares of OEVs and AFVs in the United States</w:t>
      </w:r>
      <w:r>
        <w:rPr>
          <w:noProof/>
        </w:rPr>
        <w:tab/>
      </w:r>
      <w:r>
        <w:rPr>
          <w:noProof/>
        </w:rPr>
        <w:fldChar w:fldCharType="begin"/>
      </w:r>
      <w:r>
        <w:rPr>
          <w:noProof/>
        </w:rPr>
        <w:instrText xml:space="preserve"> PAGEREF _Toc120007949 \h </w:instrText>
      </w:r>
      <w:r>
        <w:rPr>
          <w:noProof/>
        </w:rPr>
      </w:r>
      <w:r>
        <w:rPr>
          <w:noProof/>
        </w:rPr>
        <w:fldChar w:fldCharType="separate"/>
      </w:r>
      <w:r>
        <w:rPr>
          <w:noProof/>
        </w:rPr>
        <w:t>6-27</w:t>
      </w:r>
      <w:r>
        <w:rPr>
          <w:noProof/>
        </w:rPr>
        <w:fldChar w:fldCharType="end"/>
      </w:r>
    </w:p>
    <w:p w:rsidR="001656D9" w:rsidRDefault="001656D9" w14:paraId="4B15F05F" w14:textId="77777777">
      <w:pPr>
        <w:pStyle w:val="TOC5"/>
        <w:tabs>
          <w:tab w:val="left" w:pos="2160"/>
        </w:tabs>
        <w:rPr>
          <w:noProof/>
        </w:rPr>
      </w:pPr>
    </w:p>
    <w:p w:rsidRPr="00F82537" w:rsidR="00693D9F" w:rsidP="00B9321A" w:rsidRDefault="007C25CE" w14:paraId="49467156" w14:textId="165E7284">
      <w:pPr>
        <w:pStyle w:val="TOC5"/>
      </w:pPr>
      <w:r>
        <w:fldChar w:fldCharType="end"/>
      </w:r>
    </w:p>
    <w:p w:rsidR="00B9321A" w:rsidRDefault="00B9321A" w14:paraId="7C7FBBEA" w14:textId="77777777">
      <w:pPr>
        <w:rPr>
          <w:b/>
          <w:bCs/>
          <w:caps/>
        </w:rPr>
      </w:pPr>
      <w:r>
        <w:br w:type="page"/>
      </w:r>
    </w:p>
    <w:p w:rsidR="00A77C8A" w:rsidP="00A77C8A" w:rsidRDefault="00C56BF9" w14:paraId="78D1AB69" w14:textId="15BFDCA1">
      <w:pPr>
        <w:pStyle w:val="TOC0"/>
      </w:pPr>
      <w:r>
        <w:t>List of ABBREVIATIONS</w:t>
      </w:r>
      <w:r w:rsidRPr="00A77C8A" w:rsidR="00A77C8A">
        <w:t xml:space="preserve"> </w:t>
      </w:r>
    </w:p>
    <w:tbl>
      <w:tblPr>
        <w:tblW w:w="5000" w:type="pct"/>
        <w:jc w:val="center"/>
        <w:tblLook w:val="04A0" w:firstRow="1" w:lastRow="0" w:firstColumn="1" w:lastColumn="0" w:noHBand="0" w:noVBand="1"/>
      </w:tblPr>
      <w:tblGrid>
        <w:gridCol w:w="1486"/>
        <w:gridCol w:w="7874"/>
      </w:tblGrid>
      <w:tr w:rsidRPr="0045566E" w:rsidR="00A77C8A" w:rsidTr="003F26FD" w14:paraId="0D0D2C11"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1EA9DFD8" w14:textId="77777777">
            <w:pPr>
              <w:rPr>
                <w:color w:val="000000"/>
                <w:szCs w:val="24"/>
              </w:rPr>
            </w:pPr>
            <w:r w:rsidRPr="0045566E">
              <w:rPr>
                <w:noProof/>
                <w:color w:val="000000"/>
                <w:szCs w:val="24"/>
              </w:rPr>
              <w:t>ADAGE</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75FD2F51" w14:textId="77777777">
            <w:pPr>
              <w:rPr>
                <w:color w:val="000000"/>
              </w:rPr>
            </w:pPr>
            <w:r w:rsidRPr="001261F3">
              <w:rPr>
                <w:color w:val="000000"/>
              </w:rPr>
              <w:t>Applied Dynamic Analysis of the Global Economy</w:t>
            </w:r>
          </w:p>
        </w:tc>
      </w:tr>
      <w:tr w:rsidRPr="0045566E" w:rsidR="00A77C8A" w:rsidTr="003F26FD" w14:paraId="0854BBF1" w14:textId="77777777">
        <w:trPr>
          <w:trHeight w:val="312"/>
          <w:jc w:val="center"/>
        </w:trPr>
        <w:tc>
          <w:tcPr>
            <w:tcW w:w="794" w:type="pct"/>
            <w:tcBorders>
              <w:top w:val="nil"/>
              <w:left w:val="nil"/>
              <w:bottom w:val="nil"/>
              <w:right w:val="nil"/>
            </w:tcBorders>
            <w:shd w:val="clear" w:color="auto" w:fill="auto"/>
            <w:noWrap/>
          </w:tcPr>
          <w:p w:rsidRPr="0045566E" w:rsidR="00A77C8A" w:rsidP="003F26FD" w:rsidRDefault="00A77C8A" w14:paraId="4D60428B" w14:textId="77777777">
            <w:pPr>
              <w:rPr>
                <w:noProof/>
                <w:color w:val="000000"/>
                <w:szCs w:val="24"/>
              </w:rPr>
            </w:pPr>
            <w:r w:rsidRPr="00B729CD">
              <w:t>AEEI</w:t>
            </w:r>
          </w:p>
        </w:tc>
        <w:tc>
          <w:tcPr>
            <w:tcW w:w="4206" w:type="pct"/>
            <w:tcBorders>
              <w:top w:val="nil"/>
              <w:left w:val="nil"/>
              <w:bottom w:val="nil"/>
              <w:right w:val="nil"/>
            </w:tcBorders>
            <w:shd w:val="clear" w:color="auto" w:fill="auto"/>
            <w:noWrap/>
          </w:tcPr>
          <w:p w:rsidRPr="001261F3" w:rsidR="00A77C8A" w:rsidP="003F26FD" w:rsidRDefault="00A77C8A" w14:paraId="00E5BB72" w14:textId="77777777">
            <w:pPr>
              <w:rPr>
                <w:color w:val="000000"/>
              </w:rPr>
            </w:pPr>
            <w:r>
              <w:t>Autonomous Energy-Efficiency Improvement</w:t>
            </w:r>
          </w:p>
        </w:tc>
      </w:tr>
      <w:tr w:rsidRPr="0045566E" w:rsidR="00A77C8A" w:rsidTr="003F26FD" w14:paraId="243D1A31"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35BAB085" w14:textId="77777777">
            <w:pPr>
              <w:rPr>
                <w:noProof/>
                <w:color w:val="000000"/>
                <w:szCs w:val="24"/>
              </w:rPr>
            </w:pPr>
            <w:r>
              <w:rPr>
                <w:noProof/>
                <w:color w:val="000000"/>
                <w:szCs w:val="24"/>
              </w:rPr>
              <w:t>AEZ</w:t>
            </w:r>
          </w:p>
        </w:tc>
        <w:tc>
          <w:tcPr>
            <w:tcW w:w="4206" w:type="pct"/>
            <w:tcBorders>
              <w:top w:val="nil"/>
              <w:left w:val="nil"/>
              <w:bottom w:val="nil"/>
              <w:right w:val="nil"/>
            </w:tcBorders>
            <w:shd w:val="clear" w:color="auto" w:fill="auto"/>
            <w:noWrap/>
            <w:vAlign w:val="bottom"/>
          </w:tcPr>
          <w:p w:rsidRPr="001261F3" w:rsidR="00A77C8A" w:rsidP="003F26FD" w:rsidRDefault="00A77C8A" w14:paraId="5612A47C" w14:textId="77777777">
            <w:pPr>
              <w:rPr>
                <w:color w:val="000000"/>
              </w:rPr>
            </w:pPr>
            <w:proofErr w:type="spellStart"/>
            <w:r>
              <w:t>Agro</w:t>
            </w:r>
            <w:proofErr w:type="spellEnd"/>
            <w:r>
              <w:t>-ecological Zones</w:t>
            </w:r>
          </w:p>
        </w:tc>
      </w:tr>
      <w:tr w:rsidR="3035E430" w:rsidTr="00D81336" w14:paraId="2B2CDC0A" w14:textId="77777777">
        <w:trPr>
          <w:trHeight w:val="312"/>
          <w:jc w:val="center"/>
        </w:trPr>
        <w:tc>
          <w:tcPr>
            <w:tcW w:w="794" w:type="pct"/>
            <w:tcBorders>
              <w:top w:val="nil"/>
              <w:left w:val="nil"/>
              <w:bottom w:val="nil"/>
              <w:right w:val="nil"/>
            </w:tcBorders>
            <w:shd w:val="clear" w:color="auto" w:fill="auto"/>
            <w:noWrap/>
            <w:vAlign w:val="center"/>
            <w:hideMark/>
          </w:tcPr>
          <w:p w:rsidR="163C606C" w:rsidP="3035E430" w:rsidRDefault="163C606C" w14:paraId="5F2AB616" w14:textId="3628F87C">
            <w:pPr>
              <w:rPr>
                <w:noProof/>
                <w:color w:val="000000" w:themeColor="text1"/>
              </w:rPr>
            </w:pPr>
            <w:r w:rsidRPr="3035E430">
              <w:rPr>
                <w:noProof/>
                <w:color w:val="000000" w:themeColor="text1"/>
              </w:rPr>
              <w:t>AFR</w:t>
            </w:r>
          </w:p>
        </w:tc>
        <w:tc>
          <w:tcPr>
            <w:tcW w:w="4206" w:type="pct"/>
            <w:tcBorders>
              <w:top w:val="nil"/>
              <w:left w:val="nil"/>
              <w:bottom w:val="nil"/>
              <w:right w:val="nil"/>
            </w:tcBorders>
            <w:shd w:val="clear" w:color="auto" w:fill="auto"/>
            <w:noWrap/>
            <w:vAlign w:val="bottom"/>
            <w:hideMark/>
          </w:tcPr>
          <w:p w:rsidR="163C606C" w:rsidP="3035E430" w:rsidRDefault="163C606C" w14:paraId="01200832" w14:textId="2DA77C7A">
            <w:pPr>
              <w:rPr>
                <w:color w:val="000000" w:themeColor="text1"/>
              </w:rPr>
            </w:pPr>
            <w:r w:rsidRPr="3035E430">
              <w:rPr>
                <w:color w:val="000000" w:themeColor="text1"/>
              </w:rPr>
              <w:t>Africa</w:t>
            </w:r>
          </w:p>
        </w:tc>
      </w:tr>
      <w:tr w:rsidRPr="0045566E" w:rsidR="00A77C8A" w:rsidTr="003F26FD" w14:paraId="3C6E1118"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572287EA" w14:textId="77777777">
            <w:pPr>
              <w:rPr>
                <w:color w:val="000000"/>
                <w:szCs w:val="24"/>
              </w:rPr>
            </w:pPr>
            <w:r w:rsidRPr="0045566E">
              <w:rPr>
                <w:noProof/>
                <w:color w:val="000000"/>
                <w:szCs w:val="24"/>
              </w:rPr>
              <w:t>AFV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62C50C19" w14:textId="77777777">
            <w:pPr>
              <w:rPr>
                <w:color w:val="000000"/>
              </w:rPr>
            </w:pPr>
            <w:r w:rsidRPr="001261F3">
              <w:rPr>
                <w:color w:val="000000"/>
              </w:rPr>
              <w:t>Alternative Fuel Vehicle</w:t>
            </w:r>
          </w:p>
        </w:tc>
      </w:tr>
      <w:tr w:rsidR="3035E430" w:rsidTr="00D81336" w14:paraId="09D59844" w14:textId="77777777">
        <w:trPr>
          <w:trHeight w:val="312"/>
          <w:jc w:val="center"/>
        </w:trPr>
        <w:tc>
          <w:tcPr>
            <w:tcW w:w="794" w:type="pct"/>
            <w:tcBorders>
              <w:top w:val="nil"/>
              <w:left w:val="nil"/>
              <w:bottom w:val="nil"/>
              <w:right w:val="nil"/>
            </w:tcBorders>
            <w:shd w:val="clear" w:color="auto" w:fill="auto"/>
            <w:noWrap/>
            <w:vAlign w:val="center"/>
            <w:hideMark/>
          </w:tcPr>
          <w:p w:rsidR="15E9D52C" w:rsidP="3035E430" w:rsidRDefault="15E9D52C" w14:paraId="59155423" w14:textId="28568311">
            <w:pPr>
              <w:rPr>
                <w:noProof/>
                <w:color w:val="000000" w:themeColor="text1"/>
              </w:rPr>
            </w:pPr>
            <w:r w:rsidRPr="3035E430">
              <w:rPr>
                <w:noProof/>
                <w:color w:val="000000" w:themeColor="text1"/>
              </w:rPr>
              <w:t>AIRP</w:t>
            </w:r>
          </w:p>
        </w:tc>
        <w:tc>
          <w:tcPr>
            <w:tcW w:w="4206" w:type="pct"/>
            <w:tcBorders>
              <w:top w:val="nil"/>
              <w:left w:val="nil"/>
              <w:bottom w:val="nil"/>
              <w:right w:val="nil"/>
            </w:tcBorders>
            <w:shd w:val="clear" w:color="auto" w:fill="auto"/>
            <w:noWrap/>
            <w:vAlign w:val="bottom"/>
            <w:hideMark/>
          </w:tcPr>
          <w:p w:rsidR="15E9D52C" w:rsidP="3035E430" w:rsidRDefault="15E9D52C" w14:paraId="2D4A2BB7" w14:textId="48F87E53">
            <w:pPr>
              <w:rPr>
                <w:color w:val="000000" w:themeColor="text1"/>
              </w:rPr>
            </w:pPr>
            <w:r w:rsidRPr="3035E430">
              <w:rPr>
                <w:color w:val="000000" w:themeColor="text1"/>
              </w:rPr>
              <w:t>Airline Transportation</w:t>
            </w:r>
            <w:r w:rsidRPr="3035E430" w:rsidR="6729F15C">
              <w:rPr>
                <w:color w:val="000000" w:themeColor="text1"/>
              </w:rPr>
              <w:t xml:space="preserve"> (passenger)</w:t>
            </w:r>
          </w:p>
        </w:tc>
      </w:tr>
      <w:tr w:rsidR="3035E430" w:rsidTr="00D81336" w14:paraId="108A5F02" w14:textId="77777777">
        <w:trPr>
          <w:trHeight w:val="312"/>
          <w:jc w:val="center"/>
        </w:trPr>
        <w:tc>
          <w:tcPr>
            <w:tcW w:w="794" w:type="pct"/>
            <w:tcBorders>
              <w:top w:val="nil"/>
              <w:left w:val="nil"/>
              <w:bottom w:val="nil"/>
              <w:right w:val="nil"/>
            </w:tcBorders>
            <w:shd w:val="clear" w:color="auto" w:fill="auto"/>
            <w:noWrap/>
            <w:vAlign w:val="center"/>
            <w:hideMark/>
          </w:tcPr>
          <w:p w:rsidR="76F7CDAB" w:rsidP="3035E430" w:rsidRDefault="76F7CDAB" w14:paraId="2EFD6D6A" w14:textId="034B5378">
            <w:pPr>
              <w:rPr>
                <w:noProof/>
                <w:color w:val="000000" w:themeColor="text1"/>
              </w:rPr>
            </w:pPr>
            <w:r w:rsidRPr="3035E430">
              <w:rPr>
                <w:noProof/>
                <w:color w:val="000000" w:themeColor="text1"/>
              </w:rPr>
              <w:t>ARSE</w:t>
            </w:r>
          </w:p>
        </w:tc>
        <w:tc>
          <w:tcPr>
            <w:tcW w:w="4206" w:type="pct"/>
            <w:tcBorders>
              <w:top w:val="nil"/>
              <w:left w:val="nil"/>
              <w:bottom w:val="nil"/>
              <w:right w:val="nil"/>
            </w:tcBorders>
            <w:shd w:val="clear" w:color="auto" w:fill="auto"/>
            <w:noWrap/>
            <w:vAlign w:val="bottom"/>
            <w:hideMark/>
          </w:tcPr>
          <w:p w:rsidR="76F7CDAB" w:rsidP="3035E430" w:rsidRDefault="00575320" w14:paraId="72FD3A10" w14:textId="10F7D6CB">
            <w:pPr>
              <w:rPr>
                <w:color w:val="000000" w:themeColor="text1"/>
              </w:rPr>
            </w:pPr>
            <w:r>
              <w:rPr>
                <w:color w:val="000000" w:themeColor="text1"/>
              </w:rPr>
              <w:t>Biofuel</w:t>
            </w:r>
            <w:r w:rsidRPr="3035E430" w:rsidR="76F7CDAB">
              <w:rPr>
                <w:color w:val="000000" w:themeColor="text1"/>
              </w:rPr>
              <w:t xml:space="preserve"> from Agricultural Residue</w:t>
            </w:r>
          </w:p>
        </w:tc>
      </w:tr>
      <w:tr w:rsidR="717A235F" w:rsidTr="00D81336" w14:paraId="631DBC4E" w14:textId="77777777">
        <w:trPr>
          <w:trHeight w:val="312"/>
          <w:jc w:val="center"/>
        </w:trPr>
        <w:tc>
          <w:tcPr>
            <w:tcW w:w="794" w:type="pct"/>
            <w:tcBorders>
              <w:top w:val="nil"/>
              <w:left w:val="nil"/>
              <w:bottom w:val="nil"/>
              <w:right w:val="nil"/>
            </w:tcBorders>
            <w:shd w:val="clear" w:color="auto" w:fill="auto"/>
            <w:noWrap/>
            <w:vAlign w:val="center"/>
            <w:hideMark/>
          </w:tcPr>
          <w:p w:rsidR="55C29856" w:rsidP="717A235F" w:rsidRDefault="55C29856" w14:paraId="784CC649" w14:textId="5211E81D">
            <w:pPr>
              <w:rPr>
                <w:noProof/>
                <w:color w:val="000000" w:themeColor="text1"/>
              </w:rPr>
            </w:pPr>
            <w:r w:rsidRPr="717A235F">
              <w:rPr>
                <w:noProof/>
                <w:color w:val="000000" w:themeColor="text1"/>
              </w:rPr>
              <w:t>ATB</w:t>
            </w:r>
          </w:p>
        </w:tc>
        <w:tc>
          <w:tcPr>
            <w:tcW w:w="4206" w:type="pct"/>
            <w:tcBorders>
              <w:top w:val="nil"/>
              <w:left w:val="nil"/>
              <w:bottom w:val="nil"/>
              <w:right w:val="nil"/>
            </w:tcBorders>
            <w:shd w:val="clear" w:color="auto" w:fill="auto"/>
            <w:noWrap/>
            <w:vAlign w:val="bottom"/>
            <w:hideMark/>
          </w:tcPr>
          <w:p w:rsidR="55C29856" w:rsidP="717A235F" w:rsidRDefault="55C29856" w14:paraId="3FB2F12F" w14:textId="14ED0F84">
            <w:pPr>
              <w:rPr>
                <w:color w:val="000000" w:themeColor="text1"/>
              </w:rPr>
            </w:pPr>
            <w:r w:rsidRPr="717A235F">
              <w:rPr>
                <w:color w:val="000000" w:themeColor="text1"/>
              </w:rPr>
              <w:t>Annual Technology Baseline</w:t>
            </w:r>
          </w:p>
        </w:tc>
      </w:tr>
      <w:tr w:rsidRPr="0045566E" w:rsidR="00A77C8A" w:rsidTr="003F26FD" w14:paraId="32453073"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6592A2C7" w14:textId="77777777">
            <w:pPr>
              <w:rPr>
                <w:noProof/>
                <w:color w:val="000000"/>
                <w:szCs w:val="24"/>
              </w:rPr>
            </w:pPr>
            <w:r>
              <w:rPr>
                <w:noProof/>
                <w:color w:val="000000"/>
                <w:szCs w:val="24"/>
              </w:rPr>
              <w:t>BEA</w:t>
            </w:r>
          </w:p>
        </w:tc>
        <w:tc>
          <w:tcPr>
            <w:tcW w:w="4206" w:type="pct"/>
            <w:tcBorders>
              <w:top w:val="nil"/>
              <w:left w:val="nil"/>
              <w:bottom w:val="nil"/>
              <w:right w:val="nil"/>
            </w:tcBorders>
            <w:shd w:val="clear" w:color="auto" w:fill="auto"/>
            <w:noWrap/>
            <w:vAlign w:val="bottom"/>
          </w:tcPr>
          <w:p w:rsidRPr="001261F3" w:rsidR="00A77C8A" w:rsidP="003F26FD" w:rsidRDefault="00A77C8A" w14:paraId="457B9D0F" w14:textId="77777777">
            <w:pPr>
              <w:rPr>
                <w:color w:val="000000"/>
              </w:rPr>
            </w:pPr>
            <w:r>
              <w:t>Bureau of Economic Analysis</w:t>
            </w:r>
          </w:p>
        </w:tc>
      </w:tr>
      <w:tr w:rsidRPr="0045566E" w:rsidR="00A77C8A" w:rsidTr="003F26FD" w14:paraId="7EA5ED5D"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23608A1D" w14:textId="77777777">
            <w:pPr>
              <w:rPr>
                <w:color w:val="000000"/>
                <w:szCs w:val="24"/>
              </w:rPr>
            </w:pPr>
            <w:r w:rsidRPr="0045566E">
              <w:rPr>
                <w:noProof/>
                <w:color w:val="000000"/>
                <w:szCs w:val="24"/>
              </w:rPr>
              <w:t>BEV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499F484F" w14:textId="77777777">
            <w:pPr>
              <w:rPr>
                <w:color w:val="000000"/>
              </w:rPr>
            </w:pPr>
            <w:r w:rsidRPr="001261F3">
              <w:rPr>
                <w:color w:val="000000"/>
              </w:rPr>
              <w:t>Electric Battery Vehicle</w:t>
            </w:r>
          </w:p>
        </w:tc>
      </w:tr>
      <w:tr w:rsidR="3035E430" w:rsidTr="00D81336" w14:paraId="5FE9FC42" w14:textId="77777777">
        <w:trPr>
          <w:trHeight w:val="312"/>
          <w:jc w:val="center"/>
        </w:trPr>
        <w:tc>
          <w:tcPr>
            <w:tcW w:w="794" w:type="pct"/>
            <w:tcBorders>
              <w:top w:val="nil"/>
              <w:left w:val="nil"/>
              <w:bottom w:val="nil"/>
              <w:right w:val="nil"/>
            </w:tcBorders>
            <w:shd w:val="clear" w:color="auto" w:fill="auto"/>
            <w:noWrap/>
            <w:vAlign w:val="center"/>
            <w:hideMark/>
          </w:tcPr>
          <w:p w:rsidR="4D2E83B0" w:rsidP="3035E430" w:rsidRDefault="4D2E83B0" w14:paraId="00CEFDCF" w14:textId="2249A2F1">
            <w:pPr>
              <w:rPr>
                <w:noProof/>
                <w:color w:val="000000" w:themeColor="text1"/>
              </w:rPr>
            </w:pPr>
            <w:r w:rsidRPr="3035E430">
              <w:rPr>
                <w:noProof/>
                <w:color w:val="000000" w:themeColor="text1"/>
              </w:rPr>
              <w:t>BIO</w:t>
            </w:r>
          </w:p>
        </w:tc>
        <w:tc>
          <w:tcPr>
            <w:tcW w:w="4206" w:type="pct"/>
            <w:tcBorders>
              <w:top w:val="nil"/>
              <w:left w:val="nil"/>
              <w:bottom w:val="nil"/>
              <w:right w:val="nil"/>
            </w:tcBorders>
            <w:shd w:val="clear" w:color="auto" w:fill="auto"/>
            <w:noWrap/>
            <w:vAlign w:val="bottom"/>
            <w:hideMark/>
          </w:tcPr>
          <w:p w:rsidR="4D2E83B0" w:rsidP="3035E430" w:rsidRDefault="4D2E83B0" w14:paraId="79F59B39" w14:textId="6DF3F7BD">
            <w:pPr>
              <w:rPr>
                <w:color w:val="000000" w:themeColor="text1"/>
              </w:rPr>
            </w:pPr>
            <w:r w:rsidRPr="3035E430">
              <w:rPr>
                <w:color w:val="000000" w:themeColor="text1"/>
              </w:rPr>
              <w:t>Bioelectricity</w:t>
            </w:r>
          </w:p>
        </w:tc>
      </w:tr>
      <w:tr w:rsidR="3035E430" w:rsidTr="00D81336" w14:paraId="06E3BBB4" w14:textId="77777777">
        <w:trPr>
          <w:trHeight w:val="312"/>
          <w:jc w:val="center"/>
        </w:trPr>
        <w:tc>
          <w:tcPr>
            <w:tcW w:w="794" w:type="pct"/>
            <w:tcBorders>
              <w:top w:val="nil"/>
              <w:left w:val="nil"/>
              <w:bottom w:val="nil"/>
              <w:right w:val="nil"/>
            </w:tcBorders>
            <w:shd w:val="clear" w:color="auto" w:fill="auto"/>
            <w:noWrap/>
            <w:vAlign w:val="center"/>
            <w:hideMark/>
          </w:tcPr>
          <w:p w:rsidR="4BDD6772" w:rsidP="3035E430" w:rsidRDefault="4BDD6772" w14:paraId="081CCBF9" w14:textId="1EDB241D">
            <w:pPr>
              <w:rPr>
                <w:noProof/>
                <w:color w:val="000000" w:themeColor="text1"/>
              </w:rPr>
            </w:pPr>
            <w:r w:rsidRPr="3035E430">
              <w:rPr>
                <w:noProof/>
                <w:color w:val="000000" w:themeColor="text1"/>
              </w:rPr>
              <w:t>BRA</w:t>
            </w:r>
          </w:p>
        </w:tc>
        <w:tc>
          <w:tcPr>
            <w:tcW w:w="4206" w:type="pct"/>
            <w:tcBorders>
              <w:top w:val="nil"/>
              <w:left w:val="nil"/>
              <w:bottom w:val="nil"/>
              <w:right w:val="nil"/>
            </w:tcBorders>
            <w:shd w:val="clear" w:color="auto" w:fill="auto"/>
            <w:noWrap/>
            <w:vAlign w:val="bottom"/>
            <w:hideMark/>
          </w:tcPr>
          <w:p w:rsidR="4BDD6772" w:rsidP="3035E430" w:rsidRDefault="4BDD6772" w14:paraId="68EDEFB8" w14:textId="3B311D7A">
            <w:pPr>
              <w:rPr>
                <w:color w:val="000000" w:themeColor="text1"/>
              </w:rPr>
            </w:pPr>
            <w:r w:rsidRPr="3035E430">
              <w:rPr>
                <w:color w:val="000000" w:themeColor="text1"/>
              </w:rPr>
              <w:t>Brazil</w:t>
            </w:r>
          </w:p>
        </w:tc>
      </w:tr>
      <w:tr w:rsidRPr="0045566E" w:rsidR="00A77C8A" w:rsidTr="003F26FD" w14:paraId="67335EAA"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3E9013DA" w14:textId="77777777">
            <w:pPr>
              <w:rPr>
                <w:noProof/>
                <w:color w:val="000000"/>
                <w:szCs w:val="24"/>
              </w:rPr>
            </w:pPr>
            <w:r>
              <w:rPr>
                <w:noProof/>
                <w:color w:val="000000"/>
                <w:szCs w:val="24"/>
              </w:rPr>
              <w:t>BTS</w:t>
            </w:r>
          </w:p>
        </w:tc>
        <w:tc>
          <w:tcPr>
            <w:tcW w:w="4206" w:type="pct"/>
            <w:tcBorders>
              <w:top w:val="nil"/>
              <w:left w:val="nil"/>
              <w:bottom w:val="nil"/>
              <w:right w:val="nil"/>
            </w:tcBorders>
            <w:shd w:val="clear" w:color="auto" w:fill="auto"/>
            <w:noWrap/>
            <w:vAlign w:val="bottom"/>
          </w:tcPr>
          <w:p w:rsidRPr="001261F3" w:rsidR="00A77C8A" w:rsidP="003F26FD" w:rsidRDefault="00A77C8A" w14:paraId="385670D5" w14:textId="77777777">
            <w:pPr>
              <w:rPr>
                <w:color w:val="000000"/>
              </w:rPr>
            </w:pPr>
            <w:r>
              <w:t>Bureau of Transportation Statistics</w:t>
            </w:r>
          </w:p>
        </w:tc>
      </w:tr>
      <w:tr w:rsidRPr="0045566E" w:rsidR="00A77C8A" w:rsidTr="003F26FD" w14:paraId="6A2FF8A9"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38C37DF2" w14:textId="4E9D0616">
            <w:pPr>
              <w:rPr>
                <w:color w:val="000000"/>
                <w:szCs w:val="24"/>
              </w:rPr>
            </w:pPr>
            <w:r w:rsidRPr="0045566E">
              <w:rPr>
                <w:noProof/>
                <w:color w:val="000000"/>
                <w:szCs w:val="24"/>
              </w:rPr>
              <w:t>B</w:t>
            </w:r>
            <w:r w:rsidR="002014F0">
              <w:rPr>
                <w:noProof/>
                <w:color w:val="000000"/>
                <w:szCs w:val="24"/>
              </w:rPr>
              <w:t>tu</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3EC36CC1" w14:textId="77777777">
            <w:pPr>
              <w:rPr>
                <w:color w:val="000000"/>
              </w:rPr>
            </w:pPr>
            <w:r w:rsidRPr="001261F3">
              <w:rPr>
                <w:color w:val="000000"/>
              </w:rPr>
              <w:t>British Thermal Unit</w:t>
            </w:r>
          </w:p>
        </w:tc>
      </w:tr>
      <w:tr w:rsidR="3035E430" w:rsidTr="00D81336" w14:paraId="335ED988" w14:textId="77777777">
        <w:trPr>
          <w:trHeight w:val="312"/>
          <w:jc w:val="center"/>
        </w:trPr>
        <w:tc>
          <w:tcPr>
            <w:tcW w:w="794" w:type="pct"/>
            <w:tcBorders>
              <w:top w:val="nil"/>
              <w:left w:val="nil"/>
              <w:bottom w:val="nil"/>
              <w:right w:val="nil"/>
            </w:tcBorders>
            <w:shd w:val="clear" w:color="auto" w:fill="auto"/>
            <w:noWrap/>
            <w:vAlign w:val="center"/>
            <w:hideMark/>
          </w:tcPr>
          <w:p w:rsidR="5DFD30A6" w:rsidP="3035E430" w:rsidRDefault="5DFD30A6" w14:paraId="30C0D50B" w14:textId="5AE85D3C">
            <w:pPr>
              <w:rPr>
                <w:noProof/>
                <w:color w:val="000000" w:themeColor="text1"/>
              </w:rPr>
            </w:pPr>
            <w:r w:rsidRPr="3035E430">
              <w:rPr>
                <w:noProof/>
                <w:color w:val="000000" w:themeColor="text1"/>
              </w:rPr>
              <w:t>CC</w:t>
            </w:r>
          </w:p>
        </w:tc>
        <w:tc>
          <w:tcPr>
            <w:tcW w:w="4206" w:type="pct"/>
            <w:tcBorders>
              <w:top w:val="nil"/>
              <w:left w:val="nil"/>
              <w:bottom w:val="nil"/>
              <w:right w:val="nil"/>
            </w:tcBorders>
            <w:shd w:val="clear" w:color="auto" w:fill="auto"/>
            <w:noWrap/>
            <w:vAlign w:val="bottom"/>
            <w:hideMark/>
          </w:tcPr>
          <w:p w:rsidR="5DFD30A6" w:rsidP="3035E430" w:rsidRDefault="5DFD30A6" w14:paraId="67512950" w14:textId="336E3D6B">
            <w:pPr>
              <w:rPr>
                <w:color w:val="000000" w:themeColor="text1"/>
              </w:rPr>
            </w:pPr>
            <w:r w:rsidRPr="3035E430">
              <w:rPr>
                <w:color w:val="000000" w:themeColor="text1"/>
              </w:rPr>
              <w:t>Combined Cycle</w:t>
            </w:r>
          </w:p>
        </w:tc>
      </w:tr>
      <w:tr w:rsidR="3035E430" w:rsidTr="00D81336" w14:paraId="7E123018" w14:textId="77777777">
        <w:trPr>
          <w:trHeight w:val="312"/>
          <w:jc w:val="center"/>
        </w:trPr>
        <w:tc>
          <w:tcPr>
            <w:tcW w:w="794" w:type="pct"/>
            <w:tcBorders>
              <w:top w:val="nil"/>
              <w:left w:val="nil"/>
              <w:bottom w:val="nil"/>
              <w:right w:val="nil"/>
            </w:tcBorders>
            <w:shd w:val="clear" w:color="auto" w:fill="auto"/>
            <w:noWrap/>
            <w:vAlign w:val="center"/>
            <w:hideMark/>
          </w:tcPr>
          <w:p w:rsidR="20B90651" w:rsidP="3035E430" w:rsidRDefault="20B90651" w14:paraId="28B96291" w14:textId="294E2737">
            <w:pPr>
              <w:rPr>
                <w:noProof/>
                <w:color w:val="000000" w:themeColor="text1"/>
              </w:rPr>
            </w:pPr>
            <w:r w:rsidRPr="3035E430">
              <w:rPr>
                <w:noProof/>
                <w:color w:val="000000" w:themeColor="text1"/>
              </w:rPr>
              <w:t>CCS</w:t>
            </w:r>
          </w:p>
        </w:tc>
        <w:tc>
          <w:tcPr>
            <w:tcW w:w="4206" w:type="pct"/>
            <w:tcBorders>
              <w:top w:val="nil"/>
              <w:left w:val="nil"/>
              <w:bottom w:val="nil"/>
              <w:right w:val="nil"/>
            </w:tcBorders>
            <w:shd w:val="clear" w:color="auto" w:fill="auto"/>
            <w:noWrap/>
            <w:vAlign w:val="bottom"/>
            <w:hideMark/>
          </w:tcPr>
          <w:p w:rsidR="20B90651" w:rsidP="3035E430" w:rsidRDefault="20B90651" w14:paraId="30CEF877" w14:textId="77ABA1EB">
            <w:pPr>
              <w:rPr>
                <w:color w:val="000000" w:themeColor="text1"/>
              </w:rPr>
            </w:pPr>
            <w:r w:rsidRPr="3035E430">
              <w:rPr>
                <w:color w:val="000000" w:themeColor="text1"/>
              </w:rPr>
              <w:t>Carbon Capture and Storage</w:t>
            </w:r>
          </w:p>
        </w:tc>
      </w:tr>
      <w:tr w:rsidRPr="0045566E" w:rsidR="00A77C8A" w:rsidTr="003F26FD" w14:paraId="5DC90C39"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4D634F59" w14:textId="77777777">
            <w:pPr>
              <w:rPr>
                <w:color w:val="000000"/>
                <w:szCs w:val="24"/>
              </w:rPr>
            </w:pPr>
            <w:r w:rsidRPr="0045566E">
              <w:rPr>
                <w:noProof/>
                <w:color w:val="000000"/>
                <w:szCs w:val="24"/>
              </w:rPr>
              <w:t>CES</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75E7EF02" w14:textId="77777777">
            <w:pPr>
              <w:rPr>
                <w:color w:val="000000"/>
              </w:rPr>
            </w:pPr>
            <w:r w:rsidRPr="001261F3">
              <w:rPr>
                <w:color w:val="000000"/>
              </w:rPr>
              <w:t>Constant Elasticity of Substitution</w:t>
            </w:r>
          </w:p>
        </w:tc>
      </w:tr>
      <w:tr w:rsidRPr="0045566E" w:rsidR="00A77C8A" w:rsidTr="003F26FD" w14:paraId="61D065EB"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04E6C126" w14:textId="77777777">
            <w:pPr>
              <w:rPr>
                <w:noProof/>
                <w:color w:val="000000"/>
                <w:szCs w:val="24"/>
              </w:rPr>
            </w:pPr>
            <w:r>
              <w:rPr>
                <w:noProof/>
                <w:color w:val="000000"/>
                <w:szCs w:val="24"/>
              </w:rPr>
              <w:t>CET</w:t>
            </w:r>
          </w:p>
        </w:tc>
        <w:tc>
          <w:tcPr>
            <w:tcW w:w="4206" w:type="pct"/>
            <w:tcBorders>
              <w:top w:val="nil"/>
              <w:left w:val="nil"/>
              <w:bottom w:val="nil"/>
              <w:right w:val="nil"/>
            </w:tcBorders>
            <w:shd w:val="clear" w:color="auto" w:fill="auto"/>
            <w:noWrap/>
            <w:vAlign w:val="bottom"/>
          </w:tcPr>
          <w:p w:rsidRPr="001261F3" w:rsidR="00A77C8A" w:rsidP="003F26FD" w:rsidRDefault="00A77C8A" w14:paraId="238C8B80" w14:textId="51F4826F">
            <w:pPr>
              <w:rPr>
                <w:color w:val="000000"/>
              </w:rPr>
            </w:pPr>
            <w:r>
              <w:t xml:space="preserve">Constant </w:t>
            </w:r>
            <w:r w:rsidR="00CE5F20">
              <w:t>E</w:t>
            </w:r>
            <w:r>
              <w:t xml:space="preserve">lasticity of </w:t>
            </w:r>
            <w:r w:rsidR="00CE5F20">
              <w:t>T</w:t>
            </w:r>
            <w:r>
              <w:t>ransformation</w:t>
            </w:r>
          </w:p>
        </w:tc>
      </w:tr>
      <w:tr w:rsidR="3035E430" w:rsidTr="00D81336" w14:paraId="39A5A911" w14:textId="77777777">
        <w:trPr>
          <w:trHeight w:val="312"/>
          <w:jc w:val="center"/>
        </w:trPr>
        <w:tc>
          <w:tcPr>
            <w:tcW w:w="794" w:type="pct"/>
            <w:tcBorders>
              <w:top w:val="nil"/>
              <w:left w:val="nil"/>
              <w:bottom w:val="nil"/>
              <w:right w:val="nil"/>
            </w:tcBorders>
            <w:shd w:val="clear" w:color="auto" w:fill="auto"/>
            <w:noWrap/>
            <w:vAlign w:val="center"/>
          </w:tcPr>
          <w:p w:rsidR="1205094E" w:rsidP="3035E430" w:rsidRDefault="1205094E" w14:paraId="568D2018" w14:textId="6F26CFB3">
            <w:pPr>
              <w:rPr>
                <w:noProof/>
                <w:color w:val="000000" w:themeColor="text1"/>
              </w:rPr>
            </w:pPr>
            <w:r w:rsidRPr="3035E430">
              <w:rPr>
                <w:noProof/>
                <w:color w:val="000000" w:themeColor="text1"/>
              </w:rPr>
              <w:t>CETH</w:t>
            </w:r>
          </w:p>
        </w:tc>
        <w:tc>
          <w:tcPr>
            <w:tcW w:w="4206" w:type="pct"/>
            <w:tcBorders>
              <w:top w:val="nil"/>
              <w:left w:val="nil"/>
              <w:bottom w:val="nil"/>
              <w:right w:val="nil"/>
            </w:tcBorders>
            <w:shd w:val="clear" w:color="auto" w:fill="auto"/>
            <w:noWrap/>
            <w:vAlign w:val="bottom"/>
          </w:tcPr>
          <w:p w:rsidR="1205094E" w:rsidP="3035E430" w:rsidRDefault="1205094E" w14:paraId="7BCEFDFF" w14:textId="1CF3EAAC">
            <w:r>
              <w:t>Corn Ethanol</w:t>
            </w:r>
          </w:p>
        </w:tc>
      </w:tr>
      <w:tr w:rsidRPr="0045566E" w:rsidR="00A77C8A" w:rsidTr="003F26FD" w14:paraId="0ABD1DDE"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12E2DFF6" w14:textId="77777777">
            <w:pPr>
              <w:rPr>
                <w:color w:val="000000"/>
                <w:szCs w:val="24"/>
              </w:rPr>
            </w:pPr>
            <w:r w:rsidRPr="0045566E">
              <w:rPr>
                <w:noProof/>
                <w:color w:val="000000"/>
                <w:szCs w:val="24"/>
              </w:rPr>
              <w:t>CGE</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24B68FF3" w14:textId="77777777">
            <w:pPr>
              <w:rPr>
                <w:color w:val="000000"/>
              </w:rPr>
            </w:pPr>
            <w:r w:rsidRPr="001261F3">
              <w:rPr>
                <w:color w:val="000000"/>
              </w:rPr>
              <w:t>Computable General Equilibrium</w:t>
            </w:r>
          </w:p>
        </w:tc>
      </w:tr>
      <w:tr w:rsidR="3035E430" w:rsidTr="00D81336" w14:paraId="2F2E3AB2" w14:textId="77777777">
        <w:trPr>
          <w:trHeight w:val="312"/>
          <w:jc w:val="center"/>
        </w:trPr>
        <w:tc>
          <w:tcPr>
            <w:tcW w:w="794" w:type="pct"/>
            <w:tcBorders>
              <w:top w:val="nil"/>
              <w:left w:val="nil"/>
              <w:bottom w:val="nil"/>
              <w:right w:val="nil"/>
            </w:tcBorders>
            <w:shd w:val="clear" w:color="auto" w:fill="auto"/>
            <w:noWrap/>
            <w:vAlign w:val="center"/>
            <w:hideMark/>
          </w:tcPr>
          <w:p w:rsidR="7B2903D8" w:rsidP="3035E430" w:rsidRDefault="7B2903D8" w14:paraId="537067B0" w14:textId="6CE0A8BE">
            <w:pPr>
              <w:rPr>
                <w:noProof/>
                <w:color w:val="000000" w:themeColor="text1"/>
              </w:rPr>
            </w:pPr>
            <w:r w:rsidRPr="3035E430">
              <w:rPr>
                <w:noProof/>
                <w:color w:val="000000" w:themeColor="text1"/>
              </w:rPr>
              <w:t>CHN</w:t>
            </w:r>
          </w:p>
        </w:tc>
        <w:tc>
          <w:tcPr>
            <w:tcW w:w="4206" w:type="pct"/>
            <w:tcBorders>
              <w:top w:val="nil"/>
              <w:left w:val="nil"/>
              <w:bottom w:val="nil"/>
              <w:right w:val="nil"/>
            </w:tcBorders>
            <w:shd w:val="clear" w:color="auto" w:fill="auto"/>
            <w:noWrap/>
            <w:vAlign w:val="bottom"/>
            <w:hideMark/>
          </w:tcPr>
          <w:p w:rsidR="7B2903D8" w:rsidP="3035E430" w:rsidRDefault="7B2903D8" w14:paraId="410ED122" w14:textId="2744BDEB">
            <w:pPr>
              <w:rPr>
                <w:color w:val="000000" w:themeColor="text1"/>
              </w:rPr>
            </w:pPr>
            <w:r w:rsidRPr="3035E430">
              <w:rPr>
                <w:color w:val="000000" w:themeColor="text1"/>
              </w:rPr>
              <w:t>China</w:t>
            </w:r>
          </w:p>
        </w:tc>
      </w:tr>
      <w:tr w:rsidR="3035E430" w:rsidTr="00D81336" w14:paraId="2A7CED5D" w14:textId="77777777">
        <w:trPr>
          <w:trHeight w:val="312"/>
          <w:jc w:val="center"/>
        </w:trPr>
        <w:tc>
          <w:tcPr>
            <w:tcW w:w="794" w:type="pct"/>
            <w:tcBorders>
              <w:top w:val="nil"/>
              <w:left w:val="nil"/>
              <w:bottom w:val="nil"/>
              <w:right w:val="nil"/>
            </w:tcBorders>
            <w:shd w:val="clear" w:color="auto" w:fill="auto"/>
            <w:noWrap/>
            <w:vAlign w:val="center"/>
          </w:tcPr>
          <w:p w:rsidR="1D89DE2F" w:rsidP="3035E430" w:rsidRDefault="1D89DE2F" w14:paraId="596D49E1" w14:textId="7FC90E85">
            <w:pPr>
              <w:rPr>
                <w:noProof/>
                <w:color w:val="000000" w:themeColor="text1"/>
              </w:rPr>
            </w:pPr>
            <w:r w:rsidRPr="3035E430">
              <w:rPr>
                <w:noProof/>
                <w:color w:val="000000" w:themeColor="text1"/>
              </w:rPr>
              <w:t>COBD</w:t>
            </w:r>
          </w:p>
        </w:tc>
        <w:tc>
          <w:tcPr>
            <w:tcW w:w="4206" w:type="pct"/>
            <w:tcBorders>
              <w:top w:val="nil"/>
              <w:left w:val="nil"/>
              <w:bottom w:val="nil"/>
              <w:right w:val="nil"/>
            </w:tcBorders>
            <w:shd w:val="clear" w:color="auto" w:fill="auto"/>
            <w:noWrap/>
            <w:vAlign w:val="bottom"/>
          </w:tcPr>
          <w:p w:rsidR="1D89DE2F" w:rsidP="3035E430" w:rsidRDefault="1D89DE2F" w14:paraId="4D4F8DD7" w14:textId="0EF7ED09">
            <w:pPr>
              <w:rPr>
                <w:color w:val="000000" w:themeColor="text1"/>
              </w:rPr>
            </w:pPr>
            <w:r w:rsidRPr="3035E430">
              <w:rPr>
                <w:color w:val="000000" w:themeColor="text1"/>
              </w:rPr>
              <w:t xml:space="preserve">Corn Oil </w:t>
            </w:r>
            <w:r w:rsidRPr="3035E430" w:rsidR="00EA1C98">
              <w:rPr>
                <w:color w:val="000000" w:themeColor="text1"/>
              </w:rPr>
              <w:t>Biodiesel</w:t>
            </w:r>
          </w:p>
        </w:tc>
      </w:tr>
      <w:tr w:rsidR="3035E430" w:rsidTr="00D81336" w14:paraId="20EDABA5" w14:textId="77777777">
        <w:trPr>
          <w:trHeight w:val="312"/>
          <w:jc w:val="center"/>
        </w:trPr>
        <w:tc>
          <w:tcPr>
            <w:tcW w:w="794" w:type="pct"/>
            <w:tcBorders>
              <w:top w:val="nil"/>
              <w:left w:val="nil"/>
              <w:bottom w:val="nil"/>
              <w:right w:val="nil"/>
            </w:tcBorders>
            <w:shd w:val="clear" w:color="auto" w:fill="auto"/>
            <w:noWrap/>
            <w:vAlign w:val="center"/>
          </w:tcPr>
          <w:p w:rsidR="3E2F0429" w:rsidP="3035E430" w:rsidRDefault="3E2F0429" w14:paraId="7833DE65" w14:textId="78C144CD">
            <w:pPr>
              <w:rPr>
                <w:noProof/>
                <w:color w:val="000000" w:themeColor="text1"/>
              </w:rPr>
            </w:pPr>
            <w:r w:rsidRPr="3035E430">
              <w:rPr>
                <w:noProof/>
                <w:color w:val="000000" w:themeColor="text1"/>
              </w:rPr>
              <w:t>COL</w:t>
            </w:r>
          </w:p>
        </w:tc>
        <w:tc>
          <w:tcPr>
            <w:tcW w:w="4206" w:type="pct"/>
            <w:tcBorders>
              <w:top w:val="nil"/>
              <w:left w:val="nil"/>
              <w:bottom w:val="nil"/>
              <w:right w:val="nil"/>
            </w:tcBorders>
            <w:shd w:val="clear" w:color="auto" w:fill="auto"/>
            <w:noWrap/>
            <w:vAlign w:val="bottom"/>
          </w:tcPr>
          <w:p w:rsidR="3E2F0429" w:rsidP="3035E430" w:rsidRDefault="3E2F0429" w14:paraId="5A8984FB" w14:textId="663B45B1">
            <w:pPr>
              <w:rPr>
                <w:color w:val="000000" w:themeColor="text1"/>
              </w:rPr>
            </w:pPr>
            <w:r w:rsidRPr="3035E430">
              <w:rPr>
                <w:color w:val="000000" w:themeColor="text1"/>
              </w:rPr>
              <w:t>Coal</w:t>
            </w:r>
          </w:p>
        </w:tc>
      </w:tr>
      <w:tr w:rsidR="3035E430" w:rsidTr="00D81336" w14:paraId="0DC67613" w14:textId="77777777">
        <w:trPr>
          <w:trHeight w:val="312"/>
          <w:jc w:val="center"/>
        </w:trPr>
        <w:tc>
          <w:tcPr>
            <w:tcW w:w="794" w:type="pct"/>
            <w:tcBorders>
              <w:top w:val="nil"/>
              <w:left w:val="nil"/>
              <w:bottom w:val="nil"/>
              <w:right w:val="nil"/>
            </w:tcBorders>
            <w:shd w:val="clear" w:color="auto" w:fill="auto"/>
            <w:noWrap/>
            <w:vAlign w:val="center"/>
          </w:tcPr>
          <w:p w:rsidR="108472AE" w:rsidP="3035E430" w:rsidRDefault="108472AE" w14:paraId="2C9B3F64" w14:textId="1FE05C6D">
            <w:pPr>
              <w:rPr>
                <w:noProof/>
                <w:color w:val="000000" w:themeColor="text1"/>
              </w:rPr>
            </w:pPr>
            <w:r w:rsidRPr="3035E430">
              <w:rPr>
                <w:noProof/>
                <w:color w:val="000000" w:themeColor="text1"/>
              </w:rPr>
              <w:t>CONV</w:t>
            </w:r>
          </w:p>
        </w:tc>
        <w:tc>
          <w:tcPr>
            <w:tcW w:w="4206" w:type="pct"/>
            <w:tcBorders>
              <w:top w:val="nil"/>
              <w:left w:val="nil"/>
              <w:bottom w:val="nil"/>
              <w:right w:val="nil"/>
            </w:tcBorders>
            <w:shd w:val="clear" w:color="auto" w:fill="auto"/>
            <w:noWrap/>
            <w:vAlign w:val="bottom"/>
          </w:tcPr>
          <w:p w:rsidR="108472AE" w:rsidP="3035E430" w:rsidRDefault="108472AE" w14:paraId="1C9DEAC3" w14:textId="29583184">
            <w:pPr>
              <w:rPr>
                <w:color w:val="000000" w:themeColor="text1"/>
              </w:rPr>
            </w:pPr>
            <w:r w:rsidRPr="3035E430">
              <w:rPr>
                <w:color w:val="000000" w:themeColor="text1"/>
              </w:rPr>
              <w:t>Conventional Electricity Generation</w:t>
            </w:r>
          </w:p>
        </w:tc>
      </w:tr>
      <w:tr w:rsidR="3035E430" w:rsidTr="00D81336" w14:paraId="4EA61ED1" w14:textId="77777777">
        <w:trPr>
          <w:trHeight w:val="312"/>
          <w:jc w:val="center"/>
        </w:trPr>
        <w:tc>
          <w:tcPr>
            <w:tcW w:w="794" w:type="pct"/>
            <w:tcBorders>
              <w:top w:val="nil"/>
              <w:left w:val="nil"/>
              <w:bottom w:val="nil"/>
              <w:right w:val="nil"/>
            </w:tcBorders>
            <w:shd w:val="clear" w:color="auto" w:fill="auto"/>
            <w:noWrap/>
            <w:vAlign w:val="center"/>
          </w:tcPr>
          <w:p w:rsidR="3E2F0429" w:rsidP="3035E430" w:rsidRDefault="3E2F0429" w14:paraId="641745E2" w14:textId="580F6884">
            <w:pPr>
              <w:rPr>
                <w:noProof/>
                <w:color w:val="000000" w:themeColor="text1"/>
              </w:rPr>
            </w:pPr>
            <w:r w:rsidRPr="3035E430">
              <w:rPr>
                <w:noProof/>
                <w:color w:val="000000" w:themeColor="text1"/>
              </w:rPr>
              <w:t>CRU</w:t>
            </w:r>
          </w:p>
        </w:tc>
        <w:tc>
          <w:tcPr>
            <w:tcW w:w="4206" w:type="pct"/>
            <w:tcBorders>
              <w:top w:val="nil"/>
              <w:left w:val="nil"/>
              <w:bottom w:val="nil"/>
              <w:right w:val="nil"/>
            </w:tcBorders>
            <w:shd w:val="clear" w:color="auto" w:fill="auto"/>
            <w:noWrap/>
            <w:vAlign w:val="bottom"/>
          </w:tcPr>
          <w:p w:rsidR="3E2F0429" w:rsidP="3035E430" w:rsidRDefault="3E2F0429" w14:paraId="710C4F39" w14:textId="0185132E">
            <w:pPr>
              <w:rPr>
                <w:color w:val="000000" w:themeColor="text1"/>
              </w:rPr>
            </w:pPr>
            <w:r w:rsidRPr="3035E430">
              <w:rPr>
                <w:color w:val="000000" w:themeColor="text1"/>
              </w:rPr>
              <w:t>Crude Oil</w:t>
            </w:r>
          </w:p>
        </w:tc>
      </w:tr>
      <w:tr w:rsidR="3035E430" w:rsidTr="00D81336" w14:paraId="20A30397" w14:textId="77777777">
        <w:trPr>
          <w:trHeight w:val="312"/>
          <w:jc w:val="center"/>
        </w:trPr>
        <w:tc>
          <w:tcPr>
            <w:tcW w:w="794" w:type="pct"/>
            <w:tcBorders>
              <w:top w:val="nil"/>
              <w:left w:val="nil"/>
              <w:bottom w:val="nil"/>
              <w:right w:val="nil"/>
            </w:tcBorders>
            <w:shd w:val="clear" w:color="auto" w:fill="auto"/>
            <w:noWrap/>
            <w:vAlign w:val="center"/>
          </w:tcPr>
          <w:p w:rsidR="6431FF59" w:rsidP="3035E430" w:rsidRDefault="6431FF59" w14:paraId="7C75040E" w14:textId="23F50D11">
            <w:pPr>
              <w:rPr>
                <w:noProof/>
                <w:color w:val="000000" w:themeColor="text1"/>
              </w:rPr>
            </w:pPr>
            <w:r w:rsidRPr="3035E430">
              <w:rPr>
                <w:noProof/>
                <w:color w:val="000000" w:themeColor="text1"/>
              </w:rPr>
              <w:t>DDGS</w:t>
            </w:r>
          </w:p>
        </w:tc>
        <w:tc>
          <w:tcPr>
            <w:tcW w:w="4206" w:type="pct"/>
            <w:tcBorders>
              <w:top w:val="nil"/>
              <w:left w:val="nil"/>
              <w:bottom w:val="nil"/>
              <w:right w:val="nil"/>
            </w:tcBorders>
            <w:shd w:val="clear" w:color="auto" w:fill="auto"/>
            <w:noWrap/>
            <w:vAlign w:val="bottom"/>
          </w:tcPr>
          <w:p w:rsidR="6431FF59" w:rsidP="3035E430" w:rsidRDefault="6431FF59" w14:paraId="2080A801" w14:textId="31CDA55A">
            <w:pPr>
              <w:rPr>
                <w:color w:val="000000" w:themeColor="text1"/>
              </w:rPr>
            </w:pPr>
            <w:r w:rsidRPr="3035E430">
              <w:rPr>
                <w:color w:val="000000" w:themeColor="text1"/>
              </w:rPr>
              <w:t>Distillers</w:t>
            </w:r>
            <w:r w:rsidR="00B124DA">
              <w:rPr>
                <w:color w:val="000000" w:themeColor="text1"/>
              </w:rPr>
              <w:t>’</w:t>
            </w:r>
            <w:r w:rsidRPr="3035E430">
              <w:rPr>
                <w:color w:val="000000" w:themeColor="text1"/>
              </w:rPr>
              <w:t xml:space="preserve"> Grains with </w:t>
            </w:r>
            <w:proofErr w:type="spellStart"/>
            <w:r w:rsidRPr="3035E430">
              <w:rPr>
                <w:color w:val="000000" w:themeColor="text1"/>
              </w:rPr>
              <w:t>Solubles</w:t>
            </w:r>
            <w:proofErr w:type="spellEnd"/>
          </w:p>
        </w:tc>
      </w:tr>
      <w:tr w:rsidRPr="0045566E" w:rsidR="00A77C8A" w:rsidTr="003F26FD" w14:paraId="5D332ADA" w14:textId="77777777">
        <w:trPr>
          <w:trHeight w:val="312"/>
          <w:jc w:val="center"/>
        </w:trPr>
        <w:tc>
          <w:tcPr>
            <w:tcW w:w="794" w:type="pct"/>
            <w:tcBorders>
              <w:top w:val="nil"/>
              <w:left w:val="nil"/>
              <w:bottom w:val="nil"/>
              <w:right w:val="nil"/>
            </w:tcBorders>
            <w:shd w:val="clear" w:color="auto" w:fill="auto"/>
            <w:noWrap/>
            <w:vAlign w:val="center"/>
          </w:tcPr>
          <w:p w:rsidR="00A77C8A" w:rsidP="003F26FD" w:rsidRDefault="00A77C8A" w14:paraId="142F9728" w14:textId="77777777">
            <w:pPr>
              <w:rPr>
                <w:noProof/>
                <w:color w:val="000000"/>
                <w:szCs w:val="24"/>
              </w:rPr>
            </w:pPr>
            <w:r>
              <w:rPr>
                <w:noProof/>
                <w:color w:val="000000"/>
                <w:szCs w:val="24"/>
              </w:rPr>
              <w:t>DOE</w:t>
            </w:r>
          </w:p>
        </w:tc>
        <w:tc>
          <w:tcPr>
            <w:tcW w:w="4206" w:type="pct"/>
            <w:tcBorders>
              <w:top w:val="nil"/>
              <w:left w:val="nil"/>
              <w:bottom w:val="nil"/>
              <w:right w:val="nil"/>
            </w:tcBorders>
            <w:shd w:val="clear" w:color="auto" w:fill="auto"/>
            <w:noWrap/>
            <w:vAlign w:val="bottom"/>
          </w:tcPr>
          <w:p w:rsidR="00A77C8A" w:rsidP="003F26FD" w:rsidRDefault="00A77C8A" w14:paraId="00C69447" w14:textId="77777777">
            <w:r>
              <w:t xml:space="preserve">Department of Energy </w:t>
            </w:r>
          </w:p>
        </w:tc>
      </w:tr>
      <w:tr w:rsidRPr="0045566E" w:rsidR="00A77C8A" w:rsidTr="003F26FD" w14:paraId="7B12A255"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0EFFDCD8" w14:textId="77777777">
            <w:pPr>
              <w:rPr>
                <w:noProof/>
                <w:color w:val="000000"/>
                <w:szCs w:val="24"/>
              </w:rPr>
            </w:pPr>
            <w:r>
              <w:rPr>
                <w:noProof/>
                <w:color w:val="000000"/>
                <w:szCs w:val="24"/>
              </w:rPr>
              <w:t>EDGAR</w:t>
            </w:r>
          </w:p>
        </w:tc>
        <w:tc>
          <w:tcPr>
            <w:tcW w:w="4206" w:type="pct"/>
            <w:tcBorders>
              <w:top w:val="nil"/>
              <w:left w:val="nil"/>
              <w:bottom w:val="nil"/>
              <w:right w:val="nil"/>
            </w:tcBorders>
            <w:shd w:val="clear" w:color="auto" w:fill="auto"/>
            <w:noWrap/>
            <w:vAlign w:val="bottom"/>
          </w:tcPr>
          <w:p w:rsidRPr="001261F3" w:rsidR="00A77C8A" w:rsidP="003F26FD" w:rsidRDefault="00A77C8A" w14:paraId="08C7FBC6" w14:textId="77777777">
            <w:pPr>
              <w:rPr>
                <w:color w:val="000000"/>
              </w:rPr>
            </w:pPr>
            <w:r>
              <w:t>Emissions Database for Global Atmospheric Research</w:t>
            </w:r>
          </w:p>
        </w:tc>
      </w:tr>
      <w:tr w:rsidRPr="0045566E" w:rsidR="00A77C8A" w:rsidTr="003F26FD" w14:paraId="69CE9991"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14EA9B0E" w14:textId="77777777">
            <w:pPr>
              <w:rPr>
                <w:color w:val="000000"/>
                <w:szCs w:val="24"/>
              </w:rPr>
            </w:pPr>
            <w:r w:rsidRPr="0045566E">
              <w:rPr>
                <w:noProof/>
                <w:color w:val="000000"/>
                <w:szCs w:val="24"/>
              </w:rPr>
              <w:t>EIA</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074B2B73" w14:textId="77777777">
            <w:pPr>
              <w:rPr>
                <w:color w:val="000000"/>
              </w:rPr>
            </w:pPr>
            <w:r w:rsidRPr="001261F3">
              <w:rPr>
                <w:color w:val="000000"/>
              </w:rPr>
              <w:t>U.S. Energy Information Administration</w:t>
            </w:r>
          </w:p>
        </w:tc>
      </w:tr>
      <w:tr w:rsidR="3035E430" w:rsidTr="00D81336" w14:paraId="2E18F1A2" w14:textId="77777777">
        <w:trPr>
          <w:trHeight w:val="312"/>
          <w:jc w:val="center"/>
        </w:trPr>
        <w:tc>
          <w:tcPr>
            <w:tcW w:w="794" w:type="pct"/>
            <w:tcBorders>
              <w:top w:val="nil"/>
              <w:left w:val="nil"/>
              <w:bottom w:val="nil"/>
              <w:right w:val="nil"/>
            </w:tcBorders>
            <w:shd w:val="clear" w:color="auto" w:fill="auto"/>
            <w:noWrap/>
            <w:vAlign w:val="center"/>
            <w:hideMark/>
          </w:tcPr>
          <w:p w:rsidR="61B7BB48" w:rsidP="3035E430" w:rsidRDefault="61B7BB48" w14:paraId="2EA51F6D" w14:textId="3BCE221D">
            <w:pPr>
              <w:rPr>
                <w:noProof/>
                <w:color w:val="000000" w:themeColor="text1"/>
              </w:rPr>
            </w:pPr>
            <w:r w:rsidRPr="3035E430">
              <w:rPr>
                <w:noProof/>
                <w:color w:val="000000" w:themeColor="text1"/>
              </w:rPr>
              <w:t>EIM</w:t>
            </w:r>
          </w:p>
        </w:tc>
        <w:tc>
          <w:tcPr>
            <w:tcW w:w="4206" w:type="pct"/>
            <w:tcBorders>
              <w:top w:val="nil"/>
              <w:left w:val="nil"/>
              <w:bottom w:val="nil"/>
              <w:right w:val="nil"/>
            </w:tcBorders>
            <w:shd w:val="clear" w:color="auto" w:fill="auto"/>
            <w:noWrap/>
            <w:vAlign w:val="bottom"/>
            <w:hideMark/>
          </w:tcPr>
          <w:p w:rsidR="61B7BB48" w:rsidP="3035E430" w:rsidRDefault="61B7BB48" w14:paraId="2B244AFC" w14:textId="3E3BCB56">
            <w:pPr>
              <w:rPr>
                <w:color w:val="000000" w:themeColor="text1"/>
              </w:rPr>
            </w:pPr>
            <w:r w:rsidRPr="3035E430">
              <w:rPr>
                <w:color w:val="000000" w:themeColor="text1"/>
              </w:rPr>
              <w:t>Energy Intensive Manufacturing</w:t>
            </w:r>
          </w:p>
        </w:tc>
      </w:tr>
      <w:tr w:rsidR="3035E430" w:rsidTr="00D81336" w14:paraId="5FD7DB31" w14:textId="77777777">
        <w:trPr>
          <w:trHeight w:val="312"/>
          <w:jc w:val="center"/>
        </w:trPr>
        <w:tc>
          <w:tcPr>
            <w:tcW w:w="794" w:type="pct"/>
            <w:tcBorders>
              <w:top w:val="nil"/>
              <w:left w:val="nil"/>
              <w:bottom w:val="nil"/>
              <w:right w:val="nil"/>
            </w:tcBorders>
            <w:shd w:val="clear" w:color="auto" w:fill="auto"/>
            <w:noWrap/>
            <w:vAlign w:val="center"/>
            <w:hideMark/>
          </w:tcPr>
          <w:p w:rsidR="46C52917" w:rsidP="3035E430" w:rsidRDefault="46C52917" w14:paraId="53548700" w14:textId="4B3B9EE4">
            <w:pPr>
              <w:rPr>
                <w:noProof/>
                <w:color w:val="000000" w:themeColor="text1"/>
              </w:rPr>
            </w:pPr>
            <w:r w:rsidRPr="3035E430">
              <w:rPr>
                <w:noProof/>
                <w:color w:val="000000" w:themeColor="text1"/>
              </w:rPr>
              <w:t>ELE</w:t>
            </w:r>
          </w:p>
        </w:tc>
        <w:tc>
          <w:tcPr>
            <w:tcW w:w="4206" w:type="pct"/>
            <w:tcBorders>
              <w:top w:val="nil"/>
              <w:left w:val="nil"/>
              <w:bottom w:val="nil"/>
              <w:right w:val="nil"/>
            </w:tcBorders>
            <w:shd w:val="clear" w:color="auto" w:fill="auto"/>
            <w:noWrap/>
            <w:vAlign w:val="bottom"/>
            <w:hideMark/>
          </w:tcPr>
          <w:p w:rsidR="46C52917" w:rsidP="3035E430" w:rsidRDefault="46C52917" w14:paraId="59250C2A" w14:textId="3519D9AB">
            <w:pPr>
              <w:rPr>
                <w:color w:val="000000" w:themeColor="text1"/>
              </w:rPr>
            </w:pPr>
            <w:r w:rsidRPr="3035E430">
              <w:rPr>
                <w:color w:val="000000" w:themeColor="text1"/>
              </w:rPr>
              <w:t>Electricity</w:t>
            </w:r>
          </w:p>
        </w:tc>
      </w:tr>
      <w:tr w:rsidRPr="0045566E" w:rsidR="00A77C8A" w:rsidTr="003F26FD" w14:paraId="03EF197E"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35E631C2" w14:textId="77777777">
            <w:pPr>
              <w:rPr>
                <w:color w:val="000000"/>
                <w:szCs w:val="24"/>
              </w:rPr>
            </w:pPr>
            <w:r w:rsidRPr="0045566E">
              <w:rPr>
                <w:noProof/>
                <w:color w:val="000000"/>
                <w:szCs w:val="24"/>
              </w:rPr>
              <w:t>EPA</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5B0FB066" w14:textId="77777777">
            <w:pPr>
              <w:rPr>
                <w:color w:val="000000"/>
              </w:rPr>
            </w:pPr>
            <w:r w:rsidRPr="001261F3">
              <w:rPr>
                <w:color w:val="000000"/>
              </w:rPr>
              <w:t>U.S. Environmental Protection Agency</w:t>
            </w:r>
          </w:p>
        </w:tc>
      </w:tr>
      <w:tr w:rsidRPr="0045566E" w:rsidR="00A77C8A" w:rsidTr="003F26FD" w14:paraId="219613EB"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06B1A17D" w14:textId="77777777">
            <w:pPr>
              <w:rPr>
                <w:noProof/>
                <w:color w:val="000000"/>
                <w:szCs w:val="24"/>
              </w:rPr>
            </w:pPr>
            <w:r>
              <w:rPr>
                <w:noProof/>
                <w:color w:val="000000"/>
                <w:szCs w:val="24"/>
              </w:rPr>
              <w:t>EPPA</w:t>
            </w:r>
          </w:p>
        </w:tc>
        <w:tc>
          <w:tcPr>
            <w:tcW w:w="4206" w:type="pct"/>
            <w:tcBorders>
              <w:top w:val="nil"/>
              <w:left w:val="nil"/>
              <w:bottom w:val="nil"/>
              <w:right w:val="nil"/>
            </w:tcBorders>
            <w:shd w:val="clear" w:color="auto" w:fill="auto"/>
            <w:noWrap/>
            <w:vAlign w:val="bottom"/>
          </w:tcPr>
          <w:p w:rsidRPr="001261F3" w:rsidR="00A77C8A" w:rsidP="003F26FD" w:rsidRDefault="00A77C8A" w14:paraId="678CDA0D" w14:textId="77777777">
            <w:pPr>
              <w:rPr>
                <w:color w:val="000000"/>
              </w:rPr>
            </w:pPr>
            <w:r w:rsidRPr="004312EE">
              <w:rPr>
                <w:szCs w:val="24"/>
              </w:rPr>
              <w:t>Emissions Prediction and Policy Analysis</w:t>
            </w:r>
          </w:p>
        </w:tc>
      </w:tr>
      <w:tr w:rsidRPr="0045566E" w:rsidR="00A77C8A" w:rsidTr="003F26FD" w14:paraId="69A0FE33"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1586E721" w14:textId="77777777">
            <w:pPr>
              <w:rPr>
                <w:noProof/>
                <w:color w:val="000000"/>
                <w:szCs w:val="24"/>
              </w:rPr>
            </w:pPr>
            <w:r>
              <w:rPr>
                <w:noProof/>
                <w:color w:val="000000"/>
                <w:szCs w:val="24"/>
              </w:rPr>
              <w:t>ERS</w:t>
            </w:r>
          </w:p>
        </w:tc>
        <w:tc>
          <w:tcPr>
            <w:tcW w:w="4206" w:type="pct"/>
            <w:tcBorders>
              <w:top w:val="nil"/>
              <w:left w:val="nil"/>
              <w:bottom w:val="nil"/>
              <w:right w:val="nil"/>
            </w:tcBorders>
            <w:shd w:val="clear" w:color="auto" w:fill="auto"/>
            <w:noWrap/>
            <w:vAlign w:val="bottom"/>
          </w:tcPr>
          <w:p w:rsidRPr="001261F3" w:rsidR="00A77C8A" w:rsidP="003F26FD" w:rsidRDefault="00A77C8A" w14:paraId="735D9EC6" w14:textId="77777777">
            <w:pPr>
              <w:rPr>
                <w:color w:val="000000"/>
              </w:rPr>
            </w:pPr>
            <w:r>
              <w:t>Economic Research Service</w:t>
            </w:r>
          </w:p>
        </w:tc>
      </w:tr>
      <w:tr w:rsidR="3035E430" w:rsidTr="00D81336" w14:paraId="3317B73B" w14:textId="77777777">
        <w:trPr>
          <w:trHeight w:val="312"/>
          <w:jc w:val="center"/>
        </w:trPr>
        <w:tc>
          <w:tcPr>
            <w:tcW w:w="794" w:type="pct"/>
            <w:tcBorders>
              <w:top w:val="nil"/>
              <w:left w:val="nil"/>
              <w:bottom w:val="nil"/>
              <w:right w:val="nil"/>
            </w:tcBorders>
            <w:shd w:val="clear" w:color="auto" w:fill="auto"/>
            <w:noWrap/>
            <w:vAlign w:val="center"/>
          </w:tcPr>
          <w:p w:rsidR="4DCA2A29" w:rsidP="3035E430" w:rsidRDefault="4DCA2A29" w14:paraId="741D0182" w14:textId="76318028">
            <w:pPr>
              <w:rPr>
                <w:noProof/>
                <w:color w:val="000000" w:themeColor="text1"/>
              </w:rPr>
            </w:pPr>
            <w:r w:rsidRPr="3035E430">
              <w:rPr>
                <w:noProof/>
                <w:color w:val="000000" w:themeColor="text1"/>
              </w:rPr>
              <w:t>EUR</w:t>
            </w:r>
          </w:p>
        </w:tc>
        <w:tc>
          <w:tcPr>
            <w:tcW w:w="4206" w:type="pct"/>
            <w:tcBorders>
              <w:top w:val="nil"/>
              <w:left w:val="nil"/>
              <w:bottom w:val="nil"/>
              <w:right w:val="nil"/>
            </w:tcBorders>
            <w:shd w:val="clear" w:color="auto" w:fill="auto"/>
            <w:noWrap/>
            <w:vAlign w:val="bottom"/>
          </w:tcPr>
          <w:p w:rsidR="4DCA2A29" w:rsidP="3035E430" w:rsidRDefault="4DCA2A29" w14:paraId="30C3B133" w14:textId="5CAD9AC0">
            <w:r>
              <w:t>European Union 27</w:t>
            </w:r>
          </w:p>
        </w:tc>
      </w:tr>
      <w:tr w:rsidRPr="0045566E" w:rsidR="00A77C8A" w:rsidTr="003F26FD" w14:paraId="477E3A38"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6044D67F" w14:textId="77777777">
            <w:pPr>
              <w:rPr>
                <w:color w:val="000000"/>
                <w:szCs w:val="24"/>
              </w:rPr>
            </w:pPr>
            <w:r w:rsidRPr="0045566E">
              <w:rPr>
                <w:noProof/>
                <w:color w:val="000000"/>
                <w:szCs w:val="24"/>
              </w:rPr>
              <w:t>FAO</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4BE5BC86" w14:textId="77777777">
            <w:pPr>
              <w:rPr>
                <w:color w:val="000000"/>
              </w:rPr>
            </w:pPr>
            <w:r w:rsidRPr="001261F3">
              <w:rPr>
                <w:color w:val="000000"/>
              </w:rPr>
              <w:t>Food and Agriculture Organization</w:t>
            </w:r>
          </w:p>
        </w:tc>
      </w:tr>
      <w:tr w:rsidRPr="0045566E" w:rsidR="00A77C8A" w:rsidTr="003F26FD" w14:paraId="43CA0763"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508C5281" w14:textId="77777777">
            <w:pPr>
              <w:rPr>
                <w:color w:val="000000"/>
                <w:szCs w:val="24"/>
              </w:rPr>
            </w:pPr>
            <w:r w:rsidRPr="0045566E">
              <w:rPr>
                <w:noProof/>
                <w:color w:val="000000"/>
                <w:szCs w:val="24"/>
              </w:rPr>
              <w:t>FCEV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324608BD" w14:textId="77777777">
            <w:pPr>
              <w:rPr>
                <w:color w:val="000000"/>
              </w:rPr>
            </w:pPr>
            <w:r>
              <w:rPr>
                <w:color w:val="000000"/>
              </w:rPr>
              <w:t xml:space="preserve">Hydrogen </w:t>
            </w:r>
            <w:r w:rsidRPr="001261F3">
              <w:rPr>
                <w:color w:val="000000"/>
              </w:rPr>
              <w:t>Fuel Cell Vehicle</w:t>
            </w:r>
          </w:p>
        </w:tc>
      </w:tr>
      <w:tr w:rsidRPr="0045566E" w:rsidR="00A77C8A" w:rsidTr="003F26FD" w14:paraId="2D78CE9E"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388A3ACE" w14:textId="77777777">
            <w:pPr>
              <w:rPr>
                <w:noProof/>
                <w:color w:val="000000"/>
                <w:szCs w:val="24"/>
              </w:rPr>
            </w:pPr>
            <w:r>
              <w:rPr>
                <w:noProof/>
                <w:color w:val="000000"/>
                <w:szCs w:val="24"/>
              </w:rPr>
              <w:t>FCTO</w:t>
            </w:r>
          </w:p>
        </w:tc>
        <w:tc>
          <w:tcPr>
            <w:tcW w:w="4206" w:type="pct"/>
            <w:tcBorders>
              <w:top w:val="nil"/>
              <w:left w:val="nil"/>
              <w:bottom w:val="nil"/>
              <w:right w:val="nil"/>
            </w:tcBorders>
            <w:shd w:val="clear" w:color="auto" w:fill="auto"/>
            <w:noWrap/>
            <w:vAlign w:val="bottom"/>
          </w:tcPr>
          <w:p w:rsidRPr="001261F3" w:rsidR="00A77C8A" w:rsidP="003F26FD" w:rsidRDefault="00A77C8A" w14:paraId="29FEC282" w14:textId="77777777">
            <w:pPr>
              <w:rPr>
                <w:color w:val="000000"/>
              </w:rPr>
            </w:pPr>
            <w:r>
              <w:t>Fuel Cell Technologies Office</w:t>
            </w:r>
          </w:p>
        </w:tc>
      </w:tr>
      <w:tr w:rsidRPr="0045566E" w:rsidR="00A77C8A" w:rsidTr="003F26FD" w14:paraId="7E87ADB6" w14:textId="77777777">
        <w:trPr>
          <w:trHeight w:val="312"/>
          <w:jc w:val="center"/>
        </w:trPr>
        <w:tc>
          <w:tcPr>
            <w:tcW w:w="794" w:type="pct"/>
            <w:tcBorders>
              <w:top w:val="nil"/>
              <w:left w:val="nil"/>
              <w:bottom w:val="nil"/>
              <w:right w:val="nil"/>
            </w:tcBorders>
            <w:shd w:val="clear" w:color="auto" w:fill="auto"/>
            <w:noWrap/>
            <w:vAlign w:val="center"/>
          </w:tcPr>
          <w:p w:rsidR="00A77C8A" w:rsidP="003F26FD" w:rsidRDefault="00A77C8A" w14:paraId="0E9B51A0" w14:textId="77777777">
            <w:pPr>
              <w:rPr>
                <w:noProof/>
                <w:color w:val="000000"/>
                <w:szCs w:val="24"/>
              </w:rPr>
            </w:pPr>
            <w:r>
              <w:rPr>
                <w:noProof/>
                <w:color w:val="000000"/>
                <w:szCs w:val="24"/>
              </w:rPr>
              <w:t>FRED</w:t>
            </w:r>
          </w:p>
        </w:tc>
        <w:tc>
          <w:tcPr>
            <w:tcW w:w="4206" w:type="pct"/>
            <w:tcBorders>
              <w:top w:val="nil"/>
              <w:left w:val="nil"/>
              <w:bottom w:val="nil"/>
              <w:right w:val="nil"/>
            </w:tcBorders>
            <w:shd w:val="clear" w:color="auto" w:fill="auto"/>
            <w:noWrap/>
            <w:vAlign w:val="bottom"/>
          </w:tcPr>
          <w:p w:rsidR="00A77C8A" w:rsidP="003F26FD" w:rsidRDefault="00A77C8A" w14:paraId="779732E0" w14:textId="77777777">
            <w:r w:rsidRPr="00733E59">
              <w:t>Federal Reserve Bank of St. Louis</w:t>
            </w:r>
          </w:p>
        </w:tc>
      </w:tr>
      <w:tr w:rsidR="3035E430" w:rsidTr="00D81336" w14:paraId="55C227A9" w14:textId="77777777">
        <w:trPr>
          <w:trHeight w:val="312"/>
          <w:jc w:val="center"/>
        </w:trPr>
        <w:tc>
          <w:tcPr>
            <w:tcW w:w="794" w:type="pct"/>
            <w:tcBorders>
              <w:top w:val="nil"/>
              <w:left w:val="nil"/>
              <w:bottom w:val="nil"/>
              <w:right w:val="nil"/>
            </w:tcBorders>
            <w:shd w:val="clear" w:color="auto" w:fill="auto"/>
            <w:noWrap/>
            <w:vAlign w:val="center"/>
          </w:tcPr>
          <w:p w:rsidR="23823536" w:rsidP="3035E430" w:rsidRDefault="23823536" w14:paraId="69A0510B" w14:textId="165C3862">
            <w:pPr>
              <w:rPr>
                <w:noProof/>
                <w:color w:val="000000" w:themeColor="text1"/>
              </w:rPr>
            </w:pPr>
            <w:r w:rsidRPr="3035E430">
              <w:rPr>
                <w:noProof/>
                <w:color w:val="000000" w:themeColor="text1"/>
              </w:rPr>
              <w:t>FRS</w:t>
            </w:r>
          </w:p>
        </w:tc>
        <w:tc>
          <w:tcPr>
            <w:tcW w:w="4206" w:type="pct"/>
            <w:tcBorders>
              <w:top w:val="nil"/>
              <w:left w:val="nil"/>
              <w:bottom w:val="nil"/>
              <w:right w:val="nil"/>
            </w:tcBorders>
            <w:shd w:val="clear" w:color="auto" w:fill="auto"/>
            <w:noWrap/>
            <w:vAlign w:val="bottom"/>
          </w:tcPr>
          <w:p w:rsidR="23823536" w:rsidP="3035E430" w:rsidRDefault="23823536" w14:paraId="022D3050" w14:textId="38F65902">
            <w:r>
              <w:t>Forestry</w:t>
            </w:r>
          </w:p>
        </w:tc>
      </w:tr>
      <w:tr w:rsidR="3035E430" w:rsidTr="00D81336" w14:paraId="3DE51B12" w14:textId="77777777">
        <w:trPr>
          <w:trHeight w:val="312"/>
          <w:jc w:val="center"/>
        </w:trPr>
        <w:tc>
          <w:tcPr>
            <w:tcW w:w="794" w:type="pct"/>
            <w:tcBorders>
              <w:top w:val="nil"/>
              <w:left w:val="nil"/>
              <w:bottom w:val="nil"/>
              <w:right w:val="nil"/>
            </w:tcBorders>
            <w:shd w:val="clear" w:color="auto" w:fill="auto"/>
            <w:noWrap/>
            <w:vAlign w:val="center"/>
          </w:tcPr>
          <w:p w:rsidR="60A9C0F4" w:rsidP="3035E430" w:rsidRDefault="60A9C0F4" w14:paraId="7BC84C3C" w14:textId="0A0B5F00">
            <w:pPr>
              <w:rPr>
                <w:noProof/>
                <w:color w:val="000000" w:themeColor="text1"/>
              </w:rPr>
            </w:pPr>
            <w:r w:rsidRPr="3035E430">
              <w:rPr>
                <w:noProof/>
                <w:color w:val="000000" w:themeColor="text1"/>
              </w:rPr>
              <w:t>FRSE</w:t>
            </w:r>
          </w:p>
        </w:tc>
        <w:tc>
          <w:tcPr>
            <w:tcW w:w="4206" w:type="pct"/>
            <w:tcBorders>
              <w:top w:val="nil"/>
              <w:left w:val="nil"/>
              <w:bottom w:val="nil"/>
              <w:right w:val="nil"/>
            </w:tcBorders>
            <w:shd w:val="clear" w:color="auto" w:fill="auto"/>
            <w:noWrap/>
            <w:vAlign w:val="bottom"/>
          </w:tcPr>
          <w:p w:rsidR="60A9C0F4" w:rsidP="3035E430" w:rsidRDefault="00575320" w14:paraId="0FBA3DB1" w14:textId="584D2A17">
            <w:r>
              <w:t>Biofuel</w:t>
            </w:r>
            <w:r w:rsidR="60A9C0F4">
              <w:t xml:space="preserve"> from Forest Residue</w:t>
            </w:r>
          </w:p>
        </w:tc>
      </w:tr>
      <w:tr w:rsidR="3035E430" w:rsidTr="00D81336" w14:paraId="5F6F2DF3" w14:textId="77777777">
        <w:trPr>
          <w:trHeight w:val="312"/>
          <w:jc w:val="center"/>
        </w:trPr>
        <w:tc>
          <w:tcPr>
            <w:tcW w:w="794" w:type="pct"/>
            <w:tcBorders>
              <w:top w:val="nil"/>
              <w:left w:val="nil"/>
              <w:bottom w:val="nil"/>
              <w:right w:val="nil"/>
            </w:tcBorders>
            <w:shd w:val="clear" w:color="auto" w:fill="auto"/>
            <w:noWrap/>
            <w:vAlign w:val="center"/>
          </w:tcPr>
          <w:p w:rsidR="60A9C0F4" w:rsidP="3035E430" w:rsidRDefault="60A9C0F4" w14:paraId="461276F3" w14:textId="44F2A741">
            <w:pPr>
              <w:rPr>
                <w:noProof/>
                <w:color w:val="000000" w:themeColor="text1"/>
              </w:rPr>
            </w:pPr>
            <w:r w:rsidRPr="3035E430">
              <w:rPr>
                <w:noProof/>
                <w:color w:val="000000" w:themeColor="text1"/>
              </w:rPr>
              <w:t>FRWE</w:t>
            </w:r>
          </w:p>
        </w:tc>
        <w:tc>
          <w:tcPr>
            <w:tcW w:w="4206" w:type="pct"/>
            <w:tcBorders>
              <w:top w:val="nil"/>
              <w:left w:val="nil"/>
              <w:bottom w:val="nil"/>
              <w:right w:val="nil"/>
            </w:tcBorders>
            <w:shd w:val="clear" w:color="auto" w:fill="auto"/>
            <w:noWrap/>
            <w:vAlign w:val="bottom"/>
          </w:tcPr>
          <w:p w:rsidR="60A9C0F4" w:rsidP="3035E430" w:rsidRDefault="00575320" w14:paraId="314FD371" w14:textId="7FBA307E">
            <w:r>
              <w:t>Biofuel</w:t>
            </w:r>
            <w:r w:rsidR="60A9C0F4">
              <w:t xml:space="preserve"> from Forest Pulpwood</w:t>
            </w:r>
          </w:p>
        </w:tc>
      </w:tr>
      <w:tr w:rsidRPr="0045566E" w:rsidR="00A77C8A" w:rsidTr="003F26FD" w14:paraId="5EC543A1"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36202683" w14:textId="77777777">
            <w:pPr>
              <w:rPr>
                <w:color w:val="000000"/>
                <w:szCs w:val="24"/>
              </w:rPr>
            </w:pPr>
            <w:r w:rsidRPr="0045566E">
              <w:rPr>
                <w:noProof/>
                <w:color w:val="000000"/>
                <w:szCs w:val="24"/>
              </w:rPr>
              <w:t>GAMS</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0A725220" w14:textId="77777777">
            <w:pPr>
              <w:rPr>
                <w:color w:val="000000"/>
              </w:rPr>
            </w:pPr>
            <w:r w:rsidRPr="001261F3">
              <w:rPr>
                <w:color w:val="000000"/>
              </w:rPr>
              <w:t>General Algebraic Modeling System</w:t>
            </w:r>
          </w:p>
        </w:tc>
      </w:tr>
      <w:tr w:rsidR="3035E430" w:rsidTr="00D81336" w14:paraId="01FD91E5" w14:textId="77777777">
        <w:trPr>
          <w:trHeight w:val="312"/>
          <w:jc w:val="center"/>
        </w:trPr>
        <w:tc>
          <w:tcPr>
            <w:tcW w:w="794" w:type="pct"/>
            <w:tcBorders>
              <w:top w:val="nil"/>
              <w:left w:val="nil"/>
              <w:bottom w:val="nil"/>
              <w:right w:val="nil"/>
            </w:tcBorders>
            <w:shd w:val="clear" w:color="auto" w:fill="auto"/>
            <w:noWrap/>
            <w:vAlign w:val="center"/>
            <w:hideMark/>
          </w:tcPr>
          <w:p w:rsidR="178BC7E2" w:rsidP="3035E430" w:rsidRDefault="178BC7E2" w14:paraId="31E50A3B" w14:textId="3F083427">
            <w:pPr>
              <w:rPr>
                <w:noProof/>
                <w:color w:val="000000" w:themeColor="text1"/>
              </w:rPr>
            </w:pPr>
            <w:r w:rsidRPr="3035E430">
              <w:rPr>
                <w:noProof/>
                <w:color w:val="000000" w:themeColor="text1"/>
              </w:rPr>
              <w:t>G</w:t>
            </w:r>
            <w:r w:rsidRPr="3035E430" w:rsidR="52590AE2">
              <w:rPr>
                <w:noProof/>
                <w:color w:val="000000" w:themeColor="text1"/>
              </w:rPr>
              <w:t>AS</w:t>
            </w:r>
          </w:p>
        </w:tc>
        <w:tc>
          <w:tcPr>
            <w:tcW w:w="4206" w:type="pct"/>
            <w:tcBorders>
              <w:top w:val="nil"/>
              <w:left w:val="nil"/>
              <w:bottom w:val="nil"/>
              <w:right w:val="nil"/>
            </w:tcBorders>
            <w:shd w:val="clear" w:color="auto" w:fill="auto"/>
            <w:noWrap/>
            <w:vAlign w:val="bottom"/>
            <w:hideMark/>
          </w:tcPr>
          <w:p w:rsidR="178BC7E2" w:rsidP="3035E430" w:rsidRDefault="178BC7E2" w14:paraId="23E84BAD" w14:textId="00223624">
            <w:pPr>
              <w:rPr>
                <w:color w:val="000000" w:themeColor="text1"/>
              </w:rPr>
            </w:pPr>
            <w:r w:rsidRPr="3035E430">
              <w:rPr>
                <w:color w:val="000000" w:themeColor="text1"/>
              </w:rPr>
              <w:t>Natural Gas</w:t>
            </w:r>
          </w:p>
        </w:tc>
      </w:tr>
      <w:tr w:rsidRPr="0045566E" w:rsidR="00A77C8A" w:rsidTr="003F26FD" w14:paraId="58CF1A4E"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130CBB" w14:paraId="50C0658F" w14:textId="24E35C18">
            <w:pPr>
              <w:rPr>
                <w:color w:val="000000"/>
                <w:szCs w:val="24"/>
              </w:rPr>
            </w:pPr>
            <w:r w:rsidRPr="0045566E">
              <w:rPr>
                <w:noProof/>
                <w:color w:val="000000"/>
                <w:szCs w:val="24"/>
              </w:rPr>
              <w:t>G</w:t>
            </w:r>
            <w:r>
              <w:rPr>
                <w:noProof/>
                <w:color w:val="000000"/>
                <w:szCs w:val="24"/>
              </w:rPr>
              <w:t>as</w:t>
            </w:r>
            <w:r w:rsidRPr="0045566E">
              <w:rPr>
                <w:noProof/>
                <w:color w:val="000000"/>
                <w:szCs w:val="24"/>
              </w:rPr>
              <w:t>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0004F246" w14:textId="77777777">
            <w:pPr>
              <w:rPr>
                <w:color w:val="000000"/>
              </w:rPr>
            </w:pPr>
            <w:r w:rsidRPr="001261F3">
              <w:rPr>
                <w:color w:val="000000"/>
              </w:rPr>
              <w:t>Natural Gas Vehicle</w:t>
            </w:r>
          </w:p>
        </w:tc>
      </w:tr>
      <w:tr w:rsidRPr="0045566E" w:rsidR="00A77C8A" w:rsidTr="003F26FD" w14:paraId="54274895"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1C3108FE" w14:textId="77777777">
            <w:pPr>
              <w:rPr>
                <w:noProof/>
                <w:color w:val="000000"/>
                <w:szCs w:val="24"/>
              </w:rPr>
            </w:pPr>
            <w:r>
              <w:rPr>
                <w:noProof/>
                <w:color w:val="000000"/>
                <w:szCs w:val="24"/>
              </w:rPr>
              <w:t>GCAM</w:t>
            </w:r>
          </w:p>
        </w:tc>
        <w:tc>
          <w:tcPr>
            <w:tcW w:w="4206" w:type="pct"/>
            <w:tcBorders>
              <w:top w:val="nil"/>
              <w:left w:val="nil"/>
              <w:bottom w:val="nil"/>
              <w:right w:val="nil"/>
            </w:tcBorders>
            <w:shd w:val="clear" w:color="auto" w:fill="auto"/>
            <w:noWrap/>
            <w:vAlign w:val="bottom"/>
          </w:tcPr>
          <w:p w:rsidRPr="001261F3" w:rsidR="00A77C8A" w:rsidP="003F26FD" w:rsidRDefault="00A77C8A" w14:paraId="2032B3C5" w14:textId="77777777">
            <w:pPr>
              <w:rPr>
                <w:color w:val="000000"/>
              </w:rPr>
            </w:pPr>
            <w:r w:rsidRPr="00733E59">
              <w:t>Global Change Assessment Model</w:t>
            </w:r>
          </w:p>
        </w:tc>
      </w:tr>
      <w:tr w:rsidRPr="0045566E" w:rsidR="00A77C8A" w:rsidTr="003F26FD" w14:paraId="6A06CAEE"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21868EE" w14:textId="77777777">
            <w:pPr>
              <w:rPr>
                <w:color w:val="000000"/>
                <w:szCs w:val="24"/>
              </w:rPr>
            </w:pPr>
            <w:r w:rsidRPr="0045566E">
              <w:rPr>
                <w:noProof/>
                <w:color w:val="000000"/>
                <w:szCs w:val="24"/>
              </w:rPr>
              <w:t>GDP</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7D7E1C0B" w14:textId="77777777">
            <w:pPr>
              <w:rPr>
                <w:color w:val="000000"/>
              </w:rPr>
            </w:pPr>
            <w:r w:rsidRPr="001261F3">
              <w:rPr>
                <w:color w:val="000000"/>
              </w:rPr>
              <w:t>Gross Domestic Product</w:t>
            </w:r>
          </w:p>
        </w:tc>
      </w:tr>
      <w:tr w:rsidR="3035E430" w:rsidTr="00D81336" w14:paraId="721A086C" w14:textId="77777777">
        <w:trPr>
          <w:trHeight w:val="312"/>
          <w:jc w:val="center"/>
        </w:trPr>
        <w:tc>
          <w:tcPr>
            <w:tcW w:w="794" w:type="pct"/>
            <w:tcBorders>
              <w:top w:val="nil"/>
              <w:left w:val="nil"/>
              <w:bottom w:val="nil"/>
              <w:right w:val="nil"/>
            </w:tcBorders>
            <w:shd w:val="clear" w:color="auto" w:fill="auto"/>
            <w:noWrap/>
            <w:vAlign w:val="center"/>
            <w:hideMark/>
          </w:tcPr>
          <w:p w:rsidR="3B708EC1" w:rsidP="00735857" w:rsidRDefault="3B708EC1" w14:paraId="0575BD14" w14:textId="797795E0">
            <w:pPr>
              <w:spacing w:line="259" w:lineRule="auto"/>
              <w:rPr>
                <w:noProof/>
                <w:color w:val="000000" w:themeColor="text1"/>
              </w:rPr>
            </w:pPr>
            <w:r w:rsidRPr="3035E430">
              <w:rPr>
                <w:noProof/>
                <w:color w:val="000000" w:themeColor="text1"/>
              </w:rPr>
              <w:t>GEO</w:t>
            </w:r>
          </w:p>
        </w:tc>
        <w:tc>
          <w:tcPr>
            <w:tcW w:w="4206" w:type="pct"/>
            <w:tcBorders>
              <w:top w:val="nil"/>
              <w:left w:val="nil"/>
              <w:bottom w:val="nil"/>
              <w:right w:val="nil"/>
            </w:tcBorders>
            <w:shd w:val="clear" w:color="auto" w:fill="auto"/>
            <w:noWrap/>
            <w:vAlign w:val="bottom"/>
            <w:hideMark/>
          </w:tcPr>
          <w:p w:rsidR="3B708EC1" w:rsidP="3035E430" w:rsidRDefault="3B708EC1" w14:paraId="6C101516" w14:textId="651E0355">
            <w:pPr>
              <w:rPr>
                <w:color w:val="000000" w:themeColor="text1"/>
              </w:rPr>
            </w:pPr>
            <w:r w:rsidRPr="3035E430">
              <w:rPr>
                <w:color w:val="000000" w:themeColor="text1"/>
              </w:rPr>
              <w:t>Geothermal</w:t>
            </w:r>
          </w:p>
        </w:tc>
      </w:tr>
      <w:tr w:rsidRPr="0045566E" w:rsidR="00A77C8A" w:rsidTr="003F26FD" w14:paraId="4D5D3140"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21A403D3" w14:textId="77777777">
            <w:pPr>
              <w:rPr>
                <w:color w:val="000000"/>
                <w:szCs w:val="24"/>
              </w:rPr>
            </w:pPr>
            <w:r w:rsidRPr="0045566E">
              <w:rPr>
                <w:noProof/>
                <w:color w:val="000000"/>
                <w:szCs w:val="24"/>
              </w:rPr>
              <w:t>GHG</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2C3376B1" w14:textId="77777777">
            <w:pPr>
              <w:rPr>
                <w:color w:val="000000"/>
              </w:rPr>
            </w:pPr>
            <w:r w:rsidRPr="001261F3">
              <w:rPr>
                <w:color w:val="000000"/>
              </w:rPr>
              <w:t>Greenhouse Gas</w:t>
            </w:r>
          </w:p>
        </w:tc>
      </w:tr>
      <w:tr w:rsidR="3035E430" w:rsidTr="00D81336" w14:paraId="2195A210" w14:textId="77777777">
        <w:trPr>
          <w:trHeight w:val="312"/>
          <w:jc w:val="center"/>
        </w:trPr>
        <w:tc>
          <w:tcPr>
            <w:tcW w:w="794" w:type="pct"/>
            <w:tcBorders>
              <w:top w:val="nil"/>
              <w:left w:val="nil"/>
              <w:bottom w:val="nil"/>
              <w:right w:val="nil"/>
            </w:tcBorders>
            <w:shd w:val="clear" w:color="auto" w:fill="auto"/>
            <w:noWrap/>
            <w:vAlign w:val="center"/>
            <w:hideMark/>
          </w:tcPr>
          <w:p w:rsidR="4163C8B0" w:rsidP="3035E430" w:rsidRDefault="4163C8B0" w14:paraId="757F50D5" w14:textId="483C1172">
            <w:pPr>
              <w:rPr>
                <w:noProof/>
                <w:color w:val="000000" w:themeColor="text1"/>
              </w:rPr>
            </w:pPr>
            <w:r w:rsidRPr="3035E430">
              <w:rPr>
                <w:noProof/>
                <w:color w:val="000000" w:themeColor="text1"/>
              </w:rPr>
              <w:t>GRON</w:t>
            </w:r>
          </w:p>
        </w:tc>
        <w:tc>
          <w:tcPr>
            <w:tcW w:w="4206" w:type="pct"/>
            <w:tcBorders>
              <w:top w:val="nil"/>
              <w:left w:val="nil"/>
              <w:bottom w:val="nil"/>
              <w:right w:val="nil"/>
            </w:tcBorders>
            <w:shd w:val="clear" w:color="auto" w:fill="auto"/>
            <w:noWrap/>
            <w:vAlign w:val="bottom"/>
            <w:hideMark/>
          </w:tcPr>
          <w:p w:rsidR="4163C8B0" w:rsidP="3035E430" w:rsidRDefault="4163C8B0" w14:paraId="43768126" w14:textId="757BF8F3">
            <w:pPr>
              <w:rPr>
                <w:color w:val="000000" w:themeColor="text1"/>
              </w:rPr>
            </w:pPr>
            <w:r w:rsidRPr="3035E430">
              <w:rPr>
                <w:color w:val="000000" w:themeColor="text1"/>
              </w:rPr>
              <w:t>Rest of Cereal Grains</w:t>
            </w:r>
          </w:p>
        </w:tc>
      </w:tr>
      <w:tr w:rsidRPr="0045566E" w:rsidR="00A77C8A" w:rsidTr="003F26FD" w14:paraId="61F1AF6D"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B3752FF" w14:textId="77777777">
            <w:pPr>
              <w:rPr>
                <w:color w:val="000000"/>
                <w:szCs w:val="24"/>
              </w:rPr>
            </w:pPr>
            <w:r w:rsidRPr="0045566E">
              <w:rPr>
                <w:noProof/>
                <w:color w:val="000000"/>
                <w:szCs w:val="24"/>
              </w:rPr>
              <w:t>GTAP</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6477C5F2" w14:textId="77777777">
            <w:pPr>
              <w:rPr>
                <w:color w:val="000000"/>
              </w:rPr>
            </w:pPr>
            <w:r w:rsidRPr="001261F3">
              <w:rPr>
                <w:color w:val="000000"/>
              </w:rPr>
              <w:t>Global Trade Analysis Project</w:t>
            </w:r>
          </w:p>
        </w:tc>
      </w:tr>
      <w:tr w:rsidRPr="0045566E" w:rsidR="00A77C8A" w:rsidTr="003F26FD" w14:paraId="432E3F32"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FE3D2A0" w14:textId="77777777">
            <w:pPr>
              <w:rPr>
                <w:color w:val="000000"/>
                <w:szCs w:val="24"/>
              </w:rPr>
            </w:pPr>
            <w:r w:rsidRPr="0045566E">
              <w:rPr>
                <w:noProof/>
                <w:color w:val="000000"/>
                <w:szCs w:val="24"/>
              </w:rPr>
              <w:t>HDV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3213F86D" w14:textId="77777777">
            <w:pPr>
              <w:rPr>
                <w:color w:val="000000"/>
              </w:rPr>
            </w:pPr>
            <w:r w:rsidRPr="001261F3">
              <w:rPr>
                <w:color w:val="000000"/>
              </w:rPr>
              <w:t>Heavy Duty Vehicle</w:t>
            </w:r>
          </w:p>
        </w:tc>
      </w:tr>
      <w:tr w:rsidRPr="0045566E" w:rsidR="00A77C8A" w:rsidTr="003F26FD" w14:paraId="0469AA7D"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603B3395" w14:textId="77777777">
            <w:pPr>
              <w:rPr>
                <w:color w:val="000000"/>
                <w:szCs w:val="24"/>
              </w:rPr>
            </w:pPr>
            <w:r w:rsidRPr="0045566E">
              <w:rPr>
                <w:noProof/>
                <w:color w:val="000000"/>
                <w:szCs w:val="24"/>
              </w:rPr>
              <w:t>HEV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5A36D3D6" w14:textId="77777777">
            <w:pPr>
              <w:rPr>
                <w:color w:val="000000"/>
              </w:rPr>
            </w:pPr>
            <w:r w:rsidRPr="001261F3">
              <w:rPr>
                <w:color w:val="000000"/>
              </w:rPr>
              <w:t>Oil Electric Hybrid Vehicle</w:t>
            </w:r>
          </w:p>
        </w:tc>
      </w:tr>
      <w:tr w:rsidRPr="0045566E" w:rsidR="00A77C8A" w:rsidTr="003F26FD" w14:paraId="4FA87131"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64BE268B" w14:textId="77777777">
            <w:pPr>
              <w:rPr>
                <w:noProof/>
                <w:color w:val="000000"/>
                <w:szCs w:val="24"/>
              </w:rPr>
            </w:pPr>
            <w:r>
              <w:rPr>
                <w:noProof/>
                <w:color w:val="000000"/>
                <w:szCs w:val="24"/>
              </w:rPr>
              <w:t>HFC</w:t>
            </w:r>
          </w:p>
        </w:tc>
        <w:tc>
          <w:tcPr>
            <w:tcW w:w="4206" w:type="pct"/>
            <w:tcBorders>
              <w:top w:val="nil"/>
              <w:left w:val="nil"/>
              <w:bottom w:val="nil"/>
              <w:right w:val="nil"/>
            </w:tcBorders>
            <w:shd w:val="clear" w:color="auto" w:fill="auto"/>
            <w:noWrap/>
            <w:vAlign w:val="bottom"/>
          </w:tcPr>
          <w:p w:rsidRPr="001261F3" w:rsidR="00A77C8A" w:rsidP="003F26FD" w:rsidRDefault="00A77C8A" w14:paraId="6DD997FB" w14:textId="77777777">
            <w:pPr>
              <w:rPr>
                <w:color w:val="000000"/>
              </w:rPr>
            </w:pPr>
            <w:r>
              <w:t>Hydrofluorocarbon</w:t>
            </w:r>
          </w:p>
        </w:tc>
      </w:tr>
      <w:tr w:rsidR="3035E430" w:rsidTr="00D81336" w14:paraId="48A66CC1" w14:textId="77777777">
        <w:trPr>
          <w:trHeight w:val="312"/>
          <w:jc w:val="center"/>
        </w:trPr>
        <w:tc>
          <w:tcPr>
            <w:tcW w:w="794" w:type="pct"/>
            <w:tcBorders>
              <w:top w:val="nil"/>
              <w:left w:val="nil"/>
              <w:bottom w:val="nil"/>
              <w:right w:val="nil"/>
            </w:tcBorders>
            <w:shd w:val="clear" w:color="auto" w:fill="auto"/>
            <w:noWrap/>
            <w:vAlign w:val="center"/>
          </w:tcPr>
          <w:p w:rsidR="7E5913C5" w:rsidP="3035E430" w:rsidRDefault="7E5913C5" w14:paraId="47B0C3FB" w14:textId="76C7F4B6">
            <w:pPr>
              <w:rPr>
                <w:noProof/>
                <w:color w:val="000000" w:themeColor="text1"/>
              </w:rPr>
            </w:pPr>
            <w:r w:rsidRPr="3035E430">
              <w:rPr>
                <w:noProof/>
                <w:color w:val="000000" w:themeColor="text1"/>
              </w:rPr>
              <w:t>HYD</w:t>
            </w:r>
          </w:p>
        </w:tc>
        <w:tc>
          <w:tcPr>
            <w:tcW w:w="4206" w:type="pct"/>
            <w:tcBorders>
              <w:top w:val="nil"/>
              <w:left w:val="nil"/>
              <w:bottom w:val="nil"/>
              <w:right w:val="nil"/>
            </w:tcBorders>
            <w:shd w:val="clear" w:color="auto" w:fill="auto"/>
            <w:noWrap/>
            <w:vAlign w:val="bottom"/>
          </w:tcPr>
          <w:p w:rsidR="7E5913C5" w:rsidP="3035E430" w:rsidRDefault="7E5913C5" w14:paraId="06BCBEFD" w14:textId="5F85874D">
            <w:r>
              <w:t>Hydropower</w:t>
            </w:r>
          </w:p>
        </w:tc>
      </w:tr>
      <w:tr w:rsidRPr="0045566E" w:rsidR="00A77C8A" w:rsidTr="003F26FD" w14:paraId="11C643F6"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C0B4C21" w14:textId="77777777">
            <w:pPr>
              <w:rPr>
                <w:color w:val="000000"/>
                <w:szCs w:val="24"/>
              </w:rPr>
            </w:pPr>
            <w:r w:rsidRPr="0045566E">
              <w:rPr>
                <w:noProof/>
                <w:color w:val="000000"/>
                <w:szCs w:val="24"/>
              </w:rPr>
              <w:t>I/O</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287453F9" w14:textId="77777777">
            <w:pPr>
              <w:rPr>
                <w:color w:val="000000"/>
              </w:rPr>
            </w:pPr>
            <w:r w:rsidRPr="001261F3">
              <w:rPr>
                <w:color w:val="000000"/>
              </w:rPr>
              <w:t>Input-Output</w:t>
            </w:r>
            <w:r>
              <w:rPr>
                <w:color w:val="000000"/>
              </w:rPr>
              <w:t xml:space="preserve"> </w:t>
            </w:r>
          </w:p>
        </w:tc>
      </w:tr>
      <w:tr w:rsidRPr="0045566E" w:rsidR="00A77C8A" w:rsidTr="003F26FD" w14:paraId="65246E11"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7E29F94C" w14:textId="77777777">
            <w:pPr>
              <w:rPr>
                <w:color w:val="000000"/>
                <w:szCs w:val="24"/>
              </w:rPr>
            </w:pPr>
            <w:r w:rsidRPr="0045566E">
              <w:rPr>
                <w:noProof/>
                <w:color w:val="000000"/>
                <w:szCs w:val="24"/>
              </w:rPr>
              <w:t>IEA</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2B4DDD02" w14:textId="77777777">
            <w:pPr>
              <w:rPr>
                <w:color w:val="000000"/>
              </w:rPr>
            </w:pPr>
            <w:r w:rsidRPr="001261F3">
              <w:rPr>
                <w:color w:val="000000"/>
              </w:rPr>
              <w:t>International Energy Agency</w:t>
            </w:r>
          </w:p>
        </w:tc>
      </w:tr>
      <w:tr w:rsidRPr="0045566E" w:rsidR="00A77C8A" w:rsidTr="003F26FD" w14:paraId="45996D60"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419F61EF" w14:textId="77777777">
            <w:pPr>
              <w:rPr>
                <w:color w:val="000000"/>
                <w:szCs w:val="24"/>
              </w:rPr>
            </w:pPr>
            <w:r w:rsidRPr="0045566E">
              <w:rPr>
                <w:noProof/>
                <w:color w:val="000000"/>
                <w:szCs w:val="24"/>
              </w:rPr>
              <w:t>IGEM</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1A7CECE9" w14:textId="77777777">
            <w:pPr>
              <w:rPr>
                <w:color w:val="000000"/>
              </w:rPr>
            </w:pPr>
            <w:r w:rsidRPr="001261F3">
              <w:rPr>
                <w:color w:val="000000"/>
              </w:rPr>
              <w:t>Intertemporal General Equilibrium Model</w:t>
            </w:r>
          </w:p>
        </w:tc>
      </w:tr>
      <w:tr w:rsidRPr="0045566E" w:rsidR="00A77C8A" w:rsidTr="003F26FD" w14:paraId="0BBDBA52"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2A05E7B3" w14:textId="77777777">
            <w:pPr>
              <w:rPr>
                <w:color w:val="000000"/>
                <w:szCs w:val="24"/>
              </w:rPr>
            </w:pPr>
            <w:r w:rsidRPr="0045566E">
              <w:rPr>
                <w:noProof/>
                <w:color w:val="000000"/>
                <w:szCs w:val="24"/>
              </w:rPr>
              <w:t>IMF</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3F96801D" w14:textId="77777777">
            <w:pPr>
              <w:rPr>
                <w:color w:val="000000"/>
              </w:rPr>
            </w:pPr>
            <w:r w:rsidRPr="001261F3">
              <w:rPr>
                <w:color w:val="000000"/>
              </w:rPr>
              <w:t>International Monetary Fund</w:t>
            </w:r>
          </w:p>
        </w:tc>
      </w:tr>
      <w:tr w:rsidRPr="0045566E" w:rsidR="00A77C8A" w:rsidTr="003F26FD" w14:paraId="26F5ECF8"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8A190D8" w14:textId="77777777">
            <w:pPr>
              <w:rPr>
                <w:color w:val="000000"/>
                <w:szCs w:val="24"/>
              </w:rPr>
            </w:pPr>
            <w:r w:rsidRPr="0045566E">
              <w:rPr>
                <w:noProof/>
                <w:color w:val="000000"/>
                <w:szCs w:val="24"/>
              </w:rPr>
              <w:t>IMPLAN</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393E52A9" w14:textId="77777777">
            <w:pPr>
              <w:rPr>
                <w:color w:val="000000"/>
              </w:rPr>
            </w:pPr>
            <w:r w:rsidRPr="001261F3">
              <w:rPr>
                <w:color w:val="000000"/>
              </w:rPr>
              <w:t>Economic Impact Analysis for Planning</w:t>
            </w:r>
          </w:p>
        </w:tc>
      </w:tr>
      <w:tr w:rsidRPr="0045566E" w:rsidR="00A77C8A" w:rsidTr="003F26FD" w14:paraId="14BF03FF"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4390BC30" w14:textId="77777777">
            <w:pPr>
              <w:rPr>
                <w:color w:val="000000"/>
                <w:szCs w:val="24"/>
              </w:rPr>
            </w:pPr>
            <w:r w:rsidRPr="0045566E">
              <w:rPr>
                <w:noProof/>
                <w:color w:val="000000"/>
                <w:szCs w:val="24"/>
              </w:rPr>
              <w:t>LDV</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22904BF7" w14:textId="77777777">
            <w:pPr>
              <w:rPr>
                <w:color w:val="000000"/>
              </w:rPr>
            </w:pPr>
            <w:r w:rsidRPr="001261F3">
              <w:rPr>
                <w:color w:val="000000"/>
              </w:rPr>
              <w:t>Light</w:t>
            </w:r>
            <w:r>
              <w:rPr>
                <w:color w:val="000000"/>
              </w:rPr>
              <w:t>-</w:t>
            </w:r>
            <w:r w:rsidRPr="001261F3">
              <w:rPr>
                <w:color w:val="000000"/>
              </w:rPr>
              <w:t>Duty Vehicle</w:t>
            </w:r>
          </w:p>
        </w:tc>
      </w:tr>
      <w:tr w:rsidR="3035E430" w:rsidTr="00D81336" w14:paraId="6A91B7FC" w14:textId="77777777">
        <w:trPr>
          <w:trHeight w:val="312"/>
          <w:jc w:val="center"/>
        </w:trPr>
        <w:tc>
          <w:tcPr>
            <w:tcW w:w="794" w:type="pct"/>
            <w:tcBorders>
              <w:top w:val="nil"/>
              <w:left w:val="nil"/>
              <w:bottom w:val="nil"/>
              <w:right w:val="nil"/>
            </w:tcBorders>
            <w:shd w:val="clear" w:color="auto" w:fill="auto"/>
            <w:noWrap/>
            <w:vAlign w:val="center"/>
            <w:hideMark/>
          </w:tcPr>
          <w:p w:rsidR="04F2F823" w:rsidP="3035E430" w:rsidRDefault="04F2F823" w14:paraId="7EA61764" w14:textId="44EDA398">
            <w:pPr>
              <w:rPr>
                <w:noProof/>
                <w:color w:val="000000" w:themeColor="text1"/>
              </w:rPr>
            </w:pPr>
            <w:r w:rsidRPr="3035E430">
              <w:rPr>
                <w:noProof/>
                <w:color w:val="000000" w:themeColor="text1"/>
              </w:rPr>
              <w:t>LIV</w:t>
            </w:r>
          </w:p>
        </w:tc>
        <w:tc>
          <w:tcPr>
            <w:tcW w:w="4206" w:type="pct"/>
            <w:tcBorders>
              <w:top w:val="nil"/>
              <w:left w:val="nil"/>
              <w:bottom w:val="nil"/>
              <w:right w:val="nil"/>
            </w:tcBorders>
            <w:shd w:val="clear" w:color="auto" w:fill="auto"/>
            <w:noWrap/>
            <w:vAlign w:val="bottom"/>
            <w:hideMark/>
          </w:tcPr>
          <w:p w:rsidR="04F2F823" w:rsidP="3035E430" w:rsidRDefault="04F2F823" w14:paraId="45750C58" w14:textId="2464F403">
            <w:pPr>
              <w:rPr>
                <w:color w:val="000000" w:themeColor="text1"/>
              </w:rPr>
            </w:pPr>
            <w:r w:rsidRPr="3035E430">
              <w:rPr>
                <w:color w:val="000000" w:themeColor="text1"/>
              </w:rPr>
              <w:t>Livestock</w:t>
            </w:r>
          </w:p>
        </w:tc>
      </w:tr>
      <w:tr w:rsidR="3035E430" w:rsidTr="00D81336" w14:paraId="150EC79C" w14:textId="77777777">
        <w:trPr>
          <w:trHeight w:val="312"/>
          <w:jc w:val="center"/>
        </w:trPr>
        <w:tc>
          <w:tcPr>
            <w:tcW w:w="794" w:type="pct"/>
            <w:tcBorders>
              <w:top w:val="nil"/>
              <w:left w:val="nil"/>
              <w:bottom w:val="nil"/>
              <w:right w:val="nil"/>
            </w:tcBorders>
            <w:shd w:val="clear" w:color="auto" w:fill="auto"/>
            <w:noWrap/>
            <w:vAlign w:val="center"/>
            <w:hideMark/>
          </w:tcPr>
          <w:p w:rsidR="2E666100" w:rsidP="00735857" w:rsidRDefault="2E666100" w14:paraId="1BCB9CC1" w14:textId="174A5DEC">
            <w:pPr>
              <w:spacing w:line="259" w:lineRule="auto"/>
              <w:rPr>
                <w:noProof/>
                <w:color w:val="000000" w:themeColor="text1"/>
              </w:rPr>
            </w:pPr>
            <w:r w:rsidRPr="3035E430">
              <w:rPr>
                <w:noProof/>
                <w:color w:val="000000" w:themeColor="text1"/>
              </w:rPr>
              <w:t>MAN</w:t>
            </w:r>
          </w:p>
        </w:tc>
        <w:tc>
          <w:tcPr>
            <w:tcW w:w="4206" w:type="pct"/>
            <w:tcBorders>
              <w:top w:val="nil"/>
              <w:left w:val="nil"/>
              <w:bottom w:val="nil"/>
              <w:right w:val="nil"/>
            </w:tcBorders>
            <w:shd w:val="clear" w:color="auto" w:fill="auto"/>
            <w:noWrap/>
            <w:vAlign w:val="bottom"/>
            <w:hideMark/>
          </w:tcPr>
          <w:p w:rsidR="2E666100" w:rsidP="3035E430" w:rsidRDefault="2E666100" w14:paraId="7CD1E1E1" w14:textId="17F8871E">
            <w:pPr>
              <w:rPr>
                <w:color w:val="000000" w:themeColor="text1"/>
              </w:rPr>
            </w:pPr>
            <w:r w:rsidRPr="3035E430">
              <w:rPr>
                <w:color w:val="000000" w:themeColor="text1"/>
              </w:rPr>
              <w:t>Other Manufacturing</w:t>
            </w:r>
          </w:p>
        </w:tc>
      </w:tr>
      <w:tr w:rsidR="3035E430" w:rsidTr="00D81336" w14:paraId="7DB324A0" w14:textId="77777777">
        <w:trPr>
          <w:trHeight w:val="312"/>
          <w:jc w:val="center"/>
        </w:trPr>
        <w:tc>
          <w:tcPr>
            <w:tcW w:w="794" w:type="pct"/>
            <w:tcBorders>
              <w:top w:val="nil"/>
              <w:left w:val="nil"/>
              <w:bottom w:val="nil"/>
              <w:right w:val="nil"/>
            </w:tcBorders>
            <w:shd w:val="clear" w:color="auto" w:fill="auto"/>
            <w:noWrap/>
            <w:vAlign w:val="center"/>
            <w:hideMark/>
          </w:tcPr>
          <w:p w:rsidR="622FD32A" w:rsidP="3035E430" w:rsidRDefault="622FD32A" w14:paraId="37F5D1DF" w14:textId="415D1067">
            <w:pPr>
              <w:spacing w:line="259" w:lineRule="auto"/>
              <w:rPr>
                <w:noProof/>
                <w:color w:val="000000" w:themeColor="text1"/>
              </w:rPr>
            </w:pPr>
            <w:r w:rsidRPr="3035E430">
              <w:rPr>
                <w:noProof/>
                <w:color w:val="000000" w:themeColor="text1"/>
              </w:rPr>
              <w:t>MEA</w:t>
            </w:r>
          </w:p>
        </w:tc>
        <w:tc>
          <w:tcPr>
            <w:tcW w:w="4206" w:type="pct"/>
            <w:tcBorders>
              <w:top w:val="nil"/>
              <w:left w:val="nil"/>
              <w:bottom w:val="nil"/>
              <w:right w:val="nil"/>
            </w:tcBorders>
            <w:shd w:val="clear" w:color="auto" w:fill="auto"/>
            <w:noWrap/>
            <w:vAlign w:val="bottom"/>
            <w:hideMark/>
          </w:tcPr>
          <w:p w:rsidR="622FD32A" w:rsidP="3035E430" w:rsidRDefault="622FD32A" w14:paraId="4C66CF5A" w14:textId="0AD3CF16">
            <w:pPr>
              <w:rPr>
                <w:color w:val="000000" w:themeColor="text1"/>
              </w:rPr>
            </w:pPr>
            <w:r w:rsidRPr="3035E430">
              <w:rPr>
                <w:color w:val="000000" w:themeColor="text1"/>
              </w:rPr>
              <w:t>Meat</w:t>
            </w:r>
          </w:p>
        </w:tc>
      </w:tr>
      <w:tr w:rsidR="3035E430" w:rsidTr="00D81336" w14:paraId="7CA62E20" w14:textId="77777777">
        <w:trPr>
          <w:trHeight w:val="312"/>
          <w:jc w:val="center"/>
        </w:trPr>
        <w:tc>
          <w:tcPr>
            <w:tcW w:w="794" w:type="pct"/>
            <w:tcBorders>
              <w:top w:val="nil"/>
              <w:left w:val="nil"/>
              <w:bottom w:val="nil"/>
              <w:right w:val="nil"/>
            </w:tcBorders>
            <w:shd w:val="clear" w:color="auto" w:fill="auto"/>
            <w:noWrap/>
            <w:vAlign w:val="center"/>
          </w:tcPr>
          <w:p w:rsidR="6C83F2F0" w:rsidP="3035E430" w:rsidRDefault="6C83F2F0" w14:paraId="75386CE6" w14:textId="1CBFC853">
            <w:pPr>
              <w:rPr>
                <w:noProof/>
                <w:color w:val="000000" w:themeColor="text1"/>
              </w:rPr>
            </w:pPr>
            <w:r w:rsidRPr="3035E430">
              <w:rPr>
                <w:noProof/>
                <w:color w:val="000000" w:themeColor="text1"/>
              </w:rPr>
              <w:t>MSCE</w:t>
            </w:r>
          </w:p>
        </w:tc>
        <w:tc>
          <w:tcPr>
            <w:tcW w:w="4206" w:type="pct"/>
            <w:tcBorders>
              <w:top w:val="nil"/>
              <w:left w:val="nil"/>
              <w:bottom w:val="nil"/>
              <w:right w:val="nil"/>
            </w:tcBorders>
            <w:shd w:val="clear" w:color="auto" w:fill="auto"/>
            <w:noWrap/>
            <w:vAlign w:val="bottom"/>
          </w:tcPr>
          <w:p w:rsidR="6C83F2F0" w:rsidP="3035E430" w:rsidRDefault="6C83F2F0" w14:paraId="065063EC" w14:textId="51AB50D7">
            <w:r>
              <w:t>Ethanol from Miscanthus</w:t>
            </w:r>
          </w:p>
        </w:tc>
      </w:tr>
      <w:tr w:rsidRPr="0045566E" w:rsidR="00A77C8A" w:rsidTr="003F26FD" w14:paraId="7A43900B"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02084EBD" w14:textId="77777777">
            <w:pPr>
              <w:rPr>
                <w:noProof/>
                <w:color w:val="000000"/>
                <w:szCs w:val="24"/>
              </w:rPr>
            </w:pPr>
            <w:r>
              <w:rPr>
                <w:noProof/>
                <w:color w:val="000000"/>
                <w:szCs w:val="24"/>
              </w:rPr>
              <w:t>MSRP</w:t>
            </w:r>
          </w:p>
        </w:tc>
        <w:tc>
          <w:tcPr>
            <w:tcW w:w="4206" w:type="pct"/>
            <w:tcBorders>
              <w:top w:val="nil"/>
              <w:left w:val="nil"/>
              <w:bottom w:val="nil"/>
              <w:right w:val="nil"/>
            </w:tcBorders>
            <w:shd w:val="clear" w:color="auto" w:fill="auto"/>
            <w:noWrap/>
            <w:vAlign w:val="bottom"/>
          </w:tcPr>
          <w:p w:rsidRPr="001261F3" w:rsidR="00A77C8A" w:rsidP="003F26FD" w:rsidRDefault="00A77C8A" w14:paraId="13C150C0" w14:textId="622BE20E">
            <w:pPr>
              <w:rPr>
                <w:color w:val="000000"/>
              </w:rPr>
            </w:pPr>
            <w:r>
              <w:t>Manufacturer</w:t>
            </w:r>
            <w:r w:rsidR="00B124DA">
              <w:t>’</w:t>
            </w:r>
            <w:r>
              <w:t>s Suggested Retail Price</w:t>
            </w:r>
          </w:p>
        </w:tc>
      </w:tr>
      <w:tr w:rsidR="717A235F" w:rsidTr="00D81336" w14:paraId="19C8E607" w14:textId="77777777">
        <w:trPr>
          <w:trHeight w:val="312"/>
          <w:jc w:val="center"/>
        </w:trPr>
        <w:tc>
          <w:tcPr>
            <w:tcW w:w="794" w:type="pct"/>
            <w:tcBorders>
              <w:top w:val="nil"/>
              <w:left w:val="nil"/>
              <w:bottom w:val="nil"/>
              <w:right w:val="nil"/>
            </w:tcBorders>
            <w:shd w:val="clear" w:color="auto" w:fill="auto"/>
            <w:noWrap/>
            <w:vAlign w:val="center"/>
          </w:tcPr>
          <w:p w:rsidR="23F7CDFD" w:rsidP="717A235F" w:rsidRDefault="23F7CDFD" w14:paraId="4E112FF5" w14:textId="0E5C4E73">
            <w:pPr>
              <w:rPr>
                <w:noProof/>
                <w:color w:val="000000" w:themeColor="text1"/>
              </w:rPr>
            </w:pPr>
            <w:r w:rsidRPr="717A235F">
              <w:rPr>
                <w:noProof/>
                <w:color w:val="000000" w:themeColor="text1"/>
              </w:rPr>
              <w:t>NREL</w:t>
            </w:r>
          </w:p>
        </w:tc>
        <w:tc>
          <w:tcPr>
            <w:tcW w:w="4206" w:type="pct"/>
            <w:tcBorders>
              <w:top w:val="nil"/>
              <w:left w:val="nil"/>
              <w:bottom w:val="nil"/>
              <w:right w:val="nil"/>
            </w:tcBorders>
            <w:shd w:val="clear" w:color="auto" w:fill="auto"/>
            <w:noWrap/>
            <w:vAlign w:val="bottom"/>
          </w:tcPr>
          <w:p w:rsidR="23F7CDFD" w:rsidP="717A235F" w:rsidRDefault="23F7CDFD" w14:paraId="2C5513AD" w14:textId="4AD935E3">
            <w:r>
              <w:t>National Renewable Energy Lab</w:t>
            </w:r>
          </w:p>
        </w:tc>
      </w:tr>
      <w:tr w:rsidR="3035E430" w:rsidTr="00D81336" w14:paraId="70BC774E" w14:textId="77777777">
        <w:trPr>
          <w:trHeight w:val="312"/>
          <w:jc w:val="center"/>
        </w:trPr>
        <w:tc>
          <w:tcPr>
            <w:tcW w:w="794" w:type="pct"/>
            <w:tcBorders>
              <w:top w:val="nil"/>
              <w:left w:val="nil"/>
              <w:bottom w:val="nil"/>
              <w:right w:val="nil"/>
            </w:tcBorders>
            <w:shd w:val="clear" w:color="auto" w:fill="auto"/>
            <w:noWrap/>
            <w:vAlign w:val="center"/>
          </w:tcPr>
          <w:p w:rsidR="3C15B2E7" w:rsidP="00735857" w:rsidRDefault="3C15B2E7" w14:paraId="67036542" w14:textId="1ABA5469">
            <w:pPr>
              <w:spacing w:line="259" w:lineRule="auto"/>
              <w:rPr>
                <w:noProof/>
                <w:color w:val="000000" w:themeColor="text1"/>
              </w:rPr>
            </w:pPr>
            <w:r w:rsidRPr="3035E430">
              <w:rPr>
                <w:noProof/>
                <w:color w:val="000000" w:themeColor="text1"/>
              </w:rPr>
              <w:t>NUC</w:t>
            </w:r>
          </w:p>
        </w:tc>
        <w:tc>
          <w:tcPr>
            <w:tcW w:w="4206" w:type="pct"/>
            <w:tcBorders>
              <w:top w:val="nil"/>
              <w:left w:val="nil"/>
              <w:bottom w:val="nil"/>
              <w:right w:val="nil"/>
            </w:tcBorders>
            <w:shd w:val="clear" w:color="auto" w:fill="auto"/>
            <w:noWrap/>
            <w:vAlign w:val="bottom"/>
          </w:tcPr>
          <w:p w:rsidR="3C15B2E7" w:rsidP="00735857" w:rsidRDefault="3C15B2E7" w14:paraId="02B750F9" w14:textId="24338F6A">
            <w:pPr>
              <w:spacing w:line="259" w:lineRule="auto"/>
            </w:pPr>
            <w:r>
              <w:t>Nuclear</w:t>
            </w:r>
          </w:p>
        </w:tc>
      </w:tr>
      <w:tr w:rsidR="3035E430" w:rsidTr="00D81336" w14:paraId="0AD11CD5" w14:textId="77777777">
        <w:trPr>
          <w:trHeight w:val="312"/>
          <w:jc w:val="center"/>
        </w:trPr>
        <w:tc>
          <w:tcPr>
            <w:tcW w:w="794" w:type="pct"/>
            <w:tcBorders>
              <w:top w:val="nil"/>
              <w:left w:val="nil"/>
              <w:bottom w:val="nil"/>
              <w:right w:val="nil"/>
            </w:tcBorders>
            <w:shd w:val="clear" w:color="auto" w:fill="auto"/>
            <w:noWrap/>
            <w:vAlign w:val="center"/>
          </w:tcPr>
          <w:p w:rsidR="79BDF7FD" w:rsidP="3035E430" w:rsidRDefault="79BDF7FD" w14:paraId="3880D901" w14:textId="2821DF13">
            <w:pPr>
              <w:rPr>
                <w:noProof/>
                <w:color w:val="000000" w:themeColor="text1"/>
              </w:rPr>
            </w:pPr>
            <w:r w:rsidRPr="3035E430">
              <w:rPr>
                <w:noProof/>
                <w:color w:val="000000" w:themeColor="text1"/>
              </w:rPr>
              <w:t>OCR</w:t>
            </w:r>
          </w:p>
        </w:tc>
        <w:tc>
          <w:tcPr>
            <w:tcW w:w="4206" w:type="pct"/>
            <w:tcBorders>
              <w:top w:val="nil"/>
              <w:left w:val="nil"/>
              <w:bottom w:val="nil"/>
              <w:right w:val="nil"/>
            </w:tcBorders>
            <w:shd w:val="clear" w:color="auto" w:fill="auto"/>
            <w:noWrap/>
            <w:vAlign w:val="bottom"/>
          </w:tcPr>
          <w:p w:rsidR="79BDF7FD" w:rsidP="3035E430" w:rsidRDefault="79BDF7FD" w14:paraId="183786F9" w14:textId="2BA54A77">
            <w:r>
              <w:t>Rest of Crops</w:t>
            </w:r>
          </w:p>
        </w:tc>
      </w:tr>
      <w:tr w:rsidRPr="0045566E" w:rsidR="00A77C8A" w:rsidTr="003F26FD" w14:paraId="3A13B89E"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CF9F2FB" w14:textId="77777777">
            <w:pPr>
              <w:rPr>
                <w:color w:val="000000"/>
                <w:szCs w:val="24"/>
              </w:rPr>
            </w:pPr>
            <w:r w:rsidRPr="0045566E">
              <w:rPr>
                <w:noProof/>
                <w:color w:val="000000"/>
                <w:szCs w:val="24"/>
              </w:rPr>
              <w:t>OECD</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6BEB39C2" w14:textId="77777777">
            <w:pPr>
              <w:rPr>
                <w:color w:val="000000"/>
              </w:rPr>
            </w:pPr>
            <w:proofErr w:type="spellStart"/>
            <w:r w:rsidRPr="001261F3">
              <w:rPr>
                <w:color w:val="000000"/>
              </w:rPr>
              <w:t>Organi</w:t>
            </w:r>
            <w:r>
              <w:rPr>
                <w:color w:val="000000"/>
              </w:rPr>
              <w:t>s</w:t>
            </w:r>
            <w:r w:rsidRPr="001261F3">
              <w:rPr>
                <w:color w:val="000000"/>
              </w:rPr>
              <w:t>ation</w:t>
            </w:r>
            <w:proofErr w:type="spellEnd"/>
            <w:r w:rsidRPr="001261F3">
              <w:rPr>
                <w:color w:val="000000"/>
              </w:rPr>
              <w:t xml:space="preserve"> for Economic Co-operation and Development</w:t>
            </w:r>
          </w:p>
        </w:tc>
      </w:tr>
      <w:tr w:rsidR="3035E430" w:rsidTr="00D81336" w14:paraId="70CAD86C" w14:textId="77777777">
        <w:trPr>
          <w:trHeight w:val="312"/>
          <w:jc w:val="center"/>
        </w:trPr>
        <w:tc>
          <w:tcPr>
            <w:tcW w:w="794" w:type="pct"/>
            <w:tcBorders>
              <w:top w:val="nil"/>
              <w:left w:val="nil"/>
              <w:bottom w:val="nil"/>
              <w:right w:val="nil"/>
            </w:tcBorders>
            <w:shd w:val="clear" w:color="auto" w:fill="auto"/>
            <w:noWrap/>
            <w:vAlign w:val="center"/>
            <w:hideMark/>
          </w:tcPr>
          <w:p w:rsidR="24D44E7A" w:rsidP="3035E430" w:rsidRDefault="24D44E7A" w14:paraId="23A8C8FD" w14:textId="374E4C0D">
            <w:pPr>
              <w:rPr>
                <w:noProof/>
                <w:color w:val="000000" w:themeColor="text1"/>
              </w:rPr>
            </w:pPr>
            <w:r w:rsidRPr="3035E430">
              <w:rPr>
                <w:noProof/>
                <w:color w:val="000000" w:themeColor="text1"/>
              </w:rPr>
              <w:t>OEV</w:t>
            </w:r>
          </w:p>
        </w:tc>
        <w:tc>
          <w:tcPr>
            <w:tcW w:w="4206" w:type="pct"/>
            <w:tcBorders>
              <w:top w:val="nil"/>
              <w:left w:val="nil"/>
              <w:bottom w:val="nil"/>
              <w:right w:val="nil"/>
            </w:tcBorders>
            <w:shd w:val="clear" w:color="auto" w:fill="auto"/>
            <w:noWrap/>
            <w:vAlign w:val="bottom"/>
            <w:hideMark/>
          </w:tcPr>
          <w:p w:rsidR="24D44E7A" w:rsidP="3035E430" w:rsidRDefault="24D44E7A" w14:paraId="73B3CC84" w14:textId="506407BE">
            <w:pPr>
              <w:rPr>
                <w:color w:val="000000" w:themeColor="text1"/>
              </w:rPr>
            </w:pPr>
            <w:r w:rsidRPr="3035E430">
              <w:rPr>
                <w:color w:val="000000" w:themeColor="text1"/>
              </w:rPr>
              <w:t>Traditional Gasoline-</w:t>
            </w:r>
            <w:r w:rsidR="00AC5325">
              <w:rPr>
                <w:color w:val="000000" w:themeColor="text1"/>
              </w:rPr>
              <w:t>Biofuel</w:t>
            </w:r>
            <w:r w:rsidRPr="3035E430">
              <w:rPr>
                <w:color w:val="000000" w:themeColor="text1"/>
              </w:rPr>
              <w:t xml:space="preserve"> </w:t>
            </w:r>
            <w:r w:rsidR="0001759F">
              <w:rPr>
                <w:color w:val="000000" w:themeColor="text1"/>
              </w:rPr>
              <w:t xml:space="preserve">“Original Equipment </w:t>
            </w:r>
            <w:r w:rsidRPr="3035E430">
              <w:rPr>
                <w:color w:val="000000" w:themeColor="text1"/>
              </w:rPr>
              <w:t>Vehicle</w:t>
            </w:r>
            <w:r w:rsidR="0001759F">
              <w:rPr>
                <w:color w:val="000000" w:themeColor="text1"/>
              </w:rPr>
              <w:t>”</w:t>
            </w:r>
          </w:p>
        </w:tc>
      </w:tr>
      <w:tr w:rsidR="3035E430" w:rsidTr="00D81336" w14:paraId="5620B5FB" w14:textId="77777777">
        <w:trPr>
          <w:trHeight w:val="312"/>
          <w:jc w:val="center"/>
        </w:trPr>
        <w:tc>
          <w:tcPr>
            <w:tcW w:w="794" w:type="pct"/>
            <w:tcBorders>
              <w:top w:val="nil"/>
              <w:left w:val="nil"/>
              <w:bottom w:val="nil"/>
              <w:right w:val="nil"/>
            </w:tcBorders>
            <w:shd w:val="clear" w:color="auto" w:fill="auto"/>
            <w:noWrap/>
            <w:vAlign w:val="center"/>
          </w:tcPr>
          <w:p w:rsidR="7D758922" w:rsidP="3035E430" w:rsidRDefault="7D758922" w14:paraId="1DB046D6" w14:textId="10D2B43F">
            <w:pPr>
              <w:rPr>
                <w:noProof/>
                <w:color w:val="000000" w:themeColor="text1"/>
              </w:rPr>
            </w:pPr>
            <w:r w:rsidRPr="3035E430">
              <w:rPr>
                <w:noProof/>
                <w:color w:val="000000" w:themeColor="text1"/>
              </w:rPr>
              <w:t>OFD</w:t>
            </w:r>
          </w:p>
        </w:tc>
        <w:tc>
          <w:tcPr>
            <w:tcW w:w="4206" w:type="pct"/>
            <w:tcBorders>
              <w:top w:val="nil"/>
              <w:left w:val="nil"/>
              <w:bottom w:val="nil"/>
              <w:right w:val="nil"/>
            </w:tcBorders>
            <w:shd w:val="clear" w:color="auto" w:fill="auto"/>
            <w:noWrap/>
            <w:vAlign w:val="bottom"/>
          </w:tcPr>
          <w:p w:rsidR="7D758922" w:rsidP="3035E430" w:rsidRDefault="7D758922" w14:paraId="1673CD57" w14:textId="22E9D3A2">
            <w:pPr>
              <w:rPr>
                <w:color w:val="000000" w:themeColor="text1"/>
              </w:rPr>
            </w:pPr>
            <w:r w:rsidRPr="3035E430">
              <w:rPr>
                <w:color w:val="000000" w:themeColor="text1"/>
              </w:rPr>
              <w:t>Other Food Products</w:t>
            </w:r>
          </w:p>
        </w:tc>
      </w:tr>
      <w:tr w:rsidR="3035E430" w:rsidTr="00D81336" w14:paraId="33C4E8E5" w14:textId="77777777">
        <w:trPr>
          <w:trHeight w:val="312"/>
          <w:jc w:val="center"/>
        </w:trPr>
        <w:tc>
          <w:tcPr>
            <w:tcW w:w="794" w:type="pct"/>
            <w:tcBorders>
              <w:top w:val="nil"/>
              <w:left w:val="nil"/>
              <w:bottom w:val="nil"/>
              <w:right w:val="nil"/>
            </w:tcBorders>
            <w:shd w:val="clear" w:color="auto" w:fill="auto"/>
            <w:noWrap/>
            <w:vAlign w:val="center"/>
          </w:tcPr>
          <w:p w:rsidR="496E3507" w:rsidP="3035E430" w:rsidRDefault="496E3507" w14:paraId="5D96641C" w14:textId="06B7AA75">
            <w:pPr>
              <w:rPr>
                <w:noProof/>
                <w:color w:val="000000" w:themeColor="text1"/>
              </w:rPr>
            </w:pPr>
            <w:r w:rsidRPr="3035E430">
              <w:rPr>
                <w:noProof/>
                <w:color w:val="000000" w:themeColor="text1"/>
              </w:rPr>
              <w:t>OIL</w:t>
            </w:r>
          </w:p>
        </w:tc>
        <w:tc>
          <w:tcPr>
            <w:tcW w:w="4206" w:type="pct"/>
            <w:tcBorders>
              <w:top w:val="nil"/>
              <w:left w:val="nil"/>
              <w:bottom w:val="nil"/>
              <w:right w:val="nil"/>
            </w:tcBorders>
            <w:shd w:val="clear" w:color="auto" w:fill="auto"/>
            <w:noWrap/>
            <w:vAlign w:val="bottom"/>
          </w:tcPr>
          <w:p w:rsidR="496E3507" w:rsidP="3035E430" w:rsidRDefault="496E3507" w14:paraId="1319582E" w14:textId="079D0A9A">
            <w:pPr>
              <w:rPr>
                <w:color w:val="000000" w:themeColor="text1"/>
              </w:rPr>
            </w:pPr>
            <w:r w:rsidRPr="3035E430">
              <w:rPr>
                <w:color w:val="000000" w:themeColor="text1"/>
              </w:rPr>
              <w:t>Refined Oil</w:t>
            </w:r>
          </w:p>
        </w:tc>
      </w:tr>
      <w:tr w:rsidRPr="0045566E" w:rsidR="00A77C8A" w:rsidTr="003F26FD" w14:paraId="6E9BED05"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219E6A08" w14:textId="77777777">
            <w:pPr>
              <w:rPr>
                <w:noProof/>
                <w:color w:val="000000"/>
                <w:szCs w:val="24"/>
              </w:rPr>
            </w:pPr>
            <w:r>
              <w:rPr>
                <w:noProof/>
                <w:color w:val="000000"/>
                <w:szCs w:val="24"/>
              </w:rPr>
              <w:t>OLS</w:t>
            </w:r>
          </w:p>
        </w:tc>
        <w:tc>
          <w:tcPr>
            <w:tcW w:w="4206" w:type="pct"/>
            <w:tcBorders>
              <w:top w:val="nil"/>
              <w:left w:val="nil"/>
              <w:bottom w:val="nil"/>
              <w:right w:val="nil"/>
            </w:tcBorders>
            <w:shd w:val="clear" w:color="auto" w:fill="auto"/>
            <w:noWrap/>
            <w:vAlign w:val="bottom"/>
          </w:tcPr>
          <w:p w:rsidRPr="001261F3" w:rsidR="00A77C8A" w:rsidP="003F26FD" w:rsidRDefault="00A77C8A" w14:paraId="55566635" w14:textId="77777777">
            <w:pPr>
              <w:rPr>
                <w:color w:val="000000"/>
              </w:rPr>
            </w:pPr>
            <w:r>
              <w:t>Ordinary Least Squares</w:t>
            </w:r>
          </w:p>
        </w:tc>
      </w:tr>
      <w:tr w:rsidR="3035E430" w:rsidTr="00D81336" w14:paraId="77A7847C" w14:textId="77777777">
        <w:trPr>
          <w:trHeight w:val="312"/>
          <w:jc w:val="center"/>
        </w:trPr>
        <w:tc>
          <w:tcPr>
            <w:tcW w:w="794" w:type="pct"/>
            <w:tcBorders>
              <w:top w:val="nil"/>
              <w:left w:val="nil"/>
              <w:bottom w:val="nil"/>
              <w:right w:val="nil"/>
            </w:tcBorders>
            <w:shd w:val="clear" w:color="auto" w:fill="auto"/>
            <w:noWrap/>
            <w:vAlign w:val="center"/>
          </w:tcPr>
          <w:p w:rsidR="42605B4C" w:rsidP="3035E430" w:rsidRDefault="42605B4C" w14:paraId="45E2A82F" w14:textId="7F123C27">
            <w:pPr>
              <w:rPr>
                <w:noProof/>
                <w:color w:val="000000" w:themeColor="text1"/>
              </w:rPr>
            </w:pPr>
            <w:r w:rsidRPr="3035E430">
              <w:rPr>
                <w:noProof/>
                <w:color w:val="000000" w:themeColor="text1"/>
              </w:rPr>
              <w:t>OMEL</w:t>
            </w:r>
          </w:p>
        </w:tc>
        <w:tc>
          <w:tcPr>
            <w:tcW w:w="4206" w:type="pct"/>
            <w:tcBorders>
              <w:top w:val="nil"/>
              <w:left w:val="nil"/>
              <w:bottom w:val="nil"/>
              <w:right w:val="nil"/>
            </w:tcBorders>
            <w:shd w:val="clear" w:color="auto" w:fill="auto"/>
            <w:noWrap/>
            <w:vAlign w:val="bottom"/>
          </w:tcPr>
          <w:p w:rsidR="42605B4C" w:rsidP="3035E430" w:rsidRDefault="42605B4C" w14:paraId="766F58FF" w14:textId="74FFBFD6">
            <w:r>
              <w:t>Vegetable Oil Meal</w:t>
            </w:r>
          </w:p>
        </w:tc>
      </w:tr>
      <w:tr w:rsidR="3035E430" w:rsidTr="00D81336" w14:paraId="7EBEB1A1" w14:textId="77777777">
        <w:trPr>
          <w:trHeight w:val="312"/>
          <w:jc w:val="center"/>
        </w:trPr>
        <w:tc>
          <w:tcPr>
            <w:tcW w:w="794" w:type="pct"/>
            <w:tcBorders>
              <w:top w:val="nil"/>
              <w:left w:val="nil"/>
              <w:bottom w:val="nil"/>
              <w:right w:val="nil"/>
            </w:tcBorders>
            <w:shd w:val="clear" w:color="auto" w:fill="auto"/>
            <w:noWrap/>
            <w:vAlign w:val="center"/>
          </w:tcPr>
          <w:p w:rsidR="4C3DD633" w:rsidP="3035E430" w:rsidRDefault="4C3DD633" w14:paraId="1DCF3083" w14:textId="18D3E772">
            <w:pPr>
              <w:rPr>
                <w:noProof/>
                <w:color w:val="000000" w:themeColor="text1"/>
              </w:rPr>
            </w:pPr>
            <w:r w:rsidRPr="3035E430">
              <w:rPr>
                <w:noProof/>
                <w:color w:val="000000" w:themeColor="text1"/>
              </w:rPr>
              <w:t>OSDN</w:t>
            </w:r>
          </w:p>
        </w:tc>
        <w:tc>
          <w:tcPr>
            <w:tcW w:w="4206" w:type="pct"/>
            <w:tcBorders>
              <w:top w:val="nil"/>
              <w:left w:val="nil"/>
              <w:bottom w:val="nil"/>
              <w:right w:val="nil"/>
            </w:tcBorders>
            <w:shd w:val="clear" w:color="auto" w:fill="auto"/>
            <w:noWrap/>
            <w:vAlign w:val="bottom"/>
          </w:tcPr>
          <w:p w:rsidR="4C3DD633" w:rsidP="3035E430" w:rsidRDefault="4C3DD633" w14:paraId="69823745" w14:textId="04CE5BAF">
            <w:r>
              <w:t>Rest of Oilseeds</w:t>
            </w:r>
          </w:p>
        </w:tc>
      </w:tr>
      <w:tr w:rsidR="3035E430" w:rsidTr="00D81336" w14:paraId="1E55EFA2" w14:textId="77777777">
        <w:trPr>
          <w:trHeight w:val="312"/>
          <w:jc w:val="center"/>
        </w:trPr>
        <w:tc>
          <w:tcPr>
            <w:tcW w:w="794" w:type="pct"/>
            <w:tcBorders>
              <w:top w:val="nil"/>
              <w:left w:val="nil"/>
              <w:bottom w:val="nil"/>
              <w:right w:val="nil"/>
            </w:tcBorders>
            <w:shd w:val="clear" w:color="auto" w:fill="auto"/>
            <w:noWrap/>
            <w:vAlign w:val="center"/>
          </w:tcPr>
          <w:p w:rsidR="6FBAD651" w:rsidP="3035E430" w:rsidRDefault="6FBAD651" w14:paraId="4539B7E4" w14:textId="2547A656">
            <w:pPr>
              <w:rPr>
                <w:noProof/>
                <w:color w:val="000000" w:themeColor="text1"/>
              </w:rPr>
            </w:pPr>
            <w:r w:rsidRPr="3035E430">
              <w:rPr>
                <w:noProof/>
                <w:color w:val="000000" w:themeColor="text1"/>
              </w:rPr>
              <w:t>OTRN</w:t>
            </w:r>
          </w:p>
        </w:tc>
        <w:tc>
          <w:tcPr>
            <w:tcW w:w="4206" w:type="pct"/>
            <w:tcBorders>
              <w:top w:val="nil"/>
              <w:left w:val="nil"/>
              <w:bottom w:val="nil"/>
              <w:right w:val="nil"/>
            </w:tcBorders>
            <w:shd w:val="clear" w:color="auto" w:fill="auto"/>
            <w:noWrap/>
            <w:vAlign w:val="bottom"/>
          </w:tcPr>
          <w:p w:rsidR="6FBAD651" w:rsidP="3035E430" w:rsidRDefault="6FBAD651" w14:paraId="2599F7F4" w14:textId="42C51D09">
            <w:r>
              <w:t>Off Road and Pipeline</w:t>
            </w:r>
          </w:p>
        </w:tc>
      </w:tr>
      <w:tr w:rsidRPr="0045566E" w:rsidR="00A77C8A" w:rsidTr="003F26FD" w14:paraId="3CE68F15" w14:textId="77777777">
        <w:trPr>
          <w:trHeight w:val="312"/>
          <w:jc w:val="center"/>
        </w:trPr>
        <w:tc>
          <w:tcPr>
            <w:tcW w:w="794" w:type="pct"/>
            <w:tcBorders>
              <w:top w:val="nil"/>
              <w:left w:val="nil"/>
              <w:bottom w:val="nil"/>
              <w:right w:val="nil"/>
            </w:tcBorders>
            <w:shd w:val="clear" w:color="auto" w:fill="auto"/>
            <w:noWrap/>
            <w:vAlign w:val="center"/>
          </w:tcPr>
          <w:p w:rsidR="00A77C8A" w:rsidP="003F26FD" w:rsidRDefault="00A77C8A" w14:paraId="6EE0DCFD" w14:textId="77777777">
            <w:pPr>
              <w:rPr>
                <w:noProof/>
                <w:color w:val="000000"/>
                <w:szCs w:val="24"/>
              </w:rPr>
            </w:pPr>
            <w:r>
              <w:rPr>
                <w:noProof/>
                <w:color w:val="000000"/>
                <w:szCs w:val="24"/>
              </w:rPr>
              <w:t>PFC</w:t>
            </w:r>
          </w:p>
        </w:tc>
        <w:tc>
          <w:tcPr>
            <w:tcW w:w="4206" w:type="pct"/>
            <w:tcBorders>
              <w:top w:val="nil"/>
              <w:left w:val="nil"/>
              <w:bottom w:val="nil"/>
              <w:right w:val="nil"/>
            </w:tcBorders>
            <w:shd w:val="clear" w:color="auto" w:fill="auto"/>
            <w:noWrap/>
            <w:vAlign w:val="bottom"/>
          </w:tcPr>
          <w:p w:rsidR="00A77C8A" w:rsidP="003F26FD" w:rsidRDefault="00A77C8A" w14:paraId="438ABFA2" w14:textId="77777777">
            <w:r>
              <w:t>Perfluorocarbon</w:t>
            </w:r>
          </w:p>
        </w:tc>
      </w:tr>
      <w:tr w:rsidR="3035E430" w:rsidTr="00D81336" w14:paraId="509426FE" w14:textId="77777777">
        <w:trPr>
          <w:trHeight w:val="312"/>
          <w:jc w:val="center"/>
        </w:trPr>
        <w:tc>
          <w:tcPr>
            <w:tcW w:w="794" w:type="pct"/>
            <w:tcBorders>
              <w:top w:val="nil"/>
              <w:left w:val="nil"/>
              <w:bottom w:val="nil"/>
              <w:right w:val="nil"/>
            </w:tcBorders>
            <w:shd w:val="clear" w:color="auto" w:fill="auto"/>
            <w:noWrap/>
            <w:vAlign w:val="center"/>
          </w:tcPr>
          <w:p w:rsidR="11829FEF" w:rsidP="3035E430" w:rsidRDefault="11829FEF" w14:paraId="5D8FC151" w14:textId="0C82E279">
            <w:pPr>
              <w:rPr>
                <w:noProof/>
                <w:color w:val="000000" w:themeColor="text1"/>
              </w:rPr>
            </w:pPr>
            <w:r w:rsidRPr="3035E430">
              <w:rPr>
                <w:noProof/>
                <w:color w:val="000000" w:themeColor="text1"/>
              </w:rPr>
              <w:t>PLBD</w:t>
            </w:r>
          </w:p>
        </w:tc>
        <w:tc>
          <w:tcPr>
            <w:tcW w:w="4206" w:type="pct"/>
            <w:tcBorders>
              <w:top w:val="nil"/>
              <w:left w:val="nil"/>
              <w:bottom w:val="nil"/>
              <w:right w:val="nil"/>
            </w:tcBorders>
            <w:shd w:val="clear" w:color="auto" w:fill="auto"/>
            <w:noWrap/>
            <w:vAlign w:val="bottom"/>
          </w:tcPr>
          <w:p w:rsidR="11829FEF" w:rsidP="3035E430" w:rsidRDefault="11829FEF" w14:paraId="6C752404" w14:textId="21934501">
            <w:r>
              <w:t>Palm-Kernel Biodiesel</w:t>
            </w:r>
          </w:p>
        </w:tc>
      </w:tr>
      <w:tr w:rsidRPr="0045566E" w:rsidR="0081145D" w:rsidTr="003F26FD" w14:paraId="640830C1" w14:textId="77777777">
        <w:trPr>
          <w:trHeight w:val="312"/>
          <w:jc w:val="center"/>
        </w:trPr>
        <w:tc>
          <w:tcPr>
            <w:tcW w:w="794" w:type="pct"/>
            <w:tcBorders>
              <w:top w:val="nil"/>
              <w:left w:val="nil"/>
              <w:bottom w:val="nil"/>
              <w:right w:val="nil"/>
            </w:tcBorders>
            <w:shd w:val="clear" w:color="auto" w:fill="auto"/>
            <w:noWrap/>
            <w:vAlign w:val="center"/>
          </w:tcPr>
          <w:p w:rsidR="0081145D" w:rsidP="003F26FD" w:rsidRDefault="0081145D" w14:paraId="5BC5F588" w14:textId="002D89DD">
            <w:pPr>
              <w:rPr>
                <w:noProof/>
                <w:color w:val="000000"/>
                <w:szCs w:val="24"/>
              </w:rPr>
            </w:pPr>
            <w:r>
              <w:rPr>
                <w:noProof/>
                <w:color w:val="000000"/>
                <w:szCs w:val="24"/>
              </w:rPr>
              <w:t>PMT</w:t>
            </w:r>
          </w:p>
        </w:tc>
        <w:tc>
          <w:tcPr>
            <w:tcW w:w="4206" w:type="pct"/>
            <w:tcBorders>
              <w:top w:val="nil"/>
              <w:left w:val="nil"/>
              <w:bottom w:val="nil"/>
              <w:right w:val="nil"/>
            </w:tcBorders>
            <w:shd w:val="clear" w:color="auto" w:fill="auto"/>
            <w:noWrap/>
            <w:vAlign w:val="bottom"/>
          </w:tcPr>
          <w:p w:rsidR="0081145D" w:rsidP="003F26FD" w:rsidRDefault="0081145D" w14:paraId="54693AF8" w14:textId="04BEBFCA">
            <w:r>
              <w:t>Passenger-</w:t>
            </w:r>
            <w:r w:rsidR="0044750F">
              <w:t>Mile Traveled</w:t>
            </w:r>
          </w:p>
        </w:tc>
      </w:tr>
      <w:tr w:rsidRPr="0045566E" w:rsidR="00A77C8A" w:rsidTr="003F26FD" w14:paraId="69C2B4F3"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740BDB50" w14:textId="77777777">
            <w:pPr>
              <w:rPr>
                <w:noProof/>
                <w:color w:val="000000"/>
                <w:szCs w:val="24"/>
              </w:rPr>
            </w:pPr>
            <w:r>
              <w:rPr>
                <w:noProof/>
                <w:color w:val="000000"/>
                <w:szCs w:val="24"/>
              </w:rPr>
              <w:t>PNNL</w:t>
            </w:r>
          </w:p>
        </w:tc>
        <w:tc>
          <w:tcPr>
            <w:tcW w:w="4206" w:type="pct"/>
            <w:tcBorders>
              <w:top w:val="nil"/>
              <w:left w:val="nil"/>
              <w:bottom w:val="nil"/>
              <w:right w:val="nil"/>
            </w:tcBorders>
            <w:shd w:val="clear" w:color="auto" w:fill="auto"/>
            <w:noWrap/>
            <w:vAlign w:val="bottom"/>
          </w:tcPr>
          <w:p w:rsidRPr="001261F3" w:rsidR="00A77C8A" w:rsidP="003F26FD" w:rsidRDefault="00A77C8A" w14:paraId="05E97F3B" w14:textId="77777777">
            <w:pPr>
              <w:rPr>
                <w:color w:val="000000"/>
              </w:rPr>
            </w:pPr>
            <w:r>
              <w:t>Pacific Northwest National Laboratory</w:t>
            </w:r>
          </w:p>
        </w:tc>
      </w:tr>
      <w:tr w:rsidR="3035E430" w:rsidTr="00D81336" w14:paraId="10A998AF" w14:textId="77777777">
        <w:trPr>
          <w:trHeight w:val="312"/>
          <w:jc w:val="center"/>
        </w:trPr>
        <w:tc>
          <w:tcPr>
            <w:tcW w:w="794" w:type="pct"/>
            <w:tcBorders>
              <w:top w:val="nil"/>
              <w:left w:val="nil"/>
              <w:bottom w:val="nil"/>
              <w:right w:val="nil"/>
            </w:tcBorders>
            <w:shd w:val="clear" w:color="auto" w:fill="auto"/>
            <w:noWrap/>
            <w:vAlign w:val="center"/>
          </w:tcPr>
          <w:p w:rsidR="12BB3196" w:rsidP="3035E430" w:rsidRDefault="12BB3196" w14:paraId="608AF3CB" w14:textId="52831325">
            <w:pPr>
              <w:rPr>
                <w:noProof/>
                <w:color w:val="000000" w:themeColor="text1"/>
              </w:rPr>
            </w:pPr>
            <w:r w:rsidRPr="3035E430">
              <w:rPr>
                <w:noProof/>
                <w:color w:val="000000" w:themeColor="text1"/>
              </w:rPr>
              <w:t>R</w:t>
            </w:r>
            <w:r w:rsidR="002A5AEC">
              <w:rPr>
                <w:noProof/>
                <w:color w:val="000000" w:themeColor="text1"/>
              </w:rPr>
              <w:t>al</w:t>
            </w:r>
            <w:r w:rsidRPr="3035E430">
              <w:rPr>
                <w:noProof/>
                <w:color w:val="000000" w:themeColor="text1"/>
              </w:rPr>
              <w:t>F</w:t>
            </w:r>
          </w:p>
        </w:tc>
        <w:tc>
          <w:tcPr>
            <w:tcW w:w="4206" w:type="pct"/>
            <w:tcBorders>
              <w:top w:val="nil"/>
              <w:left w:val="nil"/>
              <w:bottom w:val="nil"/>
              <w:right w:val="nil"/>
            </w:tcBorders>
            <w:shd w:val="clear" w:color="auto" w:fill="auto"/>
            <w:noWrap/>
            <w:vAlign w:val="bottom"/>
          </w:tcPr>
          <w:p w:rsidR="12BB3196" w:rsidP="3035E430" w:rsidRDefault="12BB3196" w14:paraId="700BF42C" w14:textId="7E7E9D26">
            <w:r>
              <w:t>Rail Freight</w:t>
            </w:r>
          </w:p>
        </w:tc>
      </w:tr>
      <w:tr w:rsidR="3035E430" w:rsidTr="00D81336" w14:paraId="50040742" w14:textId="77777777">
        <w:trPr>
          <w:trHeight w:val="312"/>
          <w:jc w:val="center"/>
        </w:trPr>
        <w:tc>
          <w:tcPr>
            <w:tcW w:w="794" w:type="pct"/>
            <w:tcBorders>
              <w:top w:val="nil"/>
              <w:left w:val="nil"/>
              <w:bottom w:val="nil"/>
              <w:right w:val="nil"/>
            </w:tcBorders>
            <w:shd w:val="clear" w:color="auto" w:fill="auto"/>
            <w:noWrap/>
            <w:vAlign w:val="center"/>
          </w:tcPr>
          <w:p w:rsidR="12BB3196" w:rsidP="3035E430" w:rsidRDefault="12BB3196" w14:paraId="0ED2E242" w14:textId="098244A4">
            <w:pPr>
              <w:rPr>
                <w:noProof/>
                <w:color w:val="000000" w:themeColor="text1"/>
              </w:rPr>
            </w:pPr>
            <w:r w:rsidRPr="3035E430">
              <w:rPr>
                <w:noProof/>
                <w:color w:val="000000" w:themeColor="text1"/>
              </w:rPr>
              <w:t>R</w:t>
            </w:r>
            <w:r w:rsidR="002A5AEC">
              <w:rPr>
                <w:noProof/>
                <w:color w:val="000000" w:themeColor="text1"/>
              </w:rPr>
              <w:t>al</w:t>
            </w:r>
            <w:r w:rsidRPr="3035E430">
              <w:rPr>
                <w:noProof/>
                <w:color w:val="000000" w:themeColor="text1"/>
              </w:rPr>
              <w:t>P</w:t>
            </w:r>
          </w:p>
        </w:tc>
        <w:tc>
          <w:tcPr>
            <w:tcW w:w="4206" w:type="pct"/>
            <w:tcBorders>
              <w:top w:val="nil"/>
              <w:left w:val="nil"/>
              <w:bottom w:val="nil"/>
              <w:right w:val="nil"/>
            </w:tcBorders>
            <w:shd w:val="clear" w:color="auto" w:fill="auto"/>
            <w:noWrap/>
            <w:vAlign w:val="bottom"/>
          </w:tcPr>
          <w:p w:rsidR="12BB3196" w:rsidP="3035E430" w:rsidRDefault="12BB3196" w14:paraId="3970A9FC" w14:textId="2B102AE3">
            <w:r>
              <w:t>Rail Passenger</w:t>
            </w:r>
          </w:p>
        </w:tc>
      </w:tr>
      <w:tr w:rsidR="3035E430" w:rsidTr="00D81336" w14:paraId="57C8894C" w14:textId="77777777">
        <w:trPr>
          <w:trHeight w:val="312"/>
          <w:jc w:val="center"/>
        </w:trPr>
        <w:tc>
          <w:tcPr>
            <w:tcW w:w="794" w:type="pct"/>
            <w:tcBorders>
              <w:top w:val="nil"/>
              <w:left w:val="nil"/>
              <w:bottom w:val="nil"/>
              <w:right w:val="nil"/>
            </w:tcBorders>
            <w:shd w:val="clear" w:color="auto" w:fill="auto"/>
            <w:noWrap/>
            <w:vAlign w:val="center"/>
          </w:tcPr>
          <w:p w:rsidR="60C8CFBB" w:rsidP="3035E430" w:rsidRDefault="60C8CFBB" w14:paraId="1000E569" w14:textId="65900504">
            <w:pPr>
              <w:rPr>
                <w:noProof/>
                <w:color w:val="000000" w:themeColor="text1"/>
              </w:rPr>
            </w:pPr>
            <w:r w:rsidRPr="3035E430">
              <w:rPr>
                <w:noProof/>
                <w:color w:val="000000" w:themeColor="text1"/>
              </w:rPr>
              <w:t>R</w:t>
            </w:r>
            <w:r w:rsidR="002A5AEC">
              <w:rPr>
                <w:noProof/>
                <w:color w:val="000000" w:themeColor="text1"/>
              </w:rPr>
              <w:t>od</w:t>
            </w:r>
            <w:r w:rsidRPr="3035E430">
              <w:rPr>
                <w:noProof/>
                <w:color w:val="000000" w:themeColor="text1"/>
              </w:rPr>
              <w:t>F</w:t>
            </w:r>
          </w:p>
        </w:tc>
        <w:tc>
          <w:tcPr>
            <w:tcW w:w="4206" w:type="pct"/>
            <w:tcBorders>
              <w:top w:val="nil"/>
              <w:left w:val="nil"/>
              <w:bottom w:val="nil"/>
              <w:right w:val="nil"/>
            </w:tcBorders>
            <w:shd w:val="clear" w:color="auto" w:fill="auto"/>
            <w:noWrap/>
            <w:vAlign w:val="bottom"/>
          </w:tcPr>
          <w:p w:rsidR="60C8CFBB" w:rsidP="3035E430" w:rsidRDefault="60C8CFBB" w14:paraId="0F0D683E" w14:textId="6574F3F7">
            <w:r>
              <w:t>Road Freight (truck)</w:t>
            </w:r>
          </w:p>
        </w:tc>
      </w:tr>
      <w:tr w:rsidR="3035E430" w:rsidTr="00D81336" w14:paraId="0D674EB3" w14:textId="77777777">
        <w:trPr>
          <w:trHeight w:val="312"/>
          <w:jc w:val="center"/>
        </w:trPr>
        <w:tc>
          <w:tcPr>
            <w:tcW w:w="794" w:type="pct"/>
            <w:tcBorders>
              <w:top w:val="nil"/>
              <w:left w:val="nil"/>
              <w:bottom w:val="nil"/>
              <w:right w:val="nil"/>
            </w:tcBorders>
            <w:shd w:val="clear" w:color="auto" w:fill="auto"/>
            <w:noWrap/>
            <w:vAlign w:val="center"/>
          </w:tcPr>
          <w:p w:rsidR="60C8CFBB" w:rsidP="3035E430" w:rsidRDefault="60C8CFBB" w14:paraId="0447BBAE" w14:textId="611D688E">
            <w:pPr>
              <w:rPr>
                <w:noProof/>
                <w:color w:val="000000" w:themeColor="text1"/>
              </w:rPr>
            </w:pPr>
            <w:r w:rsidRPr="3035E430">
              <w:rPr>
                <w:noProof/>
                <w:color w:val="000000" w:themeColor="text1"/>
              </w:rPr>
              <w:t>R</w:t>
            </w:r>
            <w:r w:rsidR="002A5AEC">
              <w:rPr>
                <w:noProof/>
                <w:color w:val="000000" w:themeColor="text1"/>
              </w:rPr>
              <w:t>od</w:t>
            </w:r>
            <w:r w:rsidRPr="3035E430">
              <w:rPr>
                <w:noProof/>
                <w:color w:val="000000" w:themeColor="text1"/>
              </w:rPr>
              <w:t>P</w:t>
            </w:r>
          </w:p>
        </w:tc>
        <w:tc>
          <w:tcPr>
            <w:tcW w:w="4206" w:type="pct"/>
            <w:tcBorders>
              <w:top w:val="nil"/>
              <w:left w:val="nil"/>
              <w:bottom w:val="nil"/>
              <w:right w:val="nil"/>
            </w:tcBorders>
            <w:shd w:val="clear" w:color="auto" w:fill="auto"/>
            <w:noWrap/>
            <w:vAlign w:val="bottom"/>
          </w:tcPr>
          <w:p w:rsidR="60C8CFBB" w:rsidP="3035E430" w:rsidRDefault="60C8CFBB" w14:paraId="150F3CA1" w14:textId="1469F1EA">
            <w:r>
              <w:t>Road Passenger (bus)</w:t>
            </w:r>
          </w:p>
        </w:tc>
      </w:tr>
      <w:tr w:rsidR="3035E430" w:rsidTr="00D81336" w14:paraId="044E6D44" w14:textId="77777777">
        <w:trPr>
          <w:trHeight w:val="312"/>
          <w:jc w:val="center"/>
        </w:trPr>
        <w:tc>
          <w:tcPr>
            <w:tcW w:w="794" w:type="pct"/>
            <w:tcBorders>
              <w:top w:val="nil"/>
              <w:left w:val="nil"/>
              <w:bottom w:val="nil"/>
              <w:right w:val="nil"/>
            </w:tcBorders>
            <w:shd w:val="clear" w:color="auto" w:fill="auto"/>
            <w:noWrap/>
            <w:vAlign w:val="center"/>
          </w:tcPr>
          <w:p w:rsidR="59D277D6" w:rsidP="3035E430" w:rsidRDefault="59D277D6" w14:paraId="2E8E0650" w14:textId="4925AA35">
            <w:pPr>
              <w:rPr>
                <w:noProof/>
                <w:color w:val="000000" w:themeColor="text1"/>
              </w:rPr>
            </w:pPr>
            <w:r w:rsidRPr="3035E430">
              <w:rPr>
                <w:noProof/>
                <w:color w:val="000000" w:themeColor="text1"/>
              </w:rPr>
              <w:t>ROW</w:t>
            </w:r>
          </w:p>
        </w:tc>
        <w:tc>
          <w:tcPr>
            <w:tcW w:w="4206" w:type="pct"/>
            <w:tcBorders>
              <w:top w:val="nil"/>
              <w:left w:val="nil"/>
              <w:bottom w:val="nil"/>
              <w:right w:val="nil"/>
            </w:tcBorders>
            <w:shd w:val="clear" w:color="auto" w:fill="auto"/>
            <w:noWrap/>
            <w:vAlign w:val="bottom"/>
          </w:tcPr>
          <w:p w:rsidR="59D277D6" w:rsidP="3035E430" w:rsidRDefault="59D277D6" w14:paraId="40C432C5" w14:textId="6B218A0E">
            <w:r>
              <w:t>Rest of World</w:t>
            </w:r>
          </w:p>
        </w:tc>
      </w:tr>
      <w:tr w:rsidR="3035E430" w:rsidTr="00D81336" w14:paraId="7EFAF3EE" w14:textId="77777777">
        <w:trPr>
          <w:trHeight w:val="312"/>
          <w:jc w:val="center"/>
        </w:trPr>
        <w:tc>
          <w:tcPr>
            <w:tcW w:w="794" w:type="pct"/>
            <w:tcBorders>
              <w:top w:val="nil"/>
              <w:left w:val="nil"/>
              <w:bottom w:val="nil"/>
              <w:right w:val="nil"/>
            </w:tcBorders>
            <w:shd w:val="clear" w:color="auto" w:fill="auto"/>
            <w:noWrap/>
            <w:vAlign w:val="center"/>
          </w:tcPr>
          <w:p w:rsidR="04D5915B" w:rsidP="3035E430" w:rsidRDefault="04D5915B" w14:paraId="542B7A83" w14:textId="365AA503">
            <w:pPr>
              <w:rPr>
                <w:noProof/>
                <w:color w:val="000000" w:themeColor="text1"/>
              </w:rPr>
            </w:pPr>
            <w:r w:rsidRPr="3035E430">
              <w:rPr>
                <w:noProof/>
                <w:color w:val="000000" w:themeColor="text1"/>
              </w:rPr>
              <w:t>RPBD</w:t>
            </w:r>
          </w:p>
        </w:tc>
        <w:tc>
          <w:tcPr>
            <w:tcW w:w="4206" w:type="pct"/>
            <w:tcBorders>
              <w:top w:val="nil"/>
              <w:left w:val="nil"/>
              <w:bottom w:val="nil"/>
              <w:right w:val="nil"/>
            </w:tcBorders>
            <w:shd w:val="clear" w:color="auto" w:fill="auto"/>
            <w:noWrap/>
            <w:vAlign w:val="bottom"/>
          </w:tcPr>
          <w:p w:rsidR="04D5915B" w:rsidP="3035E430" w:rsidRDefault="04D5915B" w14:paraId="52AD794D" w14:textId="49728ACC">
            <w:r>
              <w:t>Rape-mustard Biodiesel</w:t>
            </w:r>
          </w:p>
        </w:tc>
      </w:tr>
      <w:tr w:rsidRPr="0045566E" w:rsidR="00A77C8A" w:rsidTr="003F26FD" w14:paraId="77E91C48"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6DA4C928" w14:textId="77777777">
            <w:pPr>
              <w:rPr>
                <w:color w:val="000000"/>
                <w:szCs w:val="24"/>
              </w:rPr>
            </w:pPr>
            <w:r w:rsidRPr="0045566E">
              <w:rPr>
                <w:noProof/>
                <w:color w:val="000000"/>
                <w:szCs w:val="24"/>
              </w:rPr>
              <w:t>SAB</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65C5FF89" w14:textId="4339EAD8">
            <w:pPr>
              <w:rPr>
                <w:color w:val="000000"/>
              </w:rPr>
            </w:pPr>
            <w:r w:rsidRPr="001261F3">
              <w:rPr>
                <w:color w:val="000000"/>
              </w:rPr>
              <w:t>EPA</w:t>
            </w:r>
            <w:r w:rsidR="00B124DA">
              <w:rPr>
                <w:color w:val="000000"/>
              </w:rPr>
              <w:t>’</w:t>
            </w:r>
            <w:r w:rsidRPr="001261F3">
              <w:rPr>
                <w:color w:val="000000"/>
              </w:rPr>
              <w:t>s Scien</w:t>
            </w:r>
            <w:r>
              <w:rPr>
                <w:color w:val="000000"/>
              </w:rPr>
              <w:t>ce</w:t>
            </w:r>
            <w:r w:rsidRPr="001261F3">
              <w:rPr>
                <w:color w:val="000000"/>
              </w:rPr>
              <w:t xml:space="preserve"> Advisory Board</w:t>
            </w:r>
          </w:p>
        </w:tc>
      </w:tr>
      <w:tr w:rsidRPr="0045566E" w:rsidR="00A77C8A" w:rsidTr="003F26FD" w14:paraId="6820F276"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44EEFD7A" w14:textId="77777777">
            <w:pPr>
              <w:rPr>
                <w:color w:val="000000"/>
                <w:szCs w:val="24"/>
              </w:rPr>
            </w:pPr>
            <w:r w:rsidRPr="0045566E">
              <w:rPr>
                <w:noProof/>
                <w:color w:val="000000"/>
                <w:szCs w:val="24"/>
              </w:rPr>
              <w:t>SAM</w:t>
            </w: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1F7F0CF6" w14:textId="77777777">
            <w:pPr>
              <w:rPr>
                <w:color w:val="000000"/>
              </w:rPr>
            </w:pPr>
            <w:r w:rsidRPr="001261F3">
              <w:rPr>
                <w:color w:val="000000"/>
              </w:rPr>
              <w:t>Social Accounting Matrix</w:t>
            </w:r>
          </w:p>
        </w:tc>
      </w:tr>
      <w:tr w:rsidR="3035E430" w:rsidTr="00D81336" w14:paraId="4618FC6D" w14:textId="77777777">
        <w:trPr>
          <w:trHeight w:val="312"/>
          <w:jc w:val="center"/>
        </w:trPr>
        <w:tc>
          <w:tcPr>
            <w:tcW w:w="794" w:type="pct"/>
            <w:tcBorders>
              <w:top w:val="nil"/>
              <w:left w:val="nil"/>
              <w:bottom w:val="nil"/>
              <w:right w:val="nil"/>
            </w:tcBorders>
            <w:shd w:val="clear" w:color="auto" w:fill="auto"/>
            <w:noWrap/>
            <w:vAlign w:val="center"/>
          </w:tcPr>
          <w:p w:rsidR="28CB83FE" w:rsidP="3035E430" w:rsidRDefault="28CB83FE" w14:paraId="199CAC0C" w14:textId="2F6AFC8D">
            <w:pPr>
              <w:rPr>
                <w:noProof/>
                <w:color w:val="000000" w:themeColor="text1"/>
              </w:rPr>
            </w:pPr>
            <w:r w:rsidRPr="3035E430">
              <w:rPr>
                <w:noProof/>
                <w:color w:val="000000" w:themeColor="text1"/>
              </w:rPr>
              <w:t>SBET</w:t>
            </w:r>
          </w:p>
        </w:tc>
        <w:tc>
          <w:tcPr>
            <w:tcW w:w="4206" w:type="pct"/>
            <w:tcBorders>
              <w:top w:val="nil"/>
              <w:left w:val="nil"/>
              <w:bottom w:val="nil"/>
              <w:right w:val="nil"/>
            </w:tcBorders>
            <w:shd w:val="clear" w:color="auto" w:fill="auto"/>
            <w:noWrap/>
            <w:vAlign w:val="bottom"/>
          </w:tcPr>
          <w:p w:rsidR="28CB83FE" w:rsidP="3035E430" w:rsidRDefault="28CB83FE" w14:paraId="592B5BAD" w14:textId="578E1A5A">
            <w:pPr>
              <w:rPr>
                <w:color w:val="000000" w:themeColor="text1"/>
              </w:rPr>
            </w:pPr>
            <w:r w:rsidRPr="3035E430">
              <w:rPr>
                <w:color w:val="000000" w:themeColor="text1"/>
              </w:rPr>
              <w:t>Sugar beet ethanol</w:t>
            </w:r>
          </w:p>
        </w:tc>
      </w:tr>
      <w:tr w:rsidR="3035E430" w:rsidTr="00D81336" w14:paraId="4902B90B" w14:textId="77777777">
        <w:trPr>
          <w:trHeight w:val="312"/>
          <w:jc w:val="center"/>
        </w:trPr>
        <w:tc>
          <w:tcPr>
            <w:tcW w:w="794" w:type="pct"/>
            <w:tcBorders>
              <w:top w:val="nil"/>
              <w:left w:val="nil"/>
              <w:bottom w:val="nil"/>
              <w:right w:val="nil"/>
            </w:tcBorders>
            <w:shd w:val="clear" w:color="auto" w:fill="auto"/>
            <w:noWrap/>
            <w:vAlign w:val="center"/>
          </w:tcPr>
          <w:p w:rsidR="28CB83FE" w:rsidP="3035E430" w:rsidRDefault="28CB83FE" w14:paraId="2D43409A" w14:textId="230D944D">
            <w:pPr>
              <w:rPr>
                <w:noProof/>
                <w:color w:val="000000" w:themeColor="text1"/>
              </w:rPr>
            </w:pPr>
            <w:r w:rsidRPr="3035E430">
              <w:rPr>
                <w:noProof/>
                <w:color w:val="000000" w:themeColor="text1"/>
              </w:rPr>
              <w:t>SCET</w:t>
            </w:r>
          </w:p>
        </w:tc>
        <w:tc>
          <w:tcPr>
            <w:tcW w:w="4206" w:type="pct"/>
            <w:tcBorders>
              <w:top w:val="nil"/>
              <w:left w:val="nil"/>
              <w:bottom w:val="nil"/>
              <w:right w:val="nil"/>
            </w:tcBorders>
            <w:shd w:val="clear" w:color="auto" w:fill="auto"/>
            <w:noWrap/>
            <w:vAlign w:val="bottom"/>
          </w:tcPr>
          <w:p w:rsidR="28CB83FE" w:rsidP="3035E430" w:rsidRDefault="28CB83FE" w14:paraId="705AF383" w14:textId="3EA4DF9A">
            <w:pPr>
              <w:rPr>
                <w:color w:val="000000" w:themeColor="text1"/>
              </w:rPr>
            </w:pPr>
            <w:r w:rsidRPr="3035E430">
              <w:rPr>
                <w:color w:val="000000" w:themeColor="text1"/>
              </w:rPr>
              <w:t>Sugarcane Ethanol</w:t>
            </w:r>
          </w:p>
        </w:tc>
      </w:tr>
      <w:tr w:rsidR="3035E430" w:rsidTr="00D81336" w14:paraId="658481B2" w14:textId="77777777">
        <w:trPr>
          <w:trHeight w:val="312"/>
          <w:jc w:val="center"/>
        </w:trPr>
        <w:tc>
          <w:tcPr>
            <w:tcW w:w="794" w:type="pct"/>
            <w:tcBorders>
              <w:top w:val="nil"/>
              <w:left w:val="nil"/>
              <w:bottom w:val="nil"/>
              <w:right w:val="nil"/>
            </w:tcBorders>
            <w:shd w:val="clear" w:color="auto" w:fill="auto"/>
            <w:noWrap/>
            <w:vAlign w:val="center"/>
          </w:tcPr>
          <w:p w:rsidR="20EE41A5" w:rsidP="3035E430" w:rsidRDefault="20EE41A5" w14:paraId="17A6A658" w14:textId="2A3C375C">
            <w:pPr>
              <w:rPr>
                <w:noProof/>
                <w:color w:val="000000" w:themeColor="text1"/>
              </w:rPr>
            </w:pPr>
            <w:r w:rsidRPr="3035E430">
              <w:rPr>
                <w:noProof/>
                <w:color w:val="000000" w:themeColor="text1"/>
              </w:rPr>
              <w:t>SOL</w:t>
            </w:r>
          </w:p>
        </w:tc>
        <w:tc>
          <w:tcPr>
            <w:tcW w:w="4206" w:type="pct"/>
            <w:tcBorders>
              <w:top w:val="nil"/>
              <w:left w:val="nil"/>
              <w:bottom w:val="nil"/>
              <w:right w:val="nil"/>
            </w:tcBorders>
            <w:shd w:val="clear" w:color="auto" w:fill="auto"/>
            <w:noWrap/>
            <w:vAlign w:val="bottom"/>
          </w:tcPr>
          <w:p w:rsidR="20EE41A5" w:rsidP="3035E430" w:rsidRDefault="20EE41A5" w14:paraId="419CC8D2" w14:textId="399B4A6C">
            <w:pPr>
              <w:rPr>
                <w:color w:val="000000" w:themeColor="text1"/>
              </w:rPr>
            </w:pPr>
            <w:r w:rsidRPr="3035E430">
              <w:rPr>
                <w:color w:val="000000" w:themeColor="text1"/>
              </w:rPr>
              <w:t>Solar</w:t>
            </w:r>
          </w:p>
        </w:tc>
      </w:tr>
      <w:tr w:rsidR="3035E430" w:rsidTr="00D81336" w14:paraId="0CAA17CE" w14:textId="77777777">
        <w:trPr>
          <w:trHeight w:val="312"/>
          <w:jc w:val="center"/>
        </w:trPr>
        <w:tc>
          <w:tcPr>
            <w:tcW w:w="794" w:type="pct"/>
            <w:tcBorders>
              <w:top w:val="nil"/>
              <w:left w:val="nil"/>
              <w:bottom w:val="nil"/>
              <w:right w:val="nil"/>
            </w:tcBorders>
            <w:shd w:val="clear" w:color="auto" w:fill="auto"/>
            <w:noWrap/>
            <w:vAlign w:val="center"/>
          </w:tcPr>
          <w:p w:rsidR="6B1643AF" w:rsidP="3035E430" w:rsidRDefault="6B1643AF" w14:paraId="60CC204C" w14:textId="6370CB1A">
            <w:pPr>
              <w:rPr>
                <w:noProof/>
                <w:color w:val="000000" w:themeColor="text1"/>
              </w:rPr>
            </w:pPr>
            <w:r w:rsidRPr="3035E430">
              <w:rPr>
                <w:noProof/>
                <w:color w:val="000000" w:themeColor="text1"/>
              </w:rPr>
              <w:t>SOYB</w:t>
            </w:r>
          </w:p>
        </w:tc>
        <w:tc>
          <w:tcPr>
            <w:tcW w:w="4206" w:type="pct"/>
            <w:tcBorders>
              <w:top w:val="nil"/>
              <w:left w:val="nil"/>
              <w:bottom w:val="nil"/>
              <w:right w:val="nil"/>
            </w:tcBorders>
            <w:shd w:val="clear" w:color="auto" w:fill="auto"/>
            <w:noWrap/>
            <w:vAlign w:val="bottom"/>
          </w:tcPr>
          <w:p w:rsidR="6B1643AF" w:rsidP="3035E430" w:rsidRDefault="6B1643AF" w14:paraId="6C5281AE" w14:textId="014F401F">
            <w:pPr>
              <w:rPr>
                <w:color w:val="000000" w:themeColor="text1"/>
              </w:rPr>
            </w:pPr>
            <w:r w:rsidRPr="3035E430">
              <w:rPr>
                <w:color w:val="000000" w:themeColor="text1"/>
              </w:rPr>
              <w:t>Soybeans</w:t>
            </w:r>
          </w:p>
        </w:tc>
      </w:tr>
      <w:tr w:rsidR="3035E430" w:rsidTr="00D81336" w14:paraId="4AF6F5CC" w14:textId="77777777">
        <w:trPr>
          <w:trHeight w:val="312"/>
          <w:jc w:val="center"/>
        </w:trPr>
        <w:tc>
          <w:tcPr>
            <w:tcW w:w="794" w:type="pct"/>
            <w:tcBorders>
              <w:top w:val="nil"/>
              <w:left w:val="nil"/>
              <w:bottom w:val="nil"/>
              <w:right w:val="nil"/>
            </w:tcBorders>
            <w:shd w:val="clear" w:color="auto" w:fill="auto"/>
            <w:noWrap/>
            <w:vAlign w:val="center"/>
          </w:tcPr>
          <w:p w:rsidR="3D67B01D" w:rsidP="3035E430" w:rsidRDefault="3D67B01D" w14:paraId="4A35ACFE" w14:textId="6BD242ED">
            <w:pPr>
              <w:rPr>
                <w:noProof/>
                <w:color w:val="000000" w:themeColor="text1"/>
              </w:rPr>
            </w:pPr>
            <w:r w:rsidRPr="3035E430">
              <w:rPr>
                <w:noProof/>
                <w:color w:val="000000" w:themeColor="text1"/>
              </w:rPr>
              <w:t>SRBT</w:t>
            </w:r>
          </w:p>
        </w:tc>
        <w:tc>
          <w:tcPr>
            <w:tcW w:w="4206" w:type="pct"/>
            <w:tcBorders>
              <w:top w:val="nil"/>
              <w:left w:val="nil"/>
              <w:bottom w:val="nil"/>
              <w:right w:val="nil"/>
            </w:tcBorders>
            <w:shd w:val="clear" w:color="auto" w:fill="auto"/>
            <w:noWrap/>
            <w:vAlign w:val="bottom"/>
          </w:tcPr>
          <w:p w:rsidR="3D67B01D" w:rsidP="3035E430" w:rsidRDefault="3D67B01D" w14:paraId="3ECEC92D" w14:textId="246A914E">
            <w:pPr>
              <w:rPr>
                <w:color w:val="000000" w:themeColor="text1"/>
              </w:rPr>
            </w:pPr>
            <w:r w:rsidRPr="3035E430">
              <w:rPr>
                <w:color w:val="000000" w:themeColor="text1"/>
              </w:rPr>
              <w:t>Sugar Beet</w:t>
            </w:r>
          </w:p>
        </w:tc>
      </w:tr>
      <w:tr w:rsidR="3035E430" w:rsidTr="00D81336" w14:paraId="1D95AE90" w14:textId="77777777">
        <w:trPr>
          <w:trHeight w:val="312"/>
          <w:jc w:val="center"/>
        </w:trPr>
        <w:tc>
          <w:tcPr>
            <w:tcW w:w="794" w:type="pct"/>
            <w:tcBorders>
              <w:top w:val="nil"/>
              <w:left w:val="nil"/>
              <w:bottom w:val="nil"/>
              <w:right w:val="nil"/>
            </w:tcBorders>
            <w:shd w:val="clear" w:color="auto" w:fill="auto"/>
            <w:noWrap/>
            <w:vAlign w:val="center"/>
          </w:tcPr>
          <w:p w:rsidR="3D67B01D" w:rsidP="3035E430" w:rsidRDefault="3D67B01D" w14:paraId="5B08F1A8" w14:textId="310EEFC9">
            <w:pPr>
              <w:rPr>
                <w:noProof/>
                <w:color w:val="000000" w:themeColor="text1"/>
              </w:rPr>
            </w:pPr>
            <w:r w:rsidRPr="3035E430">
              <w:rPr>
                <w:noProof/>
                <w:color w:val="000000" w:themeColor="text1"/>
              </w:rPr>
              <w:t>SRCN</w:t>
            </w:r>
          </w:p>
        </w:tc>
        <w:tc>
          <w:tcPr>
            <w:tcW w:w="4206" w:type="pct"/>
            <w:tcBorders>
              <w:top w:val="nil"/>
              <w:left w:val="nil"/>
              <w:bottom w:val="nil"/>
              <w:right w:val="nil"/>
            </w:tcBorders>
            <w:shd w:val="clear" w:color="auto" w:fill="auto"/>
            <w:noWrap/>
            <w:vAlign w:val="bottom"/>
          </w:tcPr>
          <w:p w:rsidR="3D67B01D" w:rsidP="3035E430" w:rsidRDefault="3D67B01D" w14:paraId="3BAD50C6" w14:textId="529AF10F">
            <w:pPr>
              <w:rPr>
                <w:color w:val="000000" w:themeColor="text1"/>
              </w:rPr>
            </w:pPr>
            <w:r w:rsidRPr="3035E430">
              <w:rPr>
                <w:color w:val="000000" w:themeColor="text1"/>
              </w:rPr>
              <w:t>Sugar</w:t>
            </w:r>
            <w:r w:rsidRPr="3035E430" w:rsidR="3AD4A2FD">
              <w:rPr>
                <w:color w:val="000000" w:themeColor="text1"/>
              </w:rPr>
              <w:t>cane</w:t>
            </w:r>
          </w:p>
        </w:tc>
      </w:tr>
      <w:tr w:rsidR="3035E430" w:rsidTr="00D81336" w14:paraId="4454D1A7" w14:textId="77777777">
        <w:trPr>
          <w:trHeight w:val="312"/>
          <w:jc w:val="center"/>
        </w:trPr>
        <w:tc>
          <w:tcPr>
            <w:tcW w:w="794" w:type="pct"/>
            <w:tcBorders>
              <w:top w:val="nil"/>
              <w:left w:val="nil"/>
              <w:bottom w:val="nil"/>
              <w:right w:val="nil"/>
            </w:tcBorders>
            <w:shd w:val="clear" w:color="auto" w:fill="auto"/>
            <w:noWrap/>
            <w:vAlign w:val="center"/>
          </w:tcPr>
          <w:p w:rsidR="0B74EB04" w:rsidP="3035E430" w:rsidRDefault="0B74EB04" w14:paraId="7E7DBEDF" w14:textId="3A3D096E">
            <w:pPr>
              <w:rPr>
                <w:noProof/>
                <w:color w:val="000000" w:themeColor="text1"/>
              </w:rPr>
            </w:pPr>
            <w:r w:rsidRPr="3035E430">
              <w:rPr>
                <w:noProof/>
                <w:color w:val="000000" w:themeColor="text1"/>
              </w:rPr>
              <w:t>SRV</w:t>
            </w:r>
          </w:p>
        </w:tc>
        <w:tc>
          <w:tcPr>
            <w:tcW w:w="4206" w:type="pct"/>
            <w:tcBorders>
              <w:top w:val="nil"/>
              <w:left w:val="nil"/>
              <w:bottom w:val="nil"/>
              <w:right w:val="nil"/>
            </w:tcBorders>
            <w:shd w:val="clear" w:color="auto" w:fill="auto"/>
            <w:noWrap/>
            <w:vAlign w:val="bottom"/>
          </w:tcPr>
          <w:p w:rsidR="0B74EB04" w:rsidP="3035E430" w:rsidRDefault="0B74EB04" w14:paraId="4EEDA984" w14:textId="335913B4">
            <w:pPr>
              <w:rPr>
                <w:color w:val="000000" w:themeColor="text1"/>
              </w:rPr>
            </w:pPr>
            <w:r w:rsidRPr="3035E430">
              <w:rPr>
                <w:color w:val="000000" w:themeColor="text1"/>
              </w:rPr>
              <w:t>Services</w:t>
            </w:r>
          </w:p>
        </w:tc>
      </w:tr>
      <w:tr w:rsidR="3035E430" w:rsidTr="00D81336" w14:paraId="5E80109C" w14:textId="77777777">
        <w:trPr>
          <w:trHeight w:val="312"/>
          <w:jc w:val="center"/>
        </w:trPr>
        <w:tc>
          <w:tcPr>
            <w:tcW w:w="794" w:type="pct"/>
            <w:tcBorders>
              <w:top w:val="nil"/>
              <w:left w:val="nil"/>
              <w:bottom w:val="nil"/>
              <w:right w:val="nil"/>
            </w:tcBorders>
            <w:shd w:val="clear" w:color="auto" w:fill="auto"/>
            <w:noWrap/>
            <w:vAlign w:val="center"/>
          </w:tcPr>
          <w:p w:rsidR="3F0A482E" w:rsidP="3035E430" w:rsidRDefault="3F0A482E" w14:paraId="3F042205" w14:textId="57AC6DBB">
            <w:pPr>
              <w:rPr>
                <w:noProof/>
                <w:color w:val="000000" w:themeColor="text1"/>
              </w:rPr>
            </w:pPr>
            <w:r w:rsidRPr="3035E430">
              <w:rPr>
                <w:noProof/>
                <w:color w:val="000000" w:themeColor="text1"/>
              </w:rPr>
              <w:t>SWGE</w:t>
            </w:r>
          </w:p>
        </w:tc>
        <w:tc>
          <w:tcPr>
            <w:tcW w:w="4206" w:type="pct"/>
            <w:tcBorders>
              <w:top w:val="nil"/>
              <w:left w:val="nil"/>
              <w:bottom w:val="nil"/>
              <w:right w:val="nil"/>
            </w:tcBorders>
            <w:shd w:val="clear" w:color="auto" w:fill="auto"/>
            <w:noWrap/>
            <w:vAlign w:val="bottom"/>
          </w:tcPr>
          <w:p w:rsidR="3F0A482E" w:rsidP="3035E430" w:rsidRDefault="3F0A482E" w14:paraId="0AEC000E" w14:textId="05CB7148">
            <w:pPr>
              <w:rPr>
                <w:color w:val="000000" w:themeColor="text1"/>
              </w:rPr>
            </w:pPr>
            <w:r w:rsidRPr="3035E430">
              <w:rPr>
                <w:color w:val="000000" w:themeColor="text1"/>
              </w:rPr>
              <w:t>Ethanol from Switchgrass</w:t>
            </w:r>
          </w:p>
        </w:tc>
      </w:tr>
      <w:tr w:rsidR="3035E430" w:rsidTr="00D81336" w14:paraId="52D0F295" w14:textId="77777777">
        <w:trPr>
          <w:trHeight w:val="312"/>
          <w:jc w:val="center"/>
        </w:trPr>
        <w:tc>
          <w:tcPr>
            <w:tcW w:w="794" w:type="pct"/>
            <w:tcBorders>
              <w:top w:val="nil"/>
              <w:left w:val="nil"/>
              <w:bottom w:val="nil"/>
              <w:right w:val="nil"/>
            </w:tcBorders>
            <w:shd w:val="clear" w:color="auto" w:fill="auto"/>
            <w:noWrap/>
            <w:vAlign w:val="center"/>
          </w:tcPr>
          <w:p w:rsidR="569523CD" w:rsidP="3035E430" w:rsidRDefault="569523CD" w14:paraId="52F61ABB" w14:textId="0389D653">
            <w:pPr>
              <w:rPr>
                <w:noProof/>
                <w:color w:val="000000" w:themeColor="text1"/>
              </w:rPr>
            </w:pPr>
            <w:r w:rsidRPr="3035E430">
              <w:rPr>
                <w:noProof/>
                <w:color w:val="000000" w:themeColor="text1"/>
              </w:rPr>
              <w:t>SYBD</w:t>
            </w:r>
          </w:p>
        </w:tc>
        <w:tc>
          <w:tcPr>
            <w:tcW w:w="4206" w:type="pct"/>
            <w:tcBorders>
              <w:top w:val="nil"/>
              <w:left w:val="nil"/>
              <w:bottom w:val="nil"/>
              <w:right w:val="nil"/>
            </w:tcBorders>
            <w:shd w:val="clear" w:color="auto" w:fill="auto"/>
            <w:noWrap/>
            <w:vAlign w:val="bottom"/>
          </w:tcPr>
          <w:p w:rsidR="569523CD" w:rsidP="3035E430" w:rsidRDefault="569523CD" w14:paraId="70E5A4DD" w14:textId="2E752B2F">
            <w:pPr>
              <w:rPr>
                <w:color w:val="000000" w:themeColor="text1"/>
              </w:rPr>
            </w:pPr>
            <w:r w:rsidRPr="3035E430">
              <w:rPr>
                <w:color w:val="000000" w:themeColor="text1"/>
              </w:rPr>
              <w:t>Soy Biodiesel</w:t>
            </w:r>
          </w:p>
        </w:tc>
      </w:tr>
      <w:tr w:rsidRPr="0045566E" w:rsidR="00A77C8A" w:rsidTr="003F26FD" w14:paraId="653E1B06"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53028271" w14:textId="77777777">
            <w:pPr>
              <w:rPr>
                <w:noProof/>
                <w:color w:val="000000"/>
                <w:szCs w:val="24"/>
              </w:rPr>
            </w:pPr>
            <w:r>
              <w:rPr>
                <w:noProof/>
                <w:color w:val="000000"/>
                <w:szCs w:val="24"/>
              </w:rPr>
              <w:t>TEM</w:t>
            </w:r>
          </w:p>
        </w:tc>
        <w:tc>
          <w:tcPr>
            <w:tcW w:w="4206" w:type="pct"/>
            <w:tcBorders>
              <w:top w:val="nil"/>
              <w:left w:val="nil"/>
              <w:bottom w:val="nil"/>
              <w:right w:val="nil"/>
            </w:tcBorders>
            <w:shd w:val="clear" w:color="auto" w:fill="auto"/>
            <w:noWrap/>
            <w:vAlign w:val="bottom"/>
          </w:tcPr>
          <w:p w:rsidRPr="001261F3" w:rsidR="00A77C8A" w:rsidP="003F26FD" w:rsidRDefault="00A77C8A" w14:paraId="22530045" w14:textId="77777777">
            <w:pPr>
              <w:rPr>
                <w:color w:val="000000"/>
              </w:rPr>
            </w:pPr>
            <w:r w:rsidRPr="00733E59">
              <w:t>Terrestrial Ecosystem Model</w:t>
            </w:r>
          </w:p>
        </w:tc>
      </w:tr>
      <w:tr w:rsidR="0081145D" w:rsidTr="00D81336" w14:paraId="521D01D1" w14:textId="77777777">
        <w:trPr>
          <w:trHeight w:val="312"/>
          <w:jc w:val="center"/>
        </w:trPr>
        <w:tc>
          <w:tcPr>
            <w:tcW w:w="794" w:type="pct"/>
            <w:tcBorders>
              <w:top w:val="nil"/>
              <w:left w:val="nil"/>
              <w:bottom w:val="nil"/>
              <w:right w:val="nil"/>
            </w:tcBorders>
            <w:shd w:val="clear" w:color="auto" w:fill="auto"/>
            <w:noWrap/>
            <w:vAlign w:val="center"/>
          </w:tcPr>
          <w:p w:rsidRPr="3035E430" w:rsidR="0081145D" w:rsidP="3035E430" w:rsidRDefault="0081145D" w14:paraId="5730D8A9" w14:textId="15F1BB23">
            <w:pPr>
              <w:rPr>
                <w:noProof/>
                <w:color w:val="000000" w:themeColor="text1"/>
              </w:rPr>
            </w:pPr>
            <w:r>
              <w:rPr>
                <w:noProof/>
                <w:color w:val="000000" w:themeColor="text1"/>
              </w:rPr>
              <w:t>TMT</w:t>
            </w:r>
          </w:p>
        </w:tc>
        <w:tc>
          <w:tcPr>
            <w:tcW w:w="4206" w:type="pct"/>
            <w:tcBorders>
              <w:top w:val="nil"/>
              <w:left w:val="nil"/>
              <w:bottom w:val="nil"/>
              <w:right w:val="nil"/>
            </w:tcBorders>
            <w:shd w:val="clear" w:color="auto" w:fill="auto"/>
            <w:noWrap/>
            <w:vAlign w:val="bottom"/>
          </w:tcPr>
          <w:p w:rsidR="0081145D" w:rsidP="3035E430" w:rsidRDefault="0081145D" w14:paraId="07F4B6FF" w14:textId="143D01AF">
            <w:r>
              <w:t>Ton-</w:t>
            </w:r>
            <w:r w:rsidR="0044750F">
              <w:t>Mile Traveled</w:t>
            </w:r>
          </w:p>
        </w:tc>
      </w:tr>
      <w:tr w:rsidR="3035E430" w:rsidTr="00D81336" w14:paraId="07DFA135" w14:textId="77777777">
        <w:trPr>
          <w:trHeight w:val="312"/>
          <w:jc w:val="center"/>
        </w:trPr>
        <w:tc>
          <w:tcPr>
            <w:tcW w:w="794" w:type="pct"/>
            <w:tcBorders>
              <w:top w:val="nil"/>
              <w:left w:val="nil"/>
              <w:bottom w:val="nil"/>
              <w:right w:val="nil"/>
            </w:tcBorders>
            <w:shd w:val="clear" w:color="auto" w:fill="auto"/>
            <w:noWrap/>
            <w:vAlign w:val="center"/>
          </w:tcPr>
          <w:p w:rsidR="26642DA1" w:rsidP="3035E430" w:rsidRDefault="26642DA1" w14:paraId="003F85E2" w14:textId="1CF84788">
            <w:pPr>
              <w:rPr>
                <w:noProof/>
                <w:color w:val="000000" w:themeColor="text1"/>
              </w:rPr>
            </w:pPr>
            <w:r w:rsidRPr="3035E430">
              <w:rPr>
                <w:noProof/>
                <w:color w:val="000000" w:themeColor="text1"/>
              </w:rPr>
              <w:t>USA</w:t>
            </w:r>
          </w:p>
        </w:tc>
        <w:tc>
          <w:tcPr>
            <w:tcW w:w="4206" w:type="pct"/>
            <w:tcBorders>
              <w:top w:val="nil"/>
              <w:left w:val="nil"/>
              <w:bottom w:val="nil"/>
              <w:right w:val="nil"/>
            </w:tcBorders>
            <w:shd w:val="clear" w:color="auto" w:fill="auto"/>
            <w:noWrap/>
            <w:vAlign w:val="bottom"/>
          </w:tcPr>
          <w:p w:rsidR="26642DA1" w:rsidP="3035E430" w:rsidRDefault="26642DA1" w14:paraId="372C0F40" w14:textId="7AF2DC84">
            <w:r>
              <w:t>United States</w:t>
            </w:r>
          </w:p>
        </w:tc>
      </w:tr>
      <w:tr w:rsidR="3035E430" w:rsidTr="00D81336" w14:paraId="73AE804B" w14:textId="77777777">
        <w:trPr>
          <w:trHeight w:val="312"/>
          <w:jc w:val="center"/>
        </w:trPr>
        <w:tc>
          <w:tcPr>
            <w:tcW w:w="794" w:type="pct"/>
            <w:tcBorders>
              <w:top w:val="nil"/>
              <w:left w:val="nil"/>
              <w:bottom w:val="nil"/>
              <w:right w:val="nil"/>
            </w:tcBorders>
            <w:shd w:val="clear" w:color="auto" w:fill="auto"/>
            <w:noWrap/>
            <w:vAlign w:val="center"/>
          </w:tcPr>
          <w:p w:rsidR="23FC03F2" w:rsidP="3035E430" w:rsidRDefault="23FC03F2" w14:paraId="74D371CF" w14:textId="0039D2F8">
            <w:pPr>
              <w:rPr>
                <w:noProof/>
                <w:color w:val="000000" w:themeColor="text1"/>
              </w:rPr>
            </w:pPr>
            <w:r w:rsidRPr="3035E430">
              <w:rPr>
                <w:noProof/>
                <w:color w:val="000000" w:themeColor="text1"/>
              </w:rPr>
              <w:t>USDA</w:t>
            </w:r>
          </w:p>
        </w:tc>
        <w:tc>
          <w:tcPr>
            <w:tcW w:w="4206" w:type="pct"/>
            <w:tcBorders>
              <w:top w:val="nil"/>
              <w:left w:val="nil"/>
              <w:bottom w:val="nil"/>
              <w:right w:val="nil"/>
            </w:tcBorders>
            <w:shd w:val="clear" w:color="auto" w:fill="auto"/>
            <w:noWrap/>
            <w:vAlign w:val="bottom"/>
          </w:tcPr>
          <w:p w:rsidR="23FC03F2" w:rsidP="3035E430" w:rsidRDefault="23FC03F2" w14:paraId="2F560E2A" w14:textId="65A91165">
            <w:r>
              <w:t>U.S. Department of Agriculture</w:t>
            </w:r>
          </w:p>
        </w:tc>
      </w:tr>
      <w:tr w:rsidR="3035E430" w:rsidTr="00D81336" w14:paraId="086BAB07" w14:textId="77777777">
        <w:trPr>
          <w:trHeight w:val="312"/>
          <w:jc w:val="center"/>
        </w:trPr>
        <w:tc>
          <w:tcPr>
            <w:tcW w:w="794" w:type="pct"/>
            <w:tcBorders>
              <w:top w:val="nil"/>
              <w:left w:val="nil"/>
              <w:bottom w:val="nil"/>
              <w:right w:val="nil"/>
            </w:tcBorders>
            <w:shd w:val="clear" w:color="auto" w:fill="auto"/>
            <w:noWrap/>
            <w:vAlign w:val="center"/>
          </w:tcPr>
          <w:p w:rsidR="07D3FA66" w:rsidP="3035E430" w:rsidRDefault="07D3FA66" w14:paraId="1905A0B0" w14:textId="48AB73E8">
            <w:pPr>
              <w:rPr>
                <w:noProof/>
                <w:color w:val="000000" w:themeColor="text1"/>
              </w:rPr>
            </w:pPr>
            <w:r w:rsidRPr="3035E430">
              <w:rPr>
                <w:noProof/>
                <w:color w:val="000000" w:themeColor="text1"/>
              </w:rPr>
              <w:t>VOL</w:t>
            </w:r>
          </w:p>
        </w:tc>
        <w:tc>
          <w:tcPr>
            <w:tcW w:w="4206" w:type="pct"/>
            <w:tcBorders>
              <w:top w:val="nil"/>
              <w:left w:val="nil"/>
              <w:bottom w:val="nil"/>
              <w:right w:val="nil"/>
            </w:tcBorders>
            <w:shd w:val="clear" w:color="auto" w:fill="auto"/>
            <w:noWrap/>
            <w:vAlign w:val="bottom"/>
          </w:tcPr>
          <w:p w:rsidR="07D3FA66" w:rsidP="3035E430" w:rsidRDefault="07D3FA66" w14:paraId="2B11CDDC" w14:textId="59F4B376">
            <w:r>
              <w:t>Vegetable Oils</w:t>
            </w:r>
          </w:p>
        </w:tc>
      </w:tr>
      <w:tr w:rsidRPr="0045566E" w:rsidR="00A77C8A" w:rsidTr="003F26FD" w14:paraId="52C5F4EC" w14:textId="77777777">
        <w:trPr>
          <w:trHeight w:val="312"/>
          <w:jc w:val="center"/>
        </w:trPr>
        <w:tc>
          <w:tcPr>
            <w:tcW w:w="794" w:type="pct"/>
            <w:tcBorders>
              <w:top w:val="nil"/>
              <w:left w:val="nil"/>
              <w:bottom w:val="nil"/>
              <w:right w:val="nil"/>
            </w:tcBorders>
            <w:shd w:val="clear" w:color="auto" w:fill="auto"/>
            <w:noWrap/>
            <w:vAlign w:val="center"/>
          </w:tcPr>
          <w:p w:rsidRPr="0045566E" w:rsidR="00A77C8A" w:rsidP="003F26FD" w:rsidRDefault="00A77C8A" w14:paraId="1A9FABB8" w14:textId="77777777">
            <w:pPr>
              <w:rPr>
                <w:noProof/>
                <w:color w:val="000000"/>
                <w:szCs w:val="24"/>
              </w:rPr>
            </w:pPr>
            <w:r>
              <w:rPr>
                <w:noProof/>
                <w:color w:val="000000"/>
                <w:szCs w:val="24"/>
              </w:rPr>
              <w:t>VTO</w:t>
            </w:r>
          </w:p>
        </w:tc>
        <w:tc>
          <w:tcPr>
            <w:tcW w:w="4206" w:type="pct"/>
            <w:tcBorders>
              <w:top w:val="nil"/>
              <w:left w:val="nil"/>
              <w:bottom w:val="nil"/>
              <w:right w:val="nil"/>
            </w:tcBorders>
            <w:shd w:val="clear" w:color="auto" w:fill="auto"/>
            <w:noWrap/>
            <w:vAlign w:val="bottom"/>
          </w:tcPr>
          <w:p w:rsidRPr="001261F3" w:rsidR="00A77C8A" w:rsidP="003F26FD" w:rsidRDefault="00A77C8A" w14:paraId="7A8B72F4" w14:textId="77777777">
            <w:pPr>
              <w:rPr>
                <w:color w:val="000000"/>
              </w:rPr>
            </w:pPr>
            <w:r>
              <w:t>Vehicle Technologies Office</w:t>
            </w:r>
          </w:p>
        </w:tc>
      </w:tr>
      <w:tr w:rsidR="3035E430" w:rsidTr="00D81336" w14:paraId="0179B5C9" w14:textId="77777777">
        <w:trPr>
          <w:trHeight w:val="312"/>
          <w:jc w:val="center"/>
        </w:trPr>
        <w:tc>
          <w:tcPr>
            <w:tcW w:w="794" w:type="pct"/>
            <w:tcBorders>
              <w:top w:val="nil"/>
              <w:left w:val="nil"/>
              <w:bottom w:val="nil"/>
              <w:right w:val="nil"/>
            </w:tcBorders>
            <w:shd w:val="clear" w:color="auto" w:fill="auto"/>
            <w:noWrap/>
            <w:vAlign w:val="center"/>
            <w:hideMark/>
          </w:tcPr>
          <w:p w:rsidR="13EE8344" w:rsidP="3035E430" w:rsidRDefault="13EE8344" w14:paraId="421C7130" w14:textId="0C780026">
            <w:pPr>
              <w:rPr>
                <w:noProof/>
                <w:color w:val="000000" w:themeColor="text1"/>
              </w:rPr>
            </w:pPr>
            <w:r w:rsidRPr="3035E430">
              <w:rPr>
                <w:noProof/>
                <w:color w:val="000000" w:themeColor="text1"/>
              </w:rPr>
              <w:t>WETH</w:t>
            </w:r>
          </w:p>
        </w:tc>
        <w:tc>
          <w:tcPr>
            <w:tcW w:w="4206" w:type="pct"/>
            <w:tcBorders>
              <w:top w:val="nil"/>
              <w:left w:val="nil"/>
              <w:bottom w:val="nil"/>
              <w:right w:val="nil"/>
            </w:tcBorders>
            <w:shd w:val="clear" w:color="auto" w:fill="auto"/>
            <w:noWrap/>
            <w:vAlign w:val="bottom"/>
            <w:hideMark/>
          </w:tcPr>
          <w:p w:rsidR="13EE8344" w:rsidP="3035E430" w:rsidRDefault="13EE8344" w14:paraId="2A71C1CD" w14:textId="4D16A915">
            <w:r>
              <w:t>Wheat Ethanol</w:t>
            </w:r>
          </w:p>
        </w:tc>
      </w:tr>
      <w:tr w:rsidR="3035E430" w:rsidTr="00D81336" w14:paraId="36177DE8" w14:textId="77777777">
        <w:trPr>
          <w:trHeight w:val="312"/>
          <w:jc w:val="center"/>
        </w:trPr>
        <w:tc>
          <w:tcPr>
            <w:tcW w:w="794" w:type="pct"/>
            <w:tcBorders>
              <w:top w:val="nil"/>
              <w:left w:val="nil"/>
              <w:bottom w:val="nil"/>
              <w:right w:val="nil"/>
            </w:tcBorders>
            <w:shd w:val="clear" w:color="auto" w:fill="auto"/>
            <w:noWrap/>
            <w:vAlign w:val="center"/>
            <w:hideMark/>
          </w:tcPr>
          <w:p w:rsidR="2453A789" w:rsidP="3035E430" w:rsidRDefault="2453A789" w14:paraId="58252055" w14:textId="69FF6DA5">
            <w:pPr>
              <w:rPr>
                <w:noProof/>
                <w:color w:val="000000" w:themeColor="text1"/>
              </w:rPr>
            </w:pPr>
            <w:r w:rsidRPr="3035E430">
              <w:rPr>
                <w:noProof/>
                <w:color w:val="000000" w:themeColor="text1"/>
              </w:rPr>
              <w:t>WHT</w:t>
            </w:r>
          </w:p>
        </w:tc>
        <w:tc>
          <w:tcPr>
            <w:tcW w:w="4206" w:type="pct"/>
            <w:tcBorders>
              <w:top w:val="nil"/>
              <w:left w:val="nil"/>
              <w:bottom w:val="nil"/>
              <w:right w:val="nil"/>
            </w:tcBorders>
            <w:shd w:val="clear" w:color="auto" w:fill="auto"/>
            <w:noWrap/>
            <w:vAlign w:val="bottom"/>
            <w:hideMark/>
          </w:tcPr>
          <w:p w:rsidR="2453A789" w:rsidP="3035E430" w:rsidRDefault="2453A789" w14:paraId="1E99F352" w14:textId="6E0DF1C3">
            <w:r>
              <w:t>Wheat</w:t>
            </w:r>
          </w:p>
        </w:tc>
      </w:tr>
      <w:tr w:rsidR="3035E430" w:rsidTr="00D81336" w14:paraId="36962B6A" w14:textId="77777777">
        <w:trPr>
          <w:trHeight w:val="312"/>
          <w:jc w:val="center"/>
        </w:trPr>
        <w:tc>
          <w:tcPr>
            <w:tcW w:w="794" w:type="pct"/>
            <w:tcBorders>
              <w:top w:val="nil"/>
              <w:left w:val="nil"/>
              <w:bottom w:val="nil"/>
              <w:right w:val="nil"/>
            </w:tcBorders>
            <w:shd w:val="clear" w:color="auto" w:fill="auto"/>
            <w:noWrap/>
            <w:vAlign w:val="center"/>
            <w:hideMark/>
          </w:tcPr>
          <w:p w:rsidR="1A5D24A9" w:rsidP="3035E430" w:rsidRDefault="1A5D24A9" w14:paraId="39DD7AD0" w14:textId="70FF270C">
            <w:pPr>
              <w:rPr>
                <w:noProof/>
                <w:color w:val="000000" w:themeColor="text1"/>
              </w:rPr>
            </w:pPr>
            <w:r w:rsidRPr="3035E430">
              <w:rPr>
                <w:noProof/>
                <w:color w:val="000000" w:themeColor="text1"/>
              </w:rPr>
              <w:t>WND</w:t>
            </w:r>
          </w:p>
        </w:tc>
        <w:tc>
          <w:tcPr>
            <w:tcW w:w="4206" w:type="pct"/>
            <w:tcBorders>
              <w:top w:val="nil"/>
              <w:left w:val="nil"/>
              <w:bottom w:val="nil"/>
              <w:right w:val="nil"/>
            </w:tcBorders>
            <w:shd w:val="clear" w:color="auto" w:fill="auto"/>
            <w:noWrap/>
            <w:vAlign w:val="bottom"/>
            <w:hideMark/>
          </w:tcPr>
          <w:p w:rsidR="1A5D24A9" w:rsidP="3035E430" w:rsidRDefault="1A5D24A9" w14:paraId="73E8421E" w14:textId="20224117">
            <w:r>
              <w:t>Wind</w:t>
            </w:r>
          </w:p>
        </w:tc>
      </w:tr>
      <w:tr w:rsidR="3035E430" w:rsidTr="00D81336" w14:paraId="5F1C873D" w14:textId="77777777">
        <w:trPr>
          <w:trHeight w:val="312"/>
          <w:jc w:val="center"/>
        </w:trPr>
        <w:tc>
          <w:tcPr>
            <w:tcW w:w="794" w:type="pct"/>
            <w:tcBorders>
              <w:top w:val="nil"/>
              <w:left w:val="nil"/>
              <w:bottom w:val="nil"/>
              <w:right w:val="nil"/>
            </w:tcBorders>
            <w:shd w:val="clear" w:color="auto" w:fill="auto"/>
            <w:noWrap/>
            <w:vAlign w:val="center"/>
            <w:hideMark/>
          </w:tcPr>
          <w:p w:rsidR="3B98B123" w:rsidP="3035E430" w:rsidRDefault="3B98B123" w14:paraId="487FB733" w14:textId="0983F94E">
            <w:pPr>
              <w:rPr>
                <w:noProof/>
                <w:color w:val="000000" w:themeColor="text1"/>
              </w:rPr>
            </w:pPr>
            <w:r w:rsidRPr="3035E430">
              <w:rPr>
                <w:noProof/>
                <w:color w:val="000000" w:themeColor="text1"/>
              </w:rPr>
              <w:t>WTRT</w:t>
            </w:r>
          </w:p>
        </w:tc>
        <w:tc>
          <w:tcPr>
            <w:tcW w:w="4206" w:type="pct"/>
            <w:tcBorders>
              <w:top w:val="nil"/>
              <w:left w:val="nil"/>
              <w:bottom w:val="nil"/>
              <w:right w:val="nil"/>
            </w:tcBorders>
            <w:shd w:val="clear" w:color="auto" w:fill="auto"/>
            <w:noWrap/>
            <w:vAlign w:val="bottom"/>
            <w:hideMark/>
          </w:tcPr>
          <w:p w:rsidR="3B98B123" w:rsidP="3035E430" w:rsidRDefault="3B98B123" w14:paraId="20F14001" w14:textId="3EAF65CA">
            <w:r>
              <w:t>Marine Transportation (freight)</w:t>
            </w:r>
          </w:p>
        </w:tc>
      </w:tr>
      <w:tr w:rsidR="3035E430" w:rsidTr="00D81336" w14:paraId="72C1837B" w14:textId="77777777">
        <w:trPr>
          <w:trHeight w:val="312"/>
          <w:jc w:val="center"/>
        </w:trPr>
        <w:tc>
          <w:tcPr>
            <w:tcW w:w="794" w:type="pct"/>
            <w:tcBorders>
              <w:top w:val="nil"/>
              <w:left w:val="nil"/>
              <w:bottom w:val="nil"/>
              <w:right w:val="nil"/>
            </w:tcBorders>
            <w:shd w:val="clear" w:color="auto" w:fill="auto"/>
            <w:noWrap/>
            <w:vAlign w:val="center"/>
            <w:hideMark/>
          </w:tcPr>
          <w:p w:rsidR="2E9CB5A9" w:rsidP="3035E430" w:rsidRDefault="2E9CB5A9" w14:paraId="3346A8E9" w14:textId="38B77212">
            <w:pPr>
              <w:rPr>
                <w:noProof/>
                <w:color w:val="000000" w:themeColor="text1"/>
              </w:rPr>
            </w:pPr>
            <w:r w:rsidRPr="3035E430">
              <w:rPr>
                <w:noProof/>
                <w:color w:val="000000" w:themeColor="text1"/>
              </w:rPr>
              <w:t>XAS</w:t>
            </w:r>
          </w:p>
        </w:tc>
        <w:tc>
          <w:tcPr>
            <w:tcW w:w="4206" w:type="pct"/>
            <w:tcBorders>
              <w:top w:val="nil"/>
              <w:left w:val="nil"/>
              <w:bottom w:val="nil"/>
              <w:right w:val="nil"/>
            </w:tcBorders>
            <w:shd w:val="clear" w:color="auto" w:fill="auto"/>
            <w:noWrap/>
            <w:vAlign w:val="bottom"/>
            <w:hideMark/>
          </w:tcPr>
          <w:p w:rsidR="2E9CB5A9" w:rsidP="3035E430" w:rsidRDefault="2E9CB5A9" w14:paraId="5AF570C8" w14:textId="7ADE4AC1">
            <w:r>
              <w:t>Rest of Asia</w:t>
            </w:r>
          </w:p>
        </w:tc>
      </w:tr>
      <w:tr w:rsidR="3035E430" w:rsidTr="00D81336" w14:paraId="0952B8D2" w14:textId="77777777">
        <w:trPr>
          <w:trHeight w:val="312"/>
          <w:jc w:val="center"/>
        </w:trPr>
        <w:tc>
          <w:tcPr>
            <w:tcW w:w="794" w:type="pct"/>
            <w:tcBorders>
              <w:top w:val="nil"/>
              <w:left w:val="nil"/>
              <w:bottom w:val="nil"/>
              <w:right w:val="nil"/>
            </w:tcBorders>
            <w:shd w:val="clear" w:color="auto" w:fill="auto"/>
            <w:noWrap/>
            <w:vAlign w:val="center"/>
            <w:hideMark/>
          </w:tcPr>
          <w:p w:rsidR="2E9CB5A9" w:rsidP="3035E430" w:rsidRDefault="2E9CB5A9" w14:paraId="3C6F49B9" w14:textId="7700CC3E">
            <w:pPr>
              <w:rPr>
                <w:noProof/>
                <w:color w:val="000000" w:themeColor="text1"/>
              </w:rPr>
            </w:pPr>
            <w:r w:rsidRPr="3035E430">
              <w:rPr>
                <w:noProof/>
                <w:color w:val="000000" w:themeColor="text1"/>
              </w:rPr>
              <w:t>XLM</w:t>
            </w:r>
          </w:p>
        </w:tc>
        <w:tc>
          <w:tcPr>
            <w:tcW w:w="4206" w:type="pct"/>
            <w:tcBorders>
              <w:top w:val="nil"/>
              <w:left w:val="nil"/>
              <w:bottom w:val="nil"/>
              <w:right w:val="nil"/>
            </w:tcBorders>
            <w:shd w:val="clear" w:color="auto" w:fill="auto"/>
            <w:noWrap/>
            <w:vAlign w:val="bottom"/>
            <w:hideMark/>
          </w:tcPr>
          <w:p w:rsidR="2E9CB5A9" w:rsidP="3035E430" w:rsidRDefault="2E9CB5A9" w14:paraId="09E2D28A" w14:textId="41EF815F">
            <w:r>
              <w:t>Rest of South America</w:t>
            </w:r>
          </w:p>
        </w:tc>
      </w:tr>
      <w:tr w:rsidRPr="0045566E" w:rsidR="00A77C8A" w:rsidTr="003F26FD" w14:paraId="7B7F21CC" w14:textId="77777777">
        <w:trPr>
          <w:trHeight w:val="312"/>
          <w:jc w:val="center"/>
        </w:trPr>
        <w:tc>
          <w:tcPr>
            <w:tcW w:w="794" w:type="pct"/>
            <w:tcBorders>
              <w:top w:val="nil"/>
              <w:left w:val="nil"/>
              <w:bottom w:val="nil"/>
              <w:right w:val="nil"/>
            </w:tcBorders>
            <w:shd w:val="clear" w:color="auto" w:fill="auto"/>
            <w:noWrap/>
            <w:vAlign w:val="center"/>
            <w:hideMark/>
          </w:tcPr>
          <w:p w:rsidRPr="0045566E" w:rsidR="00A77C8A" w:rsidP="003F26FD" w:rsidRDefault="00A77C8A" w14:paraId="0F51EC5C" w14:textId="40410453">
            <w:pPr>
              <w:rPr>
                <w:color w:val="000000"/>
              </w:rPr>
            </w:pPr>
          </w:p>
        </w:tc>
        <w:tc>
          <w:tcPr>
            <w:tcW w:w="4206" w:type="pct"/>
            <w:tcBorders>
              <w:top w:val="nil"/>
              <w:left w:val="nil"/>
              <w:bottom w:val="nil"/>
              <w:right w:val="nil"/>
            </w:tcBorders>
            <w:shd w:val="clear" w:color="auto" w:fill="auto"/>
            <w:noWrap/>
            <w:vAlign w:val="bottom"/>
            <w:hideMark/>
          </w:tcPr>
          <w:p w:rsidRPr="001261F3" w:rsidR="00A77C8A" w:rsidP="003F26FD" w:rsidRDefault="00A77C8A" w14:paraId="54E54B1B" w14:textId="194FBDD8">
            <w:pPr>
              <w:rPr>
                <w:color w:val="000000"/>
              </w:rPr>
            </w:pPr>
          </w:p>
        </w:tc>
      </w:tr>
    </w:tbl>
    <w:p w:rsidR="00A77C8A" w:rsidP="00A77C8A" w:rsidRDefault="00A77C8A" w14:paraId="621D295D" w14:textId="77777777">
      <w:pPr>
        <w:pStyle w:val="Index1"/>
        <w:tabs>
          <w:tab w:val="right" w:leader="dot" w:pos="4310"/>
        </w:tabs>
      </w:pPr>
    </w:p>
    <w:p w:rsidR="00814E14" w:rsidP="00A77C8A" w:rsidRDefault="00814E14" w14:paraId="25811F96" w14:textId="0CA35A9B">
      <w:pPr>
        <w:pStyle w:val="TOC0"/>
        <w:sectPr w:rsidR="00814E14" w:rsidSect="004C726C">
          <w:pgSz w:w="12240" w:h="15840" w:code="1"/>
          <w:pgMar w:top="1440" w:right="1440" w:bottom="1440" w:left="1440" w:header="720" w:footer="720" w:gutter="0"/>
          <w:pgNumType w:fmt="lowerRoman" w:start="0"/>
          <w:cols w:space="720"/>
        </w:sectPr>
      </w:pPr>
    </w:p>
    <w:p w:rsidR="00D85691" w:rsidP="00837A60" w:rsidRDefault="00D85691" w14:paraId="6C3B7DAD" w14:textId="5C2A3181">
      <w:pPr>
        <w:pStyle w:val="Heading1"/>
        <w:ind w:firstLine="630"/>
      </w:pPr>
      <w:bookmarkStart w:name="_Toc118979510" w:id="0"/>
      <w:r>
        <w:br/>
      </w:r>
      <w:r w:rsidR="000B1CF2">
        <w:t>Introduction</w:t>
      </w:r>
      <w:bookmarkEnd w:id="0"/>
    </w:p>
    <w:p w:rsidRPr="00B93346" w:rsidR="000F4F54" w:rsidP="00081C2F" w:rsidRDefault="000F4F54" w14:paraId="41514976" w14:textId="0A1CBD3E">
      <w:pPr>
        <w:spacing w:after="240" w:line="360" w:lineRule="atLeast"/>
        <w:ind w:firstLine="504"/>
      </w:pPr>
      <w:bookmarkStart w:name="_Hlk503611045" w:id="1"/>
      <w:bookmarkStart w:name="_Toc447426827" w:id="2"/>
      <w:bookmarkStart w:name="_Toc457283784" w:id="3"/>
      <w:bookmarkStart w:name="_Toc457617698" w:id="4"/>
      <w:bookmarkStart w:name="_Toc457618642" w:id="5"/>
      <w:bookmarkStart w:name="_Toc457968023" w:id="6"/>
      <w:bookmarkStart w:name="_Toc463841852" w:id="7"/>
      <w:r w:rsidRPr="00B93346">
        <w:t xml:space="preserve">The Applied Dynamic Analysis of the Global Economy (ADAGE) model, developed by RTI International, is a </w:t>
      </w:r>
      <w:proofErr w:type="spellStart"/>
      <w:r w:rsidRPr="00B93346">
        <w:t>multiregion</w:t>
      </w:r>
      <w:proofErr w:type="spellEnd"/>
      <w:r w:rsidRPr="00B93346">
        <w:t>, multisector computable general equilibrium (CGE</w:t>
      </w:r>
      <w:r w:rsidR="00F37206">
        <w:t>)</w:t>
      </w:r>
      <w:r w:rsidRPr="00B93346">
        <w:t xml:space="preserve"> model. ADAGE follows the classical Arrow-Debreu general equilibrium framework </w:t>
      </w:r>
      <w:r w:rsidR="00C9678A">
        <w:rPr>
          <w:szCs w:val="24"/>
        </w:rPr>
        <w:t xml:space="preserve">(Arrow and Debreu, </w:t>
      </w:r>
      <w:r w:rsidRPr="004312EE" w:rsidR="00C9678A">
        <w:rPr>
          <w:szCs w:val="24"/>
        </w:rPr>
        <w:t>1954</w:t>
      </w:r>
      <w:r w:rsidR="00C9678A">
        <w:rPr>
          <w:szCs w:val="24"/>
        </w:rPr>
        <w:t xml:space="preserve">) </w:t>
      </w:r>
      <w:r w:rsidRPr="00B93346">
        <w:t xml:space="preserve">covering the </w:t>
      </w:r>
      <w:r w:rsidR="008D2ADF">
        <w:t xml:space="preserve">whole </w:t>
      </w:r>
      <w:r w:rsidRPr="00B93346">
        <w:t xml:space="preserve">economy including production, consumption, trade, and investment. Households </w:t>
      </w:r>
      <w:r w:rsidR="008D2ADF">
        <w:t xml:space="preserve">earn income in factor markets and make consumption and investment decisions, </w:t>
      </w:r>
      <w:r w:rsidRPr="00B93346">
        <w:t>distinguish</w:t>
      </w:r>
      <w:r w:rsidR="008D2ADF">
        <w:t>ing</w:t>
      </w:r>
      <w:r w:rsidRPr="00B93346">
        <w:t xml:space="preserve"> between domestic </w:t>
      </w:r>
      <w:r w:rsidR="006B5846">
        <w:t>and</w:t>
      </w:r>
      <w:r w:rsidRPr="00B93346" w:rsidR="006B5846">
        <w:t xml:space="preserve"> </w:t>
      </w:r>
      <w:r w:rsidRPr="00B93346">
        <w:t xml:space="preserve">imported consumption goods. </w:t>
      </w:r>
      <w:r w:rsidR="008D2ADF">
        <w:t>F</w:t>
      </w:r>
      <w:r w:rsidRPr="00B93346">
        <w:t xml:space="preserve">irms maximize profits subject to </w:t>
      </w:r>
      <w:r w:rsidR="008D2ADF">
        <w:t xml:space="preserve">production </w:t>
      </w:r>
      <w:r w:rsidRPr="00B93346">
        <w:t xml:space="preserve">technology constraints within a nested constant elasticity of substitution (CES) structure. The dynamics in ADAGE are represented by </w:t>
      </w:r>
      <w:r w:rsidR="00FC3828">
        <w:t>1</w:t>
      </w:r>
      <w:r w:rsidRPr="00B93346">
        <w:t xml:space="preserve">) growth in the available effective labor supply from population growth and changes in labor productivity; </w:t>
      </w:r>
      <w:r w:rsidR="00FC3828">
        <w:t>2</w:t>
      </w:r>
      <w:r w:rsidRPr="00B93346">
        <w:t>) capital accumulation through savings and investment</w:t>
      </w:r>
      <w:r w:rsidR="00B55015">
        <w:t>;</w:t>
      </w:r>
      <w:r w:rsidRPr="00B93346" w:rsidR="00B55015">
        <w:t xml:space="preserve"> </w:t>
      </w:r>
      <w:r w:rsidR="00FC3828">
        <w:t>3</w:t>
      </w:r>
      <w:r w:rsidRPr="00B93346">
        <w:t xml:space="preserve">) changes in stocks of natural resources; and </w:t>
      </w:r>
      <w:r w:rsidR="00FC3828">
        <w:t>4</w:t>
      </w:r>
      <w:r w:rsidRPr="00B93346">
        <w:t>) technological change from improvements in manufacturing, energy efficiency and land productivity, and advanced technologies that could be available in the future. The representation of the economy with detail</w:t>
      </w:r>
      <w:r w:rsidR="008D2ADF">
        <w:t>ed</w:t>
      </w:r>
      <w:r w:rsidRPr="00B93346">
        <w:t xml:space="preserve"> energy, transportation, agriculture, biofuels, and land use change</w:t>
      </w:r>
      <w:r w:rsidR="008D2ADF">
        <w:t xml:space="preserve"> activity</w:t>
      </w:r>
      <w:r w:rsidRPr="00B93346">
        <w:t>, together with sectoral greenhouse gas (GHG) emission</w:t>
      </w:r>
      <w:r w:rsidR="008D2ADF">
        <w:t>s</w:t>
      </w:r>
      <w:r w:rsidRPr="00B93346">
        <w:t xml:space="preserve"> and abatement, make</w:t>
      </w:r>
      <w:r w:rsidR="00B55015">
        <w:t xml:space="preserve">s </w:t>
      </w:r>
      <w:r w:rsidRPr="00B93346">
        <w:t xml:space="preserve">ADAGE suitable for analyzing a wide range of economic and environmental policies and estimating how all parts of an economy respond to </w:t>
      </w:r>
      <w:r w:rsidR="002B2049">
        <w:t>th</w:t>
      </w:r>
      <w:r w:rsidR="00483104">
        <w:t>os</w:t>
      </w:r>
      <w:r w:rsidR="002B2049">
        <w:t xml:space="preserve">e </w:t>
      </w:r>
      <w:r w:rsidRPr="00B93346">
        <w:t>polic</w:t>
      </w:r>
      <w:r w:rsidR="002B2049">
        <w:t>ies</w:t>
      </w:r>
      <w:r w:rsidRPr="00B93346">
        <w:t xml:space="preserve">. Among the feasible set of policies are many types of economic, energy, environmental, trade, and advanced technology policies that can be investigated at the international and national levels. </w:t>
      </w:r>
    </w:p>
    <w:p w:rsidR="00813643" w:rsidP="542C2085" w:rsidRDefault="00A87F57" w14:paraId="663B75EA" w14:textId="0B94A953">
      <w:pPr>
        <w:pStyle w:val="BodyText"/>
      </w:pPr>
      <w:r>
        <w:t>T</w:t>
      </w:r>
      <w:r w:rsidRPr="00B93346">
        <w:t xml:space="preserve">he </w:t>
      </w:r>
      <w:r w:rsidR="008D2ADF">
        <w:t xml:space="preserve">last </w:t>
      </w:r>
      <w:r w:rsidR="00483104">
        <w:t xml:space="preserve">full </w:t>
      </w:r>
      <w:r w:rsidR="008D2ADF">
        <w:t xml:space="preserve">documentation for </w:t>
      </w:r>
      <w:r w:rsidRPr="00B93346">
        <w:t xml:space="preserve">ADAGE </w:t>
      </w:r>
      <w:r w:rsidRPr="00B93346" w:rsidR="000F4F54">
        <w:t>was produced in 2009 (Ross, 2009) and focused on the</w:t>
      </w:r>
      <w:r w:rsidR="00534448">
        <w:t xml:space="preserve"> </w:t>
      </w:r>
      <w:r w:rsidRPr="00B93346" w:rsidR="000F4F54">
        <w:t>forward-looking dynamic</w:t>
      </w:r>
      <w:r w:rsidR="00534448">
        <w:t xml:space="preserve">, </w:t>
      </w:r>
      <w:r w:rsidR="006B5846">
        <w:t>U.S.</w:t>
      </w:r>
      <w:r w:rsidR="003369AE">
        <w:t xml:space="preserve"> regional</w:t>
      </w:r>
      <w:r w:rsidRPr="00B93346" w:rsidR="000F4F54">
        <w:t xml:space="preserve"> version of </w:t>
      </w:r>
      <w:r w:rsidR="008D2ADF">
        <w:t>the model</w:t>
      </w:r>
      <w:r w:rsidRPr="00B93346" w:rsidR="000F4F54">
        <w:t xml:space="preserve">. </w:t>
      </w:r>
      <w:r w:rsidR="008D2ADF">
        <w:t>T</w:t>
      </w:r>
      <w:r w:rsidRPr="00B93346" w:rsidR="000F4F54">
        <w:t>his document covers the recursive-dynamic</w:t>
      </w:r>
      <w:r w:rsidR="003369AE">
        <w:t>, global</w:t>
      </w:r>
      <w:r w:rsidRPr="00B93346" w:rsidR="000F4F54">
        <w:t xml:space="preserve"> version of the ADAGE model. </w:t>
      </w:r>
      <w:r w:rsidRPr="00B93346" w:rsidDel="00E6780F" w:rsidR="000F4F54">
        <w:t xml:space="preserve">In a forward-looking model, decisions about production and consumption, savings, and investment </w:t>
      </w:r>
      <w:r w:rsidR="008D2ADF">
        <w:t xml:space="preserve">account for </w:t>
      </w:r>
      <w:r w:rsidRPr="00B93346" w:rsidDel="00E6780F" w:rsidR="000F4F54">
        <w:t xml:space="preserve">all future economic conditions, </w:t>
      </w:r>
      <w:r w:rsidR="008D2ADF">
        <w:t xml:space="preserve">often </w:t>
      </w:r>
      <w:r w:rsidRPr="00B93346" w:rsidDel="00E6780F" w:rsidR="000F4F54">
        <w:t xml:space="preserve">referred to as </w:t>
      </w:r>
      <w:r w:rsidDel="00E6780F">
        <w:t>“</w:t>
      </w:r>
      <w:r w:rsidRPr="00B93346" w:rsidDel="00E6780F" w:rsidR="000F4F54">
        <w:t>perfect foresight</w:t>
      </w:r>
      <w:r w:rsidDel="00E6780F">
        <w:t>”</w:t>
      </w:r>
      <w:r w:rsidRPr="00B93346" w:rsidDel="00E6780F" w:rsidR="000F4F54">
        <w:t xml:space="preserve"> expectations</w:t>
      </w:r>
      <w:r w:rsidDel="00E6780F" w:rsidR="002E4881">
        <w:t>;</w:t>
      </w:r>
      <w:r w:rsidRPr="00B93346" w:rsidDel="00E6780F" w:rsidR="000F4F54">
        <w:t xml:space="preserve"> economic agents </w:t>
      </w:r>
      <w:r w:rsidR="008D2ADF">
        <w:t xml:space="preserve">see and respond to </w:t>
      </w:r>
      <w:r w:rsidRPr="00B93346" w:rsidDel="00E6780F" w:rsidR="000F4F54">
        <w:t xml:space="preserve">future </w:t>
      </w:r>
      <w:r w:rsidR="008D2ADF">
        <w:t xml:space="preserve">economic conditions, optimizing </w:t>
      </w:r>
      <w:r w:rsidRPr="00B93346" w:rsidDel="00E6780F" w:rsidR="000F4F54">
        <w:t>their resource allocations over all time</w:t>
      </w:r>
      <w:r w:rsidR="000610EA">
        <w:t xml:space="preserve"> periods</w:t>
      </w:r>
      <w:r w:rsidRPr="00B93346" w:rsidDel="00E6780F" w:rsidR="000F4F54">
        <w:t xml:space="preserve">. </w:t>
      </w:r>
    </w:p>
    <w:p w:rsidR="006A1F09" w:rsidP="542C2085" w:rsidRDefault="00813643" w14:paraId="2DBCBEE9" w14:textId="613098A9">
      <w:pPr>
        <w:pStyle w:val="BodyText"/>
      </w:pPr>
      <w:r>
        <w:t>Throughout the remainder of this document, references to ADAGE are referring to the global recursive-dynamic version of the model unless noted otherwise.</w:t>
      </w:r>
      <w:r w:rsidR="004C726C">
        <w:t xml:space="preserve"> </w:t>
      </w:r>
      <w:r w:rsidRPr="00B93346" w:rsidR="000F4F54">
        <w:t xml:space="preserve">In a recursive-dynamic model, decisions about production and consumption, savings, and investment are only </w:t>
      </w:r>
      <w:r w:rsidRPr="00B93346" w:rsidR="004E0471">
        <w:t>based on</w:t>
      </w:r>
      <w:r w:rsidRPr="00B93346" w:rsidR="000F4F54">
        <w:t xml:space="preserve"> previous and current economic conditions, referred to as myopic expectations. Consumers do not alter their saving and consumption behavior </w:t>
      </w:r>
      <w:r w:rsidR="002E4881">
        <w:t xml:space="preserve">based </w:t>
      </w:r>
      <w:r w:rsidRPr="00B93346" w:rsidR="000F4F54">
        <w:t>on expectations of changes in future returns on investment or the price of future consumption. Recursive-dynamic CGE models solve a sequence of static equilibria at each period. The equilibria at two periods are connected to each other through capital accumulation and resource depletion between these two periods. Given the uncertainty of what w</w:t>
      </w:r>
      <w:r w:rsidR="00D65AC0">
        <w:t>ill</w:t>
      </w:r>
      <w:r w:rsidRPr="00B93346" w:rsidR="000F4F54">
        <w:t xml:space="preserve"> happen in the future, a forward-looking model tends to overestimate the capability of agents to look forward, while recursive-dynamic models may underestimate this ability</w:t>
      </w:r>
      <w:r w:rsidR="001368D8">
        <w:t xml:space="preserve"> (</w:t>
      </w:r>
      <w:proofErr w:type="spellStart"/>
      <w:r w:rsidRPr="58563DFD" w:rsidR="001368D8">
        <w:rPr>
          <w:lang w:val="en"/>
        </w:rPr>
        <w:t>Babiker</w:t>
      </w:r>
      <w:proofErr w:type="spellEnd"/>
      <w:r w:rsidRPr="58563DFD" w:rsidR="001368D8">
        <w:rPr>
          <w:lang w:val="en"/>
        </w:rPr>
        <w:t xml:space="preserve"> et al</w:t>
      </w:r>
      <w:r w:rsidRPr="58563DFD" w:rsidR="00B55015">
        <w:rPr>
          <w:lang w:val="en"/>
        </w:rPr>
        <w:t>.</w:t>
      </w:r>
      <w:r w:rsidRPr="58563DFD" w:rsidR="001368D8">
        <w:rPr>
          <w:lang w:val="en"/>
        </w:rPr>
        <w:t>, 2009)</w:t>
      </w:r>
      <w:r w:rsidRPr="00B93346" w:rsidR="000F4F54">
        <w:t xml:space="preserve">. </w:t>
      </w:r>
      <w:r w:rsidR="00490131">
        <w:t xml:space="preserve">In general, it is possible </w:t>
      </w:r>
      <w:r w:rsidR="009F5894">
        <w:t>to include greater level</w:t>
      </w:r>
      <w:r w:rsidR="00A145C5">
        <w:t>s</w:t>
      </w:r>
      <w:r w:rsidR="009F5894">
        <w:t xml:space="preserve"> of </w:t>
      </w:r>
      <w:r w:rsidR="00A145C5">
        <w:t>regional and/or sectoral disaggregation in a</w:t>
      </w:r>
      <w:r w:rsidRPr="00B93346" w:rsidR="000F4F54">
        <w:t xml:space="preserve"> recursive-dynamic model than </w:t>
      </w:r>
      <w:r w:rsidR="006B5846">
        <w:t xml:space="preserve">in </w:t>
      </w:r>
      <w:r w:rsidRPr="00B93346" w:rsidR="000F4F54">
        <w:t xml:space="preserve">a </w:t>
      </w:r>
      <w:r w:rsidR="008B0AAA">
        <w:t xml:space="preserve">similar </w:t>
      </w:r>
      <w:r w:rsidRPr="00B93346" w:rsidR="000F4F54">
        <w:t xml:space="preserve">forward-looking model because </w:t>
      </w:r>
      <w:r w:rsidR="00BF50EC">
        <w:t xml:space="preserve">recursive-dynamic </w:t>
      </w:r>
      <w:r w:rsidRPr="00B93346" w:rsidR="000F4F54">
        <w:t>model</w:t>
      </w:r>
      <w:r w:rsidR="00A145C5">
        <w:t>s</w:t>
      </w:r>
      <w:r w:rsidRPr="00B93346" w:rsidR="000F4F54">
        <w:t xml:space="preserve"> </w:t>
      </w:r>
      <w:r w:rsidR="00A145C5">
        <w:t xml:space="preserve">are </w:t>
      </w:r>
      <w:r w:rsidR="00BF50EC">
        <w:t>less</w:t>
      </w:r>
      <w:r w:rsidR="00A145C5">
        <w:t xml:space="preserve"> </w:t>
      </w:r>
      <w:r w:rsidRPr="00B93346" w:rsidR="000F4F54">
        <w:t xml:space="preserve">computationally </w:t>
      </w:r>
      <w:r w:rsidR="006B2B1A">
        <w:t>intensive to solve</w:t>
      </w:r>
      <w:r w:rsidRPr="00B93346" w:rsidR="000F4F54">
        <w:t xml:space="preserve">. </w:t>
      </w:r>
      <w:r w:rsidR="00A56718">
        <w:t>In the case of ADAGE, the recursive-dynamic version was developed primarily to incorporate additional</w:t>
      </w:r>
      <w:r w:rsidR="00BA523F">
        <w:t xml:space="preserve"> sectoral detail, particularly for agriculture, bioenergy, </w:t>
      </w:r>
      <w:r w:rsidR="00E101E1">
        <w:t>electricity</w:t>
      </w:r>
      <w:r w:rsidR="00E2089B">
        <w:t xml:space="preserve">, </w:t>
      </w:r>
      <w:r w:rsidR="00BA523F">
        <w:t>transportation</w:t>
      </w:r>
      <w:r w:rsidR="006B5846">
        <w:t>,</w:t>
      </w:r>
      <w:r w:rsidR="00E2089B">
        <w:t xml:space="preserve"> and their associated advanced technologies</w:t>
      </w:r>
      <w:r w:rsidRPr="00B93346" w:rsidR="000F4F54">
        <w:t xml:space="preserve">. </w:t>
      </w:r>
    </w:p>
    <w:p w:rsidRPr="008338EA" w:rsidR="008338EA" w:rsidP="008338EA" w:rsidRDefault="000F4F54" w14:paraId="74E6D9AD" w14:textId="7A48DD65">
      <w:pPr>
        <w:pStyle w:val="BodyText"/>
      </w:pPr>
      <w:r w:rsidRPr="00B93346">
        <w:t xml:space="preserve">ADAGE is a </w:t>
      </w:r>
      <w:proofErr w:type="gramStart"/>
      <w:r w:rsidRPr="00B93346">
        <w:t>multiple-region</w:t>
      </w:r>
      <w:proofErr w:type="gramEnd"/>
      <w:r w:rsidRPr="001261F3">
        <w:rPr>
          <w:rStyle w:val="FootnoteReference"/>
          <w:sz w:val="24"/>
          <w:szCs w:val="24"/>
        </w:rPr>
        <w:footnoteReference w:id="2"/>
      </w:r>
      <w:r w:rsidRPr="00B93346">
        <w:t xml:space="preserve"> global model in which the United States, China, and Brazil are </w:t>
      </w:r>
      <w:r w:rsidR="009258EE">
        <w:t>defined as individual</w:t>
      </w:r>
      <w:r w:rsidRPr="00B93346">
        <w:t xml:space="preserve"> regions and the rest of the countries </w:t>
      </w:r>
      <w:r w:rsidR="000C0B3A">
        <w:t xml:space="preserve">in the world </w:t>
      </w:r>
      <w:r w:rsidRPr="00B93346">
        <w:t xml:space="preserve">are aggregated into </w:t>
      </w:r>
      <w:r w:rsidR="0069423C">
        <w:t>five</w:t>
      </w:r>
      <w:r w:rsidRPr="00B93346" w:rsidR="0069423C">
        <w:t xml:space="preserve"> </w:t>
      </w:r>
      <w:r w:rsidRPr="00B93346">
        <w:t>regions</w:t>
      </w:r>
      <w:r w:rsidRPr="00B93346" w:rsidDel="00790C50">
        <w:t xml:space="preserve"> </w:t>
      </w:r>
      <w:r w:rsidR="00C304FA">
        <w:t xml:space="preserve">(see Figure </w:t>
      </w:r>
      <w:r w:rsidR="00A43EB1">
        <w:t>3</w:t>
      </w:r>
      <w:r w:rsidR="00C304FA">
        <w:t>-1)</w:t>
      </w:r>
      <w:r w:rsidRPr="00B93346">
        <w:t>. ADAGE relies on the Global Trade Analysis Project (GTAP)</w:t>
      </w:r>
      <w:r w:rsidR="542C2085">
        <w:t xml:space="preserve"> developed by Purdue University (Narayanan and Walmsley, 2008)</w:t>
      </w:r>
      <w:r w:rsidRPr="001261F3">
        <w:rPr>
          <w:rStyle w:val="FootnoteReference"/>
        </w:rPr>
        <w:footnoteReference w:id="3"/>
      </w:r>
      <w:r w:rsidR="00B55015">
        <w:t xml:space="preserve"> </w:t>
      </w:r>
      <w:r w:rsidR="0070124A">
        <w:t>as a key source of data</w:t>
      </w:r>
      <w:r w:rsidR="008652AF">
        <w:t xml:space="preserve"> for the underlying regional social accounting matrices</w:t>
      </w:r>
      <w:r w:rsidR="542C2085">
        <w:t>.</w:t>
      </w:r>
    </w:p>
    <w:p w:rsidR="0057568A" w:rsidP="00F13E0A" w:rsidRDefault="0057568A" w14:paraId="763C2D54" w14:textId="77777777">
      <w:pPr>
        <w:pStyle w:val="Source1"/>
      </w:pPr>
    </w:p>
    <w:p w:rsidR="00807BD8" w:rsidRDefault="00807BD8" w14:paraId="6A77B3C6" w14:textId="77777777">
      <w:r>
        <w:br w:type="page"/>
      </w:r>
    </w:p>
    <w:p w:rsidRPr="00B93346" w:rsidR="00807BD8" w:rsidP="00807BD8" w:rsidRDefault="00D90824" w14:paraId="29EB4D80" w14:textId="540873F8">
      <w:pPr>
        <w:pStyle w:val="BodyText"/>
      </w:pPr>
      <w:r>
        <w:t xml:space="preserve">ADAGE provides a </w:t>
      </w:r>
      <w:r w:rsidR="00807BD8">
        <w:t xml:space="preserve">detailed representation </w:t>
      </w:r>
      <w:r w:rsidRPr="00B93346" w:rsidR="00807BD8">
        <w:t>o</w:t>
      </w:r>
      <w:r w:rsidR="00807BD8">
        <w:t>f</w:t>
      </w:r>
      <w:r w:rsidRPr="00B93346" w:rsidR="00807BD8">
        <w:t xml:space="preserve"> agriculture, land use change, biofuel</w:t>
      </w:r>
      <w:r w:rsidR="00807BD8">
        <w:t>s</w:t>
      </w:r>
      <w:r w:rsidRPr="00B93346" w:rsidR="00807BD8">
        <w:t xml:space="preserve">, </w:t>
      </w:r>
      <w:r w:rsidR="0019642A">
        <w:t xml:space="preserve">electricity, </w:t>
      </w:r>
      <w:r w:rsidR="00807BD8">
        <w:t xml:space="preserve">and </w:t>
      </w:r>
      <w:r w:rsidRPr="00B93346" w:rsidR="00807BD8">
        <w:t xml:space="preserve">transportation, </w:t>
      </w:r>
      <w:r w:rsidR="00807BD8">
        <w:t xml:space="preserve">including </w:t>
      </w:r>
      <w:r w:rsidRPr="00B93346" w:rsidR="00807BD8">
        <w:t>advanced technology</w:t>
      </w:r>
      <w:r w:rsidR="00807BD8">
        <w:t xml:space="preserve"> options in these sectors</w:t>
      </w:r>
      <w:r w:rsidRPr="00B93346" w:rsidR="00807BD8">
        <w:t xml:space="preserve">. Examples of advanced technologies include </w:t>
      </w:r>
      <w:r w:rsidR="00807BD8">
        <w:t>second-generation</w:t>
      </w:r>
      <w:r w:rsidRPr="00B93346" w:rsidR="00807BD8">
        <w:t xml:space="preserve"> biofuels</w:t>
      </w:r>
      <w:r w:rsidR="00DC37AF">
        <w:t xml:space="preserve">, </w:t>
      </w:r>
      <w:r w:rsidR="001E752A">
        <w:t xml:space="preserve">certain </w:t>
      </w:r>
      <w:r w:rsidR="00EE6B03">
        <w:t>electricity generation</w:t>
      </w:r>
      <w:r w:rsidR="001E752A">
        <w:t xml:space="preserve"> technologies</w:t>
      </w:r>
      <w:r w:rsidR="005E4B75">
        <w:t>,</w:t>
      </w:r>
      <w:r w:rsidRPr="00B93346" w:rsidR="00807BD8">
        <w:t xml:space="preserve"> and alternative fuel vehicles (AFVs)</w:t>
      </w:r>
      <w:r w:rsidR="00807BD8">
        <w:t xml:space="preserve"> (see Table </w:t>
      </w:r>
      <w:r w:rsidR="00A43EB1">
        <w:t>3</w:t>
      </w:r>
      <w:r w:rsidR="00807BD8">
        <w:t>-</w:t>
      </w:r>
      <w:r w:rsidR="00A43EB1">
        <w:t xml:space="preserve">2 </w:t>
      </w:r>
      <w:r w:rsidR="00807BD8">
        <w:t xml:space="preserve">for a </w:t>
      </w:r>
      <w:r w:rsidR="00B47549">
        <w:t xml:space="preserve">list of all </w:t>
      </w:r>
      <w:r w:rsidR="00807BD8">
        <w:t>sectors included in ADAGE)</w:t>
      </w:r>
      <w:r w:rsidRPr="00B93346" w:rsidR="00807BD8">
        <w:t xml:space="preserve">. </w:t>
      </w:r>
      <w:r w:rsidR="000F759D">
        <w:t xml:space="preserve">In addition to the </w:t>
      </w:r>
      <w:r w:rsidR="001772F9">
        <w:t>monetary accounts characteristic of CGE models</w:t>
      </w:r>
      <w:r w:rsidR="000F759D">
        <w:t xml:space="preserve">, ADAGE </w:t>
      </w:r>
      <w:r w:rsidR="007534E5">
        <w:t xml:space="preserve">incorporates detailed </w:t>
      </w:r>
      <w:r w:rsidR="00CF2B72">
        <w:t xml:space="preserve">estimates </w:t>
      </w:r>
      <w:r w:rsidR="000C375A">
        <w:t xml:space="preserve">in terms of </w:t>
      </w:r>
      <w:r w:rsidR="007534E5">
        <w:t>physical</w:t>
      </w:r>
      <w:r w:rsidR="000C375A">
        <w:t xml:space="preserve"> units </w:t>
      </w:r>
      <w:r w:rsidR="007534E5">
        <w:t xml:space="preserve">for many </w:t>
      </w:r>
      <w:r w:rsidR="00DF7D2C">
        <w:t xml:space="preserve">variables of interest, </w:t>
      </w:r>
      <w:r w:rsidR="00FD3B81">
        <w:t>such as</w:t>
      </w:r>
      <w:r w:rsidR="00DF7D2C">
        <w:t xml:space="preserve"> </w:t>
      </w:r>
      <w:r w:rsidRPr="00B93346" w:rsidR="00807BD8">
        <w:t>energy production and consumption (quad</w:t>
      </w:r>
      <w:r w:rsidR="00807BD8">
        <w:t>rillion</w:t>
      </w:r>
      <w:r w:rsidRPr="00B93346" w:rsidR="00807BD8">
        <w:t xml:space="preserve"> </w:t>
      </w:r>
      <w:r w:rsidR="002014F0">
        <w:t>Btu</w:t>
      </w:r>
      <w:r w:rsidRPr="00B93346" w:rsidR="00807BD8">
        <w:t xml:space="preserve">), vehicle stock </w:t>
      </w:r>
      <w:r w:rsidR="00807BD8">
        <w:t>(</w:t>
      </w:r>
      <w:r w:rsidRPr="00DB6A48" w:rsidR="00807BD8">
        <w:t>millions</w:t>
      </w:r>
      <w:r w:rsidRPr="00DB6A48" w:rsidDel="00DB6A48" w:rsidR="00807BD8">
        <w:t xml:space="preserve"> </w:t>
      </w:r>
      <w:r w:rsidR="00807BD8">
        <w:t>of vehicles)</w:t>
      </w:r>
      <w:r w:rsidRPr="00B93346" w:rsidR="00807BD8">
        <w:t>, vehicle fuel efficiency (mile</w:t>
      </w:r>
      <w:r w:rsidR="00807BD8">
        <w:t>s</w:t>
      </w:r>
      <w:r w:rsidRPr="00B93346" w:rsidR="00807BD8">
        <w:t xml:space="preserve"> per gallon), and endogenous agricultural yield improvements (</w:t>
      </w:r>
      <w:r w:rsidR="00807BD8">
        <w:t>metric tons</w:t>
      </w:r>
      <w:r w:rsidRPr="00B93346" w:rsidR="00807BD8">
        <w:t xml:space="preserve"> per </w:t>
      </w:r>
      <w:r w:rsidR="00807BD8">
        <w:t>hectare</w:t>
      </w:r>
      <w:r w:rsidRPr="00B93346" w:rsidR="00807BD8">
        <w:t xml:space="preserve">). Such capabilities enable us to examine a wide range of </w:t>
      </w:r>
      <w:r w:rsidR="00FD3B81">
        <w:t>important research and policy questions</w:t>
      </w:r>
      <w:r w:rsidR="00807BD8">
        <w:t>, including those focused on</w:t>
      </w:r>
      <w:r w:rsidRPr="00B93346" w:rsidR="00807BD8">
        <w:t xml:space="preserve"> biofuels, land use change, transportation, and GHG emission mitigation.</w:t>
      </w:r>
      <w:r w:rsidR="00807BD8">
        <w:t xml:space="preserve"> </w:t>
      </w:r>
    </w:p>
    <w:p w:rsidRPr="00B93346" w:rsidR="000F4F54" w:rsidP="00B93346" w:rsidRDefault="005E3C87" w14:paraId="5E351A20" w14:textId="25AF9F29">
      <w:pPr>
        <w:pStyle w:val="BodyText"/>
      </w:pPr>
      <w:r>
        <w:t>ADAGE is</w:t>
      </w:r>
      <w:r w:rsidRPr="00B93346" w:rsidR="00046830">
        <w:t xml:space="preserve"> </w:t>
      </w:r>
      <w:r w:rsidR="0002575D">
        <w:t>programmed</w:t>
      </w:r>
      <w:r w:rsidRPr="00B93346" w:rsidR="0002575D">
        <w:t xml:space="preserve"> </w:t>
      </w:r>
      <w:r w:rsidRPr="00B93346" w:rsidR="00046830">
        <w:t xml:space="preserve">in </w:t>
      </w:r>
      <w:r w:rsidR="0002575D">
        <w:t xml:space="preserve">the </w:t>
      </w:r>
      <w:r w:rsidRPr="00B93346" w:rsidR="00046830">
        <w:t xml:space="preserve">General Algebraic Modeling System (GAMS) </w:t>
      </w:r>
      <w:r w:rsidR="0002575D">
        <w:t xml:space="preserve">software using the Mathematical Programming System for General Equilibrium analysis sublanguage </w:t>
      </w:r>
      <w:r w:rsidRPr="00B93346" w:rsidR="00046830">
        <w:t xml:space="preserve">and solved in 5-year intervals from 2010 </w:t>
      </w:r>
      <w:r w:rsidR="00620086">
        <w:t>through 2050</w:t>
      </w:r>
      <w:r w:rsidRPr="00B93346" w:rsidR="00046830">
        <w:t xml:space="preserve"> (Rutherford, 1999).</w:t>
      </w:r>
      <w:r w:rsidR="00046830">
        <w:t xml:space="preserve"> </w:t>
      </w:r>
      <w:r w:rsidR="0002575D">
        <w:t>P</w:t>
      </w:r>
      <w:r w:rsidRPr="00B93346" w:rsidR="000F4F54">
        <w:t xml:space="preserve">roduction </w:t>
      </w:r>
      <w:r w:rsidR="0002575D">
        <w:t xml:space="preserve">activities </w:t>
      </w:r>
      <w:r w:rsidRPr="00B93346" w:rsidR="000F4F54">
        <w:t xml:space="preserve">and final </w:t>
      </w:r>
      <w:r w:rsidR="0002575D">
        <w:t>demands</w:t>
      </w:r>
      <w:r w:rsidRPr="00B93346" w:rsidR="0002575D">
        <w:t xml:space="preserve"> </w:t>
      </w:r>
      <w:r w:rsidRPr="00B93346" w:rsidR="000F4F54">
        <w:t xml:space="preserve">are modeled using nested CES production functions. </w:t>
      </w:r>
      <w:r w:rsidR="0002575D">
        <w:t>With respect to international trade, c</w:t>
      </w:r>
      <w:r w:rsidRPr="00B93346" w:rsidR="000F4F54">
        <w:t xml:space="preserve">rude oil </w:t>
      </w:r>
      <w:r w:rsidR="00FC461C">
        <w:t xml:space="preserve">is treated </w:t>
      </w:r>
      <w:r w:rsidRPr="00B93346" w:rsidR="000F4F54">
        <w:t xml:space="preserve">as a homogenous good with </w:t>
      </w:r>
      <w:r w:rsidR="004F5ADC">
        <w:t>a single</w:t>
      </w:r>
      <w:r w:rsidRPr="00B93346" w:rsidR="000F4F54">
        <w:t xml:space="preserve"> global price</w:t>
      </w:r>
      <w:r w:rsidR="004F5ADC">
        <w:t xml:space="preserve">, while all other </w:t>
      </w:r>
      <w:r w:rsidRPr="00B93346" w:rsidR="000F4F54">
        <w:t xml:space="preserve">commodities </w:t>
      </w:r>
      <w:r w:rsidR="004F5ADC">
        <w:t xml:space="preserve">are </w:t>
      </w:r>
      <w:r w:rsidR="0002575D">
        <w:t xml:space="preserve">differentiated by origin using </w:t>
      </w:r>
      <w:proofErr w:type="spellStart"/>
      <w:r w:rsidRPr="00B93346" w:rsidR="000F4F54">
        <w:t>Armington</w:t>
      </w:r>
      <w:proofErr w:type="spellEnd"/>
      <w:r w:rsidRPr="00B93346" w:rsidR="000F4F54">
        <w:t xml:space="preserve"> </w:t>
      </w:r>
      <w:r w:rsidR="0002575D">
        <w:t>aggregation (</w:t>
      </w:r>
      <w:proofErr w:type="spellStart"/>
      <w:r w:rsidR="0002575D">
        <w:t>Armington</w:t>
      </w:r>
      <w:proofErr w:type="spellEnd"/>
      <w:r w:rsidR="0002575D">
        <w:t>, 1969)</w:t>
      </w:r>
      <w:r w:rsidR="00C154AE">
        <w:t xml:space="preserve">, </w:t>
      </w:r>
      <w:r w:rsidR="00823A25">
        <w:t xml:space="preserve">which means that </w:t>
      </w:r>
      <w:r w:rsidR="00C154AE">
        <w:t>there is imperfect substitution between</w:t>
      </w:r>
      <w:r w:rsidR="003D6A29">
        <w:t xml:space="preserve"> the same category of goods produced in different regions</w:t>
      </w:r>
      <w:r w:rsidRPr="00B93346" w:rsidR="000F4F54">
        <w:t xml:space="preserve">. </w:t>
      </w:r>
    </w:p>
    <w:bookmarkEnd w:id="1"/>
    <w:p w:rsidR="00B773D5" w:rsidP="00B93346" w:rsidRDefault="000F4F54" w14:paraId="36382879" w14:textId="3A3F4821">
      <w:pPr>
        <w:pStyle w:val="BodyText"/>
      </w:pPr>
      <w:r w:rsidRPr="00B93346">
        <w:t xml:space="preserve">The </w:t>
      </w:r>
      <w:r w:rsidR="00AF1ECA">
        <w:t xml:space="preserve">remainder of this </w:t>
      </w:r>
      <w:r w:rsidRPr="00B93346">
        <w:t xml:space="preserve">document is organized as follows: </w:t>
      </w:r>
      <w:r w:rsidR="0094232F">
        <w:t>Section</w:t>
      </w:r>
      <w:r w:rsidRPr="00B93346">
        <w:t xml:space="preserve"> 2 </w:t>
      </w:r>
      <w:r w:rsidRPr="00B93346" w:rsidR="2C78ECB2">
        <w:t>provides a</w:t>
      </w:r>
      <w:r w:rsidRPr="00B93346">
        <w:t xml:space="preserve"> general</w:t>
      </w:r>
      <w:r w:rsidRPr="00B93346" w:rsidR="2C78ECB2">
        <w:t xml:space="preserve"> </w:t>
      </w:r>
      <w:r w:rsidRPr="00B93346">
        <w:t xml:space="preserve">overview of CGE modeling. </w:t>
      </w:r>
      <w:r w:rsidR="0094232F">
        <w:t>Section</w:t>
      </w:r>
      <w:r w:rsidRPr="00B93346">
        <w:t xml:space="preserve"> 3 describes ADAGE</w:t>
      </w:r>
      <w:r w:rsidR="00B124DA">
        <w:t>’</w:t>
      </w:r>
      <w:r w:rsidRPr="00B93346">
        <w:t xml:space="preserve">s modeling </w:t>
      </w:r>
      <w:r w:rsidR="00E46520">
        <w:t>structure</w:t>
      </w:r>
      <w:r w:rsidRPr="00B93346" w:rsidR="00E46520">
        <w:t xml:space="preserve"> </w:t>
      </w:r>
      <w:r w:rsidRPr="00B93346">
        <w:t>for production, consumption, and trade for goods and services that are produced by existing technologies in 2010, the base year</w:t>
      </w:r>
      <w:r w:rsidR="008A379E">
        <w:t xml:space="preserve">, as well as those that could be produced in the future by </w:t>
      </w:r>
      <w:r w:rsidR="00732E32">
        <w:t xml:space="preserve">novel </w:t>
      </w:r>
      <w:r w:rsidR="00351220">
        <w:t xml:space="preserve">(relative to the base year) </w:t>
      </w:r>
      <w:r w:rsidR="00732E32">
        <w:t xml:space="preserve">“backstop” technologies </w:t>
      </w:r>
      <w:r w:rsidRPr="002526EF" w:rsidR="00B2228F">
        <w:t xml:space="preserve">(e.g., second-generation biofuels, AFV technologies, </w:t>
      </w:r>
      <w:r w:rsidR="001E573F">
        <w:t xml:space="preserve">and certain </w:t>
      </w:r>
      <w:r w:rsidRPr="002526EF" w:rsidR="00B2228F">
        <w:t xml:space="preserve">electricity generation </w:t>
      </w:r>
      <w:r w:rsidR="001E573F">
        <w:t>technologi</w:t>
      </w:r>
      <w:r w:rsidRPr="00634138" w:rsidR="00B2228F">
        <w:t>e</w:t>
      </w:r>
      <w:r w:rsidR="001E573F">
        <w:t>s</w:t>
      </w:r>
      <w:r w:rsidRPr="002526EF" w:rsidR="00B2228F">
        <w:t xml:space="preserve">) </w:t>
      </w:r>
      <w:r w:rsidR="00732E32">
        <w:t xml:space="preserve">once proven and </w:t>
      </w:r>
      <w:proofErr w:type="gramStart"/>
      <w:r w:rsidR="00732E32">
        <w:t>cost</w:t>
      </w:r>
      <w:r w:rsidR="003251CF">
        <w:t>-</w:t>
      </w:r>
      <w:r w:rsidR="00732E32">
        <w:t>competitive</w:t>
      </w:r>
      <w:proofErr w:type="gramEnd"/>
      <w:r w:rsidRPr="00B93346">
        <w:t xml:space="preserve">. </w:t>
      </w:r>
      <w:r w:rsidR="0094232F">
        <w:t>Section</w:t>
      </w:r>
      <w:r w:rsidRPr="00B93346">
        <w:t xml:space="preserve"> 4 discusses </w:t>
      </w:r>
      <w:r w:rsidR="003251CF">
        <w:t>the range of</w:t>
      </w:r>
      <w:r w:rsidRPr="00B93346" w:rsidR="003251CF">
        <w:t xml:space="preserve"> </w:t>
      </w:r>
      <w:r w:rsidRPr="00B93346">
        <w:t>data sources, sector disaggregation procedures, and</w:t>
      </w:r>
      <w:r w:rsidRPr="00B93346" w:rsidDel="00D54159">
        <w:t xml:space="preserve"> </w:t>
      </w:r>
      <w:r w:rsidRPr="00B93346">
        <w:t xml:space="preserve">the linkage between physical quantities and monetary value. </w:t>
      </w:r>
      <w:r w:rsidR="0094232F">
        <w:t>Section</w:t>
      </w:r>
      <w:r w:rsidRPr="00B93346">
        <w:t xml:space="preserve"> 5 describes GHG emissions data sources and the modeling framework for emissions abatement. </w:t>
      </w:r>
      <w:r w:rsidR="00234117">
        <w:t xml:space="preserve">Finally, </w:t>
      </w:r>
      <w:r w:rsidRPr="002526EF" w:rsidR="0094232F">
        <w:t>Section</w:t>
      </w:r>
      <w:r w:rsidRPr="002526EF">
        <w:t xml:space="preserve"> </w:t>
      </w:r>
      <w:r w:rsidR="00351220">
        <w:t>6</w:t>
      </w:r>
      <w:r w:rsidRPr="002526EF">
        <w:t xml:space="preserve"> discusses</w:t>
      </w:r>
      <w:r w:rsidRPr="00B93346">
        <w:t xml:space="preserve"> the dynamic processes in the model that </w:t>
      </w:r>
      <w:r w:rsidR="009D273F">
        <w:t>account</w:t>
      </w:r>
      <w:r w:rsidRPr="00B93346" w:rsidR="009D273F">
        <w:t xml:space="preserve"> </w:t>
      </w:r>
      <w:r w:rsidRPr="00B93346">
        <w:t>for economic growth</w:t>
      </w:r>
      <w:r w:rsidR="00C355FE">
        <w:t xml:space="preserve"> from </w:t>
      </w:r>
      <w:r w:rsidR="00653BBB">
        <w:t>changes in the</w:t>
      </w:r>
      <w:r w:rsidR="000661FB">
        <w:t xml:space="preserve"> quantity and productivity of </w:t>
      </w:r>
      <w:r w:rsidR="00C355FE">
        <w:t>labor</w:t>
      </w:r>
      <w:r w:rsidR="0051074F">
        <w:t>, land,</w:t>
      </w:r>
      <w:r w:rsidR="000661FB">
        <w:t xml:space="preserve"> </w:t>
      </w:r>
      <w:r w:rsidR="0051074F">
        <w:t>n</w:t>
      </w:r>
      <w:r w:rsidR="005F609D">
        <w:t xml:space="preserve">atural resources, </w:t>
      </w:r>
      <w:r w:rsidR="000661FB">
        <w:t xml:space="preserve">and </w:t>
      </w:r>
      <w:r w:rsidR="00C355FE">
        <w:t>capital</w:t>
      </w:r>
      <w:r w:rsidR="0051074F">
        <w:t>;</w:t>
      </w:r>
      <w:r w:rsidR="00F574C2">
        <w:t xml:space="preserve"> </w:t>
      </w:r>
      <w:r w:rsidR="000661FB">
        <w:t xml:space="preserve">energy </w:t>
      </w:r>
      <w:r w:rsidR="00F574C2">
        <w:t>efficiency improvement</w:t>
      </w:r>
      <w:r w:rsidR="000661FB">
        <w:t>s</w:t>
      </w:r>
      <w:r w:rsidR="0051074F">
        <w:t xml:space="preserve">; </w:t>
      </w:r>
      <w:r w:rsidR="00F574C2">
        <w:t>and change</w:t>
      </w:r>
      <w:r w:rsidR="005F609D">
        <w:t>s</w:t>
      </w:r>
      <w:r w:rsidR="00F574C2">
        <w:t xml:space="preserve"> </w:t>
      </w:r>
      <w:r w:rsidR="005F609D">
        <w:t>in</w:t>
      </w:r>
      <w:r w:rsidR="00F574C2">
        <w:t xml:space="preserve"> consumer consumption</w:t>
      </w:r>
      <w:r w:rsidR="005F609D">
        <w:t xml:space="preserve"> patterns</w:t>
      </w:r>
      <w:r w:rsidRPr="00B93346">
        <w:t xml:space="preserve">. </w:t>
      </w:r>
    </w:p>
    <w:p w:rsidR="000F4F54" w:rsidRDefault="000F4F54" w14:paraId="2375848C" w14:textId="77777777">
      <w:pPr>
        <w:pStyle w:val="tabfigsource"/>
        <w:ind w:left="720" w:hanging="720"/>
        <w:sectPr w:rsidR="000F4F54" w:rsidSect="00237515">
          <w:pgSz w:w="12240" w:h="15840" w:code="1"/>
          <w:pgMar w:top="1440" w:right="1440" w:bottom="1440" w:left="1440" w:header="720" w:footer="720" w:gutter="0"/>
          <w:pgNumType w:start="1" w:chapStyle="1"/>
          <w:cols w:space="720"/>
        </w:sectPr>
      </w:pPr>
    </w:p>
    <w:p w:rsidRPr="00733E59" w:rsidR="000F4F54" w:rsidP="00837A60" w:rsidRDefault="00B93346" w14:paraId="6E6AB97C" w14:textId="7B56C52C">
      <w:pPr>
        <w:pStyle w:val="Heading1"/>
      </w:pPr>
      <w:bookmarkStart w:name="_Toc503712051" w:id="8"/>
      <w:bookmarkStart w:name="_Toc503712801" w:id="9"/>
      <w:bookmarkStart w:name="_Toc504465555" w:id="10"/>
      <w:r>
        <w:br/>
      </w:r>
      <w:bookmarkStart w:name="_Toc118979511" w:id="11"/>
      <w:r w:rsidR="000B1CF2">
        <w:t>Overview of</w:t>
      </w:r>
      <w:r w:rsidRPr="00733E59" w:rsidR="000F4F54">
        <w:t xml:space="preserve"> CGE </w:t>
      </w:r>
      <w:bookmarkEnd w:id="8"/>
      <w:bookmarkEnd w:id="9"/>
      <w:bookmarkEnd w:id="10"/>
      <w:r w:rsidR="000B1CF2">
        <w:t>Modeling</w:t>
      </w:r>
      <w:bookmarkEnd w:id="11"/>
    </w:p>
    <w:p w:rsidRPr="00B93346" w:rsidR="000F4F54" w:rsidP="00B93346" w:rsidRDefault="000F4F54" w14:paraId="0F5AC6F5" w14:textId="1E96695D">
      <w:pPr>
        <w:pStyle w:val="BodyText"/>
      </w:pPr>
      <w:r w:rsidRPr="00B93346">
        <w:t xml:space="preserve">CGE modeling is a </w:t>
      </w:r>
      <w:r w:rsidRPr="00B93346" w:rsidR="00B869C4">
        <w:t>widely</w:t>
      </w:r>
      <w:r w:rsidR="0074512D">
        <w:t xml:space="preserve"> </w:t>
      </w:r>
      <w:r w:rsidRPr="00B93346" w:rsidR="00B869C4">
        <w:t>accepted</w:t>
      </w:r>
      <w:r w:rsidRPr="00B93346">
        <w:t xml:space="preserve"> method for conducting empirical economic analyses that has been used in numerous applications over the last few decades, particularly in the analysis of changes in taxation, trade, development, and environmental policies. Numerous national, state, and local governments, as well as institutions such as the </w:t>
      </w:r>
      <w:proofErr w:type="spellStart"/>
      <w:r w:rsidRPr="00B93346" w:rsidR="0074512D">
        <w:t>Organi</w:t>
      </w:r>
      <w:r w:rsidR="009E0D47">
        <w:t>s</w:t>
      </w:r>
      <w:r w:rsidRPr="00B93346" w:rsidR="0074512D">
        <w:t>ation</w:t>
      </w:r>
      <w:proofErr w:type="spellEnd"/>
      <w:r w:rsidRPr="00B93346" w:rsidR="0074512D">
        <w:t xml:space="preserve"> </w:t>
      </w:r>
      <w:r w:rsidRPr="00B93346">
        <w:t>for Economic Co-operation and Development</w:t>
      </w:r>
      <w:r w:rsidR="00B419BD">
        <w:t xml:space="preserve"> (OECD)</w:t>
      </w:r>
      <w:r w:rsidRPr="00B93346">
        <w:t xml:space="preserve"> World Bank, and International Monetary Fund</w:t>
      </w:r>
      <w:r w:rsidR="00DF55B5">
        <w:t xml:space="preserve"> (IMF)</w:t>
      </w:r>
      <w:r w:rsidRPr="00B93346">
        <w:t xml:space="preserve"> among others, rely on CGE models to analyze the economic effects of alternative policies. </w:t>
      </w:r>
    </w:p>
    <w:p w:rsidRPr="00B93346" w:rsidR="000F4F54" w:rsidP="00B93346" w:rsidRDefault="000F4F54" w14:paraId="288F50B0" w14:textId="76D4A340">
      <w:pPr>
        <w:pStyle w:val="BodyText"/>
      </w:pPr>
      <w:r w:rsidRPr="00B93346">
        <w:t>CGE models integrate economic theory with real-world data to characterize all economic flows within an economy and ensure all markets are in equilibrium</w:t>
      </w:r>
      <w:r w:rsidR="00F43215">
        <w:t xml:space="preserve"> in the model solution</w:t>
      </w:r>
      <w:r w:rsidRPr="00B93346">
        <w:t>. Within these models, each commodity is produced using a variety of inputs (e.g., capital, labor, energy, materials) and is purchased by firms, households, or governments using income earned by households providing those inputs (or through income transfers), government resources derived from taxation, or firms</w:t>
      </w:r>
      <w:r w:rsidR="00B124DA">
        <w:t>’</w:t>
      </w:r>
      <w:r w:rsidRPr="00B93346">
        <w:t xml:space="preserve"> income earned from selling their outputs. Firms are assumed to maximize profits subject to available production technologies. Every commodity that is produced must be purchased domestically or exported to foreign consumers. In aggregate, all markets must clear, meaning that supplies of each commodity and each factor of production must equal their demand and the income of each household must equal its factor endowments plus any net transfers. </w:t>
      </w:r>
    </w:p>
    <w:p w:rsidRPr="00953335" w:rsidR="00601ECE" w:rsidP="00C2655F" w:rsidRDefault="000F4F54" w14:paraId="7DC975FF" w14:textId="4FA1B7DB">
      <w:pPr>
        <w:pStyle w:val="BodyText"/>
      </w:pPr>
      <w:r w:rsidRPr="00B93346">
        <w:t>When assessing policy or other scenarios expected to affect multiple sectors of the economy</w:t>
      </w:r>
      <w:r w:rsidR="00AE46B5">
        <w:t>,</w:t>
      </w:r>
      <w:r w:rsidRPr="00B93346">
        <w:t xml:space="preserve"> either directly or indirectly</w:t>
      </w:r>
      <w:r w:rsidR="00AE46B5">
        <w:t>,</w:t>
      </w:r>
      <w:r w:rsidRPr="00B93346">
        <w:t xml:space="preserve"> through linkages between economic sectors, it may be important to account for these interactions and constraints to get a more complete picture of the potential impacts. For instance, policies that affect the price of energy or other key inputs are likely to have broad economy-wide impacts through their influence on the cost of production. Relative impacts across sectors will depend on their input sources and share of production costs attributable to </w:t>
      </w:r>
      <w:r w:rsidRPr="00B93346" w:rsidR="00CF58F6">
        <w:t>distinct types</w:t>
      </w:r>
      <w:r w:rsidRPr="00B93346">
        <w:t xml:space="preserve"> of inputs. CGE models characterize the entire economy and explicitly account for linkages between sectors. This enables them to provide insights that cannot readily be assessed with other types of models</w:t>
      </w:r>
      <w:r w:rsidR="00471EB8">
        <w:t xml:space="preserve"> that do not capture </w:t>
      </w:r>
      <w:r w:rsidR="004B4C40">
        <w:t>intersectoral linkages</w:t>
      </w:r>
      <w:r w:rsidR="00B419BD">
        <w:t xml:space="preserve">. CGE models can also represent the effects of income, input prices, trade, and production in one (or more) sector(s) on another sector (or sectors). </w:t>
      </w:r>
      <w:r w:rsidR="00601ECE">
        <w:t xml:space="preserve">In addition, because of the explicit </w:t>
      </w:r>
      <w:r w:rsidR="00890AF2">
        <w:t>representation of consumer preferences (in terms of utility or expenditure function), CGE models are generally able to estimate how a policy will affect consumers</w:t>
      </w:r>
      <w:r w:rsidR="00B124DA">
        <w:t>’</w:t>
      </w:r>
      <w:r w:rsidR="00890AF2">
        <w:t xml:space="preserve"> </w:t>
      </w:r>
      <w:r w:rsidRPr="00953335" w:rsidR="00DB63EE">
        <w:t xml:space="preserve">standard of living as measured by changes in welfare, or </w:t>
      </w:r>
      <w:proofErr w:type="spellStart"/>
      <w:r w:rsidRPr="00953335" w:rsidR="00DB63EE">
        <w:t>Hicksian</w:t>
      </w:r>
      <w:proofErr w:type="spellEnd"/>
      <w:r w:rsidRPr="00953335" w:rsidR="00DB63EE">
        <w:t xml:space="preserve"> equivalent variation. Models without a strong theoretical basis are only able to examine changes in variables like gross domestic product (GDP), which </w:t>
      </w:r>
      <w:r w:rsidR="00C2655F">
        <w:t>are not direct measures of household welfare.</w:t>
      </w:r>
      <w:r w:rsidR="00E46633">
        <w:t xml:space="preserve"> </w:t>
      </w:r>
      <w:r w:rsidRPr="00B93346">
        <w:t>This section provides a brief overview of CGE modeling, including background on the history of CGE modeling, the theoretical foundation of these models, and some examples of applications to environmental policies.</w:t>
      </w:r>
      <w:r>
        <w:t xml:space="preserve"> </w:t>
      </w:r>
    </w:p>
    <w:p w:rsidRPr="00953335" w:rsidR="000F4F54" w:rsidP="00B93346" w:rsidRDefault="000F4F54" w14:paraId="20DDCFD2" w14:textId="77777777">
      <w:pPr>
        <w:pStyle w:val="Heading2"/>
      </w:pPr>
      <w:bookmarkStart w:name="_Hlk504129971" w:id="12"/>
      <w:bookmarkStart w:name="_Toc118979512" w:id="13"/>
      <w:r w:rsidRPr="00953335">
        <w:t>History of CGE</w:t>
      </w:r>
      <w:r w:rsidRPr="00953335">
        <w:rPr>
          <w:spacing w:val="-20"/>
        </w:rPr>
        <w:t xml:space="preserve"> </w:t>
      </w:r>
      <w:r w:rsidRPr="00953335">
        <w:t>Modeling</w:t>
      </w:r>
      <w:bookmarkEnd w:id="12"/>
      <w:bookmarkEnd w:id="13"/>
    </w:p>
    <w:p w:rsidRPr="00B93346" w:rsidR="000F4F54" w:rsidP="00B93346" w:rsidRDefault="000F4F54" w14:paraId="787A78E9" w14:textId="0A172235">
      <w:pPr>
        <w:pStyle w:val="BodyText"/>
      </w:pPr>
      <w:r w:rsidRPr="00B93346">
        <w:t>Advances in computing power and numerical simulation techniques have allowed modelers to move from simple partial equilibrium models to CGE models with many more sectors and complex behaviors. Early empirical applications began with Leontief (1936, 1951, 1953), who developed static input-output (I/O) models. This approach captured interactions between sectors of the economy but relied on fixed coefficients that did not allow for input substitution in response to changes in relative input costs or changes in production technology. Johansen (1960) developed a model that replaced the Leontief fixed coefficient production functions with more flexible production functions allowing input substitution and technical change. Initially, the models being applied were small enough to solve analytically. By the 1970s, the models being developed by researchers became too large and complex to solve analytically, necessitating the use of computers to solve the models numerically (Ballard and Johnson, 2016). Over the decades since, increasingly more complex CGE models have been developed to investigate a wide array of tax, trade, environmental, and other policies.</w:t>
      </w:r>
    </w:p>
    <w:p w:rsidRPr="00B93346" w:rsidR="000F4F54" w:rsidP="00B93346" w:rsidRDefault="000F4F54" w14:paraId="0D7D89BE" w14:textId="4D189B47">
      <w:pPr>
        <w:pStyle w:val="BodyText"/>
      </w:pPr>
      <w:r w:rsidRPr="00B93346">
        <w:t xml:space="preserve">One of the key early applications of CGE models was examination of changes in tax policy given the economy-wide effects of changes in taxation. Analyses of the incidence and efficiency effects of taxes are based on the seminal works of </w:t>
      </w:r>
      <w:proofErr w:type="spellStart"/>
      <w:r w:rsidRPr="00B93346">
        <w:t>Harberger</w:t>
      </w:r>
      <w:proofErr w:type="spellEnd"/>
      <w:r w:rsidRPr="00B93346">
        <w:t xml:space="preserve"> (1959, 1962, 1966, 1974). The 1962 work laid out a two-sector general equilibrium model of taxes using standard neoclassical assumptions: supplies of capital and labor are fixed, factors are perfectly mobile across industries, and perfect competition exists in product and factor markets. While </w:t>
      </w:r>
      <w:proofErr w:type="spellStart"/>
      <w:r w:rsidRPr="00B93346">
        <w:t>Harberger</w:t>
      </w:r>
      <w:r w:rsidR="00B124DA">
        <w:t>’</w:t>
      </w:r>
      <w:r w:rsidRPr="00B93346">
        <w:t>s</w:t>
      </w:r>
      <w:proofErr w:type="spellEnd"/>
      <w:r w:rsidRPr="00B93346">
        <w:t xml:space="preserve"> model provided valuable insights, it was solved analytically rather than numerically and was only tractable for a very limited number of goods, factors, and sectors (Ballard and Johnson, 2016). </w:t>
      </w:r>
      <w:proofErr w:type="spellStart"/>
      <w:r w:rsidRPr="00B93346">
        <w:t>Shoven</w:t>
      </w:r>
      <w:proofErr w:type="spellEnd"/>
      <w:r w:rsidRPr="00B93346">
        <w:t xml:space="preserve"> and Whalley (1972, 1973) were the first to analyze taxes using a full</w:t>
      </w:r>
      <w:r w:rsidR="008D7272">
        <w:t xml:space="preserve"> general equilibrium </w:t>
      </w:r>
      <w:r w:rsidRPr="00B93346">
        <w:t xml:space="preserve">structure. Subsequent works, notably Ballard et al. (1985), extended previous models by adding more sectors and modeling dynamic consequences of policies for household savings behavior. More recent works (e.g., </w:t>
      </w:r>
      <w:proofErr w:type="spellStart"/>
      <w:r w:rsidRPr="00B93346">
        <w:t>Bovenberg</w:t>
      </w:r>
      <w:proofErr w:type="spellEnd"/>
      <w:r w:rsidRPr="00B93346">
        <w:t xml:space="preserve"> and </w:t>
      </w:r>
      <w:proofErr w:type="spellStart"/>
      <w:r w:rsidRPr="00B93346">
        <w:t>Goulder</w:t>
      </w:r>
      <w:proofErr w:type="spellEnd"/>
      <w:r w:rsidR="000E1563">
        <w:t xml:space="preserve">, </w:t>
      </w:r>
      <w:r w:rsidRPr="00B93346">
        <w:t>19</w:t>
      </w:r>
      <w:r w:rsidR="000E1563">
        <w:t>96</w:t>
      </w:r>
      <w:r w:rsidRPr="00B93346">
        <w:t xml:space="preserve">; </w:t>
      </w:r>
      <w:proofErr w:type="spellStart"/>
      <w:r w:rsidRPr="00B93346">
        <w:t>Babiker</w:t>
      </w:r>
      <w:proofErr w:type="spellEnd"/>
      <w:r w:rsidRPr="00B93346">
        <w:t>, Metcalf, and Reilly</w:t>
      </w:r>
      <w:r w:rsidR="000E1563">
        <w:t>, 2002</w:t>
      </w:r>
      <w:r w:rsidRPr="00B93346">
        <w:t xml:space="preserve">; and </w:t>
      </w:r>
      <w:proofErr w:type="spellStart"/>
      <w:r w:rsidRPr="00B93346">
        <w:t>Bovenberg</w:t>
      </w:r>
      <w:proofErr w:type="spellEnd"/>
      <w:r w:rsidRPr="00B93346">
        <w:t xml:space="preserve">, </w:t>
      </w:r>
      <w:proofErr w:type="spellStart"/>
      <w:r w:rsidRPr="00B93346">
        <w:t>Goulder</w:t>
      </w:r>
      <w:proofErr w:type="spellEnd"/>
      <w:r w:rsidRPr="00B93346">
        <w:t>, and Gurney</w:t>
      </w:r>
      <w:r w:rsidR="000E1563">
        <w:t>, 2005</w:t>
      </w:r>
      <w:r w:rsidRPr="00B93346">
        <w:t>) have examined how existing tax distortions in an economy may interact with economic policies and alter their effects.</w:t>
      </w:r>
    </w:p>
    <w:p w:rsidRPr="00B93346" w:rsidR="000F4F54" w:rsidP="00B93346" w:rsidRDefault="000F4F54" w14:paraId="241A04AF" w14:textId="3487EFF8">
      <w:pPr>
        <w:pStyle w:val="BodyText"/>
      </w:pPr>
      <w:r w:rsidRPr="00B93346">
        <w:t>Another key area where CGE models have been applied extensively is to analysis of trade policies</w:t>
      </w:r>
      <w:r w:rsidR="00CC3FA6">
        <w:t>,</w:t>
      </w:r>
      <w:r w:rsidRPr="00B93346">
        <w:t xml:space="preserve"> because of the ability of these models to examine implications for many industries and countries simultaneously. Deardorff and Stern (1981) developed one of the first large-scale CGE trade models. It had 34 countries and 29 industries and was used to investigate the effects of changes in tariff and nontariff barriers in the Tokyo Round. Analysis of </w:t>
      </w:r>
      <w:r w:rsidR="009A1353">
        <w:t xml:space="preserve">major </w:t>
      </w:r>
      <w:r w:rsidRPr="00B93346">
        <w:t>trade agreements, such as the North Ameri</w:t>
      </w:r>
      <w:r w:rsidR="00294588">
        <w:t>can Free Trade Agreement</w:t>
      </w:r>
      <w:r w:rsidRPr="00B93346">
        <w:t xml:space="preserve"> and the Uruguay Round of trade negotiations, relied heavily on CGE models for assessments of impacts. These studies include U.S. International Trade Commission (1992); Francois and </w:t>
      </w:r>
      <w:proofErr w:type="spellStart"/>
      <w:r w:rsidRPr="00B93346">
        <w:t>Shiells</w:t>
      </w:r>
      <w:proofErr w:type="spellEnd"/>
      <w:r w:rsidRPr="00B93346">
        <w:t xml:space="preserve"> (1994); Martin and Winters (1996); Robinson et al. (1991); and </w:t>
      </w:r>
      <w:proofErr w:type="spellStart"/>
      <w:r w:rsidRPr="00B93346">
        <w:t>Burfisher</w:t>
      </w:r>
      <w:proofErr w:type="spellEnd"/>
      <w:r w:rsidRPr="00B93346">
        <w:t xml:space="preserve">, Robinson, and </w:t>
      </w:r>
      <w:proofErr w:type="spellStart"/>
      <w:r w:rsidRPr="00B93346">
        <w:t>Theirfelder</w:t>
      </w:r>
      <w:proofErr w:type="spellEnd"/>
      <w:r w:rsidRPr="00B93346">
        <w:t xml:space="preserve"> (1994). The GTAP, currently the largest CGE initiative in the world, was founded by Hertel in 1992 to facilitate research into trade policy</w:t>
      </w:r>
      <w:r w:rsidR="00337FA6">
        <w:t>,</w:t>
      </w:r>
      <w:r w:rsidRPr="00B93346">
        <w:t xml:space="preserve"> with the Uruguay Round negotiations serving as a driver for moving the GTAP initiative forward. This effort has subsequently expanded into many other topic areas and includes development and calibration of a database commonly used in global CGE models</w:t>
      </w:r>
      <w:r w:rsidR="00026808">
        <w:t xml:space="preserve"> (including ADAGE)</w:t>
      </w:r>
      <w:r w:rsidRPr="00B93346">
        <w:t xml:space="preserve">. </w:t>
      </w:r>
      <w:r w:rsidR="00B54523">
        <w:t xml:space="preserve">However, analysis of trade policy remains a </w:t>
      </w:r>
      <w:r w:rsidR="00C526D2">
        <w:t xml:space="preserve">key area of focus for the GTAP </w:t>
      </w:r>
      <w:r w:rsidR="007D24CE">
        <w:t xml:space="preserve">initiative </w:t>
      </w:r>
      <w:r w:rsidR="00C526D2">
        <w:t xml:space="preserve">as well as </w:t>
      </w:r>
      <w:r w:rsidR="00E07DB1">
        <w:t>the CGE modeling literature more broadly (</w:t>
      </w:r>
      <w:r w:rsidR="00EA226B">
        <w:t xml:space="preserve">Dixon, </w:t>
      </w:r>
      <w:proofErr w:type="spellStart"/>
      <w:r w:rsidR="00EA226B">
        <w:t>Jerie</w:t>
      </w:r>
      <w:proofErr w:type="spellEnd"/>
      <w:r w:rsidR="00EA226B">
        <w:t xml:space="preserve">, and </w:t>
      </w:r>
      <w:proofErr w:type="spellStart"/>
      <w:r w:rsidR="00EA226B">
        <w:t>Rimmer</w:t>
      </w:r>
      <w:proofErr w:type="spellEnd"/>
      <w:r w:rsidR="00EA226B">
        <w:t xml:space="preserve">, 2016; </w:t>
      </w:r>
      <w:r w:rsidR="00A3653F">
        <w:t xml:space="preserve">Gilbert, </w:t>
      </w:r>
      <w:proofErr w:type="spellStart"/>
      <w:r w:rsidR="0007376D">
        <w:t>Furusawa</w:t>
      </w:r>
      <w:proofErr w:type="spellEnd"/>
      <w:r w:rsidR="0007376D">
        <w:t xml:space="preserve">, and </w:t>
      </w:r>
      <w:proofErr w:type="spellStart"/>
      <w:r w:rsidR="0007376D">
        <w:t>Scollay</w:t>
      </w:r>
      <w:proofErr w:type="spellEnd"/>
      <w:r w:rsidR="0007376D">
        <w:t>, 2017</w:t>
      </w:r>
      <w:r w:rsidR="00670CD5">
        <w:t xml:space="preserve">; </w:t>
      </w:r>
      <w:r w:rsidRPr="004312EE" w:rsidR="00670CD5">
        <w:rPr>
          <w:szCs w:val="24"/>
        </w:rPr>
        <w:t xml:space="preserve">Balistreri, </w:t>
      </w:r>
      <w:proofErr w:type="spellStart"/>
      <w:r w:rsidR="00670CD5">
        <w:rPr>
          <w:szCs w:val="24"/>
        </w:rPr>
        <w:t>Böhringer</w:t>
      </w:r>
      <w:proofErr w:type="spellEnd"/>
      <w:r w:rsidR="00670CD5">
        <w:rPr>
          <w:szCs w:val="24"/>
        </w:rPr>
        <w:t xml:space="preserve">, </w:t>
      </w:r>
      <w:r w:rsidRPr="004312EE" w:rsidR="00670CD5">
        <w:rPr>
          <w:szCs w:val="24"/>
        </w:rPr>
        <w:t>and Rutherford</w:t>
      </w:r>
      <w:r w:rsidR="00670CD5">
        <w:rPr>
          <w:szCs w:val="24"/>
        </w:rPr>
        <w:t>, 2018</w:t>
      </w:r>
      <w:r w:rsidR="0007376D">
        <w:t>)</w:t>
      </w:r>
      <w:r w:rsidR="00670CD5">
        <w:t>.</w:t>
      </w:r>
      <w:r w:rsidR="003941C0">
        <w:t xml:space="preserve"> </w:t>
      </w:r>
    </w:p>
    <w:p w:rsidRPr="00B93346" w:rsidR="000F4F54" w:rsidP="00B93346" w:rsidRDefault="000F4F54" w14:paraId="15326C11" w14:textId="5533FA6E">
      <w:pPr>
        <w:pStyle w:val="BodyText"/>
      </w:pPr>
      <w:r w:rsidRPr="00B93346">
        <w:t xml:space="preserve">Initially, CGE models were static representations of </w:t>
      </w:r>
      <w:r w:rsidR="635FD6AE">
        <w:t>an</w:t>
      </w:r>
      <w:r w:rsidRPr="00B93346">
        <w:t xml:space="preserve"> </w:t>
      </w:r>
      <w:proofErr w:type="gramStart"/>
      <w:r w:rsidRPr="00B93346">
        <w:t>economy</w:t>
      </w:r>
      <w:proofErr w:type="gramEnd"/>
      <w:r w:rsidRPr="00B93346">
        <w:t xml:space="preserve"> and their solutions generally represented a medium-term comparative static adjustment of prices and quantities in response to a given policy shock. While static models still comprise the majority of CGE models, there has been an explosion in the number of dynamic CGE models. These dynamic models capture changes in stock variables over time and are typically used to assess policy effects over time. Forward-looking models are particularly valuable for analyzing investment and can be used to analyze responses in anticipation of future changes in market and policy conditions. These models provide useful insights into intertemporal investment and consumption decisions but have a high computational burden because the entire model must be solved simultaneously rather than solving period by period. Recursive-dynamic models are commonly used in studies where there is interest in assessing the effects of major policies expected to have varying impacts for decades into the future at a level of sectoral and regional disaggregation that cannot be readily solved within a </w:t>
      </w:r>
      <w:r w:rsidR="000409F8">
        <w:t>forward-looking</w:t>
      </w:r>
      <w:r w:rsidRPr="00B93346">
        <w:t xml:space="preserve"> model. </w:t>
      </w:r>
    </w:p>
    <w:p w:rsidRPr="00953335" w:rsidR="000F4F54" w:rsidP="00B93346" w:rsidRDefault="000F4F54" w14:paraId="4A688E62" w14:textId="5E0DD715">
      <w:pPr>
        <w:pStyle w:val="BodyText"/>
      </w:pPr>
      <w:r w:rsidRPr="00B93346">
        <w:t xml:space="preserve">CGE models continue to be widely used with numerous applications for policy analysis, including studies of environmental policy (see Section 2.3). </w:t>
      </w:r>
      <w:r w:rsidR="00E323A8">
        <w:t>In 2017</w:t>
      </w:r>
      <w:r w:rsidRPr="00B93346">
        <w:t xml:space="preserve">, </w:t>
      </w:r>
      <w:r w:rsidR="00FC3828">
        <w:t>the U.S. Environmental Protection Agency</w:t>
      </w:r>
      <w:r w:rsidR="00B124DA">
        <w:t>’</w:t>
      </w:r>
      <w:r w:rsidR="00FC3828">
        <w:t>s (</w:t>
      </w:r>
      <w:r w:rsidRPr="00B93346">
        <w:t>EPA</w:t>
      </w:r>
      <w:r w:rsidR="00B124DA">
        <w:t>’</w:t>
      </w:r>
      <w:r w:rsidRPr="00B93346">
        <w:t>s</w:t>
      </w:r>
      <w:r w:rsidR="00FC3828">
        <w:t>)</w:t>
      </w:r>
      <w:r w:rsidRPr="00B93346">
        <w:t xml:space="preserve"> </w:t>
      </w:r>
      <w:r w:rsidR="005405F8">
        <w:t>Science</w:t>
      </w:r>
      <w:r w:rsidRPr="00B93346" w:rsidR="005405F8">
        <w:t xml:space="preserve"> </w:t>
      </w:r>
      <w:r w:rsidRPr="00B93346">
        <w:t xml:space="preserve">Advisory Board (SAB) reviewed the use of economy-wide models for assessing the benefits, costs, and economic impacts associated with air quality regulations. The SAB concluded that </w:t>
      </w:r>
      <w:r w:rsidR="00810F7E">
        <w:t>“T</w:t>
      </w:r>
      <w:r w:rsidRPr="00B93346">
        <w:t xml:space="preserve">he economy-wide approach that would be most useful for regulatory analysis is computable general equilibrium (CGE) modeling” and indicated that CGE models could be an important supplement to </w:t>
      </w:r>
      <w:r w:rsidR="004627FD">
        <w:t xml:space="preserve">the </w:t>
      </w:r>
      <w:r w:rsidR="00FC3828">
        <w:t>EPA</w:t>
      </w:r>
      <w:r w:rsidR="00B124DA">
        <w:t>’</w:t>
      </w:r>
      <w:r w:rsidRPr="00B93346">
        <w:t>s existing analytical tools (EPA SAB, 2017).</w:t>
      </w:r>
      <w:r w:rsidRPr="00953335">
        <w:t xml:space="preserve"> </w:t>
      </w:r>
    </w:p>
    <w:p w:rsidRPr="00953335" w:rsidR="000F4F54" w:rsidP="00B93346" w:rsidRDefault="000F4F54" w14:paraId="282B2703" w14:textId="77777777">
      <w:pPr>
        <w:pStyle w:val="Heading2"/>
      </w:pPr>
      <w:bookmarkStart w:name="_Toc118979513" w:id="14"/>
      <w:r w:rsidRPr="00953335">
        <w:t>Theoretical Foundation</w:t>
      </w:r>
      <w:bookmarkEnd w:id="14"/>
    </w:p>
    <w:p w:rsidRPr="00953335" w:rsidR="000F4F54" w:rsidP="00B93346" w:rsidRDefault="000F4F54" w14:paraId="1A8456AA" w14:textId="129586B2">
      <w:pPr>
        <w:pStyle w:val="BodyText"/>
      </w:pPr>
      <w:r w:rsidRPr="00953335">
        <w:t xml:space="preserve">The theoretical foundation of most CGE models is a </w:t>
      </w:r>
      <w:proofErr w:type="spellStart"/>
      <w:r w:rsidRPr="00953335">
        <w:t>Walrasian</w:t>
      </w:r>
      <w:proofErr w:type="spellEnd"/>
      <w:r w:rsidRPr="00953335">
        <w:t xml:space="preserve"> </w:t>
      </w:r>
      <w:r w:rsidR="0047544B">
        <w:t xml:space="preserve">general equilibrium </w:t>
      </w:r>
      <w:r w:rsidRPr="00953335">
        <w:t xml:space="preserve">structure. As described by an Arrow-Debreu model (Arrow and Debreu, 1954; Arrow and Hahn, 1971), this </w:t>
      </w:r>
      <w:r>
        <w:t xml:space="preserve">type of structure </w:t>
      </w:r>
      <w:r w:rsidRPr="00953335">
        <w:t>includes the following components: 1) households in the economy have an initial endowment of factors of production and a set of preferences for goods; 2) market demands are the sum of all agents</w:t>
      </w:r>
      <w:r w:rsidR="00B124DA">
        <w:t>’</w:t>
      </w:r>
      <w:r w:rsidRPr="00953335">
        <w:t xml:space="preserve"> demands and depend on prices; 3) solution prices are consistent with Walras</w:t>
      </w:r>
      <w:r w:rsidR="00B124DA">
        <w:t>’</w:t>
      </w:r>
      <w:r w:rsidRPr="00953335">
        <w:t xml:space="preserve"> law (expenditures equal income for any set of prices); 4) producers maximize profits and have constant or decreasing</w:t>
      </w:r>
      <w:r>
        <w:t xml:space="preserve"> </w:t>
      </w:r>
      <w:r w:rsidRPr="00953335">
        <w:t xml:space="preserve">returns-to-scale production functions; and 5) an equilibrium solution </w:t>
      </w:r>
      <w:r>
        <w:t xml:space="preserve">is </w:t>
      </w:r>
      <w:r w:rsidRPr="00953335">
        <w:t>characterized by prices and production levels such that demand equals supply for all commodities, income equals expenditures, and production activities break even at solution prices in the model (for constant</w:t>
      </w:r>
      <w:r>
        <w:t xml:space="preserve"> </w:t>
      </w:r>
      <w:r w:rsidRPr="00953335">
        <w:t xml:space="preserve">returns-to-scale production). CGE models combine this theoretical structure with numerical methods to quantify this characterization of the economy, enabling estimation of the effects of policy changes throughout the economy. </w:t>
      </w:r>
    </w:p>
    <w:p w:rsidRPr="00B93346" w:rsidR="000F4F54" w:rsidP="00B93346" w:rsidRDefault="000F4F54" w14:paraId="61FD708D" w14:textId="6F11D47F">
      <w:pPr>
        <w:pStyle w:val="BodyText"/>
      </w:pPr>
      <w:r w:rsidRPr="00B93346">
        <w:t xml:space="preserve">Unlike earlier I/O models, which focus on the production side of the economy and rely on exogenous multipliers to estimate demand effects, CGE models include income flows, distributional effects, and changes in behavior in response to price changes. By modeling both producer and consumer behavior, CGE models </w:t>
      </w:r>
      <w:r w:rsidRPr="00B93346" w:rsidR="006A0059">
        <w:t>can</w:t>
      </w:r>
      <w:r w:rsidRPr="00B93346">
        <w:t xml:space="preserve"> estimate how policy effects will ripple through the entire economy in a manner consistent with economic theory. </w:t>
      </w:r>
    </w:p>
    <w:p w:rsidRPr="008320D4" w:rsidR="00A02AA0" w:rsidP="00B93346" w:rsidRDefault="000F4F54" w14:paraId="2208496F" w14:textId="39C2D51C">
      <w:pPr>
        <w:pStyle w:val="BodyText"/>
      </w:pPr>
      <w:r w:rsidRPr="00B93346">
        <w:t>Within this theoretical structure, CGE models capture all flows of goods and factors of production (labor, capital, natural resources) in the economy</w:t>
      </w:r>
      <w:r w:rsidR="00010935">
        <w:t xml:space="preserve"> (th</w:t>
      </w:r>
      <w:r w:rsidR="00DE24DF">
        <w:t>at are reflected within available data)</w:t>
      </w:r>
      <w:r w:rsidRPr="00B93346">
        <w:t xml:space="preserve">. Figure 2-1 illustrates the economic flows considered in a typical CGE model. </w:t>
      </w:r>
      <w:proofErr w:type="gramStart"/>
      <w:r w:rsidRPr="00B93346">
        <w:t>Households</w:t>
      </w:r>
      <w:proofErr w:type="gramEnd"/>
      <w:r w:rsidRPr="00B93346">
        <w:t xml:space="preserve"> own factors of production (capital, labor, and natural resources) </w:t>
      </w:r>
      <w:r w:rsidR="00BC39C5">
        <w:t>that</w:t>
      </w:r>
      <w:r w:rsidRPr="00B93346">
        <w:t xml:space="preserve"> </w:t>
      </w:r>
      <w:r w:rsidRPr="00B93346" w:rsidR="2B9E4E08">
        <w:t>are supplied</w:t>
      </w:r>
      <w:r w:rsidRPr="00B93346">
        <w:t xml:space="preserve"> to firms. These factor sales generate income for households (e.g., wages paid for supplying labor). Firms produce output by combining productive factors with intermediate inputs of goods and services from other industries. The output of each industry is purchased by other industries and consumers using income received from selling outputs and/or factors of production. Governments can also purchase goods and services using revenues derived from taxation of households and firms. In addition, there are income transfers between economic agents. Goods and services produced domestically can also be </w:t>
      </w:r>
      <w:r w:rsidRPr="00B93346" w:rsidR="0047544B">
        <w:t>exported and</w:t>
      </w:r>
      <w:r w:rsidRPr="00B93346">
        <w:t xml:space="preserve"> imported goods can be purchased from other countries.</w:t>
      </w:r>
      <w:r w:rsidRPr="717A235F">
        <w:rPr>
          <w:rStyle w:val="FootnoteReference"/>
          <w:sz w:val="24"/>
          <w:szCs w:val="24"/>
        </w:rPr>
        <w:footnoteReference w:id="4"/>
      </w:r>
      <w:r w:rsidRPr="00B93346">
        <w:t xml:space="preserve"> Capital flows among regions as they run trade deficits or surpluses. </w:t>
      </w:r>
    </w:p>
    <w:p w:rsidR="00271A39" w:rsidP="007978C1" w:rsidRDefault="000F4F54" w14:paraId="390D4CA6" w14:textId="6CD8C2DC">
      <w:pPr>
        <w:pStyle w:val="FigureTitle"/>
      </w:pPr>
      <w:bookmarkStart w:name="_Toc120007890" w:id="15"/>
      <w:r w:rsidRPr="00953335">
        <w:t xml:space="preserve">Figure </w:t>
      </w:r>
      <w:r>
        <w:t>2</w:t>
      </w:r>
      <w:r w:rsidRPr="00953335">
        <w:t xml:space="preserve">-1. </w:t>
      </w:r>
      <w:r w:rsidR="003B129A">
        <w:tab/>
      </w:r>
      <w:r w:rsidRPr="00953335">
        <w:t>Circular Economic Flows within CGE Models</w:t>
      </w:r>
      <w:bookmarkStart w:name="_Hlk503446564" w:id="16"/>
      <w:bookmarkStart w:name="_Hlk503447278" w:id="17"/>
      <w:bookmarkStart w:name="_Hlk503776219" w:id="18"/>
      <w:bookmarkEnd w:id="15"/>
    </w:p>
    <w:p w:rsidRPr="00412298" w:rsidR="00371D09" w:rsidP="00375839" w:rsidRDefault="003A0C3C" w14:paraId="27E30C8E" w14:textId="605FDB06">
      <w:pPr>
        <w:pStyle w:val="figurewobox"/>
        <w:rPr>
          <w:rFonts w:eastAsia="Verdana"/>
        </w:rPr>
      </w:pPr>
      <w:r>
        <w:rPr>
          <w:rFonts w:ascii="Verdana" w:hAnsi="Verdana" w:eastAsia="Verdana" w:cs="Verdana"/>
          <w:b/>
          <w:noProof/>
          <w:sz w:val="20"/>
        </w:rPr>
        <mc:AlternateContent>
          <mc:Choice Requires="wpc">
            <w:drawing>
              <wp:inline distT="0" distB="0" distL="0" distR="0" wp14:anchorId="5862675F" wp14:editId="52247A75">
                <wp:extent cx="5486400" cy="3485889"/>
                <wp:effectExtent l="57150" t="0" r="76200" b="0"/>
                <wp:docPr id="416957600" name="Canvas 4169576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8" name="Text Box 462"/>
                        <wps:cNvSpPr txBox="1"/>
                        <wps:spPr>
                          <a:xfrm>
                            <a:off x="56175" y="27600"/>
                            <a:ext cx="1086485" cy="274320"/>
                          </a:xfrm>
                          <a:prstGeom prst="rect">
                            <a:avLst/>
                          </a:prstGeom>
                          <a:noFill/>
                          <a:ln w="6350">
                            <a:noFill/>
                          </a:ln>
                        </wps:spPr>
                        <wps:txbx>
                          <w:txbxContent>
                            <w:p w:rsidR="003A0C3C" w:rsidP="003A0C3C" w:rsidRDefault="003A0C3C" w14:paraId="4D7F64DF" w14:textId="77777777">
                              <w:pPr>
                                <w:pStyle w:val="NormalWeb"/>
                                <w:spacing w:before="0" w:beforeAutospacing="0" w:after="0" w:afterAutospacing="0" w:line="256" w:lineRule="auto"/>
                              </w:pPr>
                              <w:r>
                                <w:rPr>
                                  <w:rFonts w:ascii="Arial" w:hAnsi="Arial" w:eastAsia="SimSun"/>
                                  <w:b/>
                                  <w:bCs/>
                                  <w:color w:val="339933"/>
                                </w:rPr>
                                <w:t>Region 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89" name="Text Box 463"/>
                        <wps:cNvSpPr txBox="1"/>
                        <wps:spPr>
                          <a:xfrm>
                            <a:off x="3047025" y="27601"/>
                            <a:ext cx="991575" cy="258150"/>
                          </a:xfrm>
                          <a:prstGeom prst="rect">
                            <a:avLst/>
                          </a:prstGeom>
                          <a:noFill/>
                          <a:ln w="6350">
                            <a:noFill/>
                          </a:ln>
                        </wps:spPr>
                        <wps:txbx>
                          <w:txbxContent>
                            <w:p w:rsidR="003A0C3C" w:rsidP="003A0C3C" w:rsidRDefault="003A0C3C" w14:paraId="5A583B97" w14:textId="77777777">
                              <w:pPr>
                                <w:pStyle w:val="NormalWeb"/>
                                <w:spacing w:before="0" w:beforeAutospacing="0" w:after="0" w:afterAutospacing="0" w:line="256" w:lineRule="auto"/>
                              </w:pPr>
                              <w:r>
                                <w:rPr>
                                  <w:rFonts w:ascii="Arial" w:hAnsi="Arial" w:eastAsia="SimSun"/>
                                  <w:b/>
                                  <w:bCs/>
                                  <w:color w:val="339933"/>
                                </w:rPr>
                                <w:t>Region B</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590" name="Group 590"/>
                        <wpg:cNvGrpSpPr/>
                        <wpg:grpSpPr>
                          <a:xfrm>
                            <a:off x="275250" y="399075"/>
                            <a:ext cx="2743200" cy="914400"/>
                            <a:chOff x="103800" y="399075"/>
                            <a:chExt cx="3688715" cy="922020"/>
                          </a:xfrm>
                        </wpg:grpSpPr>
                        <wps:wsp>
                          <wps:cNvPr id="591" name="Arrow: U-Turn 591"/>
                          <wps:cNvSpPr/>
                          <wps:spPr>
                            <a:xfrm>
                              <a:off x="103800" y="399075"/>
                              <a:ext cx="3688715" cy="922020"/>
                            </a:xfrm>
                            <a:prstGeom prst="uturnArrow">
                              <a:avLst>
                                <a:gd name="adj1" fmla="val 27748"/>
                                <a:gd name="adj2" fmla="val 24910"/>
                                <a:gd name="adj3" fmla="val 25484"/>
                                <a:gd name="adj4" fmla="val 43750"/>
                                <a:gd name="adj5" fmla="val 93936"/>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92" name="Text Box 404"/>
                          <wps:cNvSpPr txBox="1"/>
                          <wps:spPr>
                            <a:xfrm>
                              <a:off x="408600" y="399075"/>
                              <a:ext cx="2823210" cy="349250"/>
                            </a:xfrm>
                            <a:prstGeom prst="rect">
                              <a:avLst/>
                            </a:prstGeom>
                            <a:noFill/>
                            <a:ln w="6350">
                              <a:noFill/>
                            </a:ln>
                          </wps:spPr>
                          <wps:txbx>
                            <w:txbxContent>
                              <w:p w:rsidRPr="00F66509" w:rsidR="003A0C3C" w:rsidP="003A0C3C" w:rsidRDefault="003A0C3C" w14:paraId="56493D50" w14:textId="77777777">
                                <w:pPr>
                                  <w:pStyle w:val="NormalWeb"/>
                                  <w:spacing w:before="0" w:beforeAutospacing="0" w:after="160" w:afterAutospacing="0" w:line="256" w:lineRule="auto"/>
                                  <w:jc w:val="center"/>
                                  <w:rPr>
                                    <w:sz w:val="22"/>
                                    <w:szCs w:val="22"/>
                                  </w:rPr>
                                </w:pPr>
                                <w:r w:rsidRPr="00F66509">
                                  <w:rPr>
                                    <w:rFonts w:ascii="Arial" w:hAnsi="Arial" w:eastAsia="SimSun"/>
                                    <w:b/>
                                    <w:bCs/>
                                    <w:color w:val="FFFFFF"/>
                                    <w:sz w:val="22"/>
                                    <w:szCs w:val="22"/>
                                  </w:rPr>
                                  <w:t>Primary Factors</w:t>
                                </w:r>
                              </w:p>
                              <w:p w:rsidRPr="00F66509" w:rsidR="003A0C3C" w:rsidP="003A0C3C" w:rsidRDefault="003A0C3C" w14:paraId="52C20F7C" w14:textId="77777777">
                                <w:pPr>
                                  <w:pStyle w:val="NormalWeb"/>
                                  <w:spacing w:before="0" w:beforeAutospacing="0" w:after="160" w:afterAutospacing="0" w:line="256" w:lineRule="auto"/>
                                  <w:jc w:val="center"/>
                                  <w:rPr>
                                    <w:sz w:val="22"/>
                                    <w:szCs w:val="22"/>
                                  </w:rPr>
                                </w:pPr>
                                <w:r w:rsidRPr="00F66509">
                                  <w:rPr>
                                    <w:rFonts w:ascii="Calibri" w:hAnsi="Calibri" w:eastAsia="SimSun"/>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93" name="Group 593"/>
                        <wpg:cNvGrpSpPr/>
                        <wpg:grpSpPr>
                          <a:xfrm>
                            <a:off x="3649416" y="320970"/>
                            <a:ext cx="1828800" cy="1097280"/>
                            <a:chOff x="3449321" y="389550"/>
                            <a:chExt cx="2037079" cy="1223010"/>
                          </a:xfrm>
                        </wpg:grpSpPr>
                        <wpg:grpSp>
                          <wpg:cNvPr id="595" name="Group 595"/>
                          <wpg:cNvGrpSpPr/>
                          <wpg:grpSpPr>
                            <a:xfrm>
                              <a:off x="3672205" y="389550"/>
                              <a:ext cx="1642745" cy="365760"/>
                              <a:chOff x="3843655" y="389550"/>
                              <a:chExt cx="1642745" cy="461010"/>
                            </a:xfrm>
                          </wpg:grpSpPr>
                          <wps:wsp>
                            <wps:cNvPr id="596" name="Arrow: U-Turn 596"/>
                            <wps:cNvSpPr/>
                            <wps:spPr>
                              <a:xfrm>
                                <a:off x="3843655" y="389550"/>
                                <a:ext cx="1642745" cy="461010"/>
                              </a:xfrm>
                              <a:prstGeom prst="uturnArrow">
                                <a:avLst>
                                  <a:gd name="adj1" fmla="val 25000"/>
                                  <a:gd name="adj2" fmla="val 24152"/>
                                  <a:gd name="adj3" fmla="val 23303"/>
                                  <a:gd name="adj4" fmla="val 43750"/>
                                  <a:gd name="adj5" fmla="val 100000"/>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597" name="Arrow: U-Turn 597"/>
                            <wps:cNvSpPr/>
                            <wps:spPr>
                              <a:xfrm flipH="1">
                                <a:off x="4009050" y="532425"/>
                                <a:ext cx="1235710" cy="292100"/>
                              </a:xfrm>
                              <a:prstGeom prst="uturnArrow">
                                <a:avLst>
                                  <a:gd name="adj1" fmla="val 13938"/>
                                  <a:gd name="adj2" fmla="val 25000"/>
                                  <a:gd name="adj3" fmla="val 28159"/>
                                  <a:gd name="adj4" fmla="val 43750"/>
                                  <a:gd name="adj5" fmla="val 99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598" name="Group 598"/>
                          <wpg:cNvGrpSpPr/>
                          <wpg:grpSpPr>
                            <a:xfrm>
                              <a:off x="3449321" y="703875"/>
                              <a:ext cx="2037079" cy="615315"/>
                              <a:chOff x="0" y="0"/>
                              <a:chExt cx="2037604" cy="615315"/>
                            </a:xfrm>
                          </wpg:grpSpPr>
                          <wps:wsp>
                            <wps:cNvPr id="599" name="Flowchart: Alternate Process 599"/>
                            <wps:cNvSpPr/>
                            <wps:spPr>
                              <a:xfrm>
                                <a:off x="0" y="66675"/>
                                <a:ext cx="547536" cy="426803"/>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0" name="Flowchart: Alternate Process 600"/>
                            <wps:cNvSpPr/>
                            <wps:spPr>
                              <a:xfrm>
                                <a:off x="1552575" y="66675"/>
                                <a:ext cx="485029" cy="428404"/>
                              </a:xfrm>
                              <a:prstGeom prst="flowChartAlternateProcess">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1" name="Oval 601"/>
                            <wps:cNvSpPr/>
                            <wps:spPr>
                              <a:xfrm>
                                <a:off x="790575" y="190500"/>
                                <a:ext cx="497434" cy="299923"/>
                              </a:xfrm>
                              <a:prstGeom prst="ellipse">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3A0C3C" w:rsidP="003A0C3C" w:rsidRDefault="003A0C3C" w14:paraId="13A30D82" w14:textId="77777777">
                                  <w:pPr>
                                    <w:pStyle w:val="NormalWeb"/>
                                    <w:spacing w:before="0" w:beforeAutospacing="0" w:after="160" w:afterAutospacing="0" w:line="256" w:lineRule="auto"/>
                                    <w:jc w:val="center"/>
                                  </w:pPr>
                                  <w:r>
                                    <w:rPr>
                                      <w:rFonts w:ascii="Calibri" w:hAnsi="Calibri" w:eastAsia="SimSun"/>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2" name="Graphic 490" descr="Hous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33350" y="152400"/>
                                <a:ext cx="301625" cy="301625"/>
                              </a:xfrm>
                              <a:prstGeom prst="rect">
                                <a:avLst/>
                              </a:prstGeom>
                            </pic:spPr>
                          </pic:pic>
                          <pic:pic xmlns:pic="http://schemas.openxmlformats.org/drawingml/2006/picture">
                            <pic:nvPicPr>
                              <pic:cNvPr id="603" name="Picture 60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600200" y="142875"/>
                                <a:ext cx="339725" cy="294005"/>
                              </a:xfrm>
                              <a:prstGeom prst="rect">
                                <a:avLst/>
                              </a:prstGeom>
                              <a:noFill/>
                            </pic:spPr>
                          </pic:pic>
                          <wps:wsp>
                            <wps:cNvPr id="604" name="Arrow: Circular 604"/>
                            <wps:cNvSpPr/>
                            <wps:spPr>
                              <a:xfrm>
                                <a:off x="495300" y="0"/>
                                <a:ext cx="429260" cy="381000"/>
                              </a:xfrm>
                              <a:prstGeom prst="circularArrow">
                                <a:avLst>
                                  <a:gd name="adj1" fmla="val 5194"/>
                                  <a:gd name="adj2" fmla="val 1142319"/>
                                  <a:gd name="adj3" fmla="val 20457685"/>
                                  <a:gd name="adj4" fmla="val 11870185"/>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05" name="Arrow: Circular 605"/>
                            <wps:cNvSpPr/>
                            <wps:spPr>
                              <a:xfrm flipH="1">
                                <a:off x="1190625" y="28575"/>
                                <a:ext cx="396240" cy="358140"/>
                              </a:xfrm>
                              <a:prstGeom prst="circularArrow">
                                <a:avLst>
                                  <a:gd name="adj1" fmla="val 5194"/>
                                  <a:gd name="adj2" fmla="val 1142319"/>
                                  <a:gd name="adj3" fmla="val 20457685"/>
                                  <a:gd name="adj4" fmla="val 11656694"/>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06" name="Arrow: Circular 606"/>
                            <wps:cNvSpPr/>
                            <wps:spPr>
                              <a:xfrm rot="10800000" flipH="1">
                                <a:off x="1190625" y="219075"/>
                                <a:ext cx="429260" cy="396240"/>
                              </a:xfrm>
                              <a:prstGeom prst="circularArrow">
                                <a:avLst>
                                  <a:gd name="adj1" fmla="val 5079"/>
                                  <a:gd name="adj2" fmla="val 1142319"/>
                                  <a:gd name="adj3" fmla="val 19438078"/>
                                  <a:gd name="adj4" fmla="val 11625216"/>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07" name="Arrow: Circular 607"/>
                            <wps:cNvSpPr/>
                            <wps:spPr>
                              <a:xfrm rot="10800000">
                                <a:off x="533400" y="257175"/>
                                <a:ext cx="429260" cy="354330"/>
                              </a:xfrm>
                              <a:prstGeom prst="circularArrow">
                                <a:avLst>
                                  <a:gd name="adj1" fmla="val 5194"/>
                                  <a:gd name="adj2" fmla="val 1142319"/>
                                  <a:gd name="adj3" fmla="val 20457685"/>
                                  <a:gd name="adj4" fmla="val 11723942"/>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608" name="Group 608"/>
                          <wpg:cNvGrpSpPr/>
                          <wpg:grpSpPr>
                            <a:xfrm>
                              <a:off x="3637575" y="1246800"/>
                              <a:ext cx="1629410" cy="365760"/>
                              <a:chOff x="0" y="0"/>
                              <a:chExt cx="1630017" cy="469127"/>
                            </a:xfrm>
                          </wpg:grpSpPr>
                          <wps:wsp>
                            <wps:cNvPr id="609" name="Arrow: U-Turn 609"/>
                            <wps:cNvSpPr/>
                            <wps:spPr>
                              <a:xfrm rot="10800000">
                                <a:off x="0" y="0"/>
                                <a:ext cx="1630017" cy="469127"/>
                              </a:xfrm>
                              <a:prstGeom prst="uturnArrow">
                                <a:avLst>
                                  <a:gd name="adj1" fmla="val 25000"/>
                                  <a:gd name="adj2" fmla="val 24152"/>
                                  <a:gd name="adj3" fmla="val 23303"/>
                                  <a:gd name="adj4" fmla="val 43750"/>
                                  <a:gd name="adj5" fmla="val 100000"/>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10" name="Arrow: U-Turn 610"/>
                            <wps:cNvSpPr/>
                            <wps:spPr>
                              <a:xfrm rot="10800000" flipH="1">
                                <a:off x="266700" y="0"/>
                                <a:ext cx="1235710" cy="292100"/>
                              </a:xfrm>
                              <a:prstGeom prst="uturnArrow">
                                <a:avLst>
                                  <a:gd name="adj1" fmla="val 13938"/>
                                  <a:gd name="adj2" fmla="val 25000"/>
                                  <a:gd name="adj3" fmla="val 28159"/>
                                  <a:gd name="adj4" fmla="val 43750"/>
                                  <a:gd name="adj5" fmla="val 99000"/>
                                </a:avLst>
                              </a:prstGeom>
                              <a:gradFill rotWithShape="1">
                                <a:gsLst>
                                  <a:gs pos="0">
                                    <a:srgbClr val="8064A2">
                                      <a:lumMod val="75000"/>
                                    </a:srgbClr>
                                  </a:gs>
                                  <a:gs pos="35000">
                                    <a:srgbClr val="8064A2">
                                      <a:lumMod val="60000"/>
                                      <a:lumOff val="40000"/>
                                    </a:srgbClr>
                                  </a:gs>
                                  <a:gs pos="100000">
                                    <a:srgbClr val="8064A2">
                                      <a:lumMod val="60000"/>
                                      <a:lumOff val="40000"/>
                                    </a:srgb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611" name="Group 611"/>
                        <wpg:cNvGrpSpPr/>
                        <wpg:grpSpPr>
                          <a:xfrm>
                            <a:off x="560365" y="659084"/>
                            <a:ext cx="2011680" cy="649605"/>
                            <a:chOff x="0" y="-9156"/>
                            <a:chExt cx="2809037" cy="624471"/>
                          </a:xfrm>
                        </wpg:grpSpPr>
                        <wps:wsp>
                          <wps:cNvPr id="612" name="Arrow: U-Turn 612"/>
                          <wps:cNvSpPr/>
                          <wps:spPr>
                            <a:xfrm rot="10800000" flipV="1">
                              <a:off x="0" y="66675"/>
                              <a:ext cx="2809037" cy="548640"/>
                            </a:xfrm>
                            <a:prstGeom prst="uturnArrow">
                              <a:avLst>
                                <a:gd name="adj1" fmla="val 23988"/>
                                <a:gd name="adj2" fmla="val 25000"/>
                                <a:gd name="adj3" fmla="val 28159"/>
                                <a:gd name="adj4" fmla="val 43750"/>
                                <a:gd name="adj5" fmla="val 100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13" name="Text Box 469"/>
                          <wps:cNvSpPr txBox="1"/>
                          <wps:spPr>
                            <a:xfrm>
                              <a:off x="861718" y="-9156"/>
                              <a:ext cx="1082650" cy="285293"/>
                            </a:xfrm>
                            <a:prstGeom prst="rect">
                              <a:avLst/>
                            </a:prstGeom>
                            <a:noFill/>
                            <a:ln w="6350">
                              <a:noFill/>
                            </a:ln>
                          </wps:spPr>
                          <wps:txbx>
                            <w:txbxContent>
                              <w:p w:rsidR="003A0C3C" w:rsidP="003A0C3C" w:rsidRDefault="003A0C3C" w14:paraId="39BE07E9" w14:textId="77777777">
                                <w:pPr>
                                  <w:pStyle w:val="NormalWeb"/>
                                  <w:spacing w:before="0" w:beforeAutospacing="0" w:after="0" w:afterAutospacing="0" w:line="256" w:lineRule="auto"/>
                                  <w:jc w:val="center"/>
                                </w:pPr>
                                <w:r>
                                  <w:rPr>
                                    <w:rFonts w:ascii="Arial" w:hAnsi="Arial" w:eastAsia="SimSun"/>
                                    <w:b/>
                                    <w:bCs/>
                                    <w:color w:val="FFFFFF"/>
                                    <w:sz w:val="20"/>
                                    <w:szCs w:val="20"/>
                                  </w:rPr>
                                  <w:t>Income</w:t>
                                </w:r>
                              </w:p>
                            </w:txbxContent>
                          </wps:txbx>
                          <wps:bodyPr rot="0" spcFirstLastPara="0" vert="horz" wrap="square" lIns="0" tIns="0" rIns="0" bIns="0" numCol="1" spcCol="0" rtlCol="0" fromWordArt="0" anchor="ctr" anchorCtr="0" forceAA="0" compatLnSpc="1">
                            <a:prstTxWarp prst="textNoShape">
                              <a:avLst/>
                            </a:prstTxWarp>
                            <a:noAutofit/>
                          </wps:bodyPr>
                        </wps:wsp>
                      </wpg:wgp>
                      <wpg:wgp>
                        <wpg:cNvPr id="614" name="Group 614"/>
                        <wpg:cNvGrpSpPr/>
                        <wpg:grpSpPr>
                          <a:xfrm>
                            <a:off x="0" y="1380150"/>
                            <a:ext cx="904875" cy="822960"/>
                            <a:chOff x="0" y="0"/>
                            <a:chExt cx="1227086" cy="1191868"/>
                          </a:xfrm>
                        </wpg:grpSpPr>
                        <wps:wsp>
                          <wps:cNvPr id="615" name="Flowchart: Alternate Process 615"/>
                          <wps:cNvSpPr/>
                          <wps:spPr>
                            <a:xfrm>
                              <a:off x="0" y="0"/>
                              <a:ext cx="1210779" cy="1191868"/>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horz" wrap="square" lIns="0" tIns="45720" rIns="0" bIns="45720" numCol="1" spcCol="0" rtlCol="0" fromWordArt="0" anchor="ctr" anchorCtr="0" forceAA="0" compatLnSpc="1">
                            <a:prstTxWarp prst="textNoShape">
                              <a:avLst/>
                            </a:prstTxWarp>
                            <a:noAutofit/>
                          </wps:bodyPr>
                        </wps:wsp>
                        <wps:wsp>
                          <wps:cNvPr id="616" name="Text Box 406"/>
                          <wps:cNvSpPr txBox="1"/>
                          <wps:spPr>
                            <a:xfrm>
                              <a:off x="34709" y="274188"/>
                              <a:ext cx="1192377" cy="358140"/>
                            </a:xfrm>
                            <a:prstGeom prst="rect">
                              <a:avLst/>
                            </a:prstGeom>
                            <a:noFill/>
                            <a:ln w="6350">
                              <a:noFill/>
                            </a:ln>
                          </wps:spPr>
                          <wps:txbx>
                            <w:txbxContent>
                              <w:p w:rsidRPr="004422BE" w:rsidR="003A0C3C" w:rsidP="003A0C3C" w:rsidRDefault="003A0C3C" w14:paraId="6BDC2622" w14:textId="77777777">
                                <w:pPr>
                                  <w:pStyle w:val="NormalWeb"/>
                                  <w:spacing w:before="0" w:beforeAutospacing="0" w:after="0" w:afterAutospacing="0" w:line="256" w:lineRule="auto"/>
                                  <w:jc w:val="center"/>
                                  <w:rPr>
                                    <w:sz w:val="22"/>
                                    <w:szCs w:val="22"/>
                                  </w:rPr>
                                </w:pPr>
                                <w:r w:rsidRPr="004422BE">
                                  <w:rPr>
                                    <w:rFonts w:ascii="Arial" w:hAnsi="Arial" w:eastAsia="SimSun"/>
                                    <w:b/>
                                    <w:bCs/>
                                    <w:color w:val="000000"/>
                                    <w:sz w:val="22"/>
                                    <w:szCs w:val="22"/>
                                  </w:rPr>
                                  <w:t>Households</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17" name="Graphic 486" descr="Hous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409575" y="590550"/>
                              <a:ext cx="413385" cy="413385"/>
                            </a:xfrm>
                            <a:prstGeom prst="rect">
                              <a:avLst/>
                            </a:prstGeom>
                          </pic:spPr>
                        </pic:pic>
                      </wpg:wgp>
                      <wpg:wgp>
                        <wpg:cNvPr id="618" name="Group 618"/>
                        <wpg:cNvGrpSpPr/>
                        <wpg:grpSpPr>
                          <a:xfrm>
                            <a:off x="2291163" y="1352073"/>
                            <a:ext cx="914400" cy="822960"/>
                            <a:chOff x="0" y="0"/>
                            <a:chExt cx="1157703" cy="1120361"/>
                          </a:xfrm>
                        </wpg:grpSpPr>
                        <wps:wsp>
                          <wps:cNvPr id="622" name="Flowchart: Alternate Process 622"/>
                          <wps:cNvSpPr/>
                          <wps:spPr>
                            <a:xfrm>
                              <a:off x="0" y="0"/>
                              <a:ext cx="1157703" cy="1120361"/>
                            </a:xfrm>
                            <a:prstGeom prst="flowChartAlternateProcess">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horz" wrap="square" lIns="0" tIns="45720" rIns="0" bIns="45720" numCol="1" spcCol="0" rtlCol="0" fromWordArt="0" anchor="ctr" anchorCtr="0" forceAA="0" compatLnSpc="1">
                            <a:prstTxWarp prst="textNoShape">
                              <a:avLst/>
                            </a:prstTxWarp>
                            <a:noAutofit/>
                          </wps:bodyPr>
                        </wps:wsp>
                        <wps:wsp>
                          <wps:cNvPr id="624" name="Text Box 405"/>
                          <wps:cNvSpPr txBox="1"/>
                          <wps:spPr>
                            <a:xfrm>
                              <a:off x="224841" y="316965"/>
                              <a:ext cx="701675" cy="285115"/>
                            </a:xfrm>
                            <a:prstGeom prst="rect">
                              <a:avLst/>
                            </a:prstGeom>
                            <a:noFill/>
                            <a:ln w="6350">
                              <a:noFill/>
                            </a:ln>
                          </wps:spPr>
                          <wps:txbx>
                            <w:txbxContent>
                              <w:p w:rsidRPr="004422BE" w:rsidR="003A0C3C" w:rsidP="003A0C3C" w:rsidRDefault="003A0C3C" w14:paraId="2E2795A2" w14:textId="77777777">
                                <w:pPr>
                                  <w:pStyle w:val="NormalWeb"/>
                                  <w:spacing w:before="0" w:beforeAutospacing="0" w:after="0" w:afterAutospacing="0" w:line="256" w:lineRule="auto"/>
                                  <w:jc w:val="center"/>
                                  <w:rPr>
                                    <w:sz w:val="22"/>
                                    <w:szCs w:val="22"/>
                                  </w:rPr>
                                </w:pPr>
                                <w:r w:rsidRPr="004422BE">
                                  <w:rPr>
                                    <w:rFonts w:ascii="Arial" w:hAnsi="Arial" w:eastAsia="SimSun"/>
                                    <w:b/>
                                    <w:bCs/>
                                    <w:color w:val="000000"/>
                                    <w:sz w:val="22"/>
                                    <w:szCs w:val="22"/>
                                  </w:rPr>
                                  <w:t>Firms</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42" name="Picture 64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70250" y="609600"/>
                              <a:ext cx="413385" cy="413386"/>
                            </a:xfrm>
                            <a:prstGeom prst="rect">
                              <a:avLst/>
                            </a:prstGeom>
                            <a:noFill/>
                          </pic:spPr>
                        </pic:pic>
                      </wpg:wgp>
                      <wps:wsp>
                        <wps:cNvPr id="649" name="Arrow: Up-Down 649"/>
                        <wps:cNvSpPr/>
                        <wps:spPr>
                          <a:xfrm flipH="1">
                            <a:off x="3807755" y="1506810"/>
                            <a:ext cx="86995" cy="548640"/>
                          </a:xfrm>
                          <a:prstGeom prst="upDownArrow">
                            <a:avLst>
                              <a:gd name="adj1" fmla="val 31771"/>
                              <a:gd name="adj2" fmla="val 74766"/>
                            </a:avLst>
                          </a:prstGeom>
                          <a:solidFill>
                            <a:sysClr val="windowText" lastClr="000000"/>
                          </a:solidFill>
                          <a:ln w="25400" cap="flat" cmpd="sng" algn="ctr">
                            <a:solidFill>
                              <a:sysClr val="windowText" lastClr="000000">
                                <a:shade val="50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0" name="Arrow: Up-Down 650"/>
                        <wps:cNvSpPr/>
                        <wps:spPr>
                          <a:xfrm rot="3809256">
                            <a:off x="3505761" y="1223287"/>
                            <a:ext cx="81280" cy="457200"/>
                          </a:xfrm>
                          <a:prstGeom prst="upDownArrow">
                            <a:avLst>
                              <a:gd name="adj1" fmla="val 31771"/>
                              <a:gd name="adj2" fmla="val 74766"/>
                            </a:avLst>
                          </a:prstGeom>
                          <a:solidFill>
                            <a:sysClr val="windowText" lastClr="000000"/>
                          </a:solidFill>
                          <a:ln w="25400" cap="flat" cmpd="sng" algn="ctr">
                            <a:solidFill>
                              <a:sysClr val="windowText" lastClr="000000">
                                <a:shade val="50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3" name="Arrow: Up-Down 653"/>
                        <wps:cNvSpPr/>
                        <wps:spPr>
                          <a:xfrm rot="6835584">
                            <a:off x="3465437" y="1815124"/>
                            <a:ext cx="84455" cy="457200"/>
                          </a:xfrm>
                          <a:prstGeom prst="upDownArrow">
                            <a:avLst>
                              <a:gd name="adj1" fmla="val 31771"/>
                              <a:gd name="adj2" fmla="val 74766"/>
                            </a:avLst>
                          </a:prstGeom>
                          <a:solidFill>
                            <a:sysClr val="windowText" lastClr="000000"/>
                          </a:solidFill>
                          <a:ln w="25400" cap="flat" cmpd="sng" algn="ctr">
                            <a:solidFill>
                              <a:sysClr val="windowText" lastClr="000000">
                                <a:shade val="50000"/>
                              </a:sys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4" name="Text Box 461"/>
                        <wps:cNvSpPr txBox="1"/>
                        <wps:spPr>
                          <a:xfrm>
                            <a:off x="3292202" y="1647041"/>
                            <a:ext cx="546374" cy="334426"/>
                          </a:xfrm>
                          <a:prstGeom prst="rect">
                            <a:avLst/>
                          </a:prstGeom>
                          <a:noFill/>
                          <a:ln w="6350">
                            <a:noFill/>
                          </a:ln>
                        </wps:spPr>
                        <wps:txbx>
                          <w:txbxContent>
                            <w:p w:rsidR="003A0C3C" w:rsidP="003A0C3C" w:rsidRDefault="003A0C3C" w14:paraId="1956CD8C" w14:textId="77777777">
                              <w:pPr>
                                <w:pStyle w:val="NormalWeb"/>
                                <w:spacing w:before="0" w:beforeAutospacing="0" w:after="160" w:afterAutospacing="0" w:line="256" w:lineRule="auto"/>
                                <w:jc w:val="center"/>
                              </w:pPr>
                              <w:r>
                                <w:rPr>
                                  <w:rFonts w:ascii="Arial" w:hAnsi="Arial" w:eastAsia="SimSun"/>
                                  <w:b/>
                                  <w:bCs/>
                                  <w:sz w:val="18"/>
                                  <w:szCs w:val="18"/>
                                </w:rPr>
                                <w:t xml:space="preserve">Trade </w:t>
                              </w:r>
                              <w:r>
                                <w:rPr>
                                  <w:rFonts w:ascii="Arial" w:hAnsi="Arial" w:eastAsia="SimSun"/>
                                  <w:b/>
                                  <w:bCs/>
                                  <w:sz w:val="18"/>
                                  <w:szCs w:val="18"/>
                                </w:rPr>
                                <w:br/>
                              </w:r>
                              <w:r>
                                <w:rPr>
                                  <w:rFonts w:ascii="Arial" w:hAnsi="Arial" w:eastAsia="SimSun"/>
                                  <w:b/>
                                  <w:bCs/>
                                  <w:sz w:val="18"/>
                                  <w:szCs w:val="18"/>
                                </w:rPr>
                                <w:t>flows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5" name="Text Box 428"/>
                        <wps:cNvSpPr txBox="1"/>
                        <wps:spPr>
                          <a:xfrm>
                            <a:off x="898185" y="1265850"/>
                            <a:ext cx="457200" cy="240030"/>
                          </a:xfrm>
                          <a:prstGeom prst="rect">
                            <a:avLst/>
                          </a:prstGeom>
                          <a:noFill/>
                          <a:ln w="6350">
                            <a:noFill/>
                          </a:ln>
                        </wps:spPr>
                        <wps:txbx>
                          <w:txbxContent>
                            <w:p w:rsidR="003A0C3C" w:rsidP="003A0C3C" w:rsidRDefault="003A0C3C" w14:paraId="65F44588" w14:textId="77777777">
                              <w:pPr>
                                <w:pStyle w:val="NormalWeb"/>
                                <w:spacing w:before="0" w:beforeAutospacing="0" w:after="0" w:afterAutospacing="0" w:line="256" w:lineRule="auto"/>
                                <w:jc w:val="center"/>
                              </w:pPr>
                              <w:r>
                                <w:rPr>
                                  <w:rFonts w:ascii="Arial" w:hAnsi="Arial" w:eastAsia="SimSun"/>
                                  <w:b/>
                                  <w:bCs/>
                                  <w:sz w:val="16"/>
                                  <w:szCs w:val="16"/>
                                </w:rPr>
                                <w:t>Taxes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6" name="Text Box 430"/>
                        <wps:cNvSpPr txBox="1"/>
                        <wps:spPr>
                          <a:xfrm>
                            <a:off x="837225" y="1827644"/>
                            <a:ext cx="664845" cy="413565"/>
                          </a:xfrm>
                          <a:prstGeom prst="rect">
                            <a:avLst/>
                          </a:prstGeom>
                          <a:noFill/>
                          <a:ln w="6350">
                            <a:noFill/>
                          </a:ln>
                        </wps:spPr>
                        <wps:txbx>
                          <w:txbxContent>
                            <w:p w:rsidR="003A0C3C" w:rsidP="003A0C3C" w:rsidRDefault="003A0C3C" w14:paraId="441319A5" w14:textId="77777777">
                              <w:pPr>
                                <w:pStyle w:val="NormalWeb"/>
                                <w:spacing w:before="0" w:beforeAutospacing="0" w:after="0" w:afterAutospacing="0" w:line="256" w:lineRule="auto"/>
                                <w:jc w:val="center"/>
                              </w:pPr>
                              <w:r>
                                <w:rPr>
                                  <w:rFonts w:ascii="Arial" w:hAnsi="Arial" w:eastAsia="SimSun"/>
                                  <w:b/>
                                  <w:bCs/>
                                  <w:sz w:val="16"/>
                                  <w:szCs w:val="16"/>
                                </w:rPr>
                                <w:t>Social Transfers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7" name="Oval 657"/>
                        <wps:cNvSpPr/>
                        <wps:spPr>
                          <a:xfrm>
                            <a:off x="1170600" y="1418250"/>
                            <a:ext cx="914400" cy="548640"/>
                          </a:xfrm>
                          <a:prstGeom prst="ellipse">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3A0C3C" w:rsidP="003A0C3C" w:rsidRDefault="003A0C3C" w14:paraId="3E8CD889" w14:textId="77777777">
                              <w:pPr>
                                <w:pStyle w:val="NormalWeb"/>
                                <w:spacing w:before="0" w:beforeAutospacing="0" w:after="160" w:afterAutospacing="0" w:line="256" w:lineRule="auto"/>
                                <w:jc w:val="center"/>
                              </w:pPr>
                              <w:r>
                                <w:rPr>
                                  <w:rFonts w:ascii="Calibri" w:hAnsi="Calibri" w:eastAsia="SimSun"/>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Text Box 403"/>
                        <wps:cNvSpPr txBox="1"/>
                        <wps:spPr>
                          <a:xfrm>
                            <a:off x="1046775" y="1568110"/>
                            <a:ext cx="1178560" cy="258445"/>
                          </a:xfrm>
                          <a:prstGeom prst="rect">
                            <a:avLst/>
                          </a:prstGeom>
                          <a:noFill/>
                          <a:ln w="6350">
                            <a:noFill/>
                          </a:ln>
                        </wps:spPr>
                        <wps:txbx>
                          <w:txbxContent>
                            <w:p w:rsidRPr="004422BE" w:rsidR="003A0C3C" w:rsidP="003A0C3C" w:rsidRDefault="003A0C3C" w14:paraId="2B8CBDC6" w14:textId="77777777">
                              <w:pPr>
                                <w:pStyle w:val="NormalWeb"/>
                                <w:spacing w:before="0" w:beforeAutospacing="0" w:after="0" w:afterAutospacing="0" w:line="256" w:lineRule="auto"/>
                                <w:jc w:val="center"/>
                                <w:rPr>
                                  <w:sz w:val="22"/>
                                  <w:szCs w:val="22"/>
                                </w:rPr>
                              </w:pPr>
                              <w:r w:rsidRPr="004422BE">
                                <w:rPr>
                                  <w:rFonts w:ascii="Arial" w:hAnsi="Arial" w:eastAsia="SimSun"/>
                                  <w:b/>
                                  <w:bCs/>
                                  <w:sz w:val="22"/>
                                  <w:szCs w:val="22"/>
                                </w:rPr>
                                <w:t>Government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9" name="Arrow: Circular 659"/>
                        <wps:cNvSpPr/>
                        <wps:spPr>
                          <a:xfrm>
                            <a:off x="818175" y="1094400"/>
                            <a:ext cx="640080" cy="640080"/>
                          </a:xfrm>
                          <a:prstGeom prst="circularArrow">
                            <a:avLst>
                              <a:gd name="adj1" fmla="val 6297"/>
                              <a:gd name="adj2" fmla="val 1007903"/>
                              <a:gd name="adj3" fmla="val 20321666"/>
                              <a:gd name="adj4" fmla="val 11710368"/>
                              <a:gd name="adj5" fmla="val 10713"/>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0" name="Arrow: Circular 660"/>
                        <wps:cNvSpPr/>
                        <wps:spPr>
                          <a:xfrm flipH="1">
                            <a:off x="1721145" y="1084875"/>
                            <a:ext cx="640080" cy="640080"/>
                          </a:xfrm>
                          <a:prstGeom prst="circularArrow">
                            <a:avLst>
                              <a:gd name="adj1" fmla="val 6297"/>
                              <a:gd name="adj2" fmla="val 1152489"/>
                              <a:gd name="adj3" fmla="val 20321666"/>
                              <a:gd name="adj4" fmla="val 10828944"/>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1" name="Arrow: Circular 661"/>
                        <wps:cNvSpPr/>
                        <wps:spPr>
                          <a:xfrm rot="10800000">
                            <a:off x="877864" y="1816759"/>
                            <a:ext cx="640080" cy="640080"/>
                          </a:xfrm>
                          <a:prstGeom prst="circularArrow">
                            <a:avLst>
                              <a:gd name="adj1" fmla="val 5949"/>
                              <a:gd name="adj2" fmla="val 1007903"/>
                              <a:gd name="adj3" fmla="val 20177242"/>
                              <a:gd name="adj4" fmla="val 11104453"/>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2" name="Arrow: Circular 662"/>
                        <wps:cNvSpPr/>
                        <wps:spPr>
                          <a:xfrm rot="10800000" flipH="1">
                            <a:off x="1740830" y="1850684"/>
                            <a:ext cx="640080" cy="640080"/>
                          </a:xfrm>
                          <a:prstGeom prst="circularArrow">
                            <a:avLst>
                              <a:gd name="adj1" fmla="val 6297"/>
                              <a:gd name="adj2" fmla="val 1007903"/>
                              <a:gd name="adj3" fmla="val 20321666"/>
                              <a:gd name="adj4" fmla="val 11435576"/>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3" name="Text Box 428"/>
                        <wps:cNvSpPr txBox="1"/>
                        <wps:spPr>
                          <a:xfrm>
                            <a:off x="1818300" y="1247730"/>
                            <a:ext cx="457200" cy="240030"/>
                          </a:xfrm>
                          <a:prstGeom prst="rect">
                            <a:avLst/>
                          </a:prstGeom>
                          <a:noFill/>
                          <a:ln w="6350">
                            <a:noFill/>
                          </a:ln>
                        </wps:spPr>
                        <wps:txbx>
                          <w:txbxContent>
                            <w:p w:rsidR="003A0C3C" w:rsidP="003A0C3C" w:rsidRDefault="003A0C3C" w14:paraId="659D8AA6" w14:textId="77777777">
                              <w:pPr>
                                <w:pStyle w:val="NormalWeb"/>
                                <w:spacing w:before="0" w:beforeAutospacing="0" w:after="0" w:afterAutospacing="0" w:line="254" w:lineRule="auto"/>
                                <w:jc w:val="center"/>
                              </w:pPr>
                              <w:r>
                                <w:rPr>
                                  <w:rFonts w:ascii="Arial" w:hAnsi="Arial" w:eastAsia="SimSun"/>
                                  <w:b/>
                                  <w:bCs/>
                                  <w:sz w:val="16"/>
                                  <w:szCs w:val="16"/>
                                </w:rPr>
                                <w:t>Taxes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4" name="Text Box 430"/>
                        <wps:cNvSpPr txBox="1"/>
                        <wps:spPr>
                          <a:xfrm>
                            <a:off x="1656375" y="1856400"/>
                            <a:ext cx="664845" cy="413385"/>
                          </a:xfrm>
                          <a:prstGeom prst="rect">
                            <a:avLst/>
                          </a:prstGeom>
                          <a:noFill/>
                          <a:ln w="6350">
                            <a:noFill/>
                          </a:ln>
                        </wps:spPr>
                        <wps:txbx>
                          <w:txbxContent>
                            <w:p w:rsidR="003A0C3C" w:rsidP="003A0C3C" w:rsidRDefault="003A0C3C" w14:paraId="23CA5181" w14:textId="77777777">
                              <w:pPr>
                                <w:pStyle w:val="NormalWeb"/>
                                <w:spacing w:before="0" w:beforeAutospacing="0" w:after="0" w:afterAutospacing="0" w:line="254" w:lineRule="auto"/>
                                <w:jc w:val="center"/>
                              </w:pPr>
                              <w:r>
                                <w:rPr>
                                  <w:rFonts w:ascii="Arial" w:hAnsi="Arial" w:eastAsia="SimSun"/>
                                  <w:b/>
                                  <w:bCs/>
                                  <w:sz w:val="16"/>
                                  <w:szCs w:val="16"/>
                                </w:rPr>
                                <w:t>Govt.</w:t>
                              </w:r>
                              <w:r>
                                <w:rPr>
                                  <w:rFonts w:ascii="Arial" w:hAnsi="Arial" w:eastAsia="SimSun"/>
                                  <w:b/>
                                  <w:bCs/>
                                  <w:sz w:val="16"/>
                                  <w:szCs w:val="16"/>
                                </w:rPr>
                                <w:br/>
                              </w:r>
                              <w:r>
                                <w:rPr>
                                  <w:rFonts w:ascii="Arial" w:hAnsi="Arial" w:eastAsia="SimSun"/>
                                  <w:b/>
                                  <w:bCs/>
                                  <w:sz w:val="16"/>
                                  <w:szCs w:val="16"/>
                                </w:rPr>
                                <w:t>Purchases</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665" name="Group 665"/>
                        <wpg:cNvGrpSpPr/>
                        <wpg:grpSpPr>
                          <a:xfrm>
                            <a:off x="637200" y="2250734"/>
                            <a:ext cx="2011680" cy="605791"/>
                            <a:chOff x="0" y="0"/>
                            <a:chExt cx="2933065" cy="715005"/>
                          </a:xfrm>
                        </wpg:grpSpPr>
                        <wps:wsp>
                          <wps:cNvPr id="666" name="Arrow: U-Turn 666"/>
                          <wps:cNvSpPr/>
                          <wps:spPr>
                            <a:xfrm flipV="1">
                              <a:off x="0" y="0"/>
                              <a:ext cx="2933065" cy="591820"/>
                            </a:xfrm>
                            <a:prstGeom prst="uturnArrow">
                              <a:avLst>
                                <a:gd name="adj1" fmla="val 27787"/>
                                <a:gd name="adj2" fmla="val 25000"/>
                                <a:gd name="adj3" fmla="val 28159"/>
                                <a:gd name="adj4" fmla="val 43750"/>
                                <a:gd name="adj5" fmla="val 100000"/>
                              </a:avLst>
                            </a:prstGeom>
                            <a:gradFill rotWithShape="1">
                              <a:gsLst>
                                <a:gs pos="0">
                                  <a:srgbClr val="8064A2">
                                    <a:lumMod val="75000"/>
                                  </a:srgbClr>
                                </a:gs>
                                <a:gs pos="35000">
                                  <a:sysClr val="windowText" lastClr="000000">
                                    <a:tint val="37000"/>
                                    <a:satMod val="300000"/>
                                  </a:sysClr>
                                </a:gs>
                                <a:gs pos="100000">
                                  <a:srgbClr val="8064A2">
                                    <a:lumMod val="60000"/>
                                    <a:lumOff val="40000"/>
                                  </a:srgbClr>
                                </a:gs>
                              </a:gsLst>
                              <a:lin ang="16200000" scaled="1"/>
                            </a:gradFill>
                            <a:ln w="9525" cap="flat" cmpd="sng" algn="ctr">
                              <a:solidFill>
                                <a:schemeClr val="bg1">
                                  <a:lumMod val="50000"/>
                                </a:scheme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67" name="Text Box 473"/>
                          <wps:cNvSpPr txBox="1"/>
                          <wps:spPr>
                            <a:xfrm>
                              <a:off x="804097" y="422399"/>
                              <a:ext cx="1466533" cy="292606"/>
                            </a:xfrm>
                            <a:prstGeom prst="rect">
                              <a:avLst/>
                            </a:prstGeom>
                            <a:noFill/>
                            <a:ln w="6350">
                              <a:noFill/>
                            </a:ln>
                          </wps:spPr>
                          <wps:txbx>
                            <w:txbxContent>
                              <w:p w:rsidR="003A0C3C" w:rsidP="003A0C3C" w:rsidRDefault="003A0C3C" w14:paraId="22282784" w14:textId="77777777">
                                <w:pPr>
                                  <w:pStyle w:val="NormalWeb"/>
                                  <w:spacing w:before="0" w:beforeAutospacing="0" w:after="0" w:afterAutospacing="0" w:line="256" w:lineRule="auto"/>
                                  <w:jc w:val="center"/>
                                </w:pPr>
                                <w:r>
                                  <w:rPr>
                                    <w:rFonts w:ascii="Arial" w:hAnsi="Arial" w:eastAsia="SimSun"/>
                                    <w:b/>
                                    <w:bCs/>
                                    <w:sz w:val="20"/>
                                    <w:szCs w:val="20"/>
                                  </w:rPr>
                                  <w:t>Expenditures</w:t>
                                </w:r>
                              </w:p>
                              <w:p w:rsidR="003A0C3C" w:rsidP="003A0C3C" w:rsidRDefault="003A0C3C" w14:paraId="7980AC92" w14:textId="77777777">
                                <w:pPr>
                                  <w:pStyle w:val="NormalWeb"/>
                                  <w:spacing w:before="0" w:beforeAutospacing="0" w:after="0" w:afterAutospacing="0" w:line="256"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g:wgp>
                      <wps:wsp>
                        <wps:cNvPr id="668" name="Arrow: U-Turn 668"/>
                        <wps:cNvSpPr/>
                        <wps:spPr>
                          <a:xfrm rot="10800000">
                            <a:off x="150790" y="2228926"/>
                            <a:ext cx="2743200" cy="822960"/>
                          </a:xfrm>
                          <a:prstGeom prst="uturnArrow">
                            <a:avLst>
                              <a:gd name="adj1" fmla="val 27666"/>
                              <a:gd name="adj2" fmla="val 24152"/>
                              <a:gd name="adj3" fmla="val 25508"/>
                              <a:gd name="adj4" fmla="val 43750"/>
                              <a:gd name="adj5" fmla="val 95483"/>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69" name="Text Box 402"/>
                        <wps:cNvSpPr txBox="1"/>
                        <wps:spPr>
                          <a:xfrm>
                            <a:off x="877863" y="2801887"/>
                            <a:ext cx="1463040" cy="274320"/>
                          </a:xfrm>
                          <a:prstGeom prst="rect">
                            <a:avLst/>
                          </a:prstGeom>
                          <a:noFill/>
                          <a:ln w="6350">
                            <a:noFill/>
                          </a:ln>
                        </wps:spPr>
                        <wps:txbx>
                          <w:txbxContent>
                            <w:p w:rsidRPr="00A03ED2" w:rsidR="003A0C3C" w:rsidP="003A0C3C" w:rsidRDefault="003A0C3C" w14:paraId="5B565A46" w14:textId="77777777">
                              <w:pPr>
                                <w:pStyle w:val="NormalWeb"/>
                                <w:spacing w:before="0" w:beforeAutospacing="0" w:after="0" w:afterAutospacing="0" w:line="256" w:lineRule="auto"/>
                                <w:jc w:val="center"/>
                                <w:rPr>
                                  <w:color w:val="000000" w:themeColor="text1"/>
                                </w:rPr>
                              </w:pPr>
                              <w:r w:rsidRPr="00A03ED2">
                                <w:rPr>
                                  <w:rFonts w:ascii="Arial" w:hAnsi="Arial" w:eastAsia="SimSun"/>
                                  <w:b/>
                                  <w:bCs/>
                                  <w:color w:val="000000" w:themeColor="text1"/>
                                  <w:sz w:val="22"/>
                                  <w:szCs w:val="22"/>
                                </w:rPr>
                                <w:t>Goods &amp; Services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Text Box 463"/>
                        <wps:cNvSpPr txBox="1"/>
                        <wps:spPr>
                          <a:xfrm>
                            <a:off x="3189900" y="3190239"/>
                            <a:ext cx="991235" cy="287251"/>
                          </a:xfrm>
                          <a:prstGeom prst="rect">
                            <a:avLst/>
                          </a:prstGeom>
                          <a:noFill/>
                          <a:ln w="6350">
                            <a:noFill/>
                          </a:ln>
                        </wps:spPr>
                        <wps:txbx>
                          <w:txbxContent>
                            <w:p w:rsidR="003A0C3C" w:rsidP="003A0C3C" w:rsidRDefault="003A0C3C" w14:paraId="09976CC4" w14:textId="77777777">
                              <w:pPr>
                                <w:pStyle w:val="NormalWeb"/>
                                <w:spacing w:before="0" w:beforeAutospacing="0" w:after="160" w:afterAutospacing="0" w:line="254" w:lineRule="auto"/>
                              </w:pPr>
                              <w:r>
                                <w:rPr>
                                  <w:rFonts w:ascii="Arial" w:hAnsi="Arial" w:eastAsia="SimSun"/>
                                  <w:b/>
                                  <w:bCs/>
                                  <w:color w:val="339933"/>
                                </w:rPr>
                                <w:t>Region 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71" name="Group 671"/>
                        <wpg:cNvGrpSpPr/>
                        <wpg:grpSpPr>
                          <a:xfrm>
                            <a:off x="3657600" y="2094525"/>
                            <a:ext cx="1828800" cy="1097280"/>
                            <a:chOff x="0" y="0"/>
                            <a:chExt cx="2037079" cy="1223010"/>
                          </a:xfrm>
                        </wpg:grpSpPr>
                        <wpg:grpSp>
                          <wpg:cNvPr id="672" name="Group 672"/>
                          <wpg:cNvGrpSpPr/>
                          <wpg:grpSpPr>
                            <a:xfrm>
                              <a:off x="222884" y="0"/>
                              <a:ext cx="1642745" cy="365760"/>
                              <a:chOff x="222884" y="0"/>
                              <a:chExt cx="1642745" cy="461010"/>
                            </a:xfrm>
                          </wpg:grpSpPr>
                          <wps:wsp>
                            <wps:cNvPr id="673" name="Arrow: U-Turn 673"/>
                            <wps:cNvSpPr/>
                            <wps:spPr>
                              <a:xfrm>
                                <a:off x="222884" y="0"/>
                                <a:ext cx="1642745" cy="461010"/>
                              </a:xfrm>
                              <a:prstGeom prst="uturnArrow">
                                <a:avLst>
                                  <a:gd name="adj1" fmla="val 25000"/>
                                  <a:gd name="adj2" fmla="val 24152"/>
                                  <a:gd name="adj3" fmla="val 23303"/>
                                  <a:gd name="adj4" fmla="val 43750"/>
                                  <a:gd name="adj5" fmla="val 100000"/>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674" name="Arrow: U-Turn 674"/>
                            <wps:cNvSpPr/>
                            <wps:spPr>
                              <a:xfrm flipH="1">
                                <a:off x="388279" y="142875"/>
                                <a:ext cx="1235710" cy="292100"/>
                              </a:xfrm>
                              <a:prstGeom prst="uturnArrow">
                                <a:avLst>
                                  <a:gd name="adj1" fmla="val 13938"/>
                                  <a:gd name="adj2" fmla="val 25000"/>
                                  <a:gd name="adj3" fmla="val 28159"/>
                                  <a:gd name="adj4" fmla="val 43750"/>
                                  <a:gd name="adj5" fmla="val 99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w="9525" cap="flat" cmpd="sng" algn="ctr">
                                <a:solidFill>
                                  <a:srgbClr val="8064A2">
                                    <a:shade val="95000"/>
                                    <a:satMod val="105000"/>
                                  </a:srgb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675" name="Group 675"/>
                          <wpg:cNvGrpSpPr/>
                          <wpg:grpSpPr>
                            <a:xfrm>
                              <a:off x="0" y="314325"/>
                              <a:ext cx="2037079" cy="615315"/>
                              <a:chOff x="0" y="314325"/>
                              <a:chExt cx="2037604" cy="615315"/>
                            </a:xfrm>
                          </wpg:grpSpPr>
                          <wps:wsp>
                            <wps:cNvPr id="694" name="Flowchart: Alternate Process 694"/>
                            <wps:cNvSpPr/>
                            <wps:spPr>
                              <a:xfrm>
                                <a:off x="0" y="381000"/>
                                <a:ext cx="547536" cy="426803"/>
                              </a:xfrm>
                              <a:prstGeom prst="flowChartAlternate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9" name="Flowchart: Alternate Process 719"/>
                            <wps:cNvSpPr/>
                            <wps:spPr>
                              <a:xfrm>
                                <a:off x="1552575" y="381000"/>
                                <a:ext cx="485029" cy="428404"/>
                              </a:xfrm>
                              <a:prstGeom prst="flowChartAlternateProcess">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20" name="Oval 720"/>
                            <wps:cNvSpPr/>
                            <wps:spPr>
                              <a:xfrm>
                                <a:off x="790575" y="504825"/>
                                <a:ext cx="497434" cy="299923"/>
                              </a:xfrm>
                              <a:prstGeom prst="ellipse">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3A0C3C" w:rsidP="003A0C3C" w:rsidRDefault="003A0C3C" w14:paraId="1C6835A8" w14:textId="77777777">
                                  <w:pPr>
                                    <w:pStyle w:val="NormalWeb"/>
                                    <w:spacing w:before="0" w:beforeAutospacing="0" w:after="160" w:afterAutospacing="0" w:line="254" w:lineRule="auto"/>
                                    <w:jc w:val="center"/>
                                  </w:pPr>
                                  <w:r>
                                    <w:rPr>
                                      <w:rFonts w:ascii="Calibri" w:hAnsi="Calibri" w:eastAsia="SimSun"/>
                                      <w:sz w:val="12"/>
                                      <w:szCs w:val="1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1" name="Graphic 490" descr="Hous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33350" y="466725"/>
                                <a:ext cx="301625" cy="301625"/>
                              </a:xfrm>
                              <a:prstGeom prst="rect">
                                <a:avLst/>
                              </a:prstGeom>
                            </pic:spPr>
                          </pic:pic>
                          <pic:pic xmlns:pic="http://schemas.openxmlformats.org/drawingml/2006/picture">
                            <pic:nvPicPr>
                              <pic:cNvPr id="722" name="Picture 72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600200" y="457200"/>
                                <a:ext cx="339725" cy="294005"/>
                              </a:xfrm>
                              <a:prstGeom prst="rect">
                                <a:avLst/>
                              </a:prstGeom>
                              <a:noFill/>
                            </pic:spPr>
                          </pic:pic>
                          <wps:wsp>
                            <wps:cNvPr id="729" name="Arrow: Circular 729"/>
                            <wps:cNvSpPr/>
                            <wps:spPr>
                              <a:xfrm>
                                <a:off x="495300" y="314325"/>
                                <a:ext cx="429260" cy="381000"/>
                              </a:xfrm>
                              <a:prstGeom prst="circularArrow">
                                <a:avLst>
                                  <a:gd name="adj1" fmla="val 5194"/>
                                  <a:gd name="adj2" fmla="val 1142319"/>
                                  <a:gd name="adj3" fmla="val 20457685"/>
                                  <a:gd name="adj4" fmla="val 11870185"/>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0" name="Arrow: Circular 730"/>
                            <wps:cNvSpPr/>
                            <wps:spPr>
                              <a:xfrm flipH="1">
                                <a:off x="1190625" y="342900"/>
                                <a:ext cx="396240" cy="358140"/>
                              </a:xfrm>
                              <a:prstGeom prst="circularArrow">
                                <a:avLst>
                                  <a:gd name="adj1" fmla="val 5194"/>
                                  <a:gd name="adj2" fmla="val 1142319"/>
                                  <a:gd name="adj3" fmla="val 20457685"/>
                                  <a:gd name="adj4" fmla="val 11656694"/>
                                  <a:gd name="adj5" fmla="val 125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1" name="Arrow: Circular 731"/>
                            <wps:cNvSpPr/>
                            <wps:spPr>
                              <a:xfrm rot="10800000" flipH="1">
                                <a:off x="1190625" y="533400"/>
                                <a:ext cx="429260" cy="396240"/>
                              </a:xfrm>
                              <a:prstGeom prst="circularArrow">
                                <a:avLst>
                                  <a:gd name="adj1" fmla="val 5079"/>
                                  <a:gd name="adj2" fmla="val 1142319"/>
                                  <a:gd name="adj3" fmla="val 19438078"/>
                                  <a:gd name="adj4" fmla="val 11625216"/>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2" name="Arrow: Circular 732"/>
                            <wps:cNvSpPr/>
                            <wps:spPr>
                              <a:xfrm rot="10800000">
                                <a:off x="533400" y="571500"/>
                                <a:ext cx="429260" cy="354330"/>
                              </a:xfrm>
                              <a:prstGeom prst="circularArrow">
                                <a:avLst>
                                  <a:gd name="adj1" fmla="val 5194"/>
                                  <a:gd name="adj2" fmla="val 1142319"/>
                                  <a:gd name="adj3" fmla="val 20457685"/>
                                  <a:gd name="adj4" fmla="val 11723942"/>
                                  <a:gd name="adj5" fmla="val 12500"/>
                                </a:avLst>
                              </a:prstGeom>
                              <a:gradFill rotWithShape="1">
                                <a:gsLst>
                                  <a:gs pos="0">
                                    <a:sysClr val="windowText" lastClr="000000">
                                      <a:shade val="51000"/>
                                      <a:satMod val="130000"/>
                                    </a:sysClr>
                                  </a:gs>
                                  <a:gs pos="80000">
                                    <a:sysClr val="windowText" lastClr="000000">
                                      <a:shade val="93000"/>
                                      <a:satMod val="130000"/>
                                    </a:sysClr>
                                  </a:gs>
                                  <a:gs pos="100000">
                                    <a:sysClr val="windowText" lastClr="00000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33" name="Group 733"/>
                          <wpg:cNvGrpSpPr/>
                          <wpg:grpSpPr>
                            <a:xfrm>
                              <a:off x="188254" y="857250"/>
                              <a:ext cx="1629410" cy="365760"/>
                              <a:chOff x="188254" y="857250"/>
                              <a:chExt cx="1630017" cy="469127"/>
                            </a:xfrm>
                          </wpg:grpSpPr>
                          <wps:wsp>
                            <wps:cNvPr id="734" name="Arrow: U-Turn 734"/>
                            <wps:cNvSpPr/>
                            <wps:spPr>
                              <a:xfrm rot="10800000">
                                <a:off x="188254" y="857250"/>
                                <a:ext cx="1630017" cy="469127"/>
                              </a:xfrm>
                              <a:prstGeom prst="uturnArrow">
                                <a:avLst>
                                  <a:gd name="adj1" fmla="val 25000"/>
                                  <a:gd name="adj2" fmla="val 24152"/>
                                  <a:gd name="adj3" fmla="val 23303"/>
                                  <a:gd name="adj4" fmla="val 43750"/>
                                  <a:gd name="adj5" fmla="val 100000"/>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735" name="Arrow: U-Turn 735"/>
                            <wps:cNvSpPr/>
                            <wps:spPr>
                              <a:xfrm rot="10800000" flipH="1">
                                <a:off x="454954" y="857250"/>
                                <a:ext cx="1235710" cy="292100"/>
                              </a:xfrm>
                              <a:prstGeom prst="uturnArrow">
                                <a:avLst>
                                  <a:gd name="adj1" fmla="val 13938"/>
                                  <a:gd name="adj2" fmla="val 25000"/>
                                  <a:gd name="adj3" fmla="val 28159"/>
                                  <a:gd name="adj4" fmla="val 43750"/>
                                  <a:gd name="adj5" fmla="val 99000"/>
                                </a:avLst>
                              </a:prstGeom>
                              <a:gradFill rotWithShape="1">
                                <a:gsLst>
                                  <a:gs pos="0">
                                    <a:srgbClr val="8064A2">
                                      <a:lumMod val="75000"/>
                                    </a:srgbClr>
                                  </a:gs>
                                  <a:gs pos="35000">
                                    <a:srgbClr val="8064A2">
                                      <a:lumMod val="60000"/>
                                      <a:lumOff val="40000"/>
                                    </a:srgbClr>
                                  </a:gs>
                                  <a:gs pos="100000">
                                    <a:srgbClr val="8064A2">
                                      <a:lumMod val="60000"/>
                                      <a:lumOff val="40000"/>
                                    </a:srgb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w14:anchorId="57A6C538">
              <v:group id="Canvas 416957600" style="width:6in;height:274.5pt;mso-position-horizontal-relative:char;mso-position-vertical-relative:line" coordsize="54864,34855" o:spid="_x0000_s1026" editas="canvas" w14:anchorId="5862675F"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54864;height:34855;visibility:visible;mso-wrap-style:square" type="#_x0000_t75">
                  <v:fill o:detectmouseclick="t"/>
                  <v:path o:connecttype="none"/>
                </v:shape>
                <v:shapetype id="_x0000_t202" coordsize="21600,21600" o:spt="202" path="m,l,21600r21600,l21600,xe">
                  <v:stroke joinstyle="miter"/>
                  <v:path gradientshapeok="t" o:connecttype="rect"/>
                </v:shapetype>
                <v:shape id="Text Box 462" style="position:absolute;left:561;top:276;width:10865;height:2743;visibility:visible;mso-wrap-style:square;v-text-anchor:middle"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">
                  <v:textbox inset="0,0,0,0">
                    <w:txbxContent>
                      <w:p w:rsidR="003A0C3C" w:rsidP="003A0C3C" w:rsidRDefault="003A0C3C" w14:paraId="2A0EFED7" w14:textId="77777777">
                        <w:pPr>
                          <w:pStyle w:val="NormalWeb"/>
                          <w:spacing w:before="0" w:beforeAutospacing="0" w:after="0" w:afterAutospacing="0" w:line="256" w:lineRule="auto"/>
                        </w:pPr>
                        <w:r>
                          <w:rPr>
                            <w:rFonts w:ascii="Arial" w:hAnsi="Arial" w:eastAsia="SimSun"/>
                            <w:b/>
                            <w:bCs/>
                            <w:color w:val="339933"/>
                          </w:rPr>
                          <w:t>Region A</w:t>
                        </w:r>
                      </w:p>
                    </w:txbxContent>
                  </v:textbox>
                </v:shape>
                <v:shape id="Text Box 463" style="position:absolute;left:30470;top:276;width:9916;height:2581;visibility:visible;mso-wrap-style:square;v-text-anchor:middle"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">
                  <v:textbox inset="0,0,0,0">
                    <w:txbxContent>
                      <w:p w:rsidR="003A0C3C" w:rsidP="003A0C3C" w:rsidRDefault="003A0C3C" w14:paraId="76357D90" w14:textId="77777777">
                        <w:pPr>
                          <w:pStyle w:val="NormalWeb"/>
                          <w:spacing w:before="0" w:beforeAutospacing="0" w:after="0" w:afterAutospacing="0" w:line="256" w:lineRule="auto"/>
                        </w:pPr>
                        <w:r>
                          <w:rPr>
                            <w:rFonts w:ascii="Arial" w:hAnsi="Arial" w:eastAsia="SimSun"/>
                            <w:b/>
                            <w:bCs/>
                            <w:color w:val="339933"/>
                          </w:rPr>
                          <w:t>Region B</w:t>
                        </w:r>
                      </w:p>
                    </w:txbxContent>
                  </v:textbox>
                </v:shape>
                <v:group id="Group 590" style="position:absolute;left:2752;top:3990;width:27432;height:9144" coordsize="36887,9220" coordorigin="1038,3990"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shape id="Arrow: U-Turn 591" style="position:absolute;left:1038;top:3990;width:36887;height:9220;visibility:visible;mso-wrap-style:square;v-text-anchor:middle" coordsize="3688715,922020" o:spid="_x0000_s1031" fillcolor="#2c5d98" stroked="f" path="m,922020l,403384c,180601,180601,,403384,l3183577,v222783,,403384,180601,403384,403384l3586961,631141r101754,l3459040,866109,3229365,631141r101754,l3331119,403384v,-81485,-66057,-147542,-147542,-147542l403384,255842v-81485,,-147542,66057,-147542,147542l255842,922020,,9220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">
                    <v:fill type="gradient" color2="#3a7ccb" colors="0 #2c5d98;52429f #3c7bc7;1 #3a7ccb" angle="180" focus="100%" rotate="t">
                      <o:fill v:ext="view" type="gradientUnscaled"/>
                    </v:fill>
                    <v:shadow on="t" color="black" opacity="22937f" offset="0,.63889mm" origin=",.5"/>
                    <v:path arrowok="t" o:connecttype="custom" o:connectlocs="0,922020;0,403384;403384,0;3183577,0;3586961,403384;3586961,631141;3688715,631141;3459040,866109;3229365,631141;3331119,631141;3331119,403384;3183577,255842;403384,255842;255842,403384;255842,922020;0,922020" o:connectangles="0,0,0,0,0,0,0,0,0,0,0,0,0,0,0,0"/>
                  </v:shape>
                  <v:shape id="Text Box 404" style="position:absolute;left:4086;top:3990;width:28232;height:3493;visibility:visible;mso-wrap-style:square;v-text-anchor:top" o:spid="_x0000_s103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">
                    <v:textbox>
                      <w:txbxContent>
                        <w:p w:rsidRPr="00F66509" w:rsidR="003A0C3C" w:rsidP="003A0C3C" w:rsidRDefault="003A0C3C" w14:paraId="7AFB23F9" w14:textId="77777777">
                          <w:pPr>
                            <w:pStyle w:val="NormalWeb"/>
                            <w:spacing w:before="0" w:beforeAutospacing="0" w:after="160" w:afterAutospacing="0" w:line="256" w:lineRule="auto"/>
                            <w:jc w:val="center"/>
                            <w:rPr>
                              <w:sz w:val="22"/>
                              <w:szCs w:val="22"/>
                            </w:rPr>
                          </w:pPr>
                          <w:r w:rsidRPr="00F66509">
                            <w:rPr>
                              <w:rFonts w:ascii="Arial" w:hAnsi="Arial" w:eastAsia="SimSun"/>
                              <w:b/>
                              <w:bCs/>
                              <w:color w:val="FFFFFF"/>
                              <w:sz w:val="22"/>
                              <w:szCs w:val="22"/>
                            </w:rPr>
                            <w:t>Primary Factors</w:t>
                          </w:r>
                        </w:p>
                        <w:p w:rsidRPr="00F66509" w:rsidR="003A0C3C" w:rsidP="003A0C3C" w:rsidRDefault="003A0C3C" w14:paraId="6E7BEAA2" w14:textId="77777777">
                          <w:pPr>
                            <w:pStyle w:val="NormalWeb"/>
                            <w:spacing w:before="0" w:beforeAutospacing="0" w:after="160" w:afterAutospacing="0" w:line="256" w:lineRule="auto"/>
                            <w:jc w:val="center"/>
                            <w:rPr>
                              <w:sz w:val="22"/>
                              <w:szCs w:val="22"/>
                            </w:rPr>
                          </w:pPr>
                          <w:r w:rsidRPr="00F66509">
                            <w:rPr>
                              <w:rFonts w:ascii="Calibri" w:hAnsi="Calibri" w:eastAsia="SimSun"/>
                              <w:sz w:val="22"/>
                              <w:szCs w:val="22"/>
                            </w:rPr>
                            <w:t> </w:t>
                          </w:r>
                        </w:p>
                      </w:txbxContent>
                    </v:textbox>
                  </v:shape>
                </v:group>
                <v:group id="Group 593" style="position:absolute;left:36494;top:3209;width:18288;height:10973" coordsize="20370,12230" coordorigin="34493,3895"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group id="Group 595" style="position:absolute;left:36722;top:3895;width:16427;height:3658" coordsize="16427,4610" coordorigin="38436,3895"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shape id="Arrow: U-Turn 596" style="position:absolute;left:38436;top:3895;width:16428;height:4610;visibility:visible;mso-wrap-style:square;v-text-anchor:middle" coordsize="1642745,461010" o:spid="_x0000_s1035" fillcolor="#2c5d98" stroked="f" path="m,461010l,201692c,90301,90301,,201692,l1387336,v111391,,201692,90301,201692,201692l1589028,353581r53717,l1531402,461010,1420059,353581r53717,l1473776,201692v,-47739,-38700,-86439,-86439,-86439l201692,115253v-47739,,-86439,38700,-86439,86439l115253,461010,,461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">
                      <v:fill type="gradient" color2="#3a7ccb" colors="0 #2c5d98;52429f #3c7bc7;1 #3a7ccb" angle="180" focus="100%" rotate="t">
                        <o:fill v:ext="view" type="gradientUnscaled"/>
                      </v:fill>
                      <v:shadow on="t" color="black" opacity="22937f" offset="0,.63889mm" origin=",.5"/>
                      <v:path arrowok="t" o:connecttype="custom" o:connectlocs="0,461010;0,201692;201692,0;1387336,0;1589028,201692;1589028,353581;1642745,353581;1531402,461010;1420059,353581;1473776,353581;1473776,201692;1387337,115253;201692,115253;115253,201692;115253,461010;0,461010" o:connectangles="0,0,0,0,0,0,0,0,0,0,0,0,0,0,0,0"/>
                    </v:shape>
                    <v:shape id="Arrow: U-Turn 597" style="position:absolute;left:40090;top:5324;width:12357;height:2921;flip:x;visibility:visible;mso-wrap-style:square;v-text-anchor:middle" coordsize="1235710,292100" o:spid="_x0000_s1036" fillcolor="#5d417e" strokecolor="#7d60a0" path="m,292100l,127794c,57215,57215,,127794,r927454,c1125827,,1183042,57215,1183042,127794v,26378,-1,52755,-1,79133l1235710,206927r-73025,82252l1089660,206927r52669,l1142329,127794v,-48094,-38987,-87081,-87081,-87081l127794,40713v-48094,,-87081,38987,-87081,87081l40713,292100,,2921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">
                      <v:fill type="gradient" color2="#7b57a8" colors="0 #5d417e;52429f #7b58a6;1 #7b57a8" angle="180" focus="100%" rotate="t">
                        <o:fill v:ext="view" type="gradientUnscaled"/>
                      </v:fill>
                      <v:shadow on="t" color="black" opacity="22937f" offset="0,.63889mm" origin=",.5"/>
                      <v:path arrowok="t" o:connecttype="custom" o:connectlocs="0,292100;0,127794;127794,0;1055248,0;1183042,127794;1183041,206927;1235710,206927;1162685,289179;1089660,206927;1142329,206927;1142329,127794;1055248,40713;127794,40713;40713,127794;40713,292100;0,292100" o:connectangles="0,0,0,0,0,0,0,0,0,0,0,0,0,0,0,0"/>
                    </v:shape>
                  </v:group>
                  <v:group id="Group 598" style="position:absolute;left:34493;top:7038;width:20371;height:6153" coordsize="20376,6153"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v:shapetype>
                    <v:shape id="Flowchart: Alternate Process 599" style="position:absolute;top:666;width:5475;height:4268;visibility:visible;mso-wrap-style:square;v-text-anchor:middle" o:spid="_x0000_s1038" fillcolor="#dafda7" strokecolor="#98b954" type="#_x0000_t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">
                      <v:fill type="gradient" color2="#f5ffe6" colors="0 #dafda7;22938f #e4fdc2;1 #f5ffe6" angle="180" focus="100%" rotate="t"/>
                      <v:shadow on="t" color="black" opacity="24903f" offset="0,.55556mm" origin=",.5"/>
                    </v:shape>
                    <v:shape id="Flowchart: Alternate Process 600" style="position:absolute;left:15525;top:666;width:4851;height:4284;visibility:visible;mso-wrap-style:square;v-text-anchor:middle" o:spid="_x0000_s1039" fillcolor="#a3c4ff" strokecolor="#4a7ebb" type="#_x0000_t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">
                      <v:fill type="gradient" color2="#e5eeff" colors="0 #a3c4ff;22938f #bfd5ff;1 #e5eeff" angle="180" focus="100%" rotate="t"/>
                      <v:shadow on="t" color="black" opacity="24903f" offset="0,.55556mm" origin=",.5"/>
                    </v:shape>
                    <v:oval id="Oval 601" style="position:absolute;left:7905;top:1905;width:4975;height:2999;visibility:visible;mso-wrap-style:square;v-text-anchor:middle" o:spid="_x0000_s1040" fillcolor="#ffbe86" strokecolor="#f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">
                      <v:fill type="gradient" color2="#ffebdb" colors="0 #ffbe86;22938f #ffd0aa;1 #ffebdb" angle="180" focus="100%" rotate="t"/>
                      <v:shadow on="t" color="black" opacity="24903f" offset="0,.55556mm" origin=",.5"/>
                      <v:textbox>
                        <w:txbxContent>
                          <w:p w:rsidR="003A0C3C" w:rsidP="003A0C3C" w:rsidRDefault="003A0C3C" w14:paraId="63E4A9CD" w14:textId="77777777">
                            <w:pPr>
                              <w:pStyle w:val="NormalWeb"/>
                              <w:spacing w:before="0" w:beforeAutospacing="0" w:after="160" w:afterAutospacing="0" w:line="256" w:lineRule="auto"/>
                              <w:jc w:val="center"/>
                            </w:pPr>
                            <w:r>
                              <w:rPr>
                                <w:rFonts w:ascii="Calibri" w:hAnsi="Calibri" w:eastAsia="SimSun"/>
                                <w:sz w:val="12"/>
                                <w:szCs w:val="12"/>
                              </w:rPr>
                              <w:t> </w:t>
                            </w:r>
                          </w:p>
                        </w:txbxContent>
                      </v:textbox>
                    </v:oval>
                    <v:shape id="Graphic 490" style="position:absolute;left:1333;top:1524;width:3016;height:3016;visibility:visible;mso-wrap-style:square" alt="Hous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">
                      <v:imagedata o:title="House" r:id="rId20"/>
                    </v:shape>
                    <v:shape id="Picture 603" style="position:absolute;left:16002;top:1428;width:3397;height:2940;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">
                      <v:imagedata o:title="" r:id="rId21"/>
                    </v:shape>
                    <v:shape id="Arrow: Circular 604" style="position:absolute;left:4953;width:4292;height:3810;visibility:visible;mso-wrap-style:square;v-text-anchor:middle" coordsize="429260,381000" o:spid="_x0000_s1043" fillcolor="#9b2d2a" stroked="f" path="m48863,137162c74650,77392,140721,37749,214579,37730v73847,-18,139937,39580,165772,99324l417135,137054r-35500,53446l321885,137054r36608,c333002,87897,275092,56535,211678,57544,147536,58564,90570,92491,67774,143247l48863,137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">
                      <v:fill type="gradient" color2="#ce3b37" colors="0 #9b2d2a;52429f #cb3d3a;1 #ce3b37" angle="180" focus="100%" rotate="t">
                        <o:fill v:ext="view" type="gradientUnscaled"/>
                      </v:fill>
                      <v:shadow on="t" color="black" opacity="22937f" offset="0,.63889mm" origin=",.5"/>
                      <v:path arrowok="t" o:connecttype="custom" o:connectlocs="48863,137162;214579,37730;380351,137054;417135,137054;381635,190500;321885,137054;358493,137054;211678,57544;67774,143247;48863,137162" o:connectangles="0,0,0,0,0,0,0,0,0,0"/>
                    </v:shape>
                    <v:shape id="Arrow: Circular 605" style="position:absolute;left:11906;top:285;width:3962;height:3582;flip:x;visibility:visible;mso-wrap-style:square;v-text-anchor:middle" coordsize="396240,358140" o:spid="_x0000_s1044" fillcolor="#9b2d2a" stroked="f" path="m41830,139295c61445,79216,122838,37247,193631,35521v69948,-1705,133292,36279,157283,94314l385564,129835r-34092,49235l296029,129835r34498,c306870,81929,251443,51787,191445,54202,130030,56674,77191,92697,59889,143891l41830,139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">
                      <v:fill type="gradient" color2="#ce3b37" colors="0 #9b2d2a;52429f #cb3d3a;1 #ce3b37" angle="180" focus="100%" rotate="t">
                        <o:fill v:ext="view" type="gradientUnscaled"/>
                      </v:fill>
                      <v:shadow on="t" color="black" opacity="22937f" offset="0,.63889mm" origin=",.5"/>
                      <v:path arrowok="t" o:connecttype="custom" o:connectlocs="41830,139295;193631,35521;350914,129835;385564,129835;351472,179070;296029,129835;330527,129835;191445,54202;59889,143891;41830,139295" o:connectangles="0,0,0,0,0,0,0,0,0,0"/>
                    </v:shape>
                    <v:shape id="Arrow: Circular 606" style="position:absolute;left:11906;top:2190;width:4292;height:3963;rotation:180;flip:x;visibility:visible;mso-wrap-style:square;v-text-anchor:middle" coordsize="429260,396240" o:spid="_x0000_s1045" fillcolor="black" stroked="f" path="m45533,156731c63384,96899,118068,51960,185546,41669v63914,-9748,128547,13268,168019,59831l390402,90243r-19439,60101l295668,119194r36689,-11212c296304,70389,240539,52845,186079,61962,127752,71727,80781,110382,65102,161520l45533,1567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">
                      <v:fill type="gradient" color2="black" angle="180" focus="80%" rotate="t">
                        <o:fill v:ext="view" type="gradientUnscaled"/>
                      </v:fill>
                      <v:shadow on="t" color="black" opacity="22937f" offset="0,.63889mm" origin=",.5"/>
                      <v:path arrowok="t" o:connecttype="custom" o:connectlocs="45533,156731;185546,41669;353565,101500;390402,90243;370963,150344;295668,119194;332357,107982;186079,61962;65102,161520;45533,156731" o:connectangles="0,0,0,0,0,0,0,0,0,0"/>
                    </v:shape>
                    <v:shape id="Arrow: Circular 607" style="position:absolute;left:5334;top:2571;width:4292;height:3544;rotation:180;visibility:visible;mso-wrap-style:square;v-text-anchor:middle" coordsize="429260,354330" o:spid="_x0000_s1046" fillcolor="black" stroked="f" path="m45067,130463c69806,74217,136251,36150,211500,35111v74054,-1022,141301,34046,169324,88299l414698,123409r-29729,53756l326115,123409r33634,c332030,79330,273049,51945,209312,53560,143285,55233,85277,87668,62963,135391l45067,1304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">
                      <v:fill type="gradient" color2="black" angle="180" focus="80%" rotate="t">
                        <o:fill v:ext="view" type="gradientUnscaled"/>
                      </v:fill>
                      <v:shadow on="t" color="black" opacity="22937f" offset="0,.63889mm" origin=",.5"/>
                      <v:path arrowok="t" o:connecttype="custom" o:connectlocs="45067,130463;211500,35111;380824,123410;414698,123409;384969,177165;326115,123409;359749,123409;209312,53560;62963,135391;45067,130463" o:connectangles="0,0,0,0,0,0,0,0,0,0"/>
                    </v:shape>
                  </v:group>
                  <v:group id="Group 608" style="position:absolute;left:36375;top:12468;width:16294;height:3657" coordsize="16300,4691"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Arrow: U-Turn 609" style="position:absolute;width:16300;height:4691;rotation:180;visibility:visible;mso-wrap-style:square;v-text-anchor:middle" coordsize="1630017,469127" o:spid="_x0000_s1048" fillcolor="#769535" stroked="f" path="m,469127l,205243c,91890,91890,,205243,l1370111,v113353,,205243,91890,205243,205243l1575354,359806r54663,l1516713,469127,1403410,359806r54663,l1458073,205243v,-48580,-39381,-87961,-87961,-87961l205243,117282v-48580,,-87961,39381,-87961,87961l117282,469127,,4691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">
                      <v:fill type="gradient" color2="#9cc746" colors="0 #769535;52429f #9bc348;1 #9cc746" angle="180" focus="100%" rotate="t">
                        <o:fill v:ext="view" type="gradientUnscaled"/>
                      </v:fill>
                      <v:shadow on="t" color="black" opacity="22937f" offset="0,.63889mm" origin=",.5"/>
                      <v:path arrowok="t" o:connecttype="custom" o:connectlocs="0,469127;0,205243;205243,0;1370111,0;1575354,205243;1575354,359806;1630017,359806;1516713,469127;1403410,359806;1458073,359806;1458073,205243;1370112,117282;205243,117282;117282,205243;117282,469127;0,469127" o:connectangles="0,0,0,0,0,0,0,0,0,0,0,0,0,0,0,0"/>
                    </v:shape>
                    <v:shape id="Arrow: U-Turn 610" style="position:absolute;left:2667;width:12357;height:2921;rotation:180;flip:x;visibility:visible;mso-wrap-style:square;v-text-anchor:middle" coordsize="1235710,292100" o:spid="_x0000_s1049" fillcolor="#604a7b" path="m,292100l,127794c,57215,57215,,127794,r927454,c1125827,,1183042,57215,1183042,127794v,26378,-1,52755,-1,79133l1235710,206927r-73025,82252l1089660,206927r52669,l1142329,127794v,-48094,-38987,-87081,-87081,-87081l127794,40713v-48094,,-87081,38987,-87081,87081l40713,292100,,2921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">
                      <v:fill type="gradient" color2="#b3a2c7" colors="0 #604a7b;22938f #b3a2c7;1 #b3a2c7" angle="180" focus="100%" rotate="t"/>
                      <v:shadow on="t" color="black" opacity="24903f" offset="0,.55556mm" origin=",.5"/>
                      <v:path arrowok="t" o:connecttype="custom" o:connectlocs="0,292100;0,127794;127794,0;1055248,0;1183042,127794;1183041,206927;1235710,206927;1162685,289179;1089660,206927;1142329,206927;1142329,127794;1055248,40713;127794,40713;40713,127794;40713,292100;0,292100" o:connectangles="0,0,0,0,0,0,0,0,0,0,0,0,0,0,0,0"/>
                    </v:shape>
                  </v:group>
                </v:group>
                <v:group id="Group 611" style="position:absolute;left:5603;top:6590;width:20117;height:6496" coordsize="28090,6244" coordorigin=",-91" o:spid="_x0000_s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Arrow: U-Turn 612" style="position:absolute;top:666;width:28090;height:5487;rotation:180;flip:y;visibility:visible;mso-wrap-style:square;v-text-anchor:middle" coordsize="2809037,548640" o:spid="_x0000_s1051" fillcolor="#5d417e" strokecolor="#7d60a0" path="m,548640l,240030c,107465,107465,,240030,l2497651,v132565,,240030,107465,240030,240030l2737681,394148r71356,l2671877,548640,2534717,394148r71356,l2606073,240030v,-59880,-48542,-108422,-108422,-108422l240030,131608v-59880,,-108422,48542,-108422,108422l131608,548640,,5486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">
                    <v:fill type="gradient" color2="#7b57a8" colors="0 #5d417e;52429f #7b58a6;1 #7b57a8" angle="180" focus="100%" rotate="t">
                      <o:fill v:ext="view" type="gradientUnscaled"/>
                    </v:fill>
                    <v:shadow on="t" color="black" opacity="22937f" offset="0,.63889mm" origin=",.5"/>
                    <v:path arrowok="t" o:connecttype="custom" o:connectlocs="0,548640;0,240030;240030,0;2497651,0;2737681,240030;2737681,394148;2809037,394148;2671877,548640;2534717,394148;2606073,394148;2606073,240030;2497651,131608;240030,131608;131608,240030;131608,548640;0,548640" o:connectangles="0,0,0,0,0,0,0,0,0,0,0,0,0,0,0,0"/>
                  </v:shape>
                  <v:shape id="Text Box 469" style="position:absolute;left:8617;top:-91;width:10826;height:2852;visibility:visible;mso-wrap-style:square;v-text-anchor:middle" o:spid="_x0000_s105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">
                    <v:textbox inset="0,0,0,0">
                      <w:txbxContent>
                        <w:p w:rsidR="003A0C3C" w:rsidP="003A0C3C" w:rsidRDefault="003A0C3C" w14:paraId="72080768" w14:textId="77777777">
                          <w:pPr>
                            <w:pStyle w:val="NormalWeb"/>
                            <w:spacing w:before="0" w:beforeAutospacing="0" w:after="0" w:afterAutospacing="0" w:line="256" w:lineRule="auto"/>
                            <w:jc w:val="center"/>
                          </w:pPr>
                          <w:r>
                            <w:rPr>
                              <w:rFonts w:ascii="Arial" w:hAnsi="Arial" w:eastAsia="SimSun"/>
                              <w:b/>
                              <w:bCs/>
                              <w:color w:val="FFFFFF"/>
                              <w:sz w:val="20"/>
                              <w:szCs w:val="20"/>
                            </w:rPr>
                            <w:t>Income</w:t>
                          </w:r>
                        </w:p>
                      </w:txbxContent>
                    </v:textbox>
                  </v:shape>
                </v:group>
                <v:group id="Group 614" style="position:absolute;top:13801;width:9048;height:8230" coordsize="12270,11918"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shape id="Flowchart: Alternate Process 615" style="position:absolute;width:12107;height:11918;visibility:visible;mso-wrap-style:square;v-text-anchor:middle" o:spid="_x0000_s1054" fillcolor="#dafda7" strokecolor="#98b954" type="#_x0000_t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">
                    <v:fill type="gradient" color2="#f5ffe6" colors="0 #dafda7;22938f #e4fdc2;1 #f5ffe6" angle="180" focus="100%" rotate="t"/>
                    <v:shadow on="t" color="black" opacity="24903f" offset="0,.55556mm" origin=",.5"/>
                    <v:textbox inset="0,,0"/>
                  </v:shape>
                  <v:shape id="Text Box 406" style="position:absolute;left:347;top:2741;width:11923;height:3582;visibility:visible;mso-wrap-style:square;v-text-anchor:middle" o:spid="_x0000_s105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">
                    <v:textbox inset="0,0,0,0">
                      <w:txbxContent>
                        <w:p w:rsidRPr="004422BE" w:rsidR="003A0C3C" w:rsidP="003A0C3C" w:rsidRDefault="003A0C3C" w14:paraId="5F41B2B3" w14:textId="77777777">
                          <w:pPr>
                            <w:pStyle w:val="NormalWeb"/>
                            <w:spacing w:before="0" w:beforeAutospacing="0" w:after="0" w:afterAutospacing="0" w:line="256" w:lineRule="auto"/>
                            <w:jc w:val="center"/>
                            <w:rPr>
                              <w:sz w:val="22"/>
                              <w:szCs w:val="22"/>
                            </w:rPr>
                          </w:pPr>
                          <w:r w:rsidRPr="004422BE">
                            <w:rPr>
                              <w:rFonts w:ascii="Arial" w:hAnsi="Arial" w:eastAsia="SimSun"/>
                              <w:b/>
                              <w:bCs/>
                              <w:color w:val="000000"/>
                              <w:sz w:val="22"/>
                              <w:szCs w:val="22"/>
                            </w:rPr>
                            <w:t>Households</w:t>
                          </w:r>
                        </w:p>
                      </w:txbxContent>
                    </v:textbox>
                  </v:shape>
                  <v:shape id="Graphic 486" style="position:absolute;left:4095;top:5905;width:4134;height:4134;visibility:visible;mso-wrap-style:square" alt="House" o:spid="_x0000_s10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">
                    <v:imagedata o:title="House" r:id="rId20"/>
                  </v:shape>
                </v:group>
                <v:group id="Group 618" style="position:absolute;left:22911;top:13520;width:9144;height:8230" coordsize="11577,11203" o:spid="_x0000_s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Flowchart: Alternate Process 622" style="position:absolute;width:11577;height:11203;visibility:visible;mso-wrap-style:square;v-text-anchor:middle" o:spid="_x0000_s1058" fillcolor="#a3c4ff" strokecolor="#4a7ebb" type="#_x0000_t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">
                    <v:fill type="gradient" color2="#e5eeff" colors="0 #a3c4ff;22938f #bfd5ff;1 #e5eeff" angle="180" focus="100%" rotate="t"/>
                    <v:shadow on="t" color="black" opacity="24903f" offset="0,.55556mm" origin=",.5"/>
                    <v:textbox inset="0,,0"/>
                  </v:shape>
                  <v:shape id="Text Box 405" style="position:absolute;left:2248;top:3169;width:7017;height:2851;visibility:visible;mso-wrap-style:square;v-text-anchor:top" o:spid="_x0000_s105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">
                    <v:textbox inset="0,0,0,0">
                      <w:txbxContent>
                        <w:p w:rsidRPr="004422BE" w:rsidR="003A0C3C" w:rsidP="003A0C3C" w:rsidRDefault="003A0C3C" w14:paraId="50729F39" w14:textId="77777777">
                          <w:pPr>
                            <w:pStyle w:val="NormalWeb"/>
                            <w:spacing w:before="0" w:beforeAutospacing="0" w:after="0" w:afterAutospacing="0" w:line="256" w:lineRule="auto"/>
                            <w:jc w:val="center"/>
                            <w:rPr>
                              <w:sz w:val="22"/>
                              <w:szCs w:val="22"/>
                            </w:rPr>
                          </w:pPr>
                          <w:r w:rsidRPr="004422BE">
                            <w:rPr>
                              <w:rFonts w:ascii="Arial" w:hAnsi="Arial" w:eastAsia="SimSun"/>
                              <w:b/>
                              <w:bCs/>
                              <w:color w:val="000000"/>
                              <w:sz w:val="22"/>
                              <w:szCs w:val="22"/>
                            </w:rPr>
                            <w:t>Firms</w:t>
                          </w:r>
                        </w:p>
                      </w:txbxContent>
                    </v:textbox>
                  </v:shape>
                  <v:shape id="Picture 642" style="position:absolute;left:3702;top:6096;width:4134;height:4133;visibility:visible;mso-wrap-style:square" o:spid="_x0000_s106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">
                    <v:imagedata o:title="" r:id="rId21"/>
                  </v:shape>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Arrow: Up-Down 649" style="position:absolute;left:38077;top:15068;width:870;height:5486;flip:x;visibility:visible;mso-wrap-style:square;v-text-anchor:middle" o:spid="_x0000_s1061" fillcolor="windowText" strokeweight="2pt" type="#_x0000_t70" adj="7369,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"/>
                <v:shape id="Arrow: Up-Down 650" style="position:absolute;left:35057;top:12233;width:813;height:4572;rotation:4160723fd;visibility:visible;mso-wrap-style:square;v-text-anchor:middle" o:spid="_x0000_s1062" fillcolor="windowText" strokeweight="2pt" type="#_x0000_t70" adj="7369,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"/>
                <v:shape id="Arrow: Up-Down 653" style="position:absolute;left:34653;top:18151;width:845;height:4572;rotation:7466281fd;visibility:visible;mso-wrap-style:square;v-text-anchor:middle" o:spid="_x0000_s1063" fillcolor="windowText" strokeweight="2pt" type="#_x0000_t70" adj="7369,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"/>
                <v:shape id="Text Box 461" style="position:absolute;left:32922;top:16470;width:5463;height:3344;visibility:visible;mso-wrap-style:square;v-text-anchor:middle" o:spid="_x0000_s106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">
                  <v:textbox inset="0,0,0,0">
                    <w:txbxContent>
                      <w:p w:rsidR="003A0C3C" w:rsidP="003A0C3C" w:rsidRDefault="003A0C3C" w14:paraId="0E0A4AE5" w14:textId="77777777">
                        <w:pPr>
                          <w:pStyle w:val="NormalWeb"/>
                          <w:spacing w:before="0" w:beforeAutospacing="0" w:after="160" w:afterAutospacing="0" w:line="256" w:lineRule="auto"/>
                          <w:jc w:val="center"/>
                        </w:pPr>
                        <w:r>
                          <w:rPr>
                            <w:rFonts w:ascii="Arial" w:hAnsi="Arial" w:eastAsia="SimSun"/>
                            <w:b/>
                            <w:bCs/>
                            <w:sz w:val="18"/>
                            <w:szCs w:val="18"/>
                          </w:rPr>
                          <w:t xml:space="preserve">Trade </w:t>
                        </w:r>
                        <w:r>
                          <w:rPr>
                            <w:rFonts w:ascii="Arial" w:hAnsi="Arial" w:eastAsia="SimSun"/>
                            <w:b/>
                            <w:bCs/>
                            <w:sz w:val="18"/>
                            <w:szCs w:val="18"/>
                          </w:rPr>
                          <w:br/>
                        </w:r>
                        <w:r>
                          <w:rPr>
                            <w:rFonts w:ascii="Arial" w:hAnsi="Arial" w:eastAsia="SimSun"/>
                            <w:b/>
                            <w:bCs/>
                            <w:sz w:val="18"/>
                            <w:szCs w:val="18"/>
                          </w:rPr>
                          <w:t>flows</w:t>
                        </w:r>
                      </w:p>
                    </w:txbxContent>
                  </v:textbox>
                </v:shape>
                <v:shape id="Text Box 428" style="position:absolute;left:8981;top:12658;width:4572;height:2400;visibility:visible;mso-wrap-style:square;v-text-anchor:middle" o:spid="_x0000_s106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">
                  <v:textbox inset="0,0,0,0">
                    <w:txbxContent>
                      <w:p w:rsidR="003A0C3C" w:rsidP="003A0C3C" w:rsidRDefault="003A0C3C" w14:paraId="0E4C6AA8" w14:textId="77777777">
                        <w:pPr>
                          <w:pStyle w:val="NormalWeb"/>
                          <w:spacing w:before="0" w:beforeAutospacing="0" w:after="0" w:afterAutospacing="0" w:line="256" w:lineRule="auto"/>
                          <w:jc w:val="center"/>
                        </w:pPr>
                        <w:r>
                          <w:rPr>
                            <w:rFonts w:ascii="Arial" w:hAnsi="Arial" w:eastAsia="SimSun"/>
                            <w:b/>
                            <w:bCs/>
                            <w:sz w:val="16"/>
                            <w:szCs w:val="16"/>
                          </w:rPr>
                          <w:t>Taxes</w:t>
                        </w:r>
                      </w:p>
                    </w:txbxContent>
                  </v:textbox>
                </v:shape>
                <v:shape id="Text Box 430" style="position:absolute;left:8372;top:18276;width:6648;height:4136;visibility:visible;mso-wrap-style:square;v-text-anchor:middle" o:spid="_x0000_s106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">
                  <v:textbox inset="0,0,0,0">
                    <w:txbxContent>
                      <w:p w:rsidR="003A0C3C" w:rsidP="003A0C3C" w:rsidRDefault="003A0C3C" w14:paraId="6AAD09B4" w14:textId="77777777">
                        <w:pPr>
                          <w:pStyle w:val="NormalWeb"/>
                          <w:spacing w:before="0" w:beforeAutospacing="0" w:after="0" w:afterAutospacing="0" w:line="256" w:lineRule="auto"/>
                          <w:jc w:val="center"/>
                        </w:pPr>
                        <w:r>
                          <w:rPr>
                            <w:rFonts w:ascii="Arial" w:hAnsi="Arial" w:eastAsia="SimSun"/>
                            <w:b/>
                            <w:bCs/>
                            <w:sz w:val="16"/>
                            <w:szCs w:val="16"/>
                          </w:rPr>
                          <w:t>Social Transfers</w:t>
                        </w:r>
                      </w:p>
                    </w:txbxContent>
                  </v:textbox>
                </v:shape>
                <v:oval id="Oval 657" style="position:absolute;left:11706;top:14182;width:9144;height:5486;visibility:visible;mso-wrap-style:square;v-text-anchor:middle" o:spid="_x0000_s1067" fillcolor="#ffbe86" strokecolor="#f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">
                  <v:fill type="gradient" color2="#ffebdb" colors="0 #ffbe86;22938f #ffd0aa;1 #ffebdb" angle="180" focus="100%" rotate="t"/>
                  <v:shadow on="t" color="black" opacity="24903f" offset="0,.55556mm" origin=",.5"/>
                  <v:textbox>
                    <w:txbxContent>
                      <w:p w:rsidR="003A0C3C" w:rsidP="003A0C3C" w:rsidRDefault="003A0C3C" w14:paraId="4F6584BE" w14:textId="77777777">
                        <w:pPr>
                          <w:pStyle w:val="NormalWeb"/>
                          <w:spacing w:before="0" w:beforeAutospacing="0" w:after="160" w:afterAutospacing="0" w:line="256" w:lineRule="auto"/>
                          <w:jc w:val="center"/>
                        </w:pPr>
                        <w:r>
                          <w:rPr>
                            <w:rFonts w:ascii="Calibri" w:hAnsi="Calibri" w:eastAsia="SimSun"/>
                            <w:sz w:val="12"/>
                            <w:szCs w:val="12"/>
                          </w:rPr>
                          <w:t> </w:t>
                        </w:r>
                      </w:p>
                    </w:txbxContent>
                  </v:textbox>
                </v:oval>
                <v:shape id="Text Box 403" style="position:absolute;left:10467;top:15681;width:11786;height:2584;visibility:visible;mso-wrap-style:square;v-text-anchor:middle" o:spid="_x0000_s106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">
                  <v:textbox inset="0,0,0,0">
                    <w:txbxContent>
                      <w:p w:rsidRPr="004422BE" w:rsidR="003A0C3C" w:rsidP="003A0C3C" w:rsidRDefault="003A0C3C" w14:paraId="7548B8C9" w14:textId="77777777">
                        <w:pPr>
                          <w:pStyle w:val="NormalWeb"/>
                          <w:spacing w:before="0" w:beforeAutospacing="0" w:after="0" w:afterAutospacing="0" w:line="256" w:lineRule="auto"/>
                          <w:jc w:val="center"/>
                          <w:rPr>
                            <w:sz w:val="22"/>
                            <w:szCs w:val="22"/>
                          </w:rPr>
                        </w:pPr>
                        <w:r w:rsidRPr="004422BE">
                          <w:rPr>
                            <w:rFonts w:ascii="Arial" w:hAnsi="Arial" w:eastAsia="SimSun"/>
                            <w:b/>
                            <w:bCs/>
                            <w:sz w:val="22"/>
                            <w:szCs w:val="22"/>
                          </w:rPr>
                          <w:t>Government</w:t>
                        </w:r>
                      </w:p>
                    </w:txbxContent>
                  </v:textbox>
                </v:shape>
                <v:shape id="Arrow: Circular 659" style="position:absolute;left:8181;top:10944;width:6401;height:6400;visibility:visible;mso-wrap-style:square;v-text-anchor:middle" coordsize="640080,640080" o:spid="_x0000_s1069" fillcolor="#9b2d2a" stroked="f" path="m57887,248948c88869,134701,190271,53675,308538,48662v118267,-5012,226161,67144,266699,178360l622682,223282r-51951,76997l485962,234060r47290,-3728c494962,139327,403130,82657,304618,89240,206105,95823,122630,164207,96789,259498l57887,248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">
                  <v:fill type="gradient" color2="#ce3b37" colors="0 #9b2d2a;52429f #cb3d3a;1 #ce3b37" angle="180" focus="100%" rotate="t">
                    <o:fill v:ext="view" type="gradientUnscaled"/>
                  </v:fill>
                  <v:shadow on="t" color="black" opacity="22937f" offset="0,.63889mm" origin=",.5"/>
                  <v:path arrowok="t" o:connecttype="custom" o:connectlocs="57887,248948;308538,48662;575237,227022;622682,223282;570731,300279;485962,234060;533252,230332;304618,89240;96789,259498;57887,248948" o:connectangles="0,0,0,0,0,0,0,0,0,0"/>
                </v:shape>
                <v:shape id="Arrow: Circular 660" style="position:absolute;left:17211;top:10848;width:6401;height:6401;flip:x;visibility:visible;mso-wrap-style:square;v-text-anchor:middle" coordsize="640080,640080" o:spid="_x0000_s1070" fillcolor="#9b2d2a" stroked="f" path="m59866,317849c60927,191802,152190,84645,276461,63532,400732,42419,522263,113424,564892,232049r58730,-2150l559909,311255,463709,235755r58510,-2142c481306,137907,378893,83998,276837,104450,174782,124901,101047,214109,100171,318190r-40305,-3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">
                  <v:fill type="gradient" color2="#ce3b37" colors="0 #9b2d2a;52429f #cb3d3a;1 #ce3b37" angle="180" focus="100%" rotate="t">
                    <o:fill v:ext="view" type="gradientUnscaled"/>
                  </v:fill>
                  <v:shadow on="t" color="black" opacity="22937f" offset="0,.63889mm" origin=",.5"/>
                  <v:path arrowok="t" o:connecttype="custom" o:connectlocs="59866,317849;276461,63532;564892,232049;623622,229899;559909,311255;463709,235755;522219,233613;276837,104450;100171,318190;59866,317849" o:connectangles="0,0,0,0,0,0,0,0,0,0"/>
                </v:shape>
                <v:shape id="Arrow: Circular 661" style="position:absolute;left:8778;top:18167;width:6401;height:6401;rotation:180;visibility:visible;mso-wrap-style:square;v-text-anchor:middle" coordsize="640080,640080" o:spid="_x0000_s1071" fillcolor="black" stroked="f" path="m61986,297126c72542,178249,162941,81964,280917,63942,398893,45919,513916,110823,559483,221126r59750,-7246l558324,291144,460377,233144r59607,-7228c477469,135604,379691,85003,281410,102452,183128,119901,108744,201067,99915,300495l61986,2971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">
                  <v:fill type="gradient" color2="black" angle="180" focus="80%" rotate="t">
                    <o:fill v:ext="view" type="gradientUnscaled"/>
                  </v:fill>
                  <v:shadow on="t" color="black" opacity="22937f" offset="0,.63889mm" origin=",.5"/>
                  <v:path arrowok="t" o:connecttype="custom" o:connectlocs="61986,297126;280917,63942;559483,221126;619233,213880;558324,291144;460377,233144;519984,225916;281410,102452;99915,300495;61986,297126" o:connectangles="0,0,0,0,0,0,0,0,0,0"/>
                </v:shape>
                <v:shape id="Arrow: Circular 662" style="position:absolute;left:17408;top:18506;width:6401;height:6401;rotation:180;flip:x;visibility:visible;mso-wrap-style:square;v-text-anchor:middle" coordsize="640080,640080" o:spid="_x0000_s1072" fillcolor="black" stroked="f" path="m64291,272211c85852,156925,181879,70315,298772,60728v116893,-9587,225749,60218,265806,170451l623428,226540r-64100,74637l463903,239115r58688,-4627c484836,145100,392950,91030,296475,101429,200000,111829,121748,184239,103910,279620l64291,2722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">
                  <v:fill type="gradient" color2="black" angle="180" focus="80%" rotate="t">
                    <o:fill v:ext="view" type="gradientUnscaled"/>
                  </v:fill>
                  <v:shadow on="t" color="black" opacity="22937f" offset="0,.63889mm" origin=",.5"/>
                  <v:path arrowok="t" o:connecttype="custom" o:connectlocs="64291,272211;298772,60728;564578,231179;623428,226540;559328,301177;463903,239115;522591,234488;296475,101429;103910,279620;64291,272211" o:connectangles="0,0,0,0,0,0,0,0,0,0"/>
                </v:shape>
                <v:shape id="Text Box 428" style="position:absolute;left:18183;top:12477;width:4572;height:2400;visibility:visible;mso-wrap-style:square;v-text-anchor:middle" o:spid="_x0000_s107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">
                  <v:textbox inset="0,0,0,0">
                    <w:txbxContent>
                      <w:p w:rsidR="003A0C3C" w:rsidP="003A0C3C" w:rsidRDefault="003A0C3C" w14:paraId="7A8928D3" w14:textId="77777777">
                        <w:pPr>
                          <w:pStyle w:val="NormalWeb"/>
                          <w:spacing w:before="0" w:beforeAutospacing="0" w:after="0" w:afterAutospacing="0" w:line="254" w:lineRule="auto"/>
                          <w:jc w:val="center"/>
                        </w:pPr>
                        <w:r>
                          <w:rPr>
                            <w:rFonts w:ascii="Arial" w:hAnsi="Arial" w:eastAsia="SimSun"/>
                            <w:b/>
                            <w:bCs/>
                            <w:sz w:val="16"/>
                            <w:szCs w:val="16"/>
                          </w:rPr>
                          <w:t>Taxes</w:t>
                        </w:r>
                      </w:p>
                    </w:txbxContent>
                  </v:textbox>
                </v:shape>
                <v:shape id="Text Box 430" style="position:absolute;left:16563;top:18564;width:6649;height:4133;visibility:visible;mso-wrap-style:square;v-text-anchor:middle" o:spid="_x0000_s107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">
                  <v:textbox inset="0,0,0,0">
                    <w:txbxContent>
                      <w:p w:rsidR="003A0C3C" w:rsidP="003A0C3C" w:rsidRDefault="003A0C3C" w14:paraId="0BF3F19F" w14:textId="77777777">
                        <w:pPr>
                          <w:pStyle w:val="NormalWeb"/>
                          <w:spacing w:before="0" w:beforeAutospacing="0" w:after="0" w:afterAutospacing="0" w:line="254" w:lineRule="auto"/>
                          <w:jc w:val="center"/>
                        </w:pPr>
                        <w:r>
                          <w:rPr>
                            <w:rFonts w:ascii="Arial" w:hAnsi="Arial" w:eastAsia="SimSun"/>
                            <w:b/>
                            <w:bCs/>
                            <w:sz w:val="16"/>
                            <w:szCs w:val="16"/>
                          </w:rPr>
                          <w:t>Govt.</w:t>
                        </w:r>
                        <w:r>
                          <w:rPr>
                            <w:rFonts w:ascii="Arial" w:hAnsi="Arial" w:eastAsia="SimSun"/>
                            <w:b/>
                            <w:bCs/>
                            <w:sz w:val="16"/>
                            <w:szCs w:val="16"/>
                          </w:rPr>
                          <w:br/>
                        </w:r>
                        <w:r>
                          <w:rPr>
                            <w:rFonts w:ascii="Arial" w:hAnsi="Arial" w:eastAsia="SimSun"/>
                            <w:b/>
                            <w:bCs/>
                            <w:sz w:val="16"/>
                            <w:szCs w:val="16"/>
                          </w:rPr>
                          <w:t>Purchases</w:t>
                        </w:r>
                      </w:p>
                    </w:txbxContent>
                  </v:textbox>
                </v:shape>
                <v:group id="Group 665" style="position:absolute;left:6372;top:22507;width:20116;height:6058" coordsize="29330,7150" o:spid="_x0000_s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Arrow: U-Turn 666" style="position:absolute;width:29330;height:5918;flip:y;visibility:visible;mso-wrap-style:square;v-text-anchor:middle" coordsize="2933065,591820" o:spid="_x0000_s1076" fillcolor="#604a7b" strokecolor="#7f7f7f [1612]" path="m,591820l,258921c,115923,115923,,258921,l2608413,v142998,,258921,115923,258921,258921c2867334,314337,2867335,369753,2867335,425169r65730,l2785110,591820,2637155,425169r65730,l2702885,258921v,-52175,-42297,-94472,-94472,-94472l258921,164449v-52175,,-94472,42297,-94472,94472l164449,591820,,5918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">
                    <v:fill type="gradient" color2="#b3a2c7" colors="0 #604a7b;22938f #d0d0d0;1 #b3a2c7" angle="180" focus="100%" rotate="t"/>
                    <v:shadow on="t" color="black" opacity="24903f" offset="0,.55556mm" origin=",.5"/>
                    <v:path arrowok="t" o:connecttype="custom" o:connectlocs="0,591820;0,258921;258921,0;2608413,0;2867334,258921;2867335,425169;2933065,425169;2785110,591820;2637155,425169;2702885,425169;2702885,258921;2608413,164449;258921,164449;164449,258921;164449,591820;0,591820" o:connectangles="0,0,0,0,0,0,0,0,0,0,0,0,0,0,0,0"/>
                  </v:shape>
                  <v:shape id="Text Box 473" style="position:absolute;left:8040;top:4223;width:14666;height:2927;visibility:visible;mso-wrap-style:square;v-text-anchor:middle" o:spid="_x0000_s107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">
                    <v:textbox inset="0,0,0,0">
                      <w:txbxContent>
                        <w:p w:rsidR="003A0C3C" w:rsidP="003A0C3C" w:rsidRDefault="003A0C3C" w14:paraId="5EFD45F7" w14:textId="77777777">
                          <w:pPr>
                            <w:pStyle w:val="NormalWeb"/>
                            <w:spacing w:before="0" w:beforeAutospacing="0" w:after="0" w:afterAutospacing="0" w:line="256" w:lineRule="auto"/>
                            <w:jc w:val="center"/>
                          </w:pPr>
                          <w:r>
                            <w:rPr>
                              <w:rFonts w:ascii="Arial" w:hAnsi="Arial" w:eastAsia="SimSun"/>
                              <w:b/>
                              <w:bCs/>
                              <w:sz w:val="20"/>
                              <w:szCs w:val="20"/>
                            </w:rPr>
                            <w:t>Expenditures</w:t>
                          </w:r>
                        </w:p>
                        <w:p w:rsidR="003A0C3C" w:rsidP="003A0C3C" w:rsidRDefault="003A0C3C" w14:paraId="672A6659" w14:textId="77777777">
                          <w:pPr>
                            <w:pStyle w:val="NormalWeb"/>
                            <w:spacing w:before="0" w:beforeAutospacing="0" w:after="0" w:afterAutospacing="0" w:line="256" w:lineRule="auto"/>
                            <w:jc w:val="center"/>
                          </w:pPr>
                        </w:p>
                      </w:txbxContent>
                    </v:textbox>
                  </v:shape>
                </v:group>
                <v:shape id="Arrow: U-Turn 668" style="position:absolute;left:1507;top:22289;width:27432;height:8229;rotation:180;visibility:visible;mso-wrap-style:square;v-text-anchor:middle" coordsize="2743200,822960" o:spid="_x0000_s1078" fillcolor="#769535" stroked="f" path="m,822960l,360045c,161198,161198,,360045,l2298234,v198847,,360045,161198,360045,360045l2658279,575866r84921,l2544439,785787,2345677,575866r84922,l2430599,360045v,-73103,-59262,-132365,-132365,-132365l360045,227680v-73103,,-132365,59262,-132365,132365l227680,822960,,8229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">
                  <v:fill type="gradient" color2="#9cc746" colors="0 #769535;52429f #9bc348;1 #9cc746" angle="180" focus="100%" rotate="t">
                    <o:fill v:ext="view" type="gradientUnscaled"/>
                  </v:fill>
                  <v:shadow on="t" color="black" opacity="22937f" offset="0,.63889mm" origin=",.5"/>
                  <v:path arrowok="t" o:connecttype="custom" o:connectlocs="0,822960;0,360045;360045,0;2298234,0;2658279,360045;2658279,575866;2743200,575866;2544439,785787;2345677,575866;2430599,575866;2430599,360045;2298234,227680;360045,227680;227680,360045;227680,822960;0,822960" o:connectangles="0,0,0,0,0,0,0,0,0,0,0,0,0,0,0,0"/>
                </v:shape>
                <v:shape id="Text Box 402" style="position:absolute;left:8778;top:28018;width:14631;height:2744;visibility:visible;mso-wrap-style:square;v-text-anchor:middle" o:spid="_x0000_s107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">
                  <v:textbox>
                    <w:txbxContent>
                      <w:p w:rsidRPr="00A03ED2" w:rsidR="003A0C3C" w:rsidP="003A0C3C" w:rsidRDefault="003A0C3C" w14:paraId="7D8EAB32" w14:textId="77777777">
                        <w:pPr>
                          <w:pStyle w:val="NormalWeb"/>
                          <w:spacing w:before="0" w:beforeAutospacing="0" w:after="0" w:afterAutospacing="0" w:line="256" w:lineRule="auto"/>
                          <w:jc w:val="center"/>
                          <w:rPr>
                            <w:color w:val="000000" w:themeColor="text1"/>
                          </w:rPr>
                        </w:pPr>
                        <w:r w:rsidRPr="00A03ED2">
                          <w:rPr>
                            <w:rFonts w:ascii="Arial" w:hAnsi="Arial" w:eastAsia="SimSun"/>
                            <w:b/>
                            <w:bCs/>
                            <w:color w:val="000000" w:themeColor="text1"/>
                            <w:sz w:val="22"/>
                            <w:szCs w:val="22"/>
                          </w:rPr>
                          <w:t>Goods &amp; Services</w:t>
                        </w:r>
                      </w:p>
                    </w:txbxContent>
                  </v:textbox>
                </v:shape>
                <v:shape id="Text Box 463" style="position:absolute;left:31899;top:31902;width:9912;height:2872;visibility:visible;mso-wrap-style:square;v-text-anchor:top" o:spid="_x0000_s108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">
                  <v:textbox>
                    <w:txbxContent>
                      <w:p w:rsidR="003A0C3C" w:rsidP="003A0C3C" w:rsidRDefault="003A0C3C" w14:paraId="442ED314" w14:textId="77777777">
                        <w:pPr>
                          <w:pStyle w:val="NormalWeb"/>
                          <w:spacing w:before="0" w:beforeAutospacing="0" w:after="160" w:afterAutospacing="0" w:line="254" w:lineRule="auto"/>
                        </w:pPr>
                        <w:r>
                          <w:rPr>
                            <w:rFonts w:ascii="Arial" w:hAnsi="Arial" w:eastAsia="SimSun"/>
                            <w:b/>
                            <w:bCs/>
                            <w:color w:val="339933"/>
                          </w:rPr>
                          <w:t>Region C</w:t>
                        </w:r>
                      </w:p>
                    </w:txbxContent>
                  </v:textbox>
                </v:shape>
                <v:group id="Group 671" style="position:absolute;left:36576;top:20945;width:18288;height:10973" coordsize="20370,12230" o:spid="_x0000_s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group id="Group 672" style="position:absolute;left:2228;width:16428;height:3657" coordsize="16427,4610" coordorigin="2228" o:spid="_x0000_s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Arrow: U-Turn 673" style="position:absolute;left:2228;width:16428;height:4610;visibility:visible;mso-wrap-style:square;v-text-anchor:middle" coordsize="1642745,461010" o:spid="_x0000_s1083" fillcolor="#2c5d98" stroked="f" path="m,461010l,201692c,90301,90301,,201692,l1387336,v111391,,201692,90301,201692,201692l1589028,353581r53717,l1531402,461010,1420059,353581r53717,l1473776,201692v,-47739,-38700,-86439,-86439,-86439l201692,115253v-47739,,-86439,38700,-86439,86439l115253,461010,,461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">
                      <v:fill type="gradient" color2="#3a7ccb" colors="0 #2c5d98;52429f #3c7bc7;1 #3a7ccb" angle="180" focus="100%" rotate="t">
                        <o:fill v:ext="view" type="gradientUnscaled"/>
                      </v:fill>
                      <v:shadow on="t" color="black" opacity="22937f" offset="0,.63889mm" origin=",.5"/>
                      <v:path arrowok="t" o:connecttype="custom" o:connectlocs="0,461010;0,201692;201692,0;1387336,0;1589028,201692;1589028,353581;1642745,353581;1531402,461010;1420059,353581;1473776,353581;1473776,201692;1387337,115253;201692,115253;115253,201692;115253,461010;0,461010" o:connectangles="0,0,0,0,0,0,0,0,0,0,0,0,0,0,0,0"/>
                    </v:shape>
                    <v:shape id="Arrow: U-Turn 674" style="position:absolute;left:3882;top:1428;width:12357;height:2921;flip:x;visibility:visible;mso-wrap-style:square;v-text-anchor:middle" coordsize="1235710,292100" o:spid="_x0000_s1084" fillcolor="#5d417e" strokecolor="#7d60a0" path="m,292100l,127794c,57215,57215,,127794,r927454,c1125827,,1183042,57215,1183042,127794v,26378,-1,52755,-1,79133l1235710,206927r-73025,82252l1089660,206927r52669,l1142329,127794v,-48094,-38987,-87081,-87081,-87081l127794,40713v-48094,,-87081,38987,-87081,87081l40713,292100,,2921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">
                      <v:fill type="gradient" color2="#7b57a8" colors="0 #5d417e;52429f #7b58a6;1 #7b57a8" angle="180" focus="100%" rotate="t">
                        <o:fill v:ext="view" type="gradientUnscaled"/>
                      </v:fill>
                      <v:shadow on="t" color="black" opacity="22937f" offset="0,.63889mm" origin=",.5"/>
                      <v:path arrowok="t" o:connecttype="custom" o:connectlocs="0,292100;0,127794;127794,0;1055248,0;1183042,127794;1183041,206927;1235710,206927;1162685,289179;1089660,206927;1142329,206927;1142329,127794;1055248,40713;127794,40713;40713,127794;40713,292100;0,292100" o:connectangles="0,0,0,0,0,0,0,0,0,0,0,0,0,0,0,0"/>
                    </v:shape>
                  </v:group>
                  <v:group id="Group 675" style="position:absolute;top:3143;width:20370;height:6153" coordsize="20376,6153" coordorigin=",3143" o:spid="_x0000_s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Flowchart: Alternate Process 694" style="position:absolute;top:3810;width:5475;height:4268;visibility:visible;mso-wrap-style:square;v-text-anchor:middle" o:spid="_x0000_s1086" fillcolor="#dafda7" strokecolor="#98b954" type="#_x0000_t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">
                      <v:fill type="gradient" color2="#f5ffe6" colors="0 #dafda7;22938f #e4fdc2;1 #f5ffe6" angle="180" focus="100%" rotate="t"/>
                      <v:shadow on="t" color="black" opacity="24903f" offset="0,.55556mm" origin=",.5"/>
                    </v:shape>
                    <v:shape id="Flowchart: Alternate Process 719" style="position:absolute;left:15525;top:3810;width:4851;height:4284;visibility:visible;mso-wrap-style:square;v-text-anchor:middle" o:spid="_x0000_s1087" fillcolor="#a3c4ff" strokecolor="#4a7ebb" type="#_x0000_t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">
                      <v:fill type="gradient" color2="#e5eeff" colors="0 #a3c4ff;22938f #bfd5ff;1 #e5eeff" angle="180" focus="100%" rotate="t"/>
                      <v:shadow on="t" color="black" opacity="24903f" offset="0,.55556mm" origin=",.5"/>
                    </v:shape>
                    <v:oval id="Oval 720" style="position:absolute;left:7905;top:5048;width:4975;height:2999;visibility:visible;mso-wrap-style:square;v-text-anchor:middle" o:spid="_x0000_s1088" fillcolor="#ffbe86" strokecolor="#f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">
                      <v:fill type="gradient" color2="#ffebdb" colors="0 #ffbe86;22938f #ffd0aa;1 #ffebdb" angle="180" focus="100%" rotate="t"/>
                      <v:shadow on="t" color="black" opacity="24903f" offset="0,.55556mm" origin=",.5"/>
                      <v:textbox>
                        <w:txbxContent>
                          <w:p w:rsidR="003A0C3C" w:rsidP="003A0C3C" w:rsidRDefault="003A0C3C" w14:paraId="09AF38FC" w14:textId="77777777">
                            <w:pPr>
                              <w:pStyle w:val="NormalWeb"/>
                              <w:spacing w:before="0" w:beforeAutospacing="0" w:after="160" w:afterAutospacing="0" w:line="254" w:lineRule="auto"/>
                              <w:jc w:val="center"/>
                            </w:pPr>
                            <w:r>
                              <w:rPr>
                                <w:rFonts w:ascii="Calibri" w:hAnsi="Calibri" w:eastAsia="SimSun"/>
                                <w:sz w:val="12"/>
                                <w:szCs w:val="12"/>
                              </w:rPr>
                              <w:t> </w:t>
                            </w:r>
                          </w:p>
                        </w:txbxContent>
                      </v:textbox>
                    </v:oval>
                    <v:shape id="Graphic 490" style="position:absolute;left:1333;top:4667;width:3016;height:3016;visibility:visible;mso-wrap-style:square" alt="House" o:spid="_x0000_s10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">
                      <v:imagedata o:title="House" r:id="rId20"/>
                    </v:shape>
                    <v:shape id="Picture 722" style="position:absolute;left:16002;top:4572;width:3397;height:2940;visibility:visible;mso-wrap-style:square" o:spid="_x0000_s109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">
                      <v:imagedata o:title="" r:id="rId21"/>
                    </v:shape>
                    <v:shape id="Arrow: Circular 729" style="position:absolute;left:4953;top:3143;width:4292;height:3810;visibility:visible;mso-wrap-style:square;v-text-anchor:middle" coordsize="429260,381000" o:spid="_x0000_s1091" fillcolor="#9b2d2a" stroked="f" path="m48863,137162c74650,77392,140721,37749,214579,37730v73847,-18,139937,39580,165772,99324l417135,137054r-35500,53446l321885,137054r36608,c333002,87897,275092,56535,211678,57544,147536,58564,90570,92491,67774,143247l48863,137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">
                      <v:fill type="gradient" color2="#ce3b37" colors="0 #9b2d2a;52429f #cb3d3a;1 #ce3b37" angle="180" focus="100%" rotate="t">
                        <o:fill v:ext="view" type="gradientUnscaled"/>
                      </v:fill>
                      <v:shadow on="t" color="black" opacity="22937f" offset="0,.63889mm" origin=",.5"/>
                      <v:path arrowok="t" o:connecttype="custom" o:connectlocs="48863,137162;214579,37730;380351,137054;417135,137054;381635,190500;321885,137054;358493,137054;211678,57544;67774,143247;48863,137162" o:connectangles="0,0,0,0,0,0,0,0,0,0"/>
                    </v:shape>
                    <v:shape id="Arrow: Circular 730" style="position:absolute;left:11906;top:3429;width:3962;height:3581;flip:x;visibility:visible;mso-wrap-style:square;v-text-anchor:middle" coordsize="396240,358140" o:spid="_x0000_s1092" fillcolor="#9b2d2a" stroked="f" path="m41830,139295c61445,79216,122838,37247,193631,35521v69948,-1705,133292,36279,157283,94314l385564,129835r-34092,49235l296029,129835r34498,c306870,81929,251443,51787,191445,54202,130030,56674,77191,92697,59889,143891l41830,139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">
                      <v:fill type="gradient" color2="#ce3b37" colors="0 #9b2d2a;52429f #cb3d3a;1 #ce3b37" angle="180" focus="100%" rotate="t">
                        <o:fill v:ext="view" type="gradientUnscaled"/>
                      </v:fill>
                      <v:shadow on="t" color="black" opacity="22937f" offset="0,.63889mm" origin=",.5"/>
                      <v:path arrowok="t" o:connecttype="custom" o:connectlocs="41830,139295;193631,35521;350914,129835;385564,129835;351472,179070;296029,129835;330527,129835;191445,54202;59889,143891;41830,139295" o:connectangles="0,0,0,0,0,0,0,0,0,0"/>
                    </v:shape>
                    <v:shape id="Arrow: Circular 731" style="position:absolute;left:11906;top:5334;width:4292;height:3962;rotation:180;flip:x;visibility:visible;mso-wrap-style:square;v-text-anchor:middle" coordsize="429260,396240" o:spid="_x0000_s1093" fillcolor="black" stroked="f" path="m45533,156731c63384,96899,118068,51960,185546,41669v63914,-9748,128547,13268,168019,59831l390402,90243r-19439,60101l295668,119194r36689,-11212c296304,70389,240539,52845,186079,61962,127752,71727,80781,110382,65102,161520l45533,1567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">
                      <v:fill type="gradient" color2="black" angle="180" focus="80%" rotate="t">
                        <o:fill v:ext="view" type="gradientUnscaled"/>
                      </v:fill>
                      <v:shadow on="t" color="black" opacity="22937f" offset="0,.63889mm" origin=",.5"/>
                      <v:path arrowok="t" o:connecttype="custom" o:connectlocs="45533,156731;185546,41669;353565,101500;390402,90243;370963,150344;295668,119194;332357,107982;186079,61962;65102,161520;45533,156731" o:connectangles="0,0,0,0,0,0,0,0,0,0"/>
                    </v:shape>
                    <v:shape id="Arrow: Circular 732" style="position:absolute;left:5334;top:5715;width:4292;height:3543;rotation:180;visibility:visible;mso-wrap-style:square;v-text-anchor:middle" coordsize="429260,354330" o:spid="_x0000_s1094" fillcolor="black" stroked="f" path="m45067,130463c69806,74217,136251,36150,211500,35111v74054,-1022,141301,34046,169324,88299l414698,123409r-29729,53756l326115,123409r33634,c332030,79330,273049,51945,209312,53560,143285,55233,85277,87668,62963,135391l45067,1304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">
                      <v:fill type="gradient" color2="black" angle="180" focus="80%" rotate="t">
                        <o:fill v:ext="view" type="gradientUnscaled"/>
                      </v:fill>
                      <v:shadow on="t" color="black" opacity="22937f" offset="0,.63889mm" origin=",.5"/>
                      <v:path arrowok="t" o:connecttype="custom" o:connectlocs="45067,130463;211500,35111;380824,123410;414698,123409;384969,177165;326115,123409;359749,123409;209312,53560;62963,135391;45067,130463" o:connectangles="0,0,0,0,0,0,0,0,0,0"/>
                    </v:shape>
                  </v:group>
                  <v:group id="Group 733" style="position:absolute;left:1882;top:8572;width:16294;height:3658" coordsize="16300,4691" coordorigin="1882,8572" o:spid="_x0000_s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shape id="Arrow: U-Turn 734" style="position:absolute;left:1882;top:8572;width:16300;height:4691;rotation:180;visibility:visible;mso-wrap-style:square;v-text-anchor:middle" coordsize="1630017,469127" o:spid="_x0000_s1096" fillcolor="#769535" stroked="f" path="m,469127l,205243c,91890,91890,,205243,l1370111,v113353,,205243,91890,205243,205243l1575354,359806r54663,l1516713,469127,1403410,359806r54663,l1458073,205243v,-48580,-39381,-87961,-87961,-87961l205243,117282v-48580,,-87961,39381,-87961,87961l117282,469127,,4691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">
                      <v:fill type="gradient" color2="#9cc746" colors="0 #769535;52429f #9bc348;1 #9cc746" angle="180" focus="100%" rotate="t">
                        <o:fill v:ext="view" type="gradientUnscaled"/>
                      </v:fill>
                      <v:shadow on="t" color="black" opacity="22937f" offset="0,.63889mm" origin=",.5"/>
                      <v:path arrowok="t" o:connecttype="custom" o:connectlocs="0,469127;0,205243;205243,0;1370111,0;1575354,205243;1575354,359806;1630017,359806;1516713,469127;1403410,359806;1458073,359806;1458073,205243;1370112,117282;205243,117282;117282,205243;117282,469127;0,469127" o:connectangles="0,0,0,0,0,0,0,0,0,0,0,0,0,0,0,0"/>
                    </v:shape>
                    <v:shape id="Arrow: U-Turn 735" style="position:absolute;left:4549;top:8572;width:12357;height:2921;rotation:180;flip:x;visibility:visible;mso-wrap-style:square;v-text-anchor:middle" coordsize="1235710,292100" o:spid="_x0000_s1097" fillcolor="#604a7b" path="m,292100l,127794c,57215,57215,,127794,r927454,c1125827,,1183042,57215,1183042,127794v,26378,-1,52755,-1,79133l1235710,206927r-73025,82252l1089660,206927r52669,l1142329,127794v,-48094,-38987,-87081,-87081,-87081l127794,40713v-48094,,-87081,38987,-87081,87081l40713,292100,,2921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">
                      <v:fill type="gradient" color2="#b3a2c7" colors="0 #604a7b;22938f #b3a2c7;1 #b3a2c7" angle="180" focus="100%" rotate="t"/>
                      <v:shadow on="t" color="black" opacity="24903f" offset="0,.55556mm" origin=",.5"/>
                      <v:path arrowok="t" o:connecttype="custom" o:connectlocs="0,292100;0,127794;127794,0;1055248,0;1183042,127794;1183041,206927;1235710,206927;1162685,289179;1089660,206927;1142329,206927;1142329,127794;1055248,40713;127794,40713;40713,127794;40713,292100;0,292100" o:connectangles="0,0,0,0,0,0,0,0,0,0,0,0,0,0,0,0"/>
                    </v:shape>
                  </v:group>
                </v:group>
                <w10:anchorlock/>
              </v:group>
            </w:pict>
          </mc:Fallback>
        </mc:AlternateContent>
      </w:r>
    </w:p>
    <w:p w:rsidRPr="00412298" w:rsidR="00271A39" w:rsidP="00271A39" w:rsidRDefault="00271A39" w14:paraId="7E4E6B9B" w14:textId="4C70F7D6">
      <w:pPr>
        <w:widowControl w:val="0"/>
        <w:autoSpaceDE w:val="0"/>
        <w:autoSpaceDN w:val="0"/>
        <w:rPr>
          <w:rFonts w:ascii="Calibri" w:hAnsi="Calibri" w:eastAsia="Verdana" w:cs="Verdana"/>
          <w:b/>
          <w:sz w:val="20"/>
        </w:rPr>
      </w:pPr>
      <w:bookmarkStart w:name="_Hlk503446570" w:id="19"/>
      <w:bookmarkEnd w:id="16"/>
    </w:p>
    <w:bookmarkEnd w:id="17"/>
    <w:bookmarkEnd w:id="18"/>
    <w:bookmarkEnd w:id="19"/>
    <w:p w:rsidRPr="00953335" w:rsidR="000F4F54" w:rsidP="003B129A" w:rsidRDefault="000F4F54" w14:paraId="62DCD9E8" w14:textId="3FEDD4B2">
      <w:pPr>
        <w:pStyle w:val="BodyText"/>
      </w:pPr>
      <w:r w:rsidRPr="00953335">
        <w:t>Economic data specifying these circular flows are contained in a balanced social accounting matrix (SAM), which provides a baseline characterization of the economy that accounts for all interactions among agents in the economy (households, firms, government, and foreign countries). The SAM contains data on the value of</w:t>
      </w:r>
      <w:r w:rsidR="00D81336">
        <w:t xml:space="preserve"> total</w:t>
      </w:r>
      <w:r w:rsidRPr="00953335">
        <w:t xml:space="preserve"> output in each industry, payments for factors of production and intermediate input purchases by each industry, household income and consumption patterns, government purchases, investment, trade flows, and GHG emissions. These data reflect technologies currently used by firms to manufacture goods and households</w:t>
      </w:r>
      <w:r w:rsidR="00B124DA">
        <w:t>’</w:t>
      </w:r>
      <w:r w:rsidRPr="00953335">
        <w:t xml:space="preserve"> preferences for consumption goods. The theoretical structure of the CGE model, along with its parameter estimates, then determines how production and consumption will change in response to new policies.</w:t>
      </w:r>
    </w:p>
    <w:p w:rsidR="00F20B7A" w:rsidP="007838D4" w:rsidRDefault="000F4F54" w14:paraId="1684C6D8" w14:textId="50509D08">
      <w:pPr>
        <w:pStyle w:val="BodyText"/>
      </w:pPr>
      <w:r w:rsidRPr="00953335">
        <w:t xml:space="preserve">In this theoretical structure, households are assumed to maximize utility received from consumption of goods and services, subject to their budget constraints. CES functions are </w:t>
      </w:r>
      <w:r w:rsidR="00EE2E00">
        <w:t>commonly</w:t>
      </w:r>
      <w:r w:rsidRPr="00953335" w:rsidR="00EE2E00">
        <w:t xml:space="preserve"> </w:t>
      </w:r>
      <w:r w:rsidRPr="00953335">
        <w:t>used to describe these utility functions</w:t>
      </w:r>
      <w:r w:rsidR="00EE2E00">
        <w:t xml:space="preserve"> (though </w:t>
      </w:r>
      <w:r w:rsidR="009A1155">
        <w:t xml:space="preserve">some models rely on </w:t>
      </w:r>
      <w:r w:rsidR="00EE2E00">
        <w:t xml:space="preserve">alternative functional forms such as </w:t>
      </w:r>
      <w:proofErr w:type="spellStart"/>
      <w:r w:rsidR="00EE2E00">
        <w:t>Translog</w:t>
      </w:r>
      <w:proofErr w:type="spellEnd"/>
      <w:r w:rsidR="00EE2E00">
        <w:t xml:space="preserve"> or Ge</w:t>
      </w:r>
      <w:r w:rsidR="009A1155">
        <w:t>neralized Leontief</w:t>
      </w:r>
      <w:r w:rsidR="00EE2E00">
        <w:t>)</w:t>
      </w:r>
      <w:r w:rsidRPr="00953335">
        <w:t xml:space="preserve">, which show how willing and able households are to substitute among consumption goods in response to price changes. </w:t>
      </w:r>
    </w:p>
    <w:p w:rsidRPr="00953335" w:rsidR="002F26F3" w:rsidP="00F04EF0" w:rsidRDefault="000F4F54" w14:paraId="5291405F" w14:textId="18C0E1E0">
      <w:pPr>
        <w:pStyle w:val="BodyText"/>
      </w:pPr>
      <w:r w:rsidRPr="00953335">
        <w:t xml:space="preserve">Firms are assumed to </w:t>
      </w:r>
      <w:r w:rsidR="00682F5B">
        <w:t>maximize pro</w:t>
      </w:r>
      <w:r w:rsidR="0081150D">
        <w:t xml:space="preserve">fits (defined as </w:t>
      </w:r>
      <w:r w:rsidRPr="00953335">
        <w:t>the difference between revenues from sales and payments for factors of production and intermediate inputs</w:t>
      </w:r>
      <w:r w:rsidR="0081150D">
        <w:t xml:space="preserve">) </w:t>
      </w:r>
      <w:r w:rsidRPr="00953335">
        <w:t>subject to constraints imposed by available production technologies</w:t>
      </w:r>
      <w:r w:rsidR="00A54351">
        <w:t>, while operating in perfectly competitive markets</w:t>
      </w:r>
      <w:r w:rsidR="0042572E">
        <w:t xml:space="preserve">. These production technologies </w:t>
      </w:r>
      <w:r w:rsidRPr="00953335">
        <w:t>are also typically specified using CES functions that describe how different types of inputs can be substituted for each other. The extent of these substitutions is determined by elasticity parameters that control how easily trade-offs among inputs can be made.</w:t>
      </w:r>
      <w:r w:rsidR="007838D4">
        <w:t xml:space="preserve"> </w:t>
      </w:r>
      <w:r w:rsidRPr="00953335" w:rsidR="00F20B7A">
        <w:t xml:space="preserve">Unlike I/O models or partial equilibrium models using fixed coefficients in production, this model structure allows producers to change the technology employed to manufacture goods. If, for example, energy prices rise, an industry can shift away from energy by employing more capital, labor, or intermediate inputs as allowed for by the CES equations. </w:t>
      </w:r>
      <w:r w:rsidRPr="00953335" w:rsidR="007838D4">
        <w:t>According to economic theory of producer behavior, firms will use each type of input up to the point where the marginal revenue received from employing an additional unit of an input is equal to the marginal cost of purchasing that input</w:t>
      </w:r>
      <w:r w:rsidRPr="00953335">
        <w:t>.</w:t>
      </w:r>
    </w:p>
    <w:p w:rsidRPr="00953335" w:rsidR="000F4F54" w:rsidP="00B93346" w:rsidRDefault="000F4F54" w14:paraId="5A88548C" w14:textId="77777777">
      <w:pPr>
        <w:pStyle w:val="Heading2"/>
      </w:pPr>
      <w:bookmarkStart w:name="_Toc118979514" w:id="20"/>
      <w:r w:rsidRPr="00953335">
        <w:t>Application to Environmental Policies</w:t>
      </w:r>
      <w:bookmarkEnd w:id="20"/>
    </w:p>
    <w:p w:rsidR="000F4F54" w:rsidP="00B93346" w:rsidRDefault="000F4F54" w14:paraId="3B2069B5" w14:textId="2F486ED8">
      <w:pPr>
        <w:pStyle w:val="BodyText"/>
      </w:pPr>
      <w:r w:rsidRPr="00953335">
        <w:t xml:space="preserve">As in other areas of economics, the use of CGE models in environmental policy applications expanded rapidly in the 1980s and 1990s (Adkins and </w:t>
      </w:r>
      <w:proofErr w:type="spellStart"/>
      <w:r w:rsidRPr="00953335">
        <w:t>Garbaccio</w:t>
      </w:r>
      <w:proofErr w:type="spellEnd"/>
      <w:r w:rsidRPr="00953335">
        <w:t xml:space="preserve">, 1999) and has continued to grow over time as improvements in model structures, databases, and computer technology have reduced the costs of using these models. Environmental regulations and other policies may affect the economy through their influence on the rates of technological innovation, levels of private investment and trade, and decisions </w:t>
      </w:r>
      <w:r w:rsidR="001D47FF">
        <w:t>by</w:t>
      </w:r>
      <w:r w:rsidRPr="00953335">
        <w:t xml:space="preserve"> firms and workers</w:t>
      </w:r>
      <w:r w:rsidR="001D47FF">
        <w:t xml:space="preserve"> about where to locate</w:t>
      </w:r>
      <w:r w:rsidRPr="00953335">
        <w:t>. A major strength of CGE models for regulatory analysis is their ability to implicitly take these effects into account</w:t>
      </w:r>
      <w:r w:rsidR="00324C4C">
        <w:t xml:space="preserve"> (</w:t>
      </w:r>
      <w:r w:rsidR="00147673">
        <w:t xml:space="preserve">EPA </w:t>
      </w:r>
      <w:r w:rsidR="00324C4C">
        <w:t>SAB, 2017)</w:t>
      </w:r>
      <w:r w:rsidRPr="00953335">
        <w:t xml:space="preserve">. Regulations that directly raise costs of production and/or prices in an industry can indirectly discourage both investment in and exports from that industry as well as industries that rely on that sector for productive inputs. In CGE models, regulatory compliance costs lead to reductions in investment </w:t>
      </w:r>
      <w:proofErr w:type="gramStart"/>
      <w:r w:rsidRPr="00953335">
        <w:t>as a result of</w:t>
      </w:r>
      <w:proofErr w:type="gramEnd"/>
      <w:r w:rsidRPr="00953335">
        <w:t xml:space="preserve"> lower returns to capital</w:t>
      </w:r>
      <w:r w:rsidR="008A626B">
        <w:t>,</w:t>
      </w:r>
      <w:r w:rsidRPr="00953335">
        <w:t xml:space="preserve"> while exports are discouraged by higher terms of trade (the ratio of domestic to world prices).</w:t>
      </w:r>
    </w:p>
    <w:p w:rsidRPr="00953335" w:rsidR="000F4F54" w:rsidP="00B93346" w:rsidRDefault="000F4F54" w14:paraId="65841F57" w14:textId="402189EC">
      <w:pPr>
        <w:pStyle w:val="BodyText"/>
      </w:pPr>
      <w:r w:rsidRPr="00953335">
        <w:t xml:space="preserve">The energy sector plays a unique role as an input into essentially every other sector of the economy while simultaneously being one of the largest contributors to air pollution. </w:t>
      </w:r>
      <w:r w:rsidRPr="00953335" w:rsidR="00D928DD">
        <w:t>Because of</w:t>
      </w:r>
      <w:r w:rsidRPr="00953335">
        <w:t xml:space="preserve"> its importance, one of the earliest areas of application of CGE models to environmental issues, beginning in the mid- to late-1980s, was to energy policy modeling (e.g., Bergman</w:t>
      </w:r>
      <w:r w:rsidR="000E1563">
        <w:t xml:space="preserve">, 1988; </w:t>
      </w:r>
      <w:proofErr w:type="spellStart"/>
      <w:r w:rsidR="000E1563">
        <w:t>Despotakis</w:t>
      </w:r>
      <w:proofErr w:type="spellEnd"/>
      <w:r w:rsidR="000E1563">
        <w:t xml:space="preserve"> and Fisher, 1988</w:t>
      </w:r>
      <w:r w:rsidRPr="00953335">
        <w:t xml:space="preserve">). Subsequently there has been an emphasis on the energy sector in almost all CGE models used to analyze large-scale environmental regulations. Often, the energy sector bears a large share of the direct </w:t>
      </w:r>
      <w:r w:rsidRPr="00953335" w:rsidR="006B1BCE">
        <w:t>costs</w:t>
      </w:r>
      <w:r w:rsidR="000825D2">
        <w:t>,</w:t>
      </w:r>
      <w:r w:rsidRPr="00953335" w:rsidR="006B1BCE">
        <w:t xml:space="preserve"> and</w:t>
      </w:r>
      <w:r w:rsidRPr="00953335">
        <w:t xml:space="preserve"> </w:t>
      </w:r>
      <w:r w:rsidR="03ECEFCB">
        <w:t xml:space="preserve">the </w:t>
      </w:r>
      <w:r w:rsidRPr="00953335">
        <w:t xml:space="preserve">resulting changes in prices and quantities in the energy market can have </w:t>
      </w:r>
      <w:r w:rsidR="002A040C">
        <w:t xml:space="preserve">significant </w:t>
      </w:r>
      <w:r w:rsidRPr="00953335">
        <w:t>impact</w:t>
      </w:r>
      <w:r w:rsidR="002A040C">
        <w:t>s</w:t>
      </w:r>
      <w:r w:rsidRPr="00953335">
        <w:t xml:space="preserve"> on the rest of the economy.</w:t>
      </w:r>
    </w:p>
    <w:p w:rsidR="000F4F54" w:rsidP="00B93346" w:rsidRDefault="000F4F54" w14:paraId="18B33D9A" w14:textId="5D79A269">
      <w:pPr>
        <w:pStyle w:val="BodyText"/>
      </w:pPr>
      <w:r w:rsidRPr="00953335">
        <w:t>Another early application of CGE models to environmental policy (and still one of the most common</w:t>
      </w:r>
      <w:r w:rsidR="00D928DD">
        <w:t xml:space="preserve"> applications</w:t>
      </w:r>
      <w:r w:rsidRPr="00953335">
        <w:t>) was in the analysis of economy-wide impacts associated with restrictions on or required reductions for emissions of pollutants. Environmental standards, taxes, or tradable permits lead to direct costs, including payments to government (in the case of taxes or auctioned permits), permit trade expenditures, and abatement expenditures. However, direct costs do not necessarily measure social costs or the distributional implications that are important to policy makers/agencies who seek to design optimal policies from a societal viewpoint. To estimate the social costs of environmental programs, one must capture the sum of direct, indirect, and induced costs.</w:t>
      </w:r>
      <w:r w:rsidRPr="00953335">
        <w:rPr>
          <w:rStyle w:val="FootnoteReference"/>
          <w:sz w:val="22"/>
          <w:szCs w:val="22"/>
        </w:rPr>
        <w:footnoteReference w:id="5"/>
      </w:r>
      <w:r w:rsidRPr="00953335">
        <w:t xml:space="preserve"> This means modeling all relevant linkages, substitution possibilities, technical changes, and dynamic processes that are affected by environmental programs throughout the economy.</w:t>
      </w:r>
    </w:p>
    <w:p w:rsidR="000F4F54" w:rsidP="00B93346" w:rsidRDefault="000F4F54" w14:paraId="2F4EED20" w14:textId="45BC9F8F">
      <w:pPr>
        <w:pStyle w:val="BodyText"/>
      </w:pPr>
      <w:r w:rsidRPr="00953335">
        <w:t xml:space="preserve">The CGE framework has proven to be a valuable tool for capturing these kinds of complex effects because of its ability to model </w:t>
      </w:r>
      <w:r w:rsidR="00E1373A">
        <w:t xml:space="preserve">the </w:t>
      </w:r>
      <w:r w:rsidR="00C1755F">
        <w:t xml:space="preserve">representative </w:t>
      </w:r>
      <w:r w:rsidRPr="00953335">
        <w:t xml:space="preserve">agent behavior, while at the same time depicting the workings of an entire economy. The Intertemporal General Equilibrium Model (IGEM), developed by Jorgenson, Ho, and </w:t>
      </w:r>
      <w:proofErr w:type="spellStart"/>
      <w:r w:rsidRPr="00953335">
        <w:t>Wilcoxen</w:t>
      </w:r>
      <w:proofErr w:type="spellEnd"/>
      <w:r w:rsidRPr="00953335">
        <w:t>, is an example of a CGE model that has been used in</w:t>
      </w:r>
      <w:r w:rsidRPr="2F32AA2D">
        <w:rPr>
          <w:rFonts w:eastAsiaTheme="minorEastAsia"/>
        </w:rPr>
        <w:t xml:space="preserve"> </w:t>
      </w:r>
      <w:r w:rsidRPr="00953335">
        <w:t>many different studies of the impact of environmental regulations on economic growth since the early 1990s (e.g., Ho and Jorgenson</w:t>
      </w:r>
      <w:r w:rsidR="000E1563">
        <w:t>, 1998;</w:t>
      </w:r>
      <w:r w:rsidRPr="00953335">
        <w:t xml:space="preserve"> Jorgenson</w:t>
      </w:r>
      <w:r w:rsidR="000E1563">
        <w:t xml:space="preserve">, </w:t>
      </w:r>
      <w:r w:rsidRPr="00953335">
        <w:t xml:space="preserve">1998; Jorgenson and </w:t>
      </w:r>
      <w:proofErr w:type="spellStart"/>
      <w:r w:rsidRPr="00953335">
        <w:t>Wilcoxen</w:t>
      </w:r>
      <w:proofErr w:type="spellEnd"/>
      <w:r w:rsidR="000E1563">
        <w:t>, 1990a, 1990b</w:t>
      </w:r>
      <w:r w:rsidRPr="00953335">
        <w:t xml:space="preserve">, </w:t>
      </w:r>
      <w:r w:rsidR="000E1563">
        <w:t xml:space="preserve">1993a, 1993b, 1993c, 1993d, 1997, </w:t>
      </w:r>
      <w:r w:rsidRPr="00953335">
        <w:t>1</w:t>
      </w:r>
      <w:r w:rsidR="000E1563">
        <w:t>998</w:t>
      </w:r>
      <w:r w:rsidRPr="00953335">
        <w:t>)</w:t>
      </w:r>
      <w:r>
        <w:t>,</w:t>
      </w:r>
      <w:r w:rsidRPr="00953335">
        <w:t xml:space="preserve"> as well as an assessment of the social costs associated with the Clean Air Act. </w:t>
      </w:r>
      <w:proofErr w:type="spellStart"/>
      <w:r w:rsidRPr="00953335">
        <w:t>Hazilla</w:t>
      </w:r>
      <w:proofErr w:type="spellEnd"/>
      <w:r w:rsidRPr="00953335">
        <w:t xml:space="preserve"> and Kopp (1990) used a model that is very similar to IGEM in an analysis of the social costs of the Clean Air and Clean Water Acts.</w:t>
      </w:r>
      <w:r w:rsidR="0081770E">
        <w:t xml:space="preserve"> </w:t>
      </w:r>
    </w:p>
    <w:p w:rsidRPr="00953335" w:rsidR="00AC04B1" w:rsidP="00B93346" w:rsidRDefault="00AC04B1" w14:paraId="57686083" w14:textId="6441EF84">
      <w:pPr>
        <w:pStyle w:val="BodyText"/>
      </w:pPr>
      <w:r>
        <w:t xml:space="preserve">As identified by </w:t>
      </w:r>
      <w:r w:rsidR="00DE7BC8">
        <w:t xml:space="preserve">the </w:t>
      </w:r>
      <w:r>
        <w:t xml:space="preserve">EPA SAB (2017), a key issue in applying CGE modeling to </w:t>
      </w:r>
      <w:r w:rsidR="00F315A8">
        <w:t xml:space="preserve">environmental policy analyses is the degree of disaggregation available in the model(s) being applied. Ideally, </w:t>
      </w:r>
      <w:r w:rsidR="00971527">
        <w:t xml:space="preserve">models used for environmental policy would include disaggregation of sectors, production processes, </w:t>
      </w:r>
      <w:r w:rsidR="00EF3FCC">
        <w:t>geographic regions, skills and occupations of</w:t>
      </w:r>
      <w:r w:rsidR="00DE7BC8">
        <w:t xml:space="preserve"> the</w:t>
      </w:r>
      <w:r w:rsidR="00EF3FCC">
        <w:t xml:space="preserve"> labor supply, and other demographic characteristics. </w:t>
      </w:r>
      <w:r w:rsidR="00CD39E7">
        <w:t>For instance, g</w:t>
      </w:r>
      <w:r w:rsidR="002F1512">
        <w:t xml:space="preserve">iven our current focus on applications of ADAGE to </w:t>
      </w:r>
      <w:r w:rsidR="004A6006">
        <w:t xml:space="preserve">biofuels and other </w:t>
      </w:r>
      <w:r w:rsidR="002F1512">
        <w:t xml:space="preserve">transportation-related </w:t>
      </w:r>
      <w:r w:rsidR="004A6006">
        <w:t xml:space="preserve">issues, we focused on disaggregation of the transportation, biofuels, and agricultural sectors. </w:t>
      </w:r>
      <w:r w:rsidR="00386158">
        <w:t>However, given the challenges associated with developing</w:t>
      </w:r>
      <w:r w:rsidR="005A2394">
        <w:t xml:space="preserve"> and solving </w:t>
      </w:r>
      <w:r w:rsidR="00386158">
        <w:t xml:space="preserve">CGE models with </w:t>
      </w:r>
      <w:r w:rsidR="0060144E">
        <w:t xml:space="preserve">a high </w:t>
      </w:r>
      <w:r w:rsidR="005A2394">
        <w:t>level of detail</w:t>
      </w:r>
      <w:r w:rsidR="00F92B5E">
        <w:t xml:space="preserve"> across all sectors potentially </w:t>
      </w:r>
      <w:r w:rsidR="00DE7BC8">
        <w:t xml:space="preserve">affected </w:t>
      </w:r>
      <w:r w:rsidR="00F92B5E">
        <w:t>by environmental policy</w:t>
      </w:r>
      <w:r w:rsidR="0060144E">
        <w:t xml:space="preserve">, the SAB </w:t>
      </w:r>
      <w:r w:rsidR="00DE7BC8">
        <w:t xml:space="preserve">indicated </w:t>
      </w:r>
      <w:r w:rsidR="0060144E">
        <w:t xml:space="preserve">that it will often be necessary to link CGE models with more detailed </w:t>
      </w:r>
      <w:r w:rsidR="00084E63">
        <w:t xml:space="preserve">partial equilibrium </w:t>
      </w:r>
      <w:r w:rsidR="004745A3">
        <w:t xml:space="preserve">(PE) </w:t>
      </w:r>
      <w:r w:rsidR="00084E63">
        <w:t xml:space="preserve">models. </w:t>
      </w:r>
      <w:proofErr w:type="spellStart"/>
      <w:r w:rsidR="00CD39E7">
        <w:t>Delzeit</w:t>
      </w:r>
      <w:proofErr w:type="spellEnd"/>
      <w:r w:rsidR="00CD39E7">
        <w:t xml:space="preserve"> et al. (2020) discuss</w:t>
      </w:r>
      <w:r w:rsidR="00DE7BC8">
        <w:t>ed</w:t>
      </w:r>
      <w:r w:rsidR="00CD39E7">
        <w:t xml:space="preserve"> </w:t>
      </w:r>
      <w:r w:rsidR="004745A3">
        <w:t xml:space="preserve">issues and considerations for linking CGE and PE models. </w:t>
      </w:r>
    </w:p>
    <w:p w:rsidRPr="00953335" w:rsidR="000F4F54" w:rsidP="00B93346" w:rsidRDefault="000F4F54" w14:paraId="01EBB69A" w14:textId="508E74F1">
      <w:pPr>
        <w:pStyle w:val="BodyText"/>
      </w:pPr>
      <w:r w:rsidRPr="00953335">
        <w:t>CGE models have also routinely been applied to evaluate impacts of climate change policies</w:t>
      </w:r>
      <w:r w:rsidR="00043458">
        <w:t>, including both carbon taxes and cap-and-trade policies.</w:t>
      </w:r>
      <w:r w:rsidRPr="00043458" w:rsidR="00043458">
        <w:t xml:space="preserve"> </w:t>
      </w:r>
      <w:r w:rsidR="00332FF2">
        <w:t>Inclusi</w:t>
      </w:r>
      <w:r w:rsidR="00601A89">
        <w:t>on of a tax on the quantity of carbon dioxide equiv</w:t>
      </w:r>
      <w:r w:rsidR="00081125">
        <w:t xml:space="preserve">alent emitted is a relatively common and straightforward way to </w:t>
      </w:r>
      <w:r w:rsidR="00E15AB6">
        <w:t xml:space="preserve">model climate policy. </w:t>
      </w:r>
      <w:r w:rsidR="00043458">
        <w:t xml:space="preserve">Cap-and-trade or </w:t>
      </w:r>
      <w:r w:rsidR="00332FF2">
        <w:t xml:space="preserve">other policies instituting a limit on emissions can be </w:t>
      </w:r>
      <w:r w:rsidR="00A24DB7">
        <w:t>introduced into these models</w:t>
      </w:r>
      <w:r w:rsidR="00332FF2">
        <w:t xml:space="preserve"> </w:t>
      </w:r>
      <w:r w:rsidR="00E15AB6">
        <w:t xml:space="preserve">through the addition of a </w:t>
      </w:r>
      <w:r w:rsidRPr="00953335" w:rsidR="00043458">
        <w:t xml:space="preserve">constraint </w:t>
      </w:r>
      <w:r w:rsidR="00A24DB7">
        <w:t xml:space="preserve">that </w:t>
      </w:r>
      <w:r w:rsidRPr="00953335" w:rsidR="00043458">
        <w:t xml:space="preserve">limits GHG emissions to a </w:t>
      </w:r>
      <w:r w:rsidR="00785C8E">
        <w:t>specific</w:t>
      </w:r>
      <w:r w:rsidRPr="00953335" w:rsidR="00785C8E">
        <w:t xml:space="preserve"> </w:t>
      </w:r>
      <w:r w:rsidRPr="00953335" w:rsidR="00043458">
        <w:t>level. Based on this emissions cap, the model will estimate a shadow value on GHG emissions associated with the constraint, which can be interpreted as the price at which GHG allowances (or permits) would trade under a GHG cap-and-trade system. Allowance prices for a particular policy will be determined by emissions in the economy</w:t>
      </w:r>
      <w:r w:rsidR="00B124DA">
        <w:t>’</w:t>
      </w:r>
      <w:r w:rsidRPr="00953335" w:rsidR="00043458">
        <w:t xml:space="preserve">s baseline, the tightness of the cap, options for technological and energy-efficiency improvements, and the abilities and willingness of firms and households to switch to </w:t>
      </w:r>
      <w:r w:rsidR="0B220A99">
        <w:t xml:space="preserve">less carbon-intensive </w:t>
      </w:r>
      <w:r w:rsidR="00043458">
        <w:t>goods</w:t>
      </w:r>
      <w:r w:rsidR="6AE6213C">
        <w:t xml:space="preserve"> and technologies</w:t>
      </w:r>
      <w:r w:rsidR="001C038B">
        <w:t xml:space="preserve">. </w:t>
      </w:r>
      <w:r w:rsidRPr="00953335">
        <w:t xml:space="preserve">Significant early studies include Rose and </w:t>
      </w:r>
      <w:proofErr w:type="spellStart"/>
      <w:r w:rsidRPr="00953335">
        <w:t>Oladosu</w:t>
      </w:r>
      <w:proofErr w:type="spellEnd"/>
      <w:r w:rsidRPr="00953335">
        <w:t xml:space="preserve"> (2002), Bernstein et al. (1999), Harrison and Rutherford (1998), Jorgenson and </w:t>
      </w:r>
      <w:proofErr w:type="spellStart"/>
      <w:r w:rsidRPr="00953335">
        <w:t>Wilcoxen</w:t>
      </w:r>
      <w:proofErr w:type="spellEnd"/>
      <w:r w:rsidRPr="00953335">
        <w:t xml:space="preserve"> (</w:t>
      </w:r>
      <w:r w:rsidRPr="00953335" w:rsidR="000F2E7B">
        <w:t>1993</w:t>
      </w:r>
      <w:r w:rsidR="003079A5">
        <w:t>c</w:t>
      </w:r>
      <w:r w:rsidRPr="00953335">
        <w:t xml:space="preserve">), McKibbin et al. (1999), Manne and </w:t>
      </w:r>
      <w:proofErr w:type="spellStart"/>
      <w:r w:rsidRPr="00953335">
        <w:t>Richels</w:t>
      </w:r>
      <w:proofErr w:type="spellEnd"/>
      <w:r w:rsidRPr="00953335">
        <w:t xml:space="preserve"> (1997), and </w:t>
      </w:r>
      <w:proofErr w:type="spellStart"/>
      <w:r w:rsidRPr="00953335">
        <w:t>Bovenberg</w:t>
      </w:r>
      <w:proofErr w:type="spellEnd"/>
      <w:r w:rsidRPr="00953335">
        <w:t xml:space="preserve"> and </w:t>
      </w:r>
      <w:proofErr w:type="spellStart"/>
      <w:r w:rsidRPr="00953335">
        <w:t>Goulder</w:t>
      </w:r>
      <w:proofErr w:type="spellEnd"/>
      <w:r w:rsidRPr="00953335">
        <w:t xml:space="preserve"> (1996), among others. Most of these models provided results at the national level, but efforts have been made to model impacts on different regions of the United States as well (Balistreri and Rutherford, 2001). </w:t>
      </w:r>
      <w:r w:rsidR="00863FF8">
        <w:t xml:space="preserve">There </w:t>
      </w:r>
      <w:r w:rsidR="00C04D42">
        <w:t xml:space="preserve">continue to be a </w:t>
      </w:r>
      <w:r w:rsidR="00B6392D">
        <w:t>very large</w:t>
      </w:r>
      <w:r w:rsidR="00C04D42">
        <w:t xml:space="preserve"> number of papers </w:t>
      </w:r>
      <w:r w:rsidR="00703D02">
        <w:t xml:space="preserve">published each year </w:t>
      </w:r>
      <w:r w:rsidR="00C04D42">
        <w:t xml:space="preserve">examining different aspects of the economics of climate policy </w:t>
      </w:r>
      <w:r w:rsidR="00B6392D">
        <w:t xml:space="preserve">using CGE models </w:t>
      </w:r>
      <w:r w:rsidR="00C04D42">
        <w:t xml:space="preserve">(e.g., </w:t>
      </w:r>
      <w:proofErr w:type="spellStart"/>
      <w:r w:rsidR="00B5194B">
        <w:t>B</w:t>
      </w:r>
      <w:r w:rsidR="00A66381">
        <w:t>ö</w:t>
      </w:r>
      <w:r w:rsidR="00B5194B">
        <w:t>hringer</w:t>
      </w:r>
      <w:proofErr w:type="spellEnd"/>
      <w:r w:rsidR="00B5194B">
        <w:t xml:space="preserve"> et al., 2021</w:t>
      </w:r>
      <w:r w:rsidR="00C44DDB">
        <w:t>;</w:t>
      </w:r>
      <w:r w:rsidR="003349EB">
        <w:t xml:space="preserve"> </w:t>
      </w:r>
      <w:r w:rsidR="007A1ACF">
        <w:t xml:space="preserve">Faehn et al., 2020; </w:t>
      </w:r>
      <w:r w:rsidR="00855BEB">
        <w:t xml:space="preserve">Paltsev et al., 2022; </w:t>
      </w:r>
      <w:proofErr w:type="spellStart"/>
      <w:r w:rsidR="00A261AF">
        <w:t>Vandyck</w:t>
      </w:r>
      <w:proofErr w:type="spellEnd"/>
      <w:r w:rsidR="00A261AF">
        <w:t xml:space="preserve"> et al., 2021; </w:t>
      </w:r>
      <w:proofErr w:type="spellStart"/>
      <w:r w:rsidR="003349EB">
        <w:t>Vrontisi</w:t>
      </w:r>
      <w:proofErr w:type="spellEnd"/>
      <w:r w:rsidR="003349EB">
        <w:t xml:space="preserve">, </w:t>
      </w:r>
      <w:proofErr w:type="spellStart"/>
      <w:r w:rsidR="003349EB">
        <w:t>Charalampidis</w:t>
      </w:r>
      <w:proofErr w:type="spellEnd"/>
      <w:r w:rsidR="003349EB">
        <w:t xml:space="preserve">, and </w:t>
      </w:r>
      <w:proofErr w:type="spellStart"/>
      <w:r w:rsidR="003349EB">
        <w:t>Par</w:t>
      </w:r>
      <w:r w:rsidR="00C44DDB">
        <w:t>oussos</w:t>
      </w:r>
      <w:proofErr w:type="spellEnd"/>
      <w:r w:rsidR="00C44DDB">
        <w:t>, 2020</w:t>
      </w:r>
      <w:r w:rsidR="009C5E41">
        <w:t>).</w:t>
      </w:r>
      <w:r w:rsidR="00B55015">
        <w:t xml:space="preserve"> </w:t>
      </w:r>
    </w:p>
    <w:p w:rsidRPr="00953335" w:rsidR="000F4F54" w:rsidP="00BF17DA" w:rsidRDefault="000F4F54" w14:paraId="4AC8DA7B" w14:textId="38E9F30B">
      <w:pPr>
        <w:pStyle w:val="BodyText"/>
      </w:pPr>
      <w:r w:rsidRPr="00953335">
        <w:t xml:space="preserve">Since the mid-1990s, numerous studies have relied on CGE models to examine the interaction between environmental regulations and tax-induced distortions in the labor market, often referred to as tax-interaction effects. Parry (1997), </w:t>
      </w:r>
      <w:proofErr w:type="spellStart"/>
      <w:r w:rsidRPr="00953335">
        <w:t>Goulder</w:t>
      </w:r>
      <w:proofErr w:type="spellEnd"/>
      <w:r w:rsidRPr="00953335">
        <w:t xml:space="preserve"> et al. (1999), and Fullerton and Metcalf (2001) are notable examples of this literature. </w:t>
      </w:r>
      <w:r w:rsidRPr="00953335" w:rsidR="0064112F">
        <w:t>The findings in this literature argue for the use of CGE models rather than single-sector models in estimati</w:t>
      </w:r>
      <w:r w:rsidR="0064112F">
        <w:t>ng</w:t>
      </w:r>
      <w:r w:rsidRPr="00953335" w:rsidR="0064112F">
        <w:t xml:space="preserve"> the social costs associated with regulation to account for the potentially large tax interaction effects that may result.</w:t>
      </w:r>
      <w:r w:rsidR="0064112F">
        <w:t xml:space="preserve"> </w:t>
      </w:r>
      <w:r w:rsidRPr="00953335">
        <w:t xml:space="preserve">If one performs </w:t>
      </w:r>
      <w:r w:rsidR="00DE7BC8">
        <w:t xml:space="preserve">a </w:t>
      </w:r>
      <w:r w:rsidRPr="00953335" w:rsidR="00DE7BC8">
        <w:t>single</w:t>
      </w:r>
      <w:r w:rsidR="00DE7BC8">
        <w:t>-</w:t>
      </w:r>
      <w:r w:rsidRPr="00953335">
        <w:t>market analysis of a tax policy, say, or an environmental regulation, then one assumes that there are no other</w:t>
      </w:r>
      <w:r w:rsidR="006717F2">
        <w:t>-</w:t>
      </w:r>
      <w:r w:rsidRPr="00953335">
        <w:t>market distortions or that the exacerbation and amelioration of other</w:t>
      </w:r>
      <w:r w:rsidR="006717F2">
        <w:t>-</w:t>
      </w:r>
      <w:r w:rsidRPr="00953335">
        <w:t xml:space="preserve">market distortions caused by the intervention in question cancel one another out. The tax-interaction effect literature argues that in the case of environmental policy (as well as agricultural policy and trade policy; see Parry [1999] and Williams [1999]) the other-market effects do not cancel out. In particular, the nature of environmental regulation—through command and control, pollution taxes, or quota restrictions on pollution—systematically worsens the distortion in the labor market that arises from the existing income tax (i.e., any decrease in the real wage tends to further decrease labor supply from an already nonoptimal point). This literature has potentially important implications for the way that social costs of environmental regulations are calculated. </w:t>
      </w:r>
    </w:p>
    <w:p w:rsidR="000F4F54" w:rsidP="00B93346" w:rsidRDefault="00D928DD" w14:paraId="167284CB" w14:textId="2D4B27A4">
      <w:pPr>
        <w:pStyle w:val="BodyText"/>
      </w:pPr>
      <w:r>
        <w:t>Additional</w:t>
      </w:r>
      <w:r w:rsidRPr="00953335" w:rsidR="000F4F54">
        <w:t xml:space="preserve"> studies </w:t>
      </w:r>
      <w:r w:rsidR="00DE7BC8">
        <w:t xml:space="preserve">have </w:t>
      </w:r>
      <w:r w:rsidRPr="00953335" w:rsidR="000F4F54">
        <w:t>attempt</w:t>
      </w:r>
      <w:r w:rsidR="00DE7BC8">
        <w:t>ed</w:t>
      </w:r>
      <w:r w:rsidRPr="00953335" w:rsidR="000F4F54">
        <w:t xml:space="preserve"> to account for environmental benefits within CGE models. </w:t>
      </w:r>
      <w:proofErr w:type="spellStart"/>
      <w:r w:rsidRPr="00953335" w:rsidR="000F4F54">
        <w:t>Perroni</w:t>
      </w:r>
      <w:proofErr w:type="spellEnd"/>
      <w:r w:rsidRPr="00953335" w:rsidR="000F4F54">
        <w:t xml:space="preserve"> and </w:t>
      </w:r>
      <w:proofErr w:type="spellStart"/>
      <w:r w:rsidRPr="00953335" w:rsidR="000F4F54">
        <w:t>Wigle</w:t>
      </w:r>
      <w:proofErr w:type="spellEnd"/>
      <w:r w:rsidRPr="00953335" w:rsidR="000F4F54">
        <w:t xml:space="preserve"> (1994) argue</w:t>
      </w:r>
      <w:r w:rsidR="00DE7BC8">
        <w:t>d</w:t>
      </w:r>
      <w:r w:rsidRPr="00953335" w:rsidR="000F4F54">
        <w:t xml:space="preserve"> that it is essential to build the benefits of environmental improvement into CGE models. In their model, there is an initial endowment of environmental quality, some of which is consumed by activities that generate pollution. Firms can abate pollution by substituting other inputs (e.g., </w:t>
      </w:r>
      <w:r w:rsidR="00CB0447">
        <w:t>capital investments in pollution control equipment</w:t>
      </w:r>
      <w:r w:rsidRPr="00953335" w:rsidR="000F4F54">
        <w:t>) for emissions. The household utility function in this model includes environmental quality as a consumption good with increasing marginal utility as income rises. They use</w:t>
      </w:r>
      <w:r w:rsidR="00DE7BC8">
        <w:t>d</w:t>
      </w:r>
      <w:r w:rsidRPr="00953335" w:rsidR="000F4F54">
        <w:t xml:space="preserve"> the model to explore the interactions between trade policy and environmental policy. Another example of this line of research is Smith et al. (2003), </w:t>
      </w:r>
      <w:r w:rsidR="000F4F54">
        <w:t>a study that estimated</w:t>
      </w:r>
      <w:r w:rsidRPr="00953335" w:rsidR="000F4F54">
        <w:t xml:space="preserve"> the benefits of ozone reductions in the Los Angeles Air Basin in a </w:t>
      </w:r>
      <w:r w:rsidR="008D7272">
        <w:t>general equilibrium</w:t>
      </w:r>
      <w:r w:rsidDel="008D7272" w:rsidR="008D7272">
        <w:t xml:space="preserve"> </w:t>
      </w:r>
      <w:r w:rsidRPr="00953335" w:rsidR="000F4F54">
        <w:t>framework. EPA</w:t>
      </w:r>
      <w:r w:rsidR="00B124DA">
        <w:t>’</w:t>
      </w:r>
      <w:r w:rsidR="000F4F54">
        <w:t>s</w:t>
      </w:r>
      <w:r w:rsidRPr="00953335" w:rsidR="000F4F54">
        <w:t xml:space="preserve"> SAB (2017) discusses the advantages of modeling benefits and costs within the same framework, while acknowledging some of the practical barriers that need to be overcome for applications to government policy analysis.</w:t>
      </w:r>
    </w:p>
    <w:p w:rsidR="000F4F54" w:rsidP="00507717" w:rsidRDefault="000F4F54" w14:paraId="425D1DA3" w14:textId="77777777">
      <w:pPr>
        <w:pStyle w:val="BodyText"/>
      </w:pPr>
    </w:p>
    <w:p w:rsidR="000F4F54" w:rsidRDefault="000F4F54" w14:paraId="0946D168" w14:textId="77777777">
      <w:pPr>
        <w:pStyle w:val="tabfigsource"/>
        <w:ind w:left="720" w:hanging="720"/>
        <w:sectPr w:rsidR="000F4F54" w:rsidSect="00237515">
          <w:pgSz w:w="12240" w:h="15840" w:code="1"/>
          <w:pgMar w:top="1440" w:right="1440" w:bottom="1440" w:left="1440" w:header="720" w:footer="720" w:gutter="0"/>
          <w:pgNumType w:start="1" w:chapStyle="1"/>
          <w:cols w:space="720"/>
        </w:sectPr>
      </w:pPr>
    </w:p>
    <w:p w:rsidRPr="00733E59" w:rsidR="00B93346" w:rsidP="00837A60" w:rsidRDefault="004A506C" w14:paraId="7CDC386D" w14:textId="72AC8E7D">
      <w:pPr>
        <w:pStyle w:val="Heading1"/>
      </w:pPr>
      <w:bookmarkStart w:name="_Toc503712052" w:id="21"/>
      <w:bookmarkStart w:name="_Toc503712802" w:id="22"/>
      <w:bookmarkStart w:name="_Toc504465556" w:id="23"/>
      <w:r>
        <w:br/>
      </w:r>
      <w:bookmarkStart w:name="_Toc118979515" w:id="24"/>
      <w:bookmarkEnd w:id="21"/>
      <w:bookmarkEnd w:id="22"/>
      <w:bookmarkEnd w:id="23"/>
      <w:r w:rsidR="00161202">
        <w:t>Model Structure</w:t>
      </w:r>
      <w:bookmarkEnd w:id="24"/>
    </w:p>
    <w:p w:rsidRPr="00733E59" w:rsidR="00B93346" w:rsidP="00E2059B" w:rsidRDefault="00B259B9" w14:paraId="3601DF99" w14:textId="68EB481F">
      <w:pPr>
        <w:spacing w:after="240" w:line="360" w:lineRule="atLeast"/>
        <w:ind w:firstLine="720"/>
      </w:pPr>
      <w:r>
        <w:t xml:space="preserve">Like other CGE models, </w:t>
      </w:r>
      <w:r w:rsidR="00E5631A">
        <w:t>t</w:t>
      </w:r>
      <w:r w:rsidR="002301F4">
        <w:t>he recursive</w:t>
      </w:r>
      <w:r w:rsidR="007A6464">
        <w:t>-dynamic</w:t>
      </w:r>
      <w:r w:rsidR="002301F4">
        <w:t xml:space="preserve"> version of </w:t>
      </w:r>
      <w:r w:rsidRPr="00733E59" w:rsidR="00B93346">
        <w:t>ADAGE</w:t>
      </w:r>
      <w:r w:rsidR="002301F4">
        <w:t xml:space="preserve"> (hereafter “ADAGE” or “the ADAGE model”</w:t>
      </w:r>
      <w:r w:rsidR="00D84E75">
        <w:t xml:space="preserve"> unless otherwise specified</w:t>
      </w:r>
      <w:r w:rsidR="002301F4">
        <w:t>)</w:t>
      </w:r>
      <w:r w:rsidR="00D62C3B">
        <w:t xml:space="preserve"> c</w:t>
      </w:r>
      <w:r w:rsidRPr="00733E59" w:rsidR="00B93346">
        <w:t>ombines economic theory with empirical data to link all aspects of the economy together</w:t>
      </w:r>
      <w:r w:rsidR="005A42DC">
        <w:t>.</w:t>
      </w:r>
      <w:r w:rsidR="000D3137">
        <w:t xml:space="preserve"> </w:t>
      </w:r>
      <w:r w:rsidR="00FA3475">
        <w:t xml:space="preserve">Decisions on </w:t>
      </w:r>
      <w:r w:rsidR="009F762B">
        <w:t xml:space="preserve">future </w:t>
      </w:r>
      <w:r w:rsidRPr="00733E59" w:rsidR="00C67858">
        <w:t xml:space="preserve">production, consumption, investment, </w:t>
      </w:r>
      <w:r w:rsidR="00A60843">
        <w:t xml:space="preserve">and </w:t>
      </w:r>
      <w:r w:rsidRPr="00733E59" w:rsidR="00C67858">
        <w:t xml:space="preserve">trade </w:t>
      </w:r>
      <w:r w:rsidR="00C35955">
        <w:t xml:space="preserve">are determined </w:t>
      </w:r>
      <w:r w:rsidR="0073663B">
        <w:t xml:space="preserve">subject to </w:t>
      </w:r>
      <w:r w:rsidR="00C46841">
        <w:t xml:space="preserve">resource </w:t>
      </w:r>
      <w:r w:rsidR="009F762B">
        <w:t xml:space="preserve">endowment </w:t>
      </w:r>
      <w:r w:rsidR="006E0668">
        <w:t>availability</w:t>
      </w:r>
      <w:r w:rsidR="0073663B">
        <w:t>,</w:t>
      </w:r>
      <w:r w:rsidR="00C46841">
        <w:t xml:space="preserve"> technical </w:t>
      </w:r>
      <w:r w:rsidRPr="0045566E" w:rsidR="00277033">
        <w:rPr>
          <w:noProof/>
          <w:color w:val="000000"/>
          <w:szCs w:val="24"/>
        </w:rPr>
        <w:t>I/O</w:t>
      </w:r>
      <w:r w:rsidR="004C01E7">
        <w:t xml:space="preserve"> relationships for production, </w:t>
      </w:r>
      <w:r w:rsidR="00C07D9B">
        <w:t>subst</w:t>
      </w:r>
      <w:r w:rsidR="00F835CC">
        <w:t>itutability among</w:t>
      </w:r>
      <w:r w:rsidR="00C07D9B">
        <w:t xml:space="preserve"> goods</w:t>
      </w:r>
      <w:r w:rsidR="00F835CC">
        <w:t xml:space="preserve"> and services</w:t>
      </w:r>
      <w:r w:rsidR="00445BAF">
        <w:t>, and technological progress over time</w:t>
      </w:r>
      <w:r w:rsidR="00C07D9B">
        <w:t xml:space="preserve">. </w:t>
      </w:r>
      <w:r w:rsidR="007E4DF7">
        <w:t>Some of t</w:t>
      </w:r>
      <w:r w:rsidR="00E83EED">
        <w:t>he unique feature</w:t>
      </w:r>
      <w:r w:rsidR="006C6A86">
        <w:t>s</w:t>
      </w:r>
      <w:r w:rsidR="00E83EED">
        <w:t xml:space="preserve"> of ADAGE </w:t>
      </w:r>
      <w:r w:rsidR="00F63294">
        <w:t>distinguish</w:t>
      </w:r>
      <w:r w:rsidR="0073663B">
        <w:t xml:space="preserve">ing </w:t>
      </w:r>
      <w:r w:rsidR="008F3D3A">
        <w:t>this model</w:t>
      </w:r>
      <w:r w:rsidR="00E83EED">
        <w:t xml:space="preserve"> from other CGE models </w:t>
      </w:r>
      <w:r w:rsidR="008F3D3A">
        <w:t xml:space="preserve">include </w:t>
      </w:r>
      <w:r w:rsidR="00E83EED">
        <w:t>the regional and sectoral coverage</w:t>
      </w:r>
      <w:r w:rsidR="00DE7BC8">
        <w:t xml:space="preserve">; </w:t>
      </w:r>
      <w:r w:rsidR="007E4DF7">
        <w:t>detailed characterization of the energy</w:t>
      </w:r>
      <w:r w:rsidR="00ED07BF">
        <w:t>, transportation,</w:t>
      </w:r>
      <w:r w:rsidR="007E4DF7">
        <w:t xml:space="preserve"> and agriculture sectors</w:t>
      </w:r>
      <w:r w:rsidR="00DE7BC8">
        <w:t xml:space="preserve">; </w:t>
      </w:r>
      <w:r w:rsidR="00C35135">
        <w:t>accounting for key inputs and outputs in physical as well as monetary units</w:t>
      </w:r>
      <w:r w:rsidR="00DE7BC8">
        <w:t xml:space="preserve">; </w:t>
      </w:r>
      <w:r w:rsidR="00AB6540">
        <w:t>and in</w:t>
      </w:r>
      <w:r w:rsidR="006B5E6C">
        <w:t>clusion of model specifications and constraints that reflect</w:t>
      </w:r>
      <w:r w:rsidR="00AD0667">
        <w:t xml:space="preserve"> </w:t>
      </w:r>
      <w:r w:rsidR="0021025F">
        <w:t xml:space="preserve">these </w:t>
      </w:r>
      <w:r w:rsidR="00AD0667">
        <w:t>physical relationships</w:t>
      </w:r>
      <w:r w:rsidR="00E83EED">
        <w:t>.</w:t>
      </w:r>
      <w:r w:rsidR="006C6A86">
        <w:t xml:space="preserve"> </w:t>
      </w:r>
      <w:r w:rsidR="00C35955">
        <w:t>To build</w:t>
      </w:r>
      <w:r w:rsidR="003B3033">
        <w:t xml:space="preserve"> up these unique feature</w:t>
      </w:r>
      <w:r w:rsidR="007700B9">
        <w:t>s</w:t>
      </w:r>
      <w:r w:rsidR="003B3033">
        <w:t>,</w:t>
      </w:r>
      <w:r w:rsidR="00C21194">
        <w:t xml:space="preserve"> we complement</w:t>
      </w:r>
      <w:r w:rsidR="003B3033">
        <w:t xml:space="preserve"> the k</w:t>
      </w:r>
      <w:r w:rsidRPr="00733E59" w:rsidR="00E77EB5">
        <w:t>ey underl</w:t>
      </w:r>
      <w:r w:rsidR="00E77EB5">
        <w:t>ying</w:t>
      </w:r>
      <w:r w:rsidRPr="00733E59" w:rsidR="00E77EB5">
        <w:t xml:space="preserve"> databa</w:t>
      </w:r>
      <w:r w:rsidRPr="006717F2" w:rsidR="00E77EB5">
        <w:t>se</w:t>
      </w:r>
      <w:r w:rsidRPr="00E2059B" w:rsidR="006717F2">
        <w:t>—</w:t>
      </w:r>
      <w:r w:rsidRPr="00733E59" w:rsidR="00E77EB5">
        <w:t xml:space="preserve">the GTAP </w:t>
      </w:r>
      <w:r w:rsidR="00E77EB5">
        <w:t>database</w:t>
      </w:r>
      <w:r w:rsidRPr="00733E59" w:rsidR="00E77EB5">
        <w:t xml:space="preserve"> version 7 (Narayanan and Walmsley, 2008)</w:t>
      </w:r>
      <w:r w:rsidRPr="001842FD" w:rsidR="006717F2">
        <w:t>—</w:t>
      </w:r>
      <w:r w:rsidR="00255018">
        <w:t xml:space="preserve">with </w:t>
      </w:r>
      <w:r w:rsidR="0088390E">
        <w:t>a variety of</w:t>
      </w:r>
      <w:r w:rsidRPr="00733E59" w:rsidR="0088390E">
        <w:t xml:space="preserve"> </w:t>
      </w:r>
      <w:r w:rsidRPr="00733E59" w:rsidR="00E77EB5">
        <w:t xml:space="preserve">other data sources </w:t>
      </w:r>
      <w:r w:rsidR="00D120C6">
        <w:t>(e</w:t>
      </w:r>
      <w:r w:rsidR="008F3D3A">
        <w:t>.</w:t>
      </w:r>
      <w:r w:rsidR="00D120C6">
        <w:t>g</w:t>
      </w:r>
      <w:r w:rsidR="008F3D3A">
        <w:t>.</w:t>
      </w:r>
      <w:r w:rsidR="00D120C6">
        <w:t xml:space="preserve">, </w:t>
      </w:r>
      <w:r w:rsidR="00AE1A16">
        <w:t>information</w:t>
      </w:r>
      <w:r w:rsidR="00B058B1">
        <w:t xml:space="preserve"> available from </w:t>
      </w:r>
      <w:r w:rsidR="00E77EB5">
        <w:t>the</w:t>
      </w:r>
      <w:r w:rsidRPr="00733E59" w:rsidR="00E77EB5">
        <w:t xml:space="preserve"> I</w:t>
      </w:r>
      <w:r w:rsidR="00E77EB5">
        <w:t xml:space="preserve">nternational </w:t>
      </w:r>
      <w:r w:rsidRPr="00733E59" w:rsidR="00E77EB5">
        <w:t>E</w:t>
      </w:r>
      <w:r w:rsidR="00E77EB5">
        <w:t xml:space="preserve">nergy </w:t>
      </w:r>
      <w:r w:rsidRPr="00733E59" w:rsidR="00E77EB5">
        <w:t>A</w:t>
      </w:r>
      <w:r w:rsidR="00E77EB5">
        <w:t xml:space="preserve">gency </w:t>
      </w:r>
      <w:r w:rsidR="006717F2">
        <w:t>[</w:t>
      </w:r>
      <w:r w:rsidRPr="00733E59" w:rsidR="00E77EB5">
        <w:t>IEA</w:t>
      </w:r>
      <w:r w:rsidR="006717F2">
        <w:t>]</w:t>
      </w:r>
      <w:r w:rsidRPr="00733E59" w:rsidR="006717F2">
        <w:t xml:space="preserve">, </w:t>
      </w:r>
      <w:r w:rsidRPr="00733E59" w:rsidR="00E77EB5">
        <w:t xml:space="preserve">U.S. Energy Information Administration </w:t>
      </w:r>
      <w:r w:rsidR="006717F2">
        <w:t>[</w:t>
      </w:r>
      <w:r w:rsidRPr="00733E59" w:rsidR="00E77EB5">
        <w:t>EIA</w:t>
      </w:r>
      <w:r w:rsidR="006717F2">
        <w:t>]</w:t>
      </w:r>
      <w:r w:rsidRPr="00733E59" w:rsidR="006717F2">
        <w:t xml:space="preserve">, </w:t>
      </w:r>
      <w:r w:rsidRPr="00733E59" w:rsidR="00E77EB5">
        <w:t xml:space="preserve">EPA, </w:t>
      </w:r>
      <w:r w:rsidR="00E77EB5">
        <w:t xml:space="preserve">and </w:t>
      </w:r>
      <w:r w:rsidR="007877C9">
        <w:t xml:space="preserve">United Nations </w:t>
      </w:r>
      <w:r w:rsidRPr="00733E59" w:rsidR="00E77EB5">
        <w:t xml:space="preserve">Food and Agriculture Organization </w:t>
      </w:r>
      <w:r w:rsidR="006717F2">
        <w:t>[</w:t>
      </w:r>
      <w:r w:rsidRPr="00733E59" w:rsidR="00E77EB5">
        <w:t>FAO</w:t>
      </w:r>
      <w:r w:rsidR="006717F2">
        <w:t>])</w:t>
      </w:r>
      <w:r w:rsidRPr="00733E59" w:rsidR="006717F2">
        <w:t xml:space="preserve">. </w:t>
      </w:r>
    </w:p>
    <w:tbl>
      <w:tblPr>
        <w:tblStyle w:val="TableGrid"/>
        <w:tblpPr w:leftFromText="180" w:rightFromText="180" w:vertAnchor="text" w:tblpXSpec="right" w:tblpY="1"/>
        <w:tblOverlap w:val="never"/>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72" w:type="dxa"/>
          <w:right w:w="72" w:type="dxa"/>
        </w:tblCellMar>
        <w:tblLook w:val="04A0" w:firstRow="1" w:lastRow="0" w:firstColumn="1" w:lastColumn="0" w:noHBand="0" w:noVBand="1"/>
      </w:tblPr>
      <w:tblGrid>
        <w:gridCol w:w="4410"/>
      </w:tblGrid>
      <w:tr w:rsidR="004A506C" w:rsidTr="00507717" w14:paraId="71AFF82B" w14:textId="77777777">
        <w:trPr>
          <w:cantSplit/>
          <w:jc w:val="right"/>
        </w:trPr>
        <w:tc>
          <w:tcPr>
            <w:tcW w:w="4410" w:type="dxa"/>
          </w:tcPr>
          <w:p w:rsidR="004A506C" w:rsidP="00507717" w:rsidRDefault="004A506C" w14:paraId="00EBD0A5" w14:textId="14029E18">
            <w:pPr>
              <w:pStyle w:val="TableTitle"/>
              <w:spacing w:before="0"/>
            </w:pPr>
            <w:bookmarkStart w:name="_Toc503449450" w:id="25"/>
            <w:bookmarkStart w:name="_Toc503767004" w:id="26"/>
            <w:bookmarkStart w:name="_Hlk503613537" w:id="27"/>
            <w:bookmarkStart w:name="_Toc120007928" w:id="28"/>
            <w:r>
              <w:t>Table 3-</w:t>
            </w:r>
            <w:r w:rsidR="00F176DC">
              <w:t>1</w:t>
            </w:r>
            <w:r>
              <w:t>.</w:t>
            </w:r>
            <w:r>
              <w:tab/>
            </w:r>
            <w:r w:rsidRPr="00733E59">
              <w:t xml:space="preserve">Regions </w:t>
            </w:r>
            <w:r>
              <w:t>I</w:t>
            </w:r>
            <w:r w:rsidRPr="00733E59">
              <w:t>ncluded in ADAGE</w:t>
            </w:r>
            <w:bookmarkEnd w:id="25"/>
            <w:bookmarkEnd w:id="26"/>
            <w:bookmarkEnd w:id="27"/>
            <w:bookmarkEnd w:id="28"/>
          </w:p>
        </w:tc>
      </w:tr>
      <w:tr w:rsidR="004A506C" w:rsidTr="00507717" w14:paraId="18C76992" w14:textId="77777777">
        <w:trPr>
          <w:cantSplit/>
          <w:jc w:val="right"/>
        </w:trPr>
        <w:tc>
          <w:tcPr>
            <w:tcW w:w="4410" w:type="dxa"/>
          </w:tcPr>
          <w:tbl>
            <w:tblPr>
              <w:tblW w:w="4140" w:type="dxa"/>
              <w:tblLook w:val="04A0" w:firstRow="1" w:lastRow="0" w:firstColumn="1" w:lastColumn="0" w:noHBand="0" w:noVBand="1"/>
            </w:tblPr>
            <w:tblGrid>
              <w:gridCol w:w="1440"/>
              <w:gridCol w:w="2700"/>
            </w:tblGrid>
            <w:tr w:rsidRPr="00733E59" w:rsidR="004A506C" w:rsidTr="00270FC5" w14:paraId="0AA68495" w14:textId="77777777">
              <w:trPr>
                <w:trHeight w:val="312"/>
              </w:trPr>
              <w:tc>
                <w:tcPr>
                  <w:tcW w:w="1440" w:type="dxa"/>
                  <w:tcBorders>
                    <w:top w:val="double" w:color="auto" w:sz="4" w:space="0"/>
                    <w:left w:val="nil"/>
                    <w:bottom w:val="single" w:color="auto" w:sz="4" w:space="0"/>
                    <w:right w:val="nil"/>
                  </w:tcBorders>
                  <w:noWrap/>
                  <w:vAlign w:val="bottom"/>
                  <w:hideMark/>
                </w:tcPr>
                <w:p w:rsidRPr="00733E59" w:rsidR="004A506C" w:rsidP="00270FC5" w:rsidRDefault="004A506C" w14:paraId="06D08C9A" w14:textId="77777777">
                  <w:pPr>
                    <w:pStyle w:val="TableHeader"/>
                    <w:framePr w:hSpace="180" w:wrap="around" w:hAnchor="text" w:vAnchor="text" w:xAlign="right" w:y="1"/>
                    <w:spacing w:before="40" w:after="40"/>
                    <w:suppressOverlap/>
                  </w:pPr>
                  <w:bookmarkStart w:name="_Hlk502925987" w:id="29"/>
                  <w:r w:rsidRPr="2F32AA2D">
                    <w:t>Region</w:t>
                  </w:r>
                </w:p>
              </w:tc>
              <w:tc>
                <w:tcPr>
                  <w:tcW w:w="2700" w:type="dxa"/>
                  <w:tcBorders>
                    <w:top w:val="double" w:color="auto" w:sz="4" w:space="0"/>
                    <w:left w:val="nil"/>
                    <w:bottom w:val="single" w:color="auto" w:sz="4" w:space="0"/>
                    <w:right w:val="nil"/>
                  </w:tcBorders>
                  <w:noWrap/>
                  <w:vAlign w:val="bottom"/>
                  <w:hideMark/>
                </w:tcPr>
                <w:p w:rsidRPr="00733E59" w:rsidR="004A506C" w:rsidP="00270FC5" w:rsidRDefault="004A506C" w14:paraId="09AE9C15" w14:textId="17980CFB">
                  <w:pPr>
                    <w:pStyle w:val="TableHeader"/>
                    <w:framePr w:hSpace="180" w:wrap="around" w:hAnchor="text" w:vAnchor="text" w:xAlign="right" w:y="1"/>
                    <w:spacing w:before="40" w:after="40"/>
                    <w:suppressOverlap/>
                  </w:pPr>
                  <w:r w:rsidRPr="2F32AA2D">
                    <w:t>Definition</w:t>
                  </w:r>
                </w:p>
              </w:tc>
            </w:tr>
            <w:tr w:rsidRPr="00733E59" w:rsidR="008B562F" w:rsidTr="00E94717" w14:paraId="0595BBB6" w14:textId="77777777">
              <w:trPr>
                <w:trHeight w:val="288"/>
              </w:trPr>
              <w:tc>
                <w:tcPr>
                  <w:tcW w:w="1440" w:type="dxa"/>
                  <w:tcBorders>
                    <w:top w:val="single" w:color="auto" w:sz="4" w:space="0"/>
                  </w:tcBorders>
                  <w:noWrap/>
                  <w:vAlign w:val="bottom"/>
                  <w:hideMark/>
                </w:tcPr>
                <w:p w:rsidRPr="00733E59" w:rsidR="008B562F" w:rsidP="00D95D69" w:rsidRDefault="008B562F" w14:paraId="31390F63" w14:textId="4377B352">
                  <w:pPr>
                    <w:pStyle w:val="TableText"/>
                    <w:framePr w:hSpace="180" w:wrap="around" w:hAnchor="text" w:vAnchor="text" w:xAlign="right" w:y="1"/>
                    <w:suppressOverlap/>
                    <w:jc w:val="center"/>
                  </w:pPr>
                  <w:r w:rsidRPr="2F32AA2D">
                    <w:t>AFR</w:t>
                  </w:r>
                </w:p>
              </w:tc>
              <w:tc>
                <w:tcPr>
                  <w:tcW w:w="2700" w:type="dxa"/>
                  <w:tcBorders>
                    <w:top w:val="single" w:color="auto" w:sz="4" w:space="0"/>
                  </w:tcBorders>
                  <w:noWrap/>
                  <w:vAlign w:val="bottom"/>
                  <w:hideMark/>
                </w:tcPr>
                <w:p w:rsidRPr="00733E59" w:rsidR="008B562F" w:rsidP="00D95D69" w:rsidRDefault="008B562F" w14:paraId="751018D6" w14:textId="622717E5">
                  <w:pPr>
                    <w:pStyle w:val="TableText"/>
                    <w:framePr w:hSpace="180" w:wrap="around" w:hAnchor="text" w:vAnchor="text" w:xAlign="right" w:y="1"/>
                    <w:ind w:left="410"/>
                    <w:suppressOverlap/>
                  </w:pPr>
                  <w:r w:rsidRPr="2F32AA2D">
                    <w:t>Africa</w:t>
                  </w:r>
                </w:p>
              </w:tc>
            </w:tr>
            <w:tr w:rsidRPr="00733E59" w:rsidR="008B562F" w:rsidTr="00864984" w14:paraId="3DF820B1" w14:textId="77777777">
              <w:trPr>
                <w:trHeight w:val="288"/>
              </w:trPr>
              <w:tc>
                <w:tcPr>
                  <w:tcW w:w="1440" w:type="dxa"/>
                  <w:noWrap/>
                  <w:vAlign w:val="bottom"/>
                  <w:hideMark/>
                </w:tcPr>
                <w:p w:rsidRPr="00733E59" w:rsidR="008B562F" w:rsidP="00D95D69" w:rsidRDefault="008B562F" w14:paraId="5C4EF33B" w14:textId="77777777">
                  <w:pPr>
                    <w:pStyle w:val="TableText"/>
                    <w:framePr w:hSpace="180" w:wrap="around" w:hAnchor="text" w:vAnchor="text" w:xAlign="right" w:y="1"/>
                    <w:suppressOverlap/>
                    <w:jc w:val="center"/>
                  </w:pPr>
                  <w:r w:rsidRPr="2F32AA2D">
                    <w:t>BRA</w:t>
                  </w:r>
                </w:p>
              </w:tc>
              <w:tc>
                <w:tcPr>
                  <w:tcW w:w="2700" w:type="dxa"/>
                  <w:noWrap/>
                  <w:vAlign w:val="bottom"/>
                  <w:hideMark/>
                </w:tcPr>
                <w:p w:rsidRPr="00733E59" w:rsidR="008B562F" w:rsidP="00D95D69" w:rsidRDefault="008B562F" w14:paraId="5BD60E86" w14:textId="77777777">
                  <w:pPr>
                    <w:pStyle w:val="TableText"/>
                    <w:framePr w:hSpace="180" w:wrap="around" w:hAnchor="text" w:vAnchor="text" w:xAlign="right" w:y="1"/>
                    <w:ind w:left="410"/>
                    <w:suppressOverlap/>
                  </w:pPr>
                  <w:r w:rsidRPr="2F32AA2D">
                    <w:t>Brazil</w:t>
                  </w:r>
                </w:p>
              </w:tc>
            </w:tr>
            <w:tr w:rsidRPr="00733E59" w:rsidR="008B562F" w:rsidTr="00864984" w14:paraId="1D420684" w14:textId="77777777">
              <w:trPr>
                <w:trHeight w:val="288"/>
              </w:trPr>
              <w:tc>
                <w:tcPr>
                  <w:tcW w:w="1440" w:type="dxa"/>
                  <w:noWrap/>
                  <w:vAlign w:val="bottom"/>
                  <w:hideMark/>
                </w:tcPr>
                <w:p w:rsidRPr="00733E59" w:rsidR="008B562F" w:rsidP="00D95D69" w:rsidRDefault="008B562F" w14:paraId="730B035C" w14:textId="77777777">
                  <w:pPr>
                    <w:pStyle w:val="TableText"/>
                    <w:framePr w:hSpace="180" w:wrap="around" w:hAnchor="text" w:vAnchor="text" w:xAlign="right" w:y="1"/>
                    <w:suppressOverlap/>
                    <w:jc w:val="center"/>
                  </w:pPr>
                  <w:r w:rsidRPr="2F32AA2D">
                    <w:t>CHN</w:t>
                  </w:r>
                </w:p>
              </w:tc>
              <w:tc>
                <w:tcPr>
                  <w:tcW w:w="2700" w:type="dxa"/>
                  <w:noWrap/>
                  <w:vAlign w:val="bottom"/>
                  <w:hideMark/>
                </w:tcPr>
                <w:p w:rsidRPr="00733E59" w:rsidR="008B562F" w:rsidP="00D95D69" w:rsidRDefault="008B562F" w14:paraId="088CD131" w14:textId="77777777">
                  <w:pPr>
                    <w:pStyle w:val="TableText"/>
                    <w:framePr w:hSpace="180" w:wrap="around" w:hAnchor="text" w:vAnchor="text" w:xAlign="right" w:y="1"/>
                    <w:ind w:left="410"/>
                    <w:suppressOverlap/>
                  </w:pPr>
                  <w:r w:rsidRPr="2F32AA2D">
                    <w:t>China</w:t>
                  </w:r>
                </w:p>
              </w:tc>
            </w:tr>
            <w:tr w:rsidRPr="00733E59" w:rsidR="008B562F" w:rsidTr="00864984" w14:paraId="5B971383" w14:textId="77777777">
              <w:trPr>
                <w:trHeight w:val="288"/>
              </w:trPr>
              <w:tc>
                <w:tcPr>
                  <w:tcW w:w="1440" w:type="dxa"/>
                  <w:noWrap/>
                  <w:vAlign w:val="bottom"/>
                  <w:hideMark/>
                </w:tcPr>
                <w:p w:rsidRPr="00733E59" w:rsidR="008B562F" w:rsidP="00D95D69" w:rsidRDefault="008B562F" w14:paraId="0900B4E6" w14:textId="77777777">
                  <w:pPr>
                    <w:pStyle w:val="TableText"/>
                    <w:framePr w:hSpace="180" w:wrap="around" w:hAnchor="text" w:vAnchor="text" w:xAlign="right" w:y="1"/>
                    <w:suppressOverlap/>
                    <w:jc w:val="center"/>
                  </w:pPr>
                  <w:r w:rsidRPr="2F32AA2D">
                    <w:t>EUR</w:t>
                  </w:r>
                </w:p>
              </w:tc>
              <w:tc>
                <w:tcPr>
                  <w:tcW w:w="2700" w:type="dxa"/>
                  <w:noWrap/>
                  <w:vAlign w:val="bottom"/>
                  <w:hideMark/>
                </w:tcPr>
                <w:p w:rsidRPr="00733E59" w:rsidR="008B562F" w:rsidP="00D95D69" w:rsidRDefault="008B562F" w14:paraId="7B287ED8" w14:textId="77777777">
                  <w:pPr>
                    <w:pStyle w:val="TableText"/>
                    <w:framePr w:hSpace="180" w:wrap="around" w:hAnchor="text" w:vAnchor="text" w:xAlign="right" w:y="1"/>
                    <w:ind w:left="410"/>
                    <w:suppressOverlap/>
                  </w:pPr>
                  <w:r w:rsidRPr="2F32AA2D">
                    <w:t>European Union 27</w:t>
                  </w:r>
                </w:p>
              </w:tc>
            </w:tr>
            <w:tr w:rsidRPr="00733E59" w:rsidR="008B562F" w:rsidTr="001261F3" w14:paraId="67D4684E" w14:textId="77777777">
              <w:trPr>
                <w:trHeight w:val="288"/>
              </w:trPr>
              <w:tc>
                <w:tcPr>
                  <w:tcW w:w="1440" w:type="dxa"/>
                  <w:noWrap/>
                  <w:vAlign w:val="bottom"/>
                </w:tcPr>
                <w:p w:rsidRPr="00733E59" w:rsidR="008B562F" w:rsidP="00D95D69" w:rsidRDefault="006F7E00" w14:paraId="4DD469EC" w14:textId="10CC947F">
                  <w:pPr>
                    <w:pStyle w:val="TableText"/>
                    <w:framePr w:hSpace="180" w:wrap="around" w:hAnchor="text" w:vAnchor="text" w:xAlign="right" w:y="1"/>
                    <w:suppressOverlap/>
                    <w:jc w:val="center"/>
                  </w:pPr>
                  <w:r>
                    <w:t>USA</w:t>
                  </w:r>
                </w:p>
              </w:tc>
              <w:tc>
                <w:tcPr>
                  <w:tcW w:w="2700" w:type="dxa"/>
                  <w:noWrap/>
                  <w:vAlign w:val="bottom"/>
                </w:tcPr>
                <w:p w:rsidRPr="00733E59" w:rsidR="008B562F" w:rsidP="00D95D69" w:rsidRDefault="006F7E00" w14:paraId="68F05AB3" w14:textId="1369799F">
                  <w:pPr>
                    <w:pStyle w:val="TableText"/>
                    <w:framePr w:hSpace="180" w:wrap="around" w:hAnchor="text" w:vAnchor="text" w:xAlign="right" w:y="1"/>
                    <w:ind w:left="410"/>
                    <w:suppressOverlap/>
                  </w:pPr>
                  <w:r>
                    <w:t>United States</w:t>
                  </w:r>
                </w:p>
              </w:tc>
            </w:tr>
            <w:tr w:rsidRPr="00733E59" w:rsidR="004E4156" w:rsidTr="00D86882" w14:paraId="21735481" w14:textId="77777777">
              <w:trPr>
                <w:trHeight w:val="288"/>
              </w:trPr>
              <w:tc>
                <w:tcPr>
                  <w:tcW w:w="1440" w:type="dxa"/>
                  <w:noWrap/>
                  <w:vAlign w:val="bottom"/>
                </w:tcPr>
                <w:p w:rsidRPr="00733E59" w:rsidR="004E4156" w:rsidP="00D95D69" w:rsidRDefault="004E4156" w14:paraId="117D03CA" w14:textId="77777777">
                  <w:pPr>
                    <w:pStyle w:val="TableText"/>
                    <w:framePr w:hSpace="180" w:wrap="around" w:hAnchor="text" w:vAnchor="text" w:xAlign="right" w:y="1"/>
                    <w:suppressOverlap/>
                    <w:jc w:val="center"/>
                  </w:pPr>
                  <w:r w:rsidRPr="2F32AA2D">
                    <w:t>XAS</w:t>
                  </w:r>
                </w:p>
              </w:tc>
              <w:tc>
                <w:tcPr>
                  <w:tcW w:w="2700" w:type="dxa"/>
                  <w:noWrap/>
                  <w:vAlign w:val="bottom"/>
                </w:tcPr>
                <w:p w:rsidRPr="00733E59" w:rsidR="004E4156" w:rsidP="00D95D69" w:rsidRDefault="004E4156" w14:paraId="04072717" w14:textId="77777777">
                  <w:pPr>
                    <w:pStyle w:val="TableText"/>
                    <w:framePr w:hSpace="180" w:wrap="around" w:hAnchor="text" w:vAnchor="text" w:xAlign="right" w:y="1"/>
                    <w:ind w:left="410"/>
                    <w:suppressOverlap/>
                  </w:pPr>
                  <w:r w:rsidRPr="2F32AA2D">
                    <w:t>Rest of Asia</w:t>
                  </w:r>
                </w:p>
              </w:tc>
            </w:tr>
            <w:tr w:rsidRPr="00733E59" w:rsidR="008B562F" w:rsidTr="001261F3" w14:paraId="7FF9FF7B" w14:textId="77777777">
              <w:trPr>
                <w:trHeight w:val="288"/>
              </w:trPr>
              <w:tc>
                <w:tcPr>
                  <w:tcW w:w="1440" w:type="dxa"/>
                  <w:noWrap/>
                  <w:vAlign w:val="bottom"/>
                </w:tcPr>
                <w:p w:rsidRPr="00733E59" w:rsidR="008B562F" w:rsidP="00D95D69" w:rsidRDefault="008B562F" w14:paraId="5AB26C06" w14:textId="506B860D">
                  <w:pPr>
                    <w:pStyle w:val="TableText"/>
                    <w:framePr w:hSpace="180" w:wrap="around" w:hAnchor="text" w:vAnchor="text" w:xAlign="right" w:y="1"/>
                    <w:suppressOverlap/>
                    <w:jc w:val="center"/>
                  </w:pPr>
                  <w:r w:rsidRPr="2F32AA2D">
                    <w:t>XLM</w:t>
                  </w:r>
                </w:p>
              </w:tc>
              <w:tc>
                <w:tcPr>
                  <w:tcW w:w="2700" w:type="dxa"/>
                  <w:noWrap/>
                  <w:vAlign w:val="bottom"/>
                </w:tcPr>
                <w:p w:rsidRPr="00733E59" w:rsidR="008B562F" w:rsidP="00D95D69" w:rsidRDefault="008B562F" w14:paraId="09E70D68" w14:textId="4EF87232">
                  <w:pPr>
                    <w:pStyle w:val="TableText"/>
                    <w:framePr w:hSpace="180" w:wrap="around" w:hAnchor="text" w:vAnchor="text" w:xAlign="right" w:y="1"/>
                    <w:ind w:left="410"/>
                    <w:suppressOverlap/>
                  </w:pPr>
                  <w:r w:rsidRPr="2F32AA2D">
                    <w:t xml:space="preserve">Rest of </w:t>
                  </w:r>
                  <w:r w:rsidR="00821028">
                    <w:t>Latin</w:t>
                  </w:r>
                  <w:r w:rsidRPr="2F32AA2D" w:rsidR="00821028">
                    <w:t xml:space="preserve"> </w:t>
                  </w:r>
                  <w:r w:rsidRPr="2F32AA2D">
                    <w:t>America</w:t>
                  </w:r>
                </w:p>
              </w:tc>
            </w:tr>
            <w:tr w:rsidRPr="00733E59" w:rsidR="006F7E00" w:rsidTr="001261F3" w14:paraId="4DFDF258" w14:textId="77777777">
              <w:trPr>
                <w:trHeight w:val="300"/>
              </w:trPr>
              <w:tc>
                <w:tcPr>
                  <w:tcW w:w="1440" w:type="dxa"/>
                  <w:tcBorders>
                    <w:top w:val="nil"/>
                    <w:left w:val="nil"/>
                    <w:bottom w:val="double" w:color="auto" w:sz="4" w:space="0"/>
                    <w:right w:val="nil"/>
                  </w:tcBorders>
                  <w:noWrap/>
                  <w:vAlign w:val="bottom"/>
                </w:tcPr>
                <w:p w:rsidRPr="00733E59" w:rsidR="006F7E00" w:rsidP="00D95D69" w:rsidRDefault="006F7E00" w14:paraId="449FFDD2" w14:textId="257D5172">
                  <w:pPr>
                    <w:pStyle w:val="TableText"/>
                    <w:framePr w:hSpace="180" w:wrap="around" w:hAnchor="text" w:vAnchor="text" w:xAlign="right" w:y="1"/>
                    <w:suppressOverlap/>
                    <w:jc w:val="center"/>
                  </w:pPr>
                  <w:r w:rsidRPr="2F32AA2D">
                    <w:t>ROW</w:t>
                  </w:r>
                </w:p>
              </w:tc>
              <w:tc>
                <w:tcPr>
                  <w:tcW w:w="2700" w:type="dxa"/>
                  <w:tcBorders>
                    <w:top w:val="nil"/>
                    <w:left w:val="nil"/>
                    <w:bottom w:val="double" w:color="auto" w:sz="4" w:space="0"/>
                    <w:right w:val="nil"/>
                  </w:tcBorders>
                  <w:noWrap/>
                  <w:vAlign w:val="bottom"/>
                </w:tcPr>
                <w:p w:rsidRPr="00733E59" w:rsidR="006F7E00" w:rsidP="00D95D69" w:rsidRDefault="006F7E00" w14:paraId="48D928C5" w14:textId="53AA5B5A">
                  <w:pPr>
                    <w:pStyle w:val="TableText"/>
                    <w:framePr w:hSpace="180" w:wrap="around" w:hAnchor="text" w:vAnchor="text" w:xAlign="right" w:y="1"/>
                    <w:ind w:left="410"/>
                    <w:suppressOverlap/>
                  </w:pPr>
                  <w:r w:rsidRPr="2F32AA2D">
                    <w:t>Rest of World</w:t>
                  </w:r>
                </w:p>
              </w:tc>
            </w:tr>
            <w:bookmarkEnd w:id="29"/>
          </w:tbl>
          <w:p w:rsidR="004A506C" w:rsidP="00864984" w:rsidRDefault="004A506C" w14:paraId="2246FF93" w14:textId="77777777">
            <w:pPr>
              <w:pStyle w:val="BodyText"/>
              <w:ind w:firstLine="0"/>
            </w:pPr>
          </w:p>
        </w:tc>
      </w:tr>
    </w:tbl>
    <w:p w:rsidR="00B93346" w:rsidP="004A506C" w:rsidRDefault="00B93346" w14:paraId="3529BE3C" w14:textId="274A469C">
      <w:pPr>
        <w:pStyle w:val="BodyText"/>
      </w:pPr>
      <w:r>
        <w:t>ADAGE groups t</w:t>
      </w:r>
      <w:r w:rsidRPr="00733E59">
        <w:t xml:space="preserve">he world into eight regions (see Table 3-1 and Figure </w:t>
      </w:r>
      <w:r w:rsidR="009D3A1E">
        <w:t>3</w:t>
      </w:r>
      <w:r w:rsidRPr="00733E59">
        <w:t>-1 for regional resolution)</w:t>
      </w:r>
      <w:r w:rsidR="00111CF4">
        <w:t>.</w:t>
      </w:r>
      <w:r w:rsidRPr="00733E59">
        <w:t xml:space="preserve"> </w:t>
      </w:r>
      <w:r w:rsidR="001D47FF">
        <w:t xml:space="preserve">Brazil, </w:t>
      </w:r>
      <w:r w:rsidRPr="00733E59">
        <w:t>China</w:t>
      </w:r>
      <w:r>
        <w:t>,</w:t>
      </w:r>
      <w:r w:rsidRPr="00733E59">
        <w:t xml:space="preserve"> and </w:t>
      </w:r>
      <w:r w:rsidR="001D47FF">
        <w:t>the United States</w:t>
      </w:r>
      <w:r w:rsidRPr="00733E59">
        <w:t xml:space="preserve"> </w:t>
      </w:r>
      <w:r w:rsidR="00111CF4">
        <w:t xml:space="preserve">are represented </w:t>
      </w:r>
      <w:r>
        <w:t>as</w:t>
      </w:r>
      <w:r w:rsidRPr="00733E59">
        <w:t xml:space="preserve"> </w:t>
      </w:r>
      <w:r w:rsidR="000B1A31">
        <w:t>individual</w:t>
      </w:r>
      <w:r w:rsidRPr="00733E59">
        <w:t xml:space="preserve"> countries</w:t>
      </w:r>
      <w:r w:rsidR="00DE7BC8">
        <w:t>,</w:t>
      </w:r>
      <w:r w:rsidR="000B1A31">
        <w:t xml:space="preserve"> and </w:t>
      </w:r>
      <w:r w:rsidRPr="00733E59">
        <w:t xml:space="preserve">the rest </w:t>
      </w:r>
      <w:r>
        <w:t>of the world</w:t>
      </w:r>
      <w:r w:rsidR="00B124DA">
        <w:t>’</w:t>
      </w:r>
      <w:r>
        <w:t>s</w:t>
      </w:r>
      <w:r w:rsidRPr="00733E59">
        <w:t xml:space="preserve"> countries are aggregated into five regions</w:t>
      </w:r>
      <w:r>
        <w:t xml:space="preserve"> (</w:t>
      </w:r>
      <w:r w:rsidR="007F1A5C">
        <w:t xml:space="preserve">Africa, </w:t>
      </w:r>
      <w:r w:rsidRPr="00733E59">
        <w:t>Europe</w:t>
      </w:r>
      <w:r>
        <w:t>an</w:t>
      </w:r>
      <w:r w:rsidRPr="00733E59">
        <w:t xml:space="preserve"> Union 27, Rest of </w:t>
      </w:r>
      <w:r w:rsidR="007F1A5C">
        <w:t xml:space="preserve">Asia, </w:t>
      </w:r>
      <w:r w:rsidRPr="00733E59">
        <w:t xml:space="preserve">Rest of </w:t>
      </w:r>
      <w:r w:rsidR="00560CC7">
        <w:t>Latin</w:t>
      </w:r>
      <w:r w:rsidRPr="00733E59">
        <w:t xml:space="preserve"> America, and Rest of World</w:t>
      </w:r>
      <w:r>
        <w:t xml:space="preserve">). </w:t>
      </w:r>
    </w:p>
    <w:p w:rsidRPr="00412298" w:rsidR="006F1062" w:rsidP="007978C1" w:rsidRDefault="006F1062" w14:paraId="518ECF28" w14:textId="593539CE">
      <w:pPr>
        <w:pStyle w:val="FigureTitle"/>
        <w:rPr>
          <w:rFonts w:ascii="Verdana" w:hAnsi="Verdana" w:eastAsia="Verdana" w:cs="Verdana"/>
          <w:sz w:val="20"/>
        </w:rPr>
      </w:pPr>
      <w:bookmarkStart w:name="_Toc120007891" w:id="30"/>
      <w:r w:rsidRPr="00953335">
        <w:t xml:space="preserve">Figure </w:t>
      </w:r>
      <w:r w:rsidR="009D3A1E">
        <w:t>3</w:t>
      </w:r>
      <w:r w:rsidRPr="00953335">
        <w:t xml:space="preserve">-1. </w:t>
      </w:r>
      <w:r>
        <w:tab/>
      </w:r>
      <w:r>
        <w:t>Global Regions in ADAGE</w:t>
      </w:r>
      <w:bookmarkEnd w:id="30"/>
    </w:p>
    <w:p w:rsidR="006F1062" w:rsidP="006F1062" w:rsidRDefault="006F1062" w14:paraId="6EAE15C8" w14:textId="77777777">
      <w:pPr>
        <w:keepNext/>
      </w:pPr>
      <w:r>
        <w:rPr>
          <w:noProof/>
        </w:rPr>
        <w:drawing>
          <wp:inline distT="0" distB="0" distL="0" distR="0" wp14:anchorId="27869B36" wp14:editId="71FD1C57">
            <wp:extent cx="5635625" cy="3367997"/>
            <wp:effectExtent l="19050" t="19050" r="22225" b="23495"/>
            <wp:docPr id="52" name="picture" descr="\\RTI-027109\ycai\ADAGE\ADAGE_documentation\Session4_YC\8Reg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660735" cy="3383004"/>
                    </a:xfrm>
                    <a:prstGeom prst="rect">
                      <a:avLst/>
                    </a:prstGeom>
                    <a:ln w="12700">
                      <a:solidFill>
                        <a:schemeClr val="tx1"/>
                      </a:solidFill>
                    </a:ln>
                  </pic:spPr>
                </pic:pic>
              </a:graphicData>
            </a:graphic>
          </wp:inline>
        </w:drawing>
      </w:r>
    </w:p>
    <w:p w:rsidR="00D84E75" w:rsidP="004A506C" w:rsidRDefault="00B93346" w14:paraId="53DFDA5E" w14:textId="7F0B8D47">
      <w:pPr>
        <w:pStyle w:val="BodyText"/>
      </w:pPr>
      <w:r w:rsidRPr="00733E59">
        <w:t xml:space="preserve">One of the key features of the </w:t>
      </w:r>
      <w:r w:rsidR="00D84E75">
        <w:t>recursive-dynamic</w:t>
      </w:r>
      <w:r w:rsidRPr="00733E59">
        <w:t xml:space="preserve"> version of ADAGE is a </w:t>
      </w:r>
      <w:r w:rsidR="008F0914">
        <w:t>more disaggregated</w:t>
      </w:r>
      <w:r w:rsidRPr="00733E59" w:rsidR="008F0914">
        <w:t xml:space="preserve"> </w:t>
      </w:r>
      <w:r w:rsidRPr="00733E59">
        <w:t xml:space="preserve">representation of </w:t>
      </w:r>
      <w:r w:rsidR="00BF324B">
        <w:t>transportation,</w:t>
      </w:r>
      <w:r w:rsidR="00EA477C">
        <w:t xml:space="preserve"> </w:t>
      </w:r>
      <w:r w:rsidR="00883C72">
        <w:t>energy</w:t>
      </w:r>
      <w:r w:rsidR="001303FB">
        <w:t xml:space="preserve">, </w:t>
      </w:r>
      <w:r w:rsidR="004B2680">
        <w:t>agricultur</w:t>
      </w:r>
      <w:r w:rsidR="00397D1D">
        <w:t>e, land use,</w:t>
      </w:r>
      <w:r w:rsidR="004B2680">
        <w:t xml:space="preserve"> and bioenergy</w:t>
      </w:r>
      <w:r w:rsidR="00753B1D">
        <w:t xml:space="preserve">, which enables examination of policy impacts </w:t>
      </w:r>
      <w:r w:rsidR="004B2680">
        <w:t xml:space="preserve">affecting these </w:t>
      </w:r>
      <w:r w:rsidR="00397D1D">
        <w:t xml:space="preserve">sectors </w:t>
      </w:r>
      <w:r w:rsidR="00753B1D">
        <w:t>at a finer scale</w:t>
      </w:r>
      <w:r w:rsidR="00330717">
        <w:t xml:space="preserve"> than was possible in the forward-looking version of ADAGE</w:t>
      </w:r>
      <w:r w:rsidRPr="00733E59">
        <w:t xml:space="preserve">. The model includes </w:t>
      </w:r>
      <w:r w:rsidR="000D5B4F">
        <w:t>71</w:t>
      </w:r>
      <w:r w:rsidR="00ED71F2">
        <w:t xml:space="preserve"> </w:t>
      </w:r>
      <w:r w:rsidRPr="00733E59">
        <w:t xml:space="preserve">sectors </w:t>
      </w:r>
      <w:r w:rsidR="007054C5">
        <w:t xml:space="preserve">and subsectors </w:t>
      </w:r>
      <w:r w:rsidRPr="00733E59">
        <w:t xml:space="preserve">representing both conventional </w:t>
      </w:r>
      <w:proofErr w:type="gramStart"/>
      <w:r w:rsidR="007054C5">
        <w:t>technology</w:t>
      </w:r>
      <w:proofErr w:type="gramEnd"/>
      <w:r w:rsidR="007054C5">
        <w:t xml:space="preserve"> currently </w:t>
      </w:r>
      <w:r w:rsidR="001650CC">
        <w:t xml:space="preserve">available in the market </w:t>
      </w:r>
      <w:r w:rsidRPr="00733E59">
        <w:t xml:space="preserve">and advanced </w:t>
      </w:r>
      <w:r>
        <w:t>technologies</w:t>
      </w:r>
      <w:r w:rsidRPr="00733E59">
        <w:t xml:space="preserve"> </w:t>
      </w:r>
      <w:r w:rsidR="001650CC">
        <w:t xml:space="preserve">that </w:t>
      </w:r>
      <w:r w:rsidR="007054C5">
        <w:t xml:space="preserve">are </w:t>
      </w:r>
      <w:r w:rsidR="005633B1">
        <w:t>still under development</w:t>
      </w:r>
      <w:r w:rsidR="007054C5">
        <w:t>.</w:t>
      </w:r>
      <w:r w:rsidR="004C726C">
        <w:t xml:space="preserve"> </w:t>
      </w:r>
      <w:r w:rsidR="007054C5">
        <w:t xml:space="preserve">ADAGE includes the </w:t>
      </w:r>
      <w:r w:rsidR="00E35A9C">
        <w:t>greatest level of</w:t>
      </w:r>
      <w:r w:rsidRPr="00733E59">
        <w:t xml:space="preserve"> detail </w:t>
      </w:r>
      <w:r>
        <w:t>o</w:t>
      </w:r>
      <w:r w:rsidRPr="00733E59">
        <w:t xml:space="preserve">n energy, agriculture, biofuels, </w:t>
      </w:r>
      <w:r>
        <w:t xml:space="preserve">and </w:t>
      </w:r>
      <w:r w:rsidRPr="00733E59">
        <w:t xml:space="preserve">transportation (see Table </w:t>
      </w:r>
      <w:r w:rsidR="00A43EB1">
        <w:t>3</w:t>
      </w:r>
      <w:r w:rsidRPr="00733E59">
        <w:t>-</w:t>
      </w:r>
      <w:r w:rsidR="00DE7BC8">
        <w:t xml:space="preserve">2 </w:t>
      </w:r>
      <w:r w:rsidR="00A43EB1">
        <w:t>below</w:t>
      </w:r>
      <w:r w:rsidRPr="00733E59">
        <w:t>)</w:t>
      </w:r>
      <w:r w:rsidR="001D47FF">
        <w:t>, including detailed GHG accounting</w:t>
      </w:r>
      <w:r w:rsidRPr="00733E59">
        <w:t>. The</w:t>
      </w:r>
      <w:r>
        <w:t xml:space="preserve"> model includes</w:t>
      </w:r>
      <w:r w:rsidRPr="00733E59">
        <w:t xml:space="preserve"> f</w:t>
      </w:r>
      <w:r w:rsidR="00E263E6">
        <w:t>our</w:t>
      </w:r>
      <w:r w:rsidRPr="00733E59">
        <w:t xml:space="preserve"> types of fossil fuel</w:t>
      </w:r>
      <w:r>
        <w:t xml:space="preserve">s </w:t>
      </w:r>
      <w:r w:rsidRPr="00733E59">
        <w:t>(coal, natural gas, crude</w:t>
      </w:r>
      <w:r w:rsidR="001E70A6">
        <w:t xml:space="preserve"> oil,</w:t>
      </w:r>
      <w:r w:rsidRPr="00733E59">
        <w:t xml:space="preserve"> and refined oil</w:t>
      </w:r>
      <w:r w:rsidR="00C86D60">
        <w:t>)</w:t>
      </w:r>
      <w:r w:rsidR="0088390E">
        <w:t xml:space="preserve">, </w:t>
      </w:r>
      <w:r>
        <w:t>electricity</w:t>
      </w:r>
      <w:r w:rsidR="0088390E">
        <w:t xml:space="preserve"> generation, and biofuels. </w:t>
      </w:r>
      <w:r w:rsidR="00846EBA">
        <w:t>E</w:t>
      </w:r>
      <w:r w:rsidR="0052773A">
        <w:t xml:space="preserve">lectricity includes </w:t>
      </w:r>
      <w:r w:rsidR="00DE7BC8">
        <w:t>10</w:t>
      </w:r>
      <w:r w:rsidRPr="00733E59" w:rsidR="00DE7BC8">
        <w:t xml:space="preserve"> </w:t>
      </w:r>
      <w:r w:rsidR="000D7590">
        <w:t>categories</w:t>
      </w:r>
      <w:r w:rsidRPr="00733E59" w:rsidR="000D7590">
        <w:t xml:space="preserve"> </w:t>
      </w:r>
      <w:r w:rsidRPr="00733E59">
        <w:t xml:space="preserve">of electricity generation </w:t>
      </w:r>
      <w:r>
        <w:t>technologies</w:t>
      </w:r>
      <w:r w:rsidR="000A4350">
        <w:t xml:space="preserve">: </w:t>
      </w:r>
      <w:r w:rsidR="00A32970">
        <w:t>four t</w:t>
      </w:r>
      <w:r w:rsidR="009D0584">
        <w:t>ypes of fossil fuel plants (</w:t>
      </w:r>
      <w:r w:rsidR="00501821">
        <w:t xml:space="preserve">conventional coal, conventional </w:t>
      </w:r>
      <w:r w:rsidR="0088390E">
        <w:t xml:space="preserve">[combustion turbine] </w:t>
      </w:r>
      <w:r w:rsidR="00501821">
        <w:t xml:space="preserve">natural gas, </w:t>
      </w:r>
      <w:r w:rsidR="00A03E3C">
        <w:t>conventional oil, combined-cycle natural gas</w:t>
      </w:r>
      <w:r w:rsidR="00976CE4">
        <w:t>)</w:t>
      </w:r>
      <w:r w:rsidR="00A03E3C">
        <w:t>,</w:t>
      </w:r>
      <w:r w:rsidR="00C233B5">
        <w:t xml:space="preserve"> </w:t>
      </w:r>
      <w:r w:rsidRPr="00733E59">
        <w:t>nuclear</w:t>
      </w:r>
      <w:r>
        <w:t xml:space="preserve">, and </w:t>
      </w:r>
      <w:r w:rsidR="406DBBC2">
        <w:t xml:space="preserve">five </w:t>
      </w:r>
      <w:r w:rsidR="00DB45B4">
        <w:t xml:space="preserve">categories of </w:t>
      </w:r>
      <w:r>
        <w:t>renewables generation</w:t>
      </w:r>
      <w:r w:rsidR="002C265B">
        <w:t xml:space="preserve"> (hydropower</w:t>
      </w:r>
      <w:r w:rsidR="7CC233A1">
        <w:t>,</w:t>
      </w:r>
      <w:r>
        <w:t xml:space="preserve"> geothermal</w:t>
      </w:r>
      <w:r w:rsidRPr="00733E59">
        <w:t>, wind</w:t>
      </w:r>
      <w:r w:rsidR="5AC44BF3">
        <w:t>,</w:t>
      </w:r>
      <w:r>
        <w:t xml:space="preserve"> solar, and biomass). </w:t>
      </w:r>
      <w:bookmarkStart w:name="_Toc504474604" w:id="31"/>
      <w:bookmarkStart w:name="_Toc504485847" w:id="32"/>
      <w:r w:rsidR="005A386C">
        <w:t xml:space="preserve">These </w:t>
      </w:r>
      <w:r w:rsidRPr="00733E59" w:rsidR="005A386C">
        <w:t xml:space="preserve">types of electricity generation </w:t>
      </w:r>
      <w:r w:rsidR="005A386C">
        <w:t>technologies</w:t>
      </w:r>
      <w:r w:rsidDel="00143243" w:rsidR="005A386C">
        <w:t xml:space="preserve"> </w:t>
      </w:r>
      <w:r w:rsidR="005A386C">
        <w:t xml:space="preserve">can be substituted </w:t>
      </w:r>
      <w:r w:rsidR="002364C0">
        <w:t xml:space="preserve">for one another </w:t>
      </w:r>
      <w:r w:rsidR="005A386C">
        <w:t xml:space="preserve">to meet overall </w:t>
      </w:r>
      <w:r w:rsidR="0088390E">
        <w:t xml:space="preserve">electricity </w:t>
      </w:r>
      <w:r w:rsidR="005A386C">
        <w:t>demand</w:t>
      </w:r>
      <w:r w:rsidR="002364C0">
        <w:t xml:space="preserve"> while satisfying other constraints on technology availability</w:t>
      </w:r>
      <w:r w:rsidR="004F6358">
        <w:t>, emissions, and other factors</w:t>
      </w:r>
      <w:r w:rsidR="005A386C">
        <w:t>.</w:t>
      </w:r>
      <w:r w:rsidR="000A5793">
        <w:t xml:space="preserve"> </w:t>
      </w:r>
      <w:bookmarkEnd w:id="31"/>
      <w:bookmarkEnd w:id="32"/>
      <w:r w:rsidR="00450C07">
        <w:t>S</w:t>
      </w:r>
      <w:r w:rsidRPr="00733E59" w:rsidR="00450C07">
        <w:t>ix types of GHG</w:t>
      </w:r>
      <w:r w:rsidR="00450C07">
        <w:t>s</w:t>
      </w:r>
      <w:r w:rsidRPr="00733E59" w:rsidR="00450C07">
        <w:t xml:space="preserve"> and their </w:t>
      </w:r>
      <w:r w:rsidR="00450C07">
        <w:t xml:space="preserve">respective </w:t>
      </w:r>
      <w:r w:rsidRPr="00733E59" w:rsidR="00450C07">
        <w:t>abatement cost</w:t>
      </w:r>
      <w:r w:rsidR="00450C07">
        <w:t>s</w:t>
      </w:r>
      <w:r w:rsidRPr="00733E59" w:rsidR="00450C07">
        <w:t xml:space="preserve"> are represented in </w:t>
      </w:r>
      <w:r w:rsidR="00450C07">
        <w:t>ADAGE (see Section 5).</w:t>
      </w:r>
    </w:p>
    <w:p w:rsidR="00A43EB1" w:rsidP="00A43EB1" w:rsidRDefault="00A43EB1" w14:paraId="2D717FF0" w14:textId="7937D4C0">
      <w:pPr>
        <w:pStyle w:val="TableTitle"/>
      </w:pPr>
      <w:bookmarkStart w:name="_Toc120007929" w:id="33"/>
      <w:r>
        <w:t>Table 3-</w:t>
      </w:r>
      <w:r w:rsidR="00DE7BC8">
        <w:t>2</w:t>
      </w:r>
      <w:r>
        <w:t>.</w:t>
      </w:r>
      <w:r w:rsidRPr="00733E59">
        <w:t xml:space="preserve"> </w:t>
      </w:r>
      <w:r>
        <w:tab/>
      </w:r>
      <w:r>
        <w:t>Sectoral Disaggregation in ADAGE</w:t>
      </w:r>
      <w:bookmarkEnd w:id="33"/>
    </w:p>
    <w:tbl>
      <w:tblPr>
        <w:tblW w:w="5000" w:type="pct"/>
        <w:tblLayout w:type="fixed"/>
        <w:tblLook w:val="04A0" w:firstRow="1" w:lastRow="0" w:firstColumn="1" w:lastColumn="0" w:noHBand="0" w:noVBand="1"/>
      </w:tblPr>
      <w:tblGrid>
        <w:gridCol w:w="2160"/>
        <w:gridCol w:w="2250"/>
        <w:gridCol w:w="2160"/>
        <w:gridCol w:w="2340"/>
      </w:tblGrid>
      <w:tr w:rsidRPr="000C6D61" w:rsidR="00A43EB1" w:rsidTr="00D649CE" w14:paraId="605CB2D6" w14:textId="77777777">
        <w:trPr>
          <w:cantSplit/>
          <w:trHeight w:val="552"/>
        </w:trPr>
        <w:tc>
          <w:tcPr>
            <w:tcW w:w="2160" w:type="dxa"/>
            <w:tcBorders>
              <w:top w:val="double" w:color="auto" w:sz="6" w:space="0"/>
              <w:left w:val="nil"/>
              <w:bottom w:val="single" w:color="auto" w:sz="8" w:space="0"/>
              <w:right w:val="nil"/>
            </w:tcBorders>
            <w:shd w:val="clear" w:color="auto" w:fill="auto"/>
            <w:noWrap/>
            <w:vAlign w:val="center"/>
            <w:hideMark/>
          </w:tcPr>
          <w:p w:rsidRPr="000C6D61" w:rsidR="00A43EB1" w:rsidP="004C046C" w:rsidRDefault="00A43EB1" w14:paraId="7645E424" w14:textId="77777777">
            <w:pPr>
              <w:jc w:val="center"/>
              <w:rPr>
                <w:b/>
                <w:bCs/>
                <w:color w:val="000000"/>
                <w:sz w:val="20"/>
              </w:rPr>
            </w:pPr>
            <w:r w:rsidRPr="000C6D61">
              <w:rPr>
                <w:b/>
                <w:bCs/>
                <w:color w:val="000000"/>
                <w:sz w:val="20"/>
              </w:rPr>
              <w:t>Sectors</w:t>
            </w:r>
          </w:p>
        </w:tc>
        <w:tc>
          <w:tcPr>
            <w:tcW w:w="2250" w:type="dxa"/>
            <w:tcBorders>
              <w:top w:val="double" w:color="auto" w:sz="6" w:space="0"/>
              <w:left w:val="nil"/>
              <w:bottom w:val="single" w:color="auto" w:sz="8" w:space="0"/>
              <w:right w:val="nil"/>
            </w:tcBorders>
            <w:shd w:val="clear" w:color="auto" w:fill="auto"/>
            <w:vAlign w:val="center"/>
          </w:tcPr>
          <w:p w:rsidRPr="000C6D61" w:rsidR="00A43EB1" w:rsidP="004C046C" w:rsidRDefault="00A43EB1" w14:paraId="724E1DA1" w14:textId="77777777">
            <w:pPr>
              <w:jc w:val="center"/>
              <w:rPr>
                <w:b/>
                <w:bCs/>
                <w:color w:val="000000"/>
                <w:sz w:val="20"/>
              </w:rPr>
            </w:pPr>
            <w:r>
              <w:rPr>
                <w:b/>
                <w:bCs/>
                <w:color w:val="000000"/>
                <w:sz w:val="20"/>
              </w:rPr>
              <w:t>Definition</w:t>
            </w:r>
          </w:p>
        </w:tc>
        <w:tc>
          <w:tcPr>
            <w:tcW w:w="2160" w:type="dxa"/>
            <w:tcBorders>
              <w:top w:val="double" w:color="auto" w:sz="6" w:space="0"/>
              <w:left w:val="double" w:color="auto" w:sz="6" w:space="0"/>
              <w:bottom w:val="single" w:color="auto" w:sz="8" w:space="0"/>
              <w:right w:val="nil"/>
            </w:tcBorders>
            <w:shd w:val="clear" w:color="auto" w:fill="auto"/>
            <w:noWrap/>
            <w:vAlign w:val="center"/>
            <w:hideMark/>
          </w:tcPr>
          <w:p w:rsidRPr="000C6D61" w:rsidR="00A43EB1" w:rsidP="004C046C" w:rsidRDefault="00A43EB1" w14:paraId="39D3A0B3" w14:textId="77777777">
            <w:pPr>
              <w:jc w:val="center"/>
              <w:rPr>
                <w:b/>
                <w:bCs/>
                <w:color w:val="000000"/>
                <w:sz w:val="20"/>
              </w:rPr>
            </w:pPr>
            <w:r w:rsidRPr="000C6D61">
              <w:rPr>
                <w:b/>
                <w:bCs/>
                <w:color w:val="000000"/>
                <w:sz w:val="20"/>
              </w:rPr>
              <w:t>Sectors</w:t>
            </w:r>
          </w:p>
        </w:tc>
        <w:tc>
          <w:tcPr>
            <w:tcW w:w="2340" w:type="dxa"/>
            <w:tcBorders>
              <w:top w:val="double" w:color="auto" w:sz="6" w:space="0"/>
              <w:left w:val="nil"/>
              <w:bottom w:val="single" w:color="auto" w:sz="8" w:space="0"/>
              <w:right w:val="nil"/>
            </w:tcBorders>
            <w:shd w:val="clear" w:color="auto" w:fill="auto"/>
            <w:vAlign w:val="center"/>
          </w:tcPr>
          <w:p w:rsidRPr="000C6D61" w:rsidR="00A43EB1" w:rsidP="004C046C" w:rsidRDefault="00A43EB1" w14:paraId="06C8CC92" w14:textId="77777777">
            <w:pPr>
              <w:jc w:val="center"/>
              <w:rPr>
                <w:b/>
                <w:bCs/>
                <w:color w:val="000000"/>
                <w:sz w:val="20"/>
              </w:rPr>
            </w:pPr>
            <w:r>
              <w:rPr>
                <w:b/>
                <w:bCs/>
                <w:color w:val="000000"/>
                <w:sz w:val="20"/>
              </w:rPr>
              <w:t>Definition</w:t>
            </w:r>
          </w:p>
        </w:tc>
      </w:tr>
      <w:tr w:rsidRPr="000C6D61" w:rsidR="00A43EB1" w:rsidTr="00D649CE" w14:paraId="34ED8477" w14:textId="77777777">
        <w:trPr>
          <w:cantSplit/>
          <w:trHeight w:val="324"/>
        </w:trPr>
        <w:tc>
          <w:tcPr>
            <w:tcW w:w="4410" w:type="dxa"/>
            <w:gridSpan w:val="2"/>
            <w:tcBorders>
              <w:top w:val="single" w:color="auto" w:sz="8" w:space="0"/>
              <w:left w:val="nil"/>
              <w:bottom w:val="single" w:color="auto" w:sz="8" w:space="0"/>
              <w:right w:val="nil"/>
            </w:tcBorders>
            <w:shd w:val="clear" w:color="auto" w:fill="auto"/>
            <w:noWrap/>
            <w:vAlign w:val="center"/>
            <w:hideMark/>
          </w:tcPr>
          <w:p w:rsidRPr="000C6D61" w:rsidR="00A43EB1" w:rsidP="00D830B5" w:rsidRDefault="00A43EB1" w14:paraId="5F45A59D" w14:textId="77777777">
            <w:pPr>
              <w:rPr>
                <w:b/>
                <w:bCs/>
                <w:color w:val="000000"/>
                <w:sz w:val="20"/>
              </w:rPr>
            </w:pPr>
            <w:r w:rsidRPr="000C6D61">
              <w:rPr>
                <w:b/>
                <w:bCs/>
                <w:color w:val="000000"/>
                <w:sz w:val="20"/>
              </w:rPr>
              <w:t>Energy Industries</w:t>
            </w:r>
          </w:p>
        </w:tc>
        <w:tc>
          <w:tcPr>
            <w:tcW w:w="4500" w:type="dxa"/>
            <w:gridSpan w:val="2"/>
            <w:tcBorders>
              <w:top w:val="single" w:color="auto" w:sz="8" w:space="0"/>
              <w:left w:val="double" w:color="auto" w:sz="6" w:space="0"/>
              <w:bottom w:val="single" w:color="auto" w:sz="8" w:space="0"/>
              <w:right w:val="nil"/>
            </w:tcBorders>
            <w:shd w:val="clear" w:color="auto" w:fill="auto"/>
            <w:noWrap/>
            <w:vAlign w:val="center"/>
            <w:hideMark/>
          </w:tcPr>
          <w:p w:rsidRPr="000C6D61" w:rsidR="00A43EB1" w:rsidP="00D830B5" w:rsidRDefault="00A43EB1" w14:paraId="0DEF6B21" w14:textId="77777777">
            <w:pPr>
              <w:rPr>
                <w:b/>
                <w:bCs/>
                <w:color w:val="000000"/>
                <w:sz w:val="20"/>
              </w:rPr>
            </w:pPr>
            <w:r w:rsidRPr="000C6D61">
              <w:rPr>
                <w:b/>
                <w:bCs/>
                <w:color w:val="000000"/>
                <w:sz w:val="20"/>
              </w:rPr>
              <w:t xml:space="preserve">Electricity </w:t>
            </w:r>
            <w:proofErr w:type="spellStart"/>
            <w:r w:rsidRPr="000C6D61">
              <w:rPr>
                <w:b/>
                <w:bCs/>
                <w:color w:val="000000"/>
                <w:sz w:val="20"/>
              </w:rPr>
              <w:t>Generation</w:t>
            </w:r>
            <w:r w:rsidRPr="000C6D61">
              <w:rPr>
                <w:color w:val="000000"/>
                <w:sz w:val="20"/>
                <w:vertAlign w:val="superscript"/>
              </w:rPr>
              <w:t>a</w:t>
            </w:r>
            <w:proofErr w:type="spellEnd"/>
          </w:p>
        </w:tc>
      </w:tr>
      <w:tr w:rsidRPr="000C6D61" w:rsidR="00A43EB1" w:rsidTr="00D649CE" w14:paraId="0A68FB2D"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16FF9AE8" w14:textId="77777777">
            <w:pPr>
              <w:ind w:firstLine="200" w:firstLineChars="100"/>
              <w:rPr>
                <w:color w:val="000000"/>
                <w:sz w:val="20"/>
              </w:rPr>
            </w:pPr>
            <w:r w:rsidRPr="000C6D61">
              <w:rPr>
                <w:color w:val="000000"/>
                <w:sz w:val="20"/>
              </w:rPr>
              <w:t>Col</w:t>
            </w:r>
          </w:p>
        </w:tc>
        <w:tc>
          <w:tcPr>
            <w:tcW w:w="2250" w:type="dxa"/>
            <w:tcBorders>
              <w:top w:val="nil"/>
              <w:left w:val="nil"/>
              <w:bottom w:val="nil"/>
              <w:right w:val="nil"/>
            </w:tcBorders>
            <w:shd w:val="clear" w:color="auto" w:fill="auto"/>
            <w:vAlign w:val="center"/>
            <w:hideMark/>
          </w:tcPr>
          <w:p w:rsidRPr="000C6D61" w:rsidR="00A43EB1" w:rsidP="00D830B5" w:rsidRDefault="00A43EB1" w14:paraId="66E6694E" w14:textId="77777777">
            <w:pPr>
              <w:rPr>
                <w:color w:val="000000"/>
                <w:sz w:val="20"/>
              </w:rPr>
            </w:pPr>
            <w:r w:rsidRPr="000C6D61">
              <w:rPr>
                <w:color w:val="000000"/>
                <w:sz w:val="20"/>
              </w:rPr>
              <w:t>Coal</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062C9ED" w14:textId="77777777">
            <w:pPr>
              <w:ind w:firstLine="200" w:firstLineChars="100"/>
              <w:rPr>
                <w:color w:val="000000"/>
                <w:sz w:val="20"/>
              </w:rPr>
            </w:pPr>
            <w:proofErr w:type="spellStart"/>
            <w:r w:rsidRPr="000C6D61">
              <w:rPr>
                <w:color w:val="000000"/>
                <w:sz w:val="20"/>
              </w:rPr>
              <w:t>Conv_Col</w:t>
            </w:r>
            <w:proofErr w:type="spellEnd"/>
          </w:p>
        </w:tc>
        <w:tc>
          <w:tcPr>
            <w:tcW w:w="2340" w:type="dxa"/>
            <w:tcBorders>
              <w:top w:val="nil"/>
              <w:left w:val="nil"/>
              <w:bottom w:val="nil"/>
              <w:right w:val="nil"/>
            </w:tcBorders>
            <w:shd w:val="clear" w:color="auto" w:fill="auto"/>
            <w:vAlign w:val="center"/>
            <w:hideMark/>
          </w:tcPr>
          <w:p w:rsidRPr="000C6D61" w:rsidR="00A43EB1" w:rsidP="00D830B5" w:rsidRDefault="00A43EB1" w14:paraId="58E954D9" w14:textId="314FDCF6">
            <w:pPr>
              <w:rPr>
                <w:color w:val="000000"/>
                <w:sz w:val="20"/>
              </w:rPr>
            </w:pPr>
            <w:r w:rsidRPr="000C6D61">
              <w:rPr>
                <w:color w:val="000000"/>
                <w:sz w:val="20"/>
              </w:rPr>
              <w:t xml:space="preserve">Conventional </w:t>
            </w:r>
            <w:r w:rsidR="005106F5">
              <w:rPr>
                <w:color w:val="000000"/>
                <w:sz w:val="20"/>
              </w:rPr>
              <w:t>c</w:t>
            </w:r>
            <w:r w:rsidRPr="000C6D61">
              <w:rPr>
                <w:color w:val="000000"/>
                <w:sz w:val="20"/>
              </w:rPr>
              <w:t xml:space="preserve">oal generation </w:t>
            </w:r>
          </w:p>
        </w:tc>
      </w:tr>
      <w:tr w:rsidRPr="000C6D61" w:rsidR="00A43EB1" w:rsidTr="00D649CE" w14:paraId="3E7394A5"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7878A7DD" w14:textId="77777777">
            <w:pPr>
              <w:ind w:firstLine="200" w:firstLineChars="100"/>
              <w:rPr>
                <w:color w:val="000000"/>
                <w:sz w:val="20"/>
              </w:rPr>
            </w:pPr>
            <w:r w:rsidRPr="000C6D61">
              <w:rPr>
                <w:color w:val="000000"/>
                <w:sz w:val="20"/>
              </w:rPr>
              <w:t>Cru</w:t>
            </w:r>
          </w:p>
        </w:tc>
        <w:tc>
          <w:tcPr>
            <w:tcW w:w="2250" w:type="dxa"/>
            <w:tcBorders>
              <w:top w:val="nil"/>
              <w:left w:val="nil"/>
              <w:bottom w:val="nil"/>
              <w:right w:val="nil"/>
            </w:tcBorders>
            <w:shd w:val="clear" w:color="auto" w:fill="auto"/>
            <w:vAlign w:val="center"/>
            <w:hideMark/>
          </w:tcPr>
          <w:p w:rsidRPr="000C6D61" w:rsidR="00A43EB1" w:rsidP="00D830B5" w:rsidRDefault="00A43EB1" w14:paraId="47CCC42B" w14:textId="77777777">
            <w:pPr>
              <w:rPr>
                <w:color w:val="000000"/>
                <w:sz w:val="20"/>
              </w:rPr>
            </w:pPr>
            <w:r w:rsidRPr="000C6D61">
              <w:rPr>
                <w:color w:val="000000"/>
                <w:sz w:val="20"/>
              </w:rPr>
              <w:t>Crude oil</w:t>
            </w:r>
          </w:p>
        </w:tc>
        <w:tc>
          <w:tcPr>
            <w:tcW w:w="2160" w:type="dxa"/>
            <w:tcBorders>
              <w:top w:val="nil"/>
              <w:left w:val="double" w:color="auto" w:sz="6" w:space="0"/>
              <w:bottom w:val="nil"/>
              <w:right w:val="nil"/>
            </w:tcBorders>
            <w:shd w:val="clear" w:color="auto" w:fill="auto"/>
            <w:noWrap/>
            <w:vAlign w:val="bottom"/>
            <w:hideMark/>
          </w:tcPr>
          <w:p w:rsidRPr="000C6D61" w:rsidR="00A43EB1" w:rsidP="00D830B5" w:rsidRDefault="00A43EB1" w14:paraId="158E7B44" w14:textId="77777777">
            <w:pPr>
              <w:ind w:firstLine="200" w:firstLineChars="100"/>
              <w:rPr>
                <w:color w:val="000000"/>
                <w:sz w:val="20"/>
              </w:rPr>
            </w:pPr>
            <w:proofErr w:type="spellStart"/>
            <w:r w:rsidRPr="000C6D61">
              <w:rPr>
                <w:color w:val="000000"/>
                <w:sz w:val="20"/>
              </w:rPr>
              <w:t>Conv_Gas</w:t>
            </w:r>
            <w:proofErr w:type="spellEnd"/>
          </w:p>
        </w:tc>
        <w:tc>
          <w:tcPr>
            <w:tcW w:w="2340" w:type="dxa"/>
            <w:tcBorders>
              <w:top w:val="nil"/>
              <w:left w:val="nil"/>
              <w:bottom w:val="nil"/>
              <w:right w:val="nil"/>
            </w:tcBorders>
            <w:shd w:val="clear" w:color="auto" w:fill="auto"/>
            <w:noWrap/>
            <w:vAlign w:val="bottom"/>
            <w:hideMark/>
          </w:tcPr>
          <w:p w:rsidRPr="000C6D61" w:rsidR="00A43EB1" w:rsidP="00D830B5" w:rsidRDefault="00A43EB1" w14:paraId="161BAAC9" w14:textId="77777777">
            <w:pPr>
              <w:rPr>
                <w:color w:val="000000"/>
                <w:sz w:val="20"/>
              </w:rPr>
            </w:pPr>
            <w:r w:rsidRPr="000C6D61">
              <w:rPr>
                <w:color w:val="000000"/>
                <w:sz w:val="20"/>
              </w:rPr>
              <w:t xml:space="preserve">Conventional </w:t>
            </w:r>
            <w:r>
              <w:rPr>
                <w:color w:val="000000"/>
                <w:sz w:val="20"/>
              </w:rPr>
              <w:t xml:space="preserve">(combustion turbine) </w:t>
            </w:r>
            <w:r w:rsidRPr="000C6D61">
              <w:rPr>
                <w:color w:val="000000"/>
                <w:sz w:val="20"/>
              </w:rPr>
              <w:t>gas electricity generation</w:t>
            </w:r>
          </w:p>
        </w:tc>
      </w:tr>
      <w:tr w:rsidRPr="000C6D61" w:rsidR="00A43EB1" w:rsidTr="00D649CE" w14:paraId="3BCEA248"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731A5D8C" w14:textId="77777777">
            <w:pPr>
              <w:ind w:firstLine="200" w:firstLineChars="100"/>
              <w:rPr>
                <w:color w:val="000000"/>
                <w:sz w:val="20"/>
              </w:rPr>
            </w:pPr>
            <w:proofErr w:type="spellStart"/>
            <w:r w:rsidRPr="000C6D61">
              <w:rPr>
                <w:color w:val="000000"/>
                <w:sz w:val="20"/>
              </w:rPr>
              <w:t>Ele</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5583BB5E" w14:textId="77777777">
            <w:pPr>
              <w:rPr>
                <w:color w:val="000000"/>
                <w:sz w:val="20"/>
              </w:rPr>
            </w:pPr>
            <w:r w:rsidRPr="000C6D61">
              <w:rPr>
                <w:color w:val="000000"/>
                <w:sz w:val="20"/>
              </w:rPr>
              <w:t>Electricity</w:t>
            </w:r>
          </w:p>
        </w:tc>
        <w:tc>
          <w:tcPr>
            <w:tcW w:w="2160" w:type="dxa"/>
            <w:tcBorders>
              <w:top w:val="nil"/>
              <w:left w:val="double" w:color="auto" w:sz="6" w:space="0"/>
              <w:bottom w:val="nil"/>
              <w:right w:val="nil"/>
            </w:tcBorders>
            <w:shd w:val="clear" w:color="auto" w:fill="auto"/>
            <w:noWrap/>
            <w:vAlign w:val="bottom"/>
            <w:hideMark/>
          </w:tcPr>
          <w:p w:rsidRPr="000C6D61" w:rsidR="00A43EB1" w:rsidP="00D830B5" w:rsidRDefault="00A43EB1" w14:paraId="39B7FA90" w14:textId="77777777">
            <w:pPr>
              <w:ind w:firstLine="200" w:firstLineChars="100"/>
              <w:rPr>
                <w:color w:val="000000"/>
                <w:sz w:val="20"/>
              </w:rPr>
            </w:pPr>
            <w:proofErr w:type="spellStart"/>
            <w:r w:rsidRPr="000C6D61">
              <w:rPr>
                <w:color w:val="000000"/>
                <w:sz w:val="20"/>
              </w:rPr>
              <w:t>Conv_Oil</w:t>
            </w:r>
            <w:proofErr w:type="spellEnd"/>
          </w:p>
        </w:tc>
        <w:tc>
          <w:tcPr>
            <w:tcW w:w="2340" w:type="dxa"/>
            <w:tcBorders>
              <w:top w:val="nil"/>
              <w:left w:val="nil"/>
              <w:bottom w:val="nil"/>
              <w:right w:val="nil"/>
            </w:tcBorders>
            <w:shd w:val="clear" w:color="auto" w:fill="auto"/>
            <w:noWrap/>
            <w:vAlign w:val="bottom"/>
            <w:hideMark/>
          </w:tcPr>
          <w:p w:rsidRPr="000C6D61" w:rsidR="00A43EB1" w:rsidP="00D830B5" w:rsidRDefault="00A43EB1" w14:paraId="621431FD" w14:textId="77777777">
            <w:pPr>
              <w:rPr>
                <w:color w:val="000000"/>
                <w:sz w:val="20"/>
              </w:rPr>
            </w:pPr>
            <w:r w:rsidRPr="000C6D61">
              <w:rPr>
                <w:color w:val="000000"/>
                <w:sz w:val="20"/>
              </w:rPr>
              <w:t>Conventional oil electricity generation</w:t>
            </w:r>
          </w:p>
        </w:tc>
      </w:tr>
      <w:tr w:rsidRPr="000C6D61" w:rsidR="00A43EB1" w:rsidTr="00D649CE" w14:paraId="3F95EB13"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0134892A" w14:textId="77777777">
            <w:pPr>
              <w:ind w:firstLine="200" w:firstLineChars="100"/>
              <w:rPr>
                <w:color w:val="000000"/>
                <w:sz w:val="20"/>
              </w:rPr>
            </w:pPr>
            <w:r w:rsidRPr="000C6D61">
              <w:rPr>
                <w:color w:val="000000"/>
                <w:sz w:val="20"/>
              </w:rPr>
              <w:t>Gas</w:t>
            </w:r>
          </w:p>
        </w:tc>
        <w:tc>
          <w:tcPr>
            <w:tcW w:w="2250" w:type="dxa"/>
            <w:tcBorders>
              <w:top w:val="nil"/>
              <w:left w:val="nil"/>
              <w:bottom w:val="nil"/>
              <w:right w:val="nil"/>
            </w:tcBorders>
            <w:shd w:val="clear" w:color="auto" w:fill="auto"/>
            <w:noWrap/>
            <w:vAlign w:val="center"/>
            <w:hideMark/>
          </w:tcPr>
          <w:p w:rsidRPr="000C6D61" w:rsidR="00A43EB1" w:rsidP="00D830B5" w:rsidRDefault="00A43EB1" w14:paraId="577EBE0A" w14:textId="77777777">
            <w:pPr>
              <w:rPr>
                <w:color w:val="000000"/>
                <w:sz w:val="20"/>
              </w:rPr>
            </w:pPr>
            <w:r w:rsidRPr="000C6D61">
              <w:rPr>
                <w:color w:val="000000"/>
                <w:sz w:val="20"/>
              </w:rPr>
              <w:t>Natural gas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44D5ECD" w14:textId="77777777">
            <w:pPr>
              <w:ind w:firstLine="200" w:firstLineChars="100"/>
              <w:rPr>
                <w:color w:val="000000"/>
                <w:sz w:val="20"/>
              </w:rPr>
            </w:pPr>
            <w:proofErr w:type="spellStart"/>
            <w:r w:rsidRPr="000C6D61">
              <w:rPr>
                <w:color w:val="000000"/>
                <w:sz w:val="20"/>
              </w:rPr>
              <w:t>CC_Gas</w:t>
            </w:r>
            <w:proofErr w:type="spellEnd"/>
          </w:p>
        </w:tc>
        <w:tc>
          <w:tcPr>
            <w:tcW w:w="2340" w:type="dxa"/>
            <w:tcBorders>
              <w:top w:val="nil"/>
              <w:left w:val="nil"/>
              <w:bottom w:val="nil"/>
              <w:right w:val="nil"/>
            </w:tcBorders>
            <w:shd w:val="clear" w:color="auto" w:fill="auto"/>
            <w:vAlign w:val="center"/>
            <w:hideMark/>
          </w:tcPr>
          <w:p w:rsidRPr="000C6D61" w:rsidR="00A43EB1" w:rsidP="00D830B5" w:rsidRDefault="00A43EB1" w14:paraId="173AA342" w14:textId="77777777">
            <w:pPr>
              <w:rPr>
                <w:color w:val="000000"/>
                <w:sz w:val="20"/>
              </w:rPr>
            </w:pPr>
            <w:r w:rsidRPr="000C6D61">
              <w:rPr>
                <w:color w:val="000000"/>
                <w:sz w:val="20"/>
              </w:rPr>
              <w:t>Combined cycle natural gas</w:t>
            </w:r>
          </w:p>
        </w:tc>
      </w:tr>
      <w:tr w:rsidRPr="000C6D61" w:rsidR="00A43EB1" w:rsidTr="00D649CE" w14:paraId="7C5F868B" w14:textId="77777777">
        <w:trPr>
          <w:trHeight w:val="300"/>
        </w:trPr>
        <w:tc>
          <w:tcPr>
            <w:tcW w:w="2160" w:type="dxa"/>
            <w:tcBorders>
              <w:top w:val="nil"/>
              <w:left w:val="nil"/>
              <w:bottom w:val="nil"/>
              <w:right w:val="nil"/>
            </w:tcBorders>
            <w:shd w:val="clear" w:color="auto" w:fill="auto"/>
            <w:noWrap/>
            <w:vAlign w:val="center"/>
            <w:hideMark/>
          </w:tcPr>
          <w:p w:rsidRPr="000C6D61" w:rsidR="00A43EB1" w:rsidP="00D830B5" w:rsidRDefault="00A43EB1" w14:paraId="75681868" w14:textId="77777777">
            <w:pPr>
              <w:ind w:firstLine="200" w:firstLineChars="100"/>
              <w:rPr>
                <w:color w:val="000000"/>
                <w:sz w:val="20"/>
              </w:rPr>
            </w:pPr>
            <w:r w:rsidRPr="000C6D61">
              <w:rPr>
                <w:color w:val="000000"/>
                <w:sz w:val="20"/>
              </w:rPr>
              <w:t>Oil</w:t>
            </w:r>
          </w:p>
        </w:tc>
        <w:tc>
          <w:tcPr>
            <w:tcW w:w="2250" w:type="dxa"/>
            <w:tcBorders>
              <w:top w:val="nil"/>
              <w:left w:val="nil"/>
              <w:bottom w:val="nil"/>
              <w:right w:val="nil"/>
            </w:tcBorders>
            <w:shd w:val="clear" w:color="auto" w:fill="auto"/>
            <w:noWrap/>
            <w:vAlign w:val="center"/>
            <w:hideMark/>
          </w:tcPr>
          <w:p w:rsidRPr="000C6D61" w:rsidR="00A43EB1" w:rsidP="00D830B5" w:rsidRDefault="00A43EB1" w14:paraId="357D4C30" w14:textId="213F61CF">
            <w:pPr>
              <w:rPr>
                <w:color w:val="000000"/>
                <w:sz w:val="20"/>
              </w:rPr>
            </w:pPr>
            <w:r w:rsidRPr="000C6D61">
              <w:rPr>
                <w:color w:val="000000"/>
                <w:sz w:val="20"/>
              </w:rPr>
              <w:t xml:space="preserve">Refined </w:t>
            </w:r>
            <w:r w:rsidR="005106F5">
              <w:rPr>
                <w:color w:val="000000"/>
                <w:sz w:val="20"/>
              </w:rPr>
              <w:t>o</w:t>
            </w:r>
            <w:r w:rsidRPr="000C6D61">
              <w:rPr>
                <w:color w:val="000000"/>
                <w:sz w:val="20"/>
              </w:rPr>
              <w:t>il</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22E09166" w14:textId="77777777">
            <w:pPr>
              <w:ind w:firstLine="200" w:firstLineChars="100"/>
              <w:rPr>
                <w:color w:val="000000"/>
                <w:sz w:val="20"/>
              </w:rPr>
            </w:pPr>
            <w:proofErr w:type="spellStart"/>
            <w:r>
              <w:rPr>
                <w:color w:val="000000"/>
                <w:sz w:val="20"/>
              </w:rPr>
              <w:t>CC_Gas</w:t>
            </w:r>
            <w:proofErr w:type="spellEnd"/>
          </w:p>
        </w:tc>
        <w:tc>
          <w:tcPr>
            <w:tcW w:w="2340" w:type="dxa"/>
            <w:tcBorders>
              <w:top w:val="nil"/>
              <w:left w:val="nil"/>
              <w:bottom w:val="nil"/>
              <w:right w:val="nil"/>
            </w:tcBorders>
            <w:shd w:val="clear" w:color="auto" w:fill="auto"/>
            <w:vAlign w:val="center"/>
            <w:hideMark/>
          </w:tcPr>
          <w:p w:rsidRPr="000C6D61" w:rsidR="00A43EB1" w:rsidP="00D830B5" w:rsidRDefault="00A43EB1" w14:paraId="1C36C63B" w14:textId="77777777">
            <w:pPr>
              <w:rPr>
                <w:color w:val="000000"/>
                <w:sz w:val="20"/>
              </w:rPr>
            </w:pPr>
            <w:r w:rsidRPr="000C6D61">
              <w:rPr>
                <w:color w:val="000000"/>
                <w:sz w:val="20"/>
              </w:rPr>
              <w:t>Combined cycle natural gas</w:t>
            </w:r>
            <w:r>
              <w:rPr>
                <w:color w:val="000000"/>
                <w:sz w:val="20"/>
              </w:rPr>
              <w:t xml:space="preserve"> with carbon capture and storage</w:t>
            </w:r>
          </w:p>
        </w:tc>
      </w:tr>
      <w:tr w:rsidRPr="000C6D61" w:rsidR="00A43EB1" w:rsidTr="00D649CE" w14:paraId="53A1D520" w14:textId="77777777">
        <w:trPr>
          <w:trHeight w:val="300"/>
        </w:trPr>
        <w:tc>
          <w:tcPr>
            <w:tcW w:w="4410" w:type="dxa"/>
            <w:gridSpan w:val="2"/>
            <w:tcBorders>
              <w:top w:val="single" w:color="auto" w:sz="8" w:space="0"/>
              <w:left w:val="nil"/>
              <w:bottom w:val="single" w:color="auto" w:sz="8" w:space="0"/>
              <w:right w:val="nil"/>
            </w:tcBorders>
            <w:shd w:val="clear" w:color="auto" w:fill="auto"/>
            <w:noWrap/>
            <w:vAlign w:val="center"/>
            <w:hideMark/>
          </w:tcPr>
          <w:p w:rsidRPr="000C6D61" w:rsidR="00A43EB1" w:rsidP="00D830B5" w:rsidRDefault="00A43EB1" w14:paraId="647D1350" w14:textId="77777777">
            <w:pPr>
              <w:rPr>
                <w:b/>
                <w:bCs/>
                <w:color w:val="000000"/>
                <w:sz w:val="20"/>
              </w:rPr>
            </w:pPr>
            <w:r w:rsidRPr="000C6D61">
              <w:rPr>
                <w:b/>
                <w:bCs/>
                <w:color w:val="000000"/>
                <w:sz w:val="20"/>
              </w:rPr>
              <w:t>Industry</w:t>
            </w:r>
            <w:r>
              <w:rPr>
                <w:b/>
                <w:bCs/>
                <w:color w:val="000000"/>
                <w:sz w:val="20"/>
              </w:rPr>
              <w:t xml:space="preserve"> &amp; Other</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2D5AC6E5" w14:textId="77777777">
            <w:pPr>
              <w:ind w:firstLine="200" w:firstLineChars="100"/>
              <w:rPr>
                <w:color w:val="000000"/>
                <w:sz w:val="20"/>
              </w:rPr>
            </w:pPr>
            <w:proofErr w:type="spellStart"/>
            <w:r w:rsidRPr="000C6D61">
              <w:rPr>
                <w:color w:val="000000"/>
                <w:sz w:val="20"/>
              </w:rPr>
              <w:t>Hyd</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0E8D0913" w14:textId="77777777">
            <w:pPr>
              <w:rPr>
                <w:color w:val="000000"/>
                <w:sz w:val="20"/>
              </w:rPr>
            </w:pPr>
            <w:r w:rsidRPr="000C6D61">
              <w:rPr>
                <w:color w:val="000000"/>
                <w:sz w:val="20"/>
              </w:rPr>
              <w:t>Hydropower</w:t>
            </w:r>
          </w:p>
        </w:tc>
      </w:tr>
      <w:tr w:rsidRPr="000C6D61" w:rsidR="00A43EB1" w:rsidTr="00D649CE" w14:paraId="3847916D"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027A0173" w14:textId="77777777">
            <w:pPr>
              <w:ind w:firstLine="200" w:firstLineChars="100"/>
              <w:rPr>
                <w:color w:val="000000"/>
                <w:sz w:val="20"/>
              </w:rPr>
            </w:pPr>
            <w:proofErr w:type="spellStart"/>
            <w:r w:rsidRPr="000C6D61">
              <w:rPr>
                <w:color w:val="000000"/>
                <w:sz w:val="20"/>
              </w:rPr>
              <w:t>Eim</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1D963D92" w14:textId="77777777">
            <w:pPr>
              <w:rPr>
                <w:color w:val="000000"/>
                <w:sz w:val="20"/>
              </w:rPr>
            </w:pPr>
            <w:r w:rsidRPr="000C6D61">
              <w:rPr>
                <w:color w:val="000000"/>
                <w:sz w:val="20"/>
              </w:rPr>
              <w:t>Energy-intensive manufacturing</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27C4C4A3" w14:textId="77777777">
            <w:pPr>
              <w:ind w:firstLine="200" w:firstLineChars="100"/>
              <w:rPr>
                <w:color w:val="000000"/>
                <w:sz w:val="20"/>
              </w:rPr>
            </w:pPr>
            <w:r w:rsidRPr="000C6D61">
              <w:rPr>
                <w:color w:val="000000"/>
                <w:sz w:val="20"/>
              </w:rPr>
              <w:t>Geo</w:t>
            </w:r>
          </w:p>
        </w:tc>
        <w:tc>
          <w:tcPr>
            <w:tcW w:w="2340" w:type="dxa"/>
            <w:tcBorders>
              <w:top w:val="nil"/>
              <w:left w:val="nil"/>
              <w:bottom w:val="nil"/>
              <w:right w:val="nil"/>
            </w:tcBorders>
            <w:shd w:val="clear" w:color="auto" w:fill="auto"/>
            <w:noWrap/>
            <w:vAlign w:val="center"/>
            <w:hideMark/>
          </w:tcPr>
          <w:p w:rsidRPr="000C6D61" w:rsidR="00A43EB1" w:rsidP="00D830B5" w:rsidRDefault="00A43EB1" w14:paraId="42B86D58" w14:textId="77777777">
            <w:pPr>
              <w:rPr>
                <w:color w:val="000000"/>
                <w:sz w:val="20"/>
              </w:rPr>
            </w:pPr>
            <w:r w:rsidRPr="000C6D61">
              <w:rPr>
                <w:color w:val="000000"/>
                <w:sz w:val="20"/>
              </w:rPr>
              <w:t>Geothermal</w:t>
            </w:r>
          </w:p>
        </w:tc>
      </w:tr>
      <w:tr w:rsidRPr="000C6D61" w:rsidR="00A43EB1" w:rsidTr="00D649CE" w14:paraId="2E431059"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2CA2CEE0" w14:textId="77777777">
            <w:pPr>
              <w:ind w:firstLine="200" w:firstLineChars="100"/>
              <w:rPr>
                <w:color w:val="000000"/>
                <w:sz w:val="20"/>
              </w:rPr>
            </w:pPr>
            <w:r w:rsidRPr="000C6D61">
              <w:rPr>
                <w:color w:val="000000"/>
                <w:sz w:val="20"/>
              </w:rPr>
              <w:t>Man</w:t>
            </w:r>
          </w:p>
        </w:tc>
        <w:tc>
          <w:tcPr>
            <w:tcW w:w="2250" w:type="dxa"/>
            <w:tcBorders>
              <w:top w:val="nil"/>
              <w:left w:val="nil"/>
              <w:bottom w:val="nil"/>
              <w:right w:val="nil"/>
            </w:tcBorders>
            <w:shd w:val="clear" w:color="auto" w:fill="auto"/>
            <w:noWrap/>
            <w:vAlign w:val="center"/>
            <w:hideMark/>
          </w:tcPr>
          <w:p w:rsidRPr="000C6D61" w:rsidR="00A43EB1" w:rsidP="00D830B5" w:rsidRDefault="00A43EB1" w14:paraId="7CE73DC4" w14:textId="77777777">
            <w:pPr>
              <w:rPr>
                <w:color w:val="000000"/>
                <w:sz w:val="20"/>
              </w:rPr>
            </w:pPr>
            <w:r w:rsidRPr="000C6D61">
              <w:rPr>
                <w:color w:val="000000"/>
                <w:sz w:val="20"/>
              </w:rPr>
              <w:t>Other manufacturing</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4E39729A" w14:textId="77777777">
            <w:pPr>
              <w:ind w:firstLine="200" w:firstLineChars="100"/>
              <w:rPr>
                <w:color w:val="000000"/>
                <w:sz w:val="20"/>
              </w:rPr>
            </w:pPr>
            <w:r w:rsidRPr="000C6D61">
              <w:rPr>
                <w:color w:val="000000"/>
                <w:sz w:val="20"/>
              </w:rPr>
              <w:t>Bio</w:t>
            </w:r>
          </w:p>
        </w:tc>
        <w:tc>
          <w:tcPr>
            <w:tcW w:w="2340" w:type="dxa"/>
            <w:tcBorders>
              <w:top w:val="nil"/>
              <w:left w:val="nil"/>
              <w:bottom w:val="nil"/>
              <w:right w:val="nil"/>
            </w:tcBorders>
            <w:shd w:val="clear" w:color="auto" w:fill="auto"/>
            <w:noWrap/>
            <w:vAlign w:val="center"/>
            <w:hideMark/>
          </w:tcPr>
          <w:p w:rsidRPr="000C6D61" w:rsidR="00A43EB1" w:rsidP="00D830B5" w:rsidRDefault="00A43EB1" w14:paraId="0CEE5517" w14:textId="77777777">
            <w:pPr>
              <w:rPr>
                <w:color w:val="000000"/>
                <w:sz w:val="20"/>
              </w:rPr>
            </w:pPr>
            <w:r w:rsidRPr="000C6D61">
              <w:rPr>
                <w:color w:val="000000"/>
                <w:sz w:val="20"/>
              </w:rPr>
              <w:t>Bioelectricity</w:t>
            </w:r>
          </w:p>
        </w:tc>
      </w:tr>
      <w:tr w:rsidRPr="000C6D61" w:rsidR="00A43EB1" w:rsidTr="00D649CE" w14:paraId="0EEEE551"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5DD6FAA0" w14:textId="77777777">
            <w:pPr>
              <w:ind w:firstLine="200" w:firstLineChars="100"/>
              <w:rPr>
                <w:color w:val="000000"/>
                <w:sz w:val="20"/>
              </w:rPr>
            </w:pPr>
            <w:proofErr w:type="spellStart"/>
            <w:r w:rsidRPr="000C6D61">
              <w:rPr>
                <w:color w:val="000000"/>
                <w:sz w:val="20"/>
              </w:rPr>
              <w:t>Srv</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1B59B33B" w14:textId="77777777">
            <w:pPr>
              <w:rPr>
                <w:color w:val="000000"/>
                <w:sz w:val="20"/>
              </w:rPr>
            </w:pPr>
            <w:r w:rsidRPr="000C6D61">
              <w:rPr>
                <w:color w:val="000000"/>
                <w:sz w:val="20"/>
              </w:rPr>
              <w:t>Service</w:t>
            </w:r>
            <w:r>
              <w:rPr>
                <w:color w:val="000000"/>
                <w:sz w:val="20"/>
              </w:rPr>
              <w:t>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5B3D8F83" w14:textId="77777777">
            <w:pPr>
              <w:ind w:firstLine="200" w:firstLineChars="100"/>
              <w:rPr>
                <w:color w:val="000000"/>
                <w:sz w:val="20"/>
              </w:rPr>
            </w:pPr>
            <w:r w:rsidRPr="000C6D61">
              <w:rPr>
                <w:color w:val="000000"/>
                <w:sz w:val="20"/>
              </w:rPr>
              <w:t>Sol</w:t>
            </w:r>
          </w:p>
        </w:tc>
        <w:tc>
          <w:tcPr>
            <w:tcW w:w="2340" w:type="dxa"/>
            <w:tcBorders>
              <w:top w:val="nil"/>
              <w:left w:val="nil"/>
              <w:bottom w:val="nil"/>
              <w:right w:val="nil"/>
            </w:tcBorders>
            <w:shd w:val="clear" w:color="auto" w:fill="auto"/>
            <w:noWrap/>
            <w:vAlign w:val="center"/>
            <w:hideMark/>
          </w:tcPr>
          <w:p w:rsidRPr="000C6D61" w:rsidR="00A43EB1" w:rsidP="00D830B5" w:rsidRDefault="00A43EB1" w14:paraId="63B76D74" w14:textId="77777777">
            <w:pPr>
              <w:rPr>
                <w:color w:val="000000"/>
                <w:sz w:val="20"/>
              </w:rPr>
            </w:pPr>
            <w:r w:rsidRPr="000C6D61">
              <w:rPr>
                <w:color w:val="000000"/>
                <w:sz w:val="20"/>
              </w:rPr>
              <w:t>Solar</w:t>
            </w:r>
          </w:p>
        </w:tc>
      </w:tr>
      <w:tr w:rsidRPr="000C6D61" w:rsidR="00A43EB1" w:rsidTr="008F3075" w14:paraId="27D4D8DF" w14:textId="77777777">
        <w:trPr>
          <w:trHeight w:val="300"/>
        </w:trPr>
        <w:tc>
          <w:tcPr>
            <w:tcW w:w="2160" w:type="dxa"/>
            <w:tcBorders>
              <w:top w:val="nil"/>
              <w:left w:val="nil"/>
              <w:bottom w:val="single" w:color="auto" w:sz="8" w:space="0"/>
              <w:right w:val="nil"/>
            </w:tcBorders>
            <w:shd w:val="clear" w:color="auto" w:fill="auto"/>
            <w:noWrap/>
            <w:vAlign w:val="center"/>
            <w:hideMark/>
          </w:tcPr>
          <w:p w:rsidRPr="000C6D61" w:rsidR="00A43EB1" w:rsidP="00D830B5" w:rsidRDefault="00A43EB1" w14:paraId="7DE016A9" w14:textId="77777777">
            <w:pPr>
              <w:ind w:firstLine="200" w:firstLineChars="100"/>
              <w:rPr>
                <w:color w:val="000000"/>
                <w:sz w:val="20"/>
              </w:rPr>
            </w:pPr>
            <w:r w:rsidRPr="000C6D61">
              <w:rPr>
                <w:color w:val="000000"/>
                <w:sz w:val="20"/>
              </w:rPr>
              <w:t>House</w:t>
            </w:r>
          </w:p>
        </w:tc>
        <w:tc>
          <w:tcPr>
            <w:tcW w:w="2250" w:type="dxa"/>
            <w:tcBorders>
              <w:top w:val="nil"/>
              <w:left w:val="nil"/>
              <w:bottom w:val="single" w:color="auto" w:sz="8" w:space="0"/>
              <w:right w:val="nil"/>
            </w:tcBorders>
            <w:shd w:val="clear" w:color="auto" w:fill="auto"/>
            <w:noWrap/>
            <w:vAlign w:val="center"/>
            <w:hideMark/>
          </w:tcPr>
          <w:p w:rsidRPr="000C6D61" w:rsidR="00A43EB1" w:rsidP="00D830B5" w:rsidRDefault="00A43EB1" w14:paraId="18D2411E" w14:textId="77777777">
            <w:pPr>
              <w:rPr>
                <w:color w:val="000000"/>
                <w:sz w:val="20"/>
              </w:rPr>
            </w:pPr>
            <w:r w:rsidRPr="000C6D61">
              <w:rPr>
                <w:color w:val="000000"/>
                <w:sz w:val="20"/>
              </w:rPr>
              <w:t>Housing</w:t>
            </w:r>
          </w:p>
        </w:tc>
        <w:tc>
          <w:tcPr>
            <w:tcW w:w="2160" w:type="dxa"/>
            <w:tcBorders>
              <w:top w:val="nil"/>
              <w:left w:val="double" w:color="auto" w:sz="6" w:space="0"/>
              <w:bottom w:val="single" w:color="auto" w:sz="4" w:space="0"/>
              <w:right w:val="nil"/>
            </w:tcBorders>
            <w:shd w:val="clear" w:color="auto" w:fill="auto"/>
            <w:noWrap/>
            <w:vAlign w:val="center"/>
            <w:hideMark/>
          </w:tcPr>
          <w:p w:rsidRPr="000C6D61" w:rsidR="00A43EB1" w:rsidP="00D830B5" w:rsidRDefault="00A43EB1" w14:paraId="5518C8C8" w14:textId="77777777">
            <w:pPr>
              <w:ind w:firstLine="200" w:firstLineChars="100"/>
              <w:rPr>
                <w:color w:val="000000"/>
                <w:sz w:val="20"/>
              </w:rPr>
            </w:pPr>
            <w:proofErr w:type="spellStart"/>
            <w:r w:rsidRPr="000C6D61">
              <w:rPr>
                <w:color w:val="000000"/>
                <w:sz w:val="20"/>
              </w:rPr>
              <w:t>Wnd</w:t>
            </w:r>
            <w:proofErr w:type="spellEnd"/>
          </w:p>
        </w:tc>
        <w:tc>
          <w:tcPr>
            <w:tcW w:w="2340" w:type="dxa"/>
            <w:tcBorders>
              <w:top w:val="nil"/>
              <w:left w:val="nil"/>
              <w:bottom w:val="single" w:color="auto" w:sz="4" w:space="0"/>
              <w:right w:val="nil"/>
            </w:tcBorders>
            <w:shd w:val="clear" w:color="auto" w:fill="auto"/>
            <w:noWrap/>
            <w:vAlign w:val="center"/>
            <w:hideMark/>
          </w:tcPr>
          <w:p w:rsidRPr="000C6D61" w:rsidR="00A43EB1" w:rsidP="00D830B5" w:rsidRDefault="00A43EB1" w14:paraId="32DB72EE" w14:textId="46F90756">
            <w:pPr>
              <w:rPr>
                <w:color w:val="000000"/>
                <w:sz w:val="20"/>
              </w:rPr>
            </w:pPr>
            <w:r w:rsidRPr="000C6D61">
              <w:rPr>
                <w:color w:val="000000"/>
                <w:sz w:val="20"/>
              </w:rPr>
              <w:t>Wind</w:t>
            </w:r>
            <w:r w:rsidR="004C726C">
              <w:rPr>
                <w:color w:val="000000"/>
                <w:sz w:val="20"/>
              </w:rPr>
              <w:t xml:space="preserve"> </w:t>
            </w:r>
          </w:p>
        </w:tc>
      </w:tr>
      <w:tr w:rsidRPr="000C6D61" w:rsidR="008F3075" w:rsidTr="008F3075" w14:paraId="117B3B08" w14:textId="77777777">
        <w:trPr>
          <w:cantSplit/>
          <w:trHeight w:val="300"/>
        </w:trPr>
        <w:tc>
          <w:tcPr>
            <w:tcW w:w="4410" w:type="dxa"/>
            <w:gridSpan w:val="2"/>
            <w:tcBorders>
              <w:top w:val="nil"/>
              <w:left w:val="nil"/>
              <w:bottom w:val="single" w:color="auto" w:sz="8" w:space="0"/>
              <w:right w:val="double" w:color="auto" w:sz="4" w:space="0"/>
            </w:tcBorders>
            <w:shd w:val="clear" w:color="auto" w:fill="auto"/>
            <w:noWrap/>
            <w:vAlign w:val="center"/>
            <w:hideMark/>
          </w:tcPr>
          <w:p w:rsidRPr="000C6D61" w:rsidR="008F3075" w:rsidP="00D830B5" w:rsidRDefault="008F3075" w14:paraId="2B90B6A2" w14:textId="77777777">
            <w:pPr>
              <w:rPr>
                <w:b/>
                <w:bCs/>
                <w:color w:val="000000"/>
                <w:sz w:val="20"/>
              </w:rPr>
            </w:pPr>
            <w:r w:rsidRPr="000C6D61">
              <w:rPr>
                <w:b/>
                <w:bCs/>
                <w:color w:val="000000"/>
                <w:sz w:val="20"/>
              </w:rPr>
              <w:t>Food</w:t>
            </w:r>
          </w:p>
        </w:tc>
        <w:tc>
          <w:tcPr>
            <w:tcW w:w="4500" w:type="dxa"/>
            <w:gridSpan w:val="2"/>
            <w:tcBorders>
              <w:top w:val="single" w:color="auto" w:sz="4" w:space="0"/>
              <w:left w:val="double" w:color="auto" w:sz="4" w:space="0"/>
              <w:bottom w:val="single" w:color="auto" w:sz="8" w:space="0"/>
            </w:tcBorders>
            <w:shd w:val="clear" w:color="auto" w:fill="auto"/>
            <w:vAlign w:val="center"/>
            <w:hideMark/>
          </w:tcPr>
          <w:p w:rsidRPr="000C6D61" w:rsidR="008F3075" w:rsidP="00D830B5" w:rsidRDefault="008F3075" w14:paraId="4DB7711D" w14:textId="2B99D503">
            <w:pPr>
              <w:rPr>
                <w:b/>
                <w:bCs/>
                <w:color w:val="000000"/>
                <w:sz w:val="20"/>
              </w:rPr>
            </w:pPr>
            <w:r w:rsidRPr="000C6D61">
              <w:rPr>
                <w:b/>
                <w:bCs/>
                <w:color w:val="000000"/>
                <w:sz w:val="20"/>
              </w:rPr>
              <w:t> By-products</w:t>
            </w:r>
          </w:p>
        </w:tc>
      </w:tr>
      <w:tr w:rsidRPr="000C6D61" w:rsidR="00A43EB1" w:rsidTr="00D649CE" w14:paraId="1B14F862" w14:textId="77777777">
        <w:trPr>
          <w:trHeight w:val="312"/>
        </w:trPr>
        <w:tc>
          <w:tcPr>
            <w:tcW w:w="2160" w:type="dxa"/>
            <w:tcBorders>
              <w:top w:val="nil"/>
              <w:left w:val="nil"/>
              <w:bottom w:val="nil"/>
              <w:right w:val="nil"/>
            </w:tcBorders>
            <w:shd w:val="clear" w:color="auto" w:fill="auto"/>
            <w:noWrap/>
            <w:vAlign w:val="center"/>
            <w:hideMark/>
          </w:tcPr>
          <w:p w:rsidRPr="000C6D61" w:rsidR="00A43EB1" w:rsidP="00D830B5" w:rsidRDefault="00A43EB1" w14:paraId="3F945F0C" w14:textId="77777777">
            <w:pPr>
              <w:ind w:firstLine="200" w:firstLineChars="100"/>
              <w:rPr>
                <w:color w:val="000000"/>
                <w:sz w:val="20"/>
              </w:rPr>
            </w:pPr>
            <w:proofErr w:type="spellStart"/>
            <w:r w:rsidRPr="000C6D61">
              <w:rPr>
                <w:color w:val="000000"/>
                <w:sz w:val="20"/>
              </w:rPr>
              <w:t>Mea</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3A0F3197" w14:textId="77777777">
            <w:pPr>
              <w:rPr>
                <w:color w:val="000000"/>
                <w:sz w:val="20"/>
              </w:rPr>
            </w:pPr>
            <w:r w:rsidRPr="000C6D61">
              <w:rPr>
                <w:color w:val="000000"/>
                <w:sz w:val="20"/>
              </w:rPr>
              <w:t>Meat</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73EE4CB6" w14:textId="77777777">
            <w:pPr>
              <w:ind w:firstLine="200" w:firstLineChars="100"/>
              <w:rPr>
                <w:color w:val="000000"/>
                <w:sz w:val="20"/>
              </w:rPr>
            </w:pPr>
            <w:proofErr w:type="spellStart"/>
            <w:r w:rsidRPr="000C6D61">
              <w:rPr>
                <w:color w:val="000000"/>
                <w:sz w:val="20"/>
              </w:rPr>
              <w:t>Ddgs</w:t>
            </w:r>
            <w:r w:rsidRPr="000C6D61">
              <w:rPr>
                <w:color w:val="000000"/>
                <w:sz w:val="20"/>
                <w:vertAlign w:val="superscript"/>
              </w:rPr>
              <w:t>c</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1801E0AD" w14:textId="77777777">
            <w:pPr>
              <w:rPr>
                <w:color w:val="000000"/>
                <w:sz w:val="20"/>
              </w:rPr>
            </w:pPr>
            <w:proofErr w:type="gramStart"/>
            <w:r w:rsidRPr="000C6D61">
              <w:rPr>
                <w:color w:val="000000"/>
                <w:sz w:val="20"/>
              </w:rPr>
              <w:t>Distillers</w:t>
            </w:r>
            <w:proofErr w:type="gramEnd"/>
            <w:r w:rsidRPr="000C6D61">
              <w:rPr>
                <w:color w:val="000000"/>
                <w:sz w:val="20"/>
              </w:rPr>
              <w:t xml:space="preserve"> grains with </w:t>
            </w:r>
            <w:proofErr w:type="spellStart"/>
            <w:r w:rsidRPr="000C6D61">
              <w:rPr>
                <w:color w:val="000000"/>
                <w:sz w:val="20"/>
              </w:rPr>
              <w:t>solubles</w:t>
            </w:r>
            <w:proofErr w:type="spellEnd"/>
          </w:p>
        </w:tc>
      </w:tr>
      <w:tr w:rsidRPr="000C6D61" w:rsidR="00A43EB1" w:rsidTr="00D649CE" w14:paraId="2D1C81C3" w14:textId="77777777">
        <w:trPr>
          <w:trHeight w:val="312"/>
        </w:trPr>
        <w:tc>
          <w:tcPr>
            <w:tcW w:w="2160" w:type="dxa"/>
            <w:tcBorders>
              <w:top w:val="nil"/>
              <w:left w:val="nil"/>
              <w:bottom w:val="nil"/>
              <w:right w:val="nil"/>
            </w:tcBorders>
            <w:shd w:val="clear" w:color="auto" w:fill="auto"/>
            <w:noWrap/>
            <w:vAlign w:val="center"/>
            <w:hideMark/>
          </w:tcPr>
          <w:p w:rsidRPr="000C6D61" w:rsidR="00A43EB1" w:rsidP="00D830B5" w:rsidRDefault="00A43EB1" w14:paraId="0E898F89" w14:textId="77777777">
            <w:pPr>
              <w:ind w:firstLine="200" w:firstLineChars="100"/>
              <w:rPr>
                <w:color w:val="000000"/>
                <w:sz w:val="20"/>
              </w:rPr>
            </w:pPr>
            <w:r w:rsidRPr="000C6D61">
              <w:rPr>
                <w:color w:val="000000"/>
                <w:sz w:val="20"/>
              </w:rPr>
              <w:t>Vol</w:t>
            </w:r>
          </w:p>
        </w:tc>
        <w:tc>
          <w:tcPr>
            <w:tcW w:w="2250" w:type="dxa"/>
            <w:tcBorders>
              <w:top w:val="nil"/>
              <w:left w:val="nil"/>
              <w:bottom w:val="nil"/>
              <w:right w:val="nil"/>
            </w:tcBorders>
            <w:shd w:val="clear" w:color="auto" w:fill="auto"/>
            <w:noWrap/>
            <w:vAlign w:val="center"/>
            <w:hideMark/>
          </w:tcPr>
          <w:p w:rsidRPr="000C6D61" w:rsidR="00A43EB1" w:rsidP="00D830B5" w:rsidRDefault="00A43EB1" w14:paraId="4E543CA2" w14:textId="77777777">
            <w:pPr>
              <w:rPr>
                <w:color w:val="000000"/>
                <w:sz w:val="20"/>
              </w:rPr>
            </w:pPr>
            <w:r w:rsidRPr="000C6D61">
              <w:rPr>
                <w:color w:val="000000"/>
                <w:sz w:val="20"/>
              </w:rPr>
              <w:t>Vegetable oils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10A6DFBB" w14:textId="77777777">
            <w:pPr>
              <w:ind w:firstLine="200" w:firstLineChars="100"/>
              <w:rPr>
                <w:color w:val="000000"/>
                <w:sz w:val="20"/>
              </w:rPr>
            </w:pPr>
            <w:proofErr w:type="spellStart"/>
            <w:r w:rsidRPr="000C6D61">
              <w:rPr>
                <w:color w:val="000000"/>
                <w:sz w:val="20"/>
              </w:rPr>
              <w:t>Omel</w:t>
            </w:r>
            <w:r w:rsidRPr="000C6D61">
              <w:rPr>
                <w:color w:val="000000"/>
                <w:sz w:val="20"/>
                <w:vertAlign w:val="superscript"/>
              </w:rPr>
              <w:t>c</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6CE1CA58" w14:textId="77777777">
            <w:pPr>
              <w:rPr>
                <w:color w:val="000000"/>
                <w:sz w:val="20"/>
              </w:rPr>
            </w:pPr>
            <w:r w:rsidRPr="000C6D61">
              <w:rPr>
                <w:color w:val="000000"/>
                <w:sz w:val="20"/>
              </w:rPr>
              <w:t>Vegetable oil meal</w:t>
            </w:r>
          </w:p>
        </w:tc>
      </w:tr>
      <w:tr w:rsidRPr="000C6D61" w:rsidR="00A43EB1" w:rsidTr="00D649CE" w14:paraId="3CCC13E4" w14:textId="77777777">
        <w:trPr>
          <w:cantSplit/>
          <w:trHeight w:val="384"/>
        </w:trPr>
        <w:tc>
          <w:tcPr>
            <w:tcW w:w="4410" w:type="dxa"/>
            <w:gridSpan w:val="2"/>
            <w:tcBorders>
              <w:top w:val="single" w:color="auto" w:sz="8" w:space="0"/>
              <w:left w:val="nil"/>
              <w:bottom w:val="single" w:color="auto" w:sz="8" w:space="0"/>
              <w:right w:val="nil"/>
            </w:tcBorders>
            <w:shd w:val="clear" w:color="auto" w:fill="auto"/>
            <w:noWrap/>
            <w:vAlign w:val="center"/>
            <w:hideMark/>
          </w:tcPr>
          <w:p w:rsidRPr="000C6D61" w:rsidR="00A43EB1" w:rsidP="00D830B5" w:rsidRDefault="00A43EB1" w14:paraId="6EC3169B" w14:textId="77777777">
            <w:pPr>
              <w:rPr>
                <w:b/>
                <w:bCs/>
                <w:color w:val="000000"/>
                <w:sz w:val="20"/>
              </w:rPr>
            </w:pPr>
            <w:r w:rsidRPr="000C6D61">
              <w:rPr>
                <w:b/>
                <w:bCs/>
                <w:color w:val="000000"/>
                <w:sz w:val="20"/>
              </w:rPr>
              <w:t>Agriculture</w:t>
            </w:r>
          </w:p>
        </w:tc>
        <w:tc>
          <w:tcPr>
            <w:tcW w:w="4500" w:type="dxa"/>
            <w:gridSpan w:val="2"/>
            <w:tcBorders>
              <w:top w:val="single" w:color="auto" w:sz="8" w:space="0"/>
              <w:left w:val="double" w:color="auto" w:sz="6" w:space="0"/>
              <w:bottom w:val="single" w:color="auto" w:sz="8" w:space="0"/>
              <w:right w:val="nil"/>
            </w:tcBorders>
            <w:shd w:val="clear" w:color="auto" w:fill="auto"/>
            <w:noWrap/>
            <w:vAlign w:val="center"/>
            <w:hideMark/>
          </w:tcPr>
          <w:p w:rsidRPr="000C6D61" w:rsidR="00A43EB1" w:rsidP="00D830B5" w:rsidRDefault="00A43EB1" w14:paraId="4D47210F" w14:textId="77777777">
            <w:pPr>
              <w:rPr>
                <w:b/>
                <w:bCs/>
                <w:color w:val="000000"/>
                <w:sz w:val="20"/>
              </w:rPr>
            </w:pPr>
            <w:r w:rsidRPr="000C6D61">
              <w:rPr>
                <w:b/>
                <w:bCs/>
                <w:color w:val="000000"/>
                <w:sz w:val="20"/>
              </w:rPr>
              <w:t>Transportatio</w:t>
            </w:r>
            <w:r>
              <w:rPr>
                <w:b/>
                <w:bCs/>
                <w:color w:val="000000"/>
                <w:sz w:val="20"/>
              </w:rPr>
              <w:t>n</w:t>
            </w:r>
          </w:p>
        </w:tc>
      </w:tr>
      <w:tr w:rsidRPr="000C6D61" w:rsidR="00A43EB1" w:rsidTr="00D649CE" w14:paraId="5874FC65"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649CE" w:rsidRDefault="00A43EB1" w14:paraId="7C23EAB1" w14:textId="77777777">
            <w:pPr>
              <w:ind w:firstLine="200" w:firstLineChars="100"/>
              <w:rPr>
                <w:color w:val="000000"/>
                <w:sz w:val="20"/>
              </w:rPr>
            </w:pPr>
            <w:proofErr w:type="spellStart"/>
            <w:r w:rsidRPr="000C6D61">
              <w:rPr>
                <w:color w:val="000000"/>
                <w:sz w:val="20"/>
              </w:rPr>
              <w:t>Wht</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08EF727A" w14:textId="77777777">
            <w:pPr>
              <w:rPr>
                <w:color w:val="000000"/>
                <w:sz w:val="20"/>
              </w:rPr>
            </w:pPr>
            <w:r w:rsidRPr="000C6D61">
              <w:rPr>
                <w:color w:val="000000"/>
                <w:sz w:val="20"/>
              </w:rPr>
              <w:t>Wheat</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650774A1" w14:textId="77777777">
            <w:pPr>
              <w:ind w:firstLine="200" w:firstLineChars="100"/>
              <w:rPr>
                <w:color w:val="000000"/>
                <w:sz w:val="20"/>
              </w:rPr>
            </w:pPr>
            <w:proofErr w:type="spellStart"/>
            <w:r w:rsidRPr="000C6D61">
              <w:rPr>
                <w:color w:val="000000"/>
                <w:sz w:val="20"/>
              </w:rPr>
              <w:t>AirP</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6A123B2C" w14:textId="77777777">
            <w:pPr>
              <w:rPr>
                <w:color w:val="000000"/>
                <w:sz w:val="20"/>
              </w:rPr>
            </w:pPr>
            <w:r w:rsidRPr="000C6D61">
              <w:rPr>
                <w:color w:val="000000"/>
                <w:sz w:val="20"/>
              </w:rPr>
              <w:t>Airline transportation (passenger)</w:t>
            </w:r>
          </w:p>
        </w:tc>
      </w:tr>
      <w:tr w:rsidRPr="000C6D61" w:rsidR="00A43EB1" w:rsidTr="00D649CE" w14:paraId="0C1539EB"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649CE" w:rsidRDefault="00A43EB1" w14:paraId="1B03A0BC" w14:textId="77777777">
            <w:pPr>
              <w:ind w:firstLine="200" w:firstLineChars="100"/>
              <w:rPr>
                <w:color w:val="000000"/>
                <w:sz w:val="20"/>
              </w:rPr>
            </w:pPr>
            <w:r w:rsidRPr="000C6D61">
              <w:rPr>
                <w:color w:val="000000"/>
                <w:sz w:val="20"/>
              </w:rPr>
              <w:t>Corn</w:t>
            </w:r>
          </w:p>
        </w:tc>
        <w:tc>
          <w:tcPr>
            <w:tcW w:w="2250" w:type="dxa"/>
            <w:tcBorders>
              <w:top w:val="nil"/>
              <w:left w:val="nil"/>
              <w:bottom w:val="nil"/>
              <w:right w:val="nil"/>
            </w:tcBorders>
            <w:shd w:val="clear" w:color="auto" w:fill="auto"/>
            <w:noWrap/>
            <w:vAlign w:val="center"/>
            <w:hideMark/>
          </w:tcPr>
          <w:p w:rsidRPr="000C6D61" w:rsidR="00A43EB1" w:rsidP="00D649CE" w:rsidRDefault="00A43EB1" w14:paraId="753A114E" w14:textId="77777777">
            <w:pPr>
              <w:rPr>
                <w:color w:val="000000"/>
                <w:sz w:val="20"/>
              </w:rPr>
            </w:pPr>
            <w:r w:rsidRPr="000C6D61">
              <w:rPr>
                <w:color w:val="000000"/>
                <w:sz w:val="20"/>
              </w:rPr>
              <w:t>Corn</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4FB6C257" w14:textId="77777777">
            <w:pPr>
              <w:ind w:firstLine="200" w:firstLineChars="100"/>
              <w:rPr>
                <w:color w:val="000000"/>
                <w:sz w:val="20"/>
              </w:rPr>
            </w:pPr>
            <w:proofErr w:type="spellStart"/>
            <w:r w:rsidRPr="000C6D61">
              <w:rPr>
                <w:color w:val="000000"/>
                <w:sz w:val="20"/>
              </w:rPr>
              <w:t>WtrT</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314A57C0" w14:textId="77777777">
            <w:pPr>
              <w:rPr>
                <w:color w:val="000000"/>
                <w:sz w:val="20"/>
              </w:rPr>
            </w:pPr>
            <w:r w:rsidRPr="000C6D61">
              <w:rPr>
                <w:color w:val="000000"/>
                <w:sz w:val="20"/>
              </w:rPr>
              <w:t>Marine transportation (freight)</w:t>
            </w:r>
          </w:p>
        </w:tc>
      </w:tr>
      <w:tr w:rsidRPr="000C6D61" w:rsidR="00A43EB1" w:rsidTr="00D649CE" w14:paraId="4213BCA4"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649CE" w:rsidRDefault="00A43EB1" w14:paraId="255BA5B1" w14:textId="77777777">
            <w:pPr>
              <w:ind w:firstLine="200" w:firstLineChars="100"/>
              <w:rPr>
                <w:color w:val="000000"/>
                <w:sz w:val="20"/>
              </w:rPr>
            </w:pPr>
            <w:proofErr w:type="spellStart"/>
            <w:r w:rsidRPr="000C6D61">
              <w:rPr>
                <w:color w:val="000000"/>
                <w:sz w:val="20"/>
              </w:rPr>
              <w:t>Gron</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47F04F6B" w14:textId="77777777">
            <w:pPr>
              <w:rPr>
                <w:color w:val="000000"/>
                <w:sz w:val="20"/>
              </w:rPr>
            </w:pPr>
            <w:r w:rsidRPr="000C6D61">
              <w:rPr>
                <w:color w:val="000000"/>
                <w:sz w:val="20"/>
              </w:rPr>
              <w:t>Rest of cereal grains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692386B9" w14:textId="77777777">
            <w:pPr>
              <w:ind w:firstLine="200" w:firstLineChars="100"/>
              <w:rPr>
                <w:color w:val="000000"/>
                <w:sz w:val="20"/>
              </w:rPr>
            </w:pPr>
            <w:proofErr w:type="spellStart"/>
            <w:r w:rsidRPr="000C6D61">
              <w:rPr>
                <w:color w:val="000000"/>
                <w:sz w:val="20"/>
              </w:rPr>
              <w:t>RalF</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12F452A8" w14:textId="77777777">
            <w:pPr>
              <w:rPr>
                <w:color w:val="000000"/>
                <w:sz w:val="20"/>
              </w:rPr>
            </w:pPr>
            <w:r w:rsidRPr="000C6D61">
              <w:rPr>
                <w:color w:val="000000"/>
                <w:sz w:val="20"/>
              </w:rPr>
              <w:t>Rail freight</w:t>
            </w:r>
          </w:p>
        </w:tc>
      </w:tr>
      <w:tr w:rsidRPr="000C6D61" w:rsidR="00A43EB1" w:rsidTr="00D649CE" w14:paraId="51CF86B7"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649CE" w:rsidRDefault="00A43EB1" w14:paraId="0A38AF9B" w14:textId="77777777">
            <w:pPr>
              <w:ind w:firstLine="200" w:firstLineChars="100"/>
              <w:rPr>
                <w:color w:val="000000"/>
                <w:sz w:val="20"/>
              </w:rPr>
            </w:pPr>
            <w:proofErr w:type="spellStart"/>
            <w:r w:rsidRPr="000C6D61">
              <w:rPr>
                <w:color w:val="000000"/>
                <w:sz w:val="20"/>
              </w:rPr>
              <w:t>Soyb</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3BB5807C" w14:textId="77777777">
            <w:pPr>
              <w:rPr>
                <w:color w:val="000000"/>
                <w:sz w:val="20"/>
              </w:rPr>
            </w:pPr>
            <w:r w:rsidRPr="000C6D61">
              <w:rPr>
                <w:color w:val="000000"/>
                <w:sz w:val="20"/>
              </w:rPr>
              <w:t>Soybean</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D0EF136" w14:textId="77777777">
            <w:pPr>
              <w:ind w:firstLine="200" w:firstLineChars="100"/>
              <w:rPr>
                <w:color w:val="000000"/>
                <w:sz w:val="20"/>
              </w:rPr>
            </w:pPr>
            <w:proofErr w:type="spellStart"/>
            <w:r w:rsidRPr="000C6D61">
              <w:rPr>
                <w:color w:val="000000"/>
                <w:sz w:val="20"/>
              </w:rPr>
              <w:t>RalP</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01486822" w14:textId="77777777">
            <w:pPr>
              <w:rPr>
                <w:color w:val="000000"/>
                <w:sz w:val="20"/>
              </w:rPr>
            </w:pPr>
            <w:r w:rsidRPr="000C6D61">
              <w:rPr>
                <w:color w:val="000000"/>
                <w:sz w:val="20"/>
              </w:rPr>
              <w:t>Rail passenger</w:t>
            </w:r>
          </w:p>
        </w:tc>
      </w:tr>
      <w:tr w:rsidRPr="000C6D61" w:rsidR="00A43EB1" w:rsidTr="00D649CE" w14:paraId="53E3B2AA" w14:textId="77777777">
        <w:trPr>
          <w:trHeight w:val="312"/>
        </w:trPr>
        <w:tc>
          <w:tcPr>
            <w:tcW w:w="2160" w:type="dxa"/>
            <w:tcBorders>
              <w:top w:val="nil"/>
              <w:left w:val="nil"/>
              <w:bottom w:val="nil"/>
              <w:right w:val="nil"/>
            </w:tcBorders>
            <w:shd w:val="clear" w:color="auto" w:fill="auto"/>
            <w:noWrap/>
            <w:vAlign w:val="center"/>
            <w:hideMark/>
          </w:tcPr>
          <w:p w:rsidRPr="000C6D61" w:rsidR="00A43EB1" w:rsidP="00D649CE" w:rsidRDefault="00A43EB1" w14:paraId="216FF453" w14:textId="77777777">
            <w:pPr>
              <w:ind w:firstLine="200" w:firstLineChars="100"/>
              <w:rPr>
                <w:color w:val="000000"/>
                <w:sz w:val="20"/>
              </w:rPr>
            </w:pPr>
            <w:proofErr w:type="spellStart"/>
            <w:r w:rsidRPr="000C6D61">
              <w:rPr>
                <w:color w:val="000000"/>
                <w:sz w:val="20"/>
              </w:rPr>
              <w:t>Osdn</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5EFCCAEC" w14:textId="77777777">
            <w:pPr>
              <w:rPr>
                <w:color w:val="000000"/>
                <w:sz w:val="20"/>
              </w:rPr>
            </w:pPr>
            <w:r w:rsidRPr="000C6D61">
              <w:rPr>
                <w:color w:val="000000"/>
                <w:sz w:val="20"/>
              </w:rPr>
              <w:t>Rest of oilseeds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2301B779" w14:textId="77777777">
            <w:pPr>
              <w:ind w:firstLine="200" w:firstLineChars="100"/>
              <w:rPr>
                <w:color w:val="000000"/>
                <w:sz w:val="20"/>
              </w:rPr>
            </w:pPr>
            <w:proofErr w:type="spellStart"/>
            <w:r w:rsidRPr="000C6D61">
              <w:rPr>
                <w:color w:val="000000"/>
                <w:sz w:val="20"/>
              </w:rPr>
              <w:t>Auto</w:t>
            </w:r>
            <w:r w:rsidRPr="000C6D61">
              <w:rPr>
                <w:color w:val="000000"/>
                <w:sz w:val="20"/>
                <w:vertAlign w:val="superscript"/>
              </w:rPr>
              <w:t>a</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13E85A7A" w14:textId="77777777">
            <w:pPr>
              <w:rPr>
                <w:color w:val="000000"/>
                <w:sz w:val="20"/>
              </w:rPr>
            </w:pPr>
            <w:r w:rsidRPr="000C6D61">
              <w:rPr>
                <w:color w:val="000000"/>
                <w:sz w:val="20"/>
              </w:rPr>
              <w:t>Light-duty vehicle (LDV)</w:t>
            </w:r>
          </w:p>
        </w:tc>
      </w:tr>
      <w:tr w:rsidRPr="000C6D61" w:rsidR="00A43EB1" w:rsidTr="00D649CE" w14:paraId="096787BB" w14:textId="77777777">
        <w:trPr>
          <w:trHeight w:val="312"/>
        </w:trPr>
        <w:tc>
          <w:tcPr>
            <w:tcW w:w="2160" w:type="dxa"/>
            <w:tcBorders>
              <w:top w:val="nil"/>
              <w:left w:val="nil"/>
              <w:bottom w:val="nil"/>
              <w:right w:val="nil"/>
            </w:tcBorders>
            <w:shd w:val="clear" w:color="auto" w:fill="auto"/>
            <w:noWrap/>
            <w:vAlign w:val="center"/>
            <w:hideMark/>
          </w:tcPr>
          <w:p w:rsidRPr="000C6D61" w:rsidR="00A43EB1" w:rsidP="00D649CE" w:rsidRDefault="00A43EB1" w14:paraId="614A1460" w14:textId="77777777">
            <w:pPr>
              <w:ind w:firstLine="200" w:firstLineChars="100"/>
              <w:rPr>
                <w:color w:val="000000"/>
                <w:sz w:val="20"/>
              </w:rPr>
            </w:pPr>
            <w:proofErr w:type="spellStart"/>
            <w:r w:rsidRPr="000C6D61">
              <w:rPr>
                <w:color w:val="000000"/>
                <w:sz w:val="20"/>
              </w:rPr>
              <w:t>Srcn</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71FC80F0" w14:textId="77777777">
            <w:pPr>
              <w:rPr>
                <w:color w:val="000000"/>
                <w:sz w:val="20"/>
              </w:rPr>
            </w:pPr>
            <w:r w:rsidRPr="000C6D61">
              <w:rPr>
                <w:color w:val="000000"/>
                <w:sz w:val="20"/>
              </w:rPr>
              <w:t>Sugarcane</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7EEB5DC3" w14:textId="77777777">
            <w:pPr>
              <w:ind w:firstLine="200" w:firstLineChars="100"/>
              <w:rPr>
                <w:color w:val="000000"/>
                <w:sz w:val="20"/>
              </w:rPr>
            </w:pPr>
            <w:proofErr w:type="spellStart"/>
            <w:r w:rsidRPr="000C6D61">
              <w:rPr>
                <w:color w:val="000000"/>
                <w:sz w:val="20"/>
              </w:rPr>
              <w:t>RodF</w:t>
            </w:r>
            <w:r w:rsidRPr="000C6D61">
              <w:rPr>
                <w:color w:val="000000"/>
                <w:sz w:val="20"/>
                <w:vertAlign w:val="superscript"/>
              </w:rPr>
              <w:t>a</w:t>
            </w:r>
            <w:proofErr w:type="spellEnd"/>
            <w:r w:rsidRPr="000C6D61">
              <w:rPr>
                <w:color w:val="000000"/>
                <w:sz w:val="16"/>
                <w:szCs w:val="16"/>
              </w:rPr>
              <w:t> </w:t>
            </w:r>
          </w:p>
        </w:tc>
        <w:tc>
          <w:tcPr>
            <w:tcW w:w="2340" w:type="dxa"/>
            <w:tcBorders>
              <w:top w:val="nil"/>
              <w:left w:val="nil"/>
              <w:bottom w:val="nil"/>
              <w:right w:val="nil"/>
            </w:tcBorders>
            <w:shd w:val="clear" w:color="auto" w:fill="auto"/>
            <w:noWrap/>
            <w:vAlign w:val="center"/>
            <w:hideMark/>
          </w:tcPr>
          <w:p w:rsidRPr="000C6D61" w:rsidR="00A43EB1" w:rsidP="00D830B5" w:rsidRDefault="00A43EB1" w14:paraId="2678F54E" w14:textId="77777777">
            <w:pPr>
              <w:rPr>
                <w:color w:val="000000"/>
                <w:sz w:val="20"/>
              </w:rPr>
            </w:pPr>
            <w:r w:rsidRPr="000C6D61">
              <w:rPr>
                <w:color w:val="000000"/>
                <w:sz w:val="20"/>
              </w:rPr>
              <w:t>Road freight (truck)</w:t>
            </w:r>
          </w:p>
        </w:tc>
      </w:tr>
      <w:tr w:rsidRPr="000C6D61" w:rsidR="00A43EB1" w:rsidTr="00D649CE" w14:paraId="1FA2D3F9" w14:textId="77777777">
        <w:trPr>
          <w:trHeight w:val="312"/>
        </w:trPr>
        <w:tc>
          <w:tcPr>
            <w:tcW w:w="2160" w:type="dxa"/>
            <w:tcBorders>
              <w:top w:val="nil"/>
              <w:left w:val="nil"/>
              <w:bottom w:val="nil"/>
              <w:right w:val="nil"/>
            </w:tcBorders>
            <w:shd w:val="clear" w:color="auto" w:fill="auto"/>
            <w:noWrap/>
            <w:vAlign w:val="center"/>
            <w:hideMark/>
          </w:tcPr>
          <w:p w:rsidRPr="000C6D61" w:rsidR="00A43EB1" w:rsidP="00D649CE" w:rsidRDefault="00A43EB1" w14:paraId="63CED4F7" w14:textId="77777777">
            <w:pPr>
              <w:ind w:firstLine="200" w:firstLineChars="100"/>
              <w:rPr>
                <w:color w:val="000000"/>
                <w:sz w:val="20"/>
              </w:rPr>
            </w:pPr>
            <w:proofErr w:type="spellStart"/>
            <w:r w:rsidRPr="000C6D61">
              <w:rPr>
                <w:color w:val="000000"/>
                <w:sz w:val="20"/>
              </w:rPr>
              <w:t>Srbt</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10CD053D" w14:textId="77777777">
            <w:pPr>
              <w:rPr>
                <w:color w:val="000000"/>
                <w:sz w:val="20"/>
              </w:rPr>
            </w:pPr>
            <w:r w:rsidRPr="000C6D61">
              <w:rPr>
                <w:color w:val="000000"/>
                <w:sz w:val="20"/>
              </w:rPr>
              <w:t>Sugar beet</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244EB227" w14:textId="77777777">
            <w:pPr>
              <w:ind w:firstLine="200" w:firstLineChars="100"/>
              <w:rPr>
                <w:color w:val="000000"/>
                <w:sz w:val="20"/>
              </w:rPr>
            </w:pPr>
            <w:proofErr w:type="spellStart"/>
            <w:r w:rsidRPr="000C6D61">
              <w:rPr>
                <w:color w:val="000000"/>
                <w:sz w:val="20"/>
              </w:rPr>
              <w:t>RodP</w:t>
            </w:r>
            <w:r w:rsidRPr="000C6D61">
              <w:rPr>
                <w:color w:val="000000"/>
                <w:sz w:val="20"/>
                <w:vertAlign w:val="superscript"/>
              </w:rPr>
              <w:t>a</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7A155676" w14:textId="77777777">
            <w:pPr>
              <w:rPr>
                <w:color w:val="000000"/>
                <w:sz w:val="20"/>
              </w:rPr>
            </w:pPr>
            <w:r w:rsidRPr="000C6D61">
              <w:rPr>
                <w:color w:val="000000"/>
                <w:sz w:val="20"/>
              </w:rPr>
              <w:t>Road passenger (bus)</w:t>
            </w:r>
          </w:p>
        </w:tc>
      </w:tr>
      <w:tr w:rsidRPr="000C6D61" w:rsidR="00A43EB1" w:rsidTr="00D649CE" w14:paraId="43B51903" w14:textId="77777777">
        <w:trPr>
          <w:trHeight w:val="300"/>
        </w:trPr>
        <w:tc>
          <w:tcPr>
            <w:tcW w:w="2160" w:type="dxa"/>
            <w:tcBorders>
              <w:top w:val="nil"/>
              <w:left w:val="nil"/>
              <w:bottom w:val="nil"/>
              <w:right w:val="nil"/>
            </w:tcBorders>
            <w:shd w:val="clear" w:color="auto" w:fill="auto"/>
            <w:noWrap/>
            <w:vAlign w:val="center"/>
            <w:hideMark/>
          </w:tcPr>
          <w:p w:rsidRPr="000C6D61" w:rsidR="00A43EB1" w:rsidP="00D649CE" w:rsidRDefault="00A43EB1" w14:paraId="44AAA889" w14:textId="77777777">
            <w:pPr>
              <w:ind w:firstLine="200" w:firstLineChars="100"/>
              <w:rPr>
                <w:color w:val="000000"/>
                <w:sz w:val="20"/>
              </w:rPr>
            </w:pPr>
            <w:proofErr w:type="spellStart"/>
            <w:r w:rsidRPr="000C6D61">
              <w:rPr>
                <w:color w:val="000000"/>
                <w:sz w:val="20"/>
              </w:rPr>
              <w:t>Ocr</w:t>
            </w:r>
            <w:proofErr w:type="spellEnd"/>
          </w:p>
        </w:tc>
        <w:tc>
          <w:tcPr>
            <w:tcW w:w="2250" w:type="dxa"/>
            <w:tcBorders>
              <w:top w:val="nil"/>
              <w:left w:val="nil"/>
              <w:bottom w:val="nil"/>
              <w:right w:val="nil"/>
            </w:tcBorders>
            <w:shd w:val="clear" w:color="auto" w:fill="auto"/>
            <w:noWrap/>
            <w:vAlign w:val="center"/>
            <w:hideMark/>
          </w:tcPr>
          <w:p w:rsidRPr="000C6D61" w:rsidR="00A43EB1" w:rsidP="00D649CE" w:rsidRDefault="00A43EB1" w14:paraId="621068A2" w14:textId="77777777">
            <w:pPr>
              <w:rPr>
                <w:color w:val="000000"/>
                <w:sz w:val="20"/>
              </w:rPr>
            </w:pPr>
            <w:r w:rsidRPr="000C6D61">
              <w:rPr>
                <w:color w:val="000000"/>
                <w:sz w:val="20"/>
              </w:rPr>
              <w:t>Rest of crops</w:t>
            </w:r>
          </w:p>
        </w:tc>
        <w:tc>
          <w:tcPr>
            <w:tcW w:w="2160" w:type="dxa"/>
            <w:tcBorders>
              <w:top w:val="nil"/>
              <w:left w:val="double" w:color="auto" w:sz="6" w:space="0"/>
              <w:bottom w:val="single" w:color="auto" w:sz="4" w:space="0"/>
              <w:right w:val="nil"/>
            </w:tcBorders>
            <w:shd w:val="clear" w:color="auto" w:fill="auto"/>
            <w:noWrap/>
            <w:vAlign w:val="center"/>
            <w:hideMark/>
          </w:tcPr>
          <w:p w:rsidRPr="000C6D61" w:rsidR="00A43EB1" w:rsidP="00D830B5" w:rsidRDefault="00A43EB1" w14:paraId="2A8AF907" w14:textId="77777777">
            <w:pPr>
              <w:ind w:firstLine="200" w:firstLineChars="100"/>
              <w:rPr>
                <w:color w:val="000000"/>
                <w:sz w:val="20"/>
              </w:rPr>
            </w:pPr>
            <w:proofErr w:type="spellStart"/>
            <w:r w:rsidRPr="000C6D61">
              <w:rPr>
                <w:color w:val="000000"/>
                <w:sz w:val="20"/>
              </w:rPr>
              <w:t>Otrn</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308043C8" w14:textId="77777777">
            <w:pPr>
              <w:rPr>
                <w:color w:val="000000"/>
                <w:sz w:val="20"/>
              </w:rPr>
            </w:pPr>
            <w:r>
              <w:rPr>
                <w:color w:val="000000"/>
                <w:sz w:val="20"/>
              </w:rPr>
              <w:t>Other transportation (off-</w:t>
            </w:r>
            <w:r w:rsidRPr="000C6D61">
              <w:rPr>
                <w:color w:val="000000"/>
                <w:sz w:val="20"/>
              </w:rPr>
              <w:t>road</w:t>
            </w:r>
            <w:r>
              <w:rPr>
                <w:color w:val="000000"/>
                <w:sz w:val="20"/>
              </w:rPr>
              <w:t xml:space="preserve">, </w:t>
            </w:r>
            <w:r w:rsidRPr="000C6D61">
              <w:rPr>
                <w:color w:val="000000"/>
                <w:sz w:val="20"/>
              </w:rPr>
              <w:t>pipeline</w:t>
            </w:r>
            <w:r>
              <w:rPr>
                <w:color w:val="000000"/>
                <w:sz w:val="20"/>
              </w:rPr>
              <w:t>)</w:t>
            </w:r>
          </w:p>
        </w:tc>
      </w:tr>
      <w:tr w:rsidRPr="000C6D61" w:rsidR="00D649CE" w:rsidTr="00096E94" w14:paraId="70143333" w14:textId="77777777">
        <w:trPr>
          <w:trHeight w:val="300"/>
        </w:trPr>
        <w:tc>
          <w:tcPr>
            <w:tcW w:w="2160" w:type="dxa"/>
            <w:tcBorders>
              <w:top w:val="nil"/>
              <w:left w:val="nil"/>
              <w:bottom w:val="nil"/>
              <w:right w:val="nil"/>
            </w:tcBorders>
            <w:shd w:val="clear" w:color="auto" w:fill="auto"/>
            <w:noWrap/>
            <w:vAlign w:val="center"/>
            <w:hideMark/>
          </w:tcPr>
          <w:p w:rsidRPr="000C6D61" w:rsidR="00D649CE" w:rsidP="00D649CE" w:rsidRDefault="00D649CE" w14:paraId="0C528FB6" w14:textId="77777777">
            <w:pPr>
              <w:ind w:firstLine="200" w:firstLineChars="100"/>
              <w:rPr>
                <w:color w:val="000000"/>
                <w:sz w:val="20"/>
              </w:rPr>
            </w:pPr>
            <w:r w:rsidRPr="000C6D61">
              <w:rPr>
                <w:color w:val="000000"/>
                <w:sz w:val="20"/>
              </w:rPr>
              <w:t>Liv</w:t>
            </w:r>
          </w:p>
        </w:tc>
        <w:tc>
          <w:tcPr>
            <w:tcW w:w="2250" w:type="dxa"/>
            <w:tcBorders>
              <w:top w:val="nil"/>
              <w:left w:val="nil"/>
              <w:bottom w:val="nil"/>
              <w:right w:val="double" w:color="auto" w:sz="6" w:space="0"/>
            </w:tcBorders>
            <w:shd w:val="clear" w:color="auto" w:fill="auto"/>
            <w:vAlign w:val="center"/>
          </w:tcPr>
          <w:p w:rsidRPr="000C6D61" w:rsidR="00D649CE" w:rsidP="00D649CE" w:rsidRDefault="00D649CE" w14:paraId="158D5B43" w14:textId="30AD7478">
            <w:pPr>
              <w:rPr>
                <w:color w:val="000000"/>
                <w:sz w:val="20"/>
              </w:rPr>
            </w:pPr>
            <w:r w:rsidRPr="000C6D61">
              <w:rPr>
                <w:color w:val="000000"/>
                <w:sz w:val="20"/>
              </w:rPr>
              <w:t>Livestock</w:t>
            </w:r>
          </w:p>
        </w:tc>
        <w:tc>
          <w:tcPr>
            <w:tcW w:w="4500" w:type="dxa"/>
            <w:gridSpan w:val="2"/>
            <w:tcBorders>
              <w:top w:val="single" w:color="auto" w:sz="4" w:space="0"/>
              <w:left w:val="double" w:color="auto" w:sz="6" w:space="0"/>
              <w:bottom w:val="single" w:color="auto" w:sz="4" w:space="0"/>
            </w:tcBorders>
            <w:shd w:val="clear" w:color="auto" w:fill="auto"/>
            <w:noWrap/>
            <w:vAlign w:val="center"/>
            <w:hideMark/>
          </w:tcPr>
          <w:p w:rsidRPr="000C6D61" w:rsidR="00D649CE" w:rsidP="00D830B5" w:rsidRDefault="00D649CE" w14:paraId="033A567A" w14:textId="303F971C">
            <w:pPr>
              <w:rPr>
                <w:b/>
                <w:bCs/>
                <w:color w:val="000000"/>
                <w:sz w:val="20"/>
              </w:rPr>
            </w:pPr>
            <w:r w:rsidRPr="000C6D61">
              <w:rPr>
                <w:b/>
                <w:bCs/>
                <w:color w:val="000000"/>
                <w:sz w:val="20"/>
              </w:rPr>
              <w:t>Light-Duty Passenger Transportation</w:t>
            </w:r>
          </w:p>
        </w:tc>
      </w:tr>
      <w:tr w:rsidRPr="000C6D61" w:rsidR="00A43EB1" w:rsidTr="00D649CE" w14:paraId="23D8C58D" w14:textId="77777777">
        <w:trPr>
          <w:cantSplit/>
          <w:trHeight w:val="288"/>
        </w:trPr>
        <w:tc>
          <w:tcPr>
            <w:tcW w:w="2160" w:type="dxa"/>
            <w:tcBorders>
              <w:top w:val="nil"/>
              <w:left w:val="nil"/>
              <w:bottom w:val="nil"/>
              <w:right w:val="nil"/>
            </w:tcBorders>
            <w:shd w:val="clear" w:color="auto" w:fill="auto"/>
            <w:noWrap/>
            <w:vAlign w:val="center"/>
            <w:hideMark/>
          </w:tcPr>
          <w:p w:rsidRPr="000C6D61" w:rsidR="00A43EB1" w:rsidP="00D649CE" w:rsidRDefault="00A43EB1" w14:paraId="51FD242A" w14:textId="77777777">
            <w:pPr>
              <w:ind w:firstLine="200" w:firstLineChars="100"/>
              <w:rPr>
                <w:color w:val="000000"/>
                <w:sz w:val="20"/>
              </w:rPr>
            </w:pPr>
            <w:proofErr w:type="spellStart"/>
            <w:r w:rsidRPr="000C6D61">
              <w:rPr>
                <w:color w:val="000000"/>
                <w:sz w:val="20"/>
              </w:rPr>
              <w:t>Frs</w:t>
            </w:r>
            <w:proofErr w:type="spellEnd"/>
          </w:p>
        </w:tc>
        <w:tc>
          <w:tcPr>
            <w:tcW w:w="2250" w:type="dxa"/>
            <w:tcBorders>
              <w:top w:val="nil"/>
              <w:left w:val="nil"/>
              <w:bottom w:val="nil"/>
              <w:right w:val="double" w:color="auto" w:sz="4" w:space="0"/>
            </w:tcBorders>
            <w:shd w:val="clear" w:color="auto" w:fill="auto"/>
            <w:noWrap/>
            <w:vAlign w:val="center"/>
            <w:hideMark/>
          </w:tcPr>
          <w:p w:rsidRPr="000C6D61" w:rsidR="00A43EB1" w:rsidP="00D649CE" w:rsidRDefault="00A43EB1" w14:paraId="77613ABE" w14:textId="77777777">
            <w:pPr>
              <w:rPr>
                <w:color w:val="000000"/>
                <w:sz w:val="20"/>
              </w:rPr>
            </w:pPr>
            <w:r w:rsidRPr="000C6D61">
              <w:rPr>
                <w:color w:val="000000"/>
                <w:sz w:val="20"/>
              </w:rPr>
              <w:t>Forestry</w:t>
            </w:r>
          </w:p>
        </w:tc>
        <w:tc>
          <w:tcPr>
            <w:tcW w:w="2160" w:type="dxa"/>
            <w:tcBorders>
              <w:top w:val="single" w:color="auto" w:sz="4" w:space="0"/>
              <w:left w:val="double" w:color="auto" w:sz="4" w:space="0"/>
              <w:bottom w:val="nil"/>
              <w:right w:val="nil"/>
            </w:tcBorders>
            <w:shd w:val="clear" w:color="auto" w:fill="auto"/>
            <w:noWrap/>
            <w:vAlign w:val="center"/>
            <w:hideMark/>
          </w:tcPr>
          <w:p w:rsidRPr="000C6D61" w:rsidR="00A43EB1" w:rsidP="00D830B5" w:rsidRDefault="00A43EB1" w14:paraId="681782E8" w14:textId="77777777">
            <w:pPr>
              <w:ind w:firstLine="200" w:firstLineChars="100"/>
              <w:rPr>
                <w:color w:val="000000"/>
                <w:sz w:val="20"/>
              </w:rPr>
            </w:pPr>
            <w:proofErr w:type="spellStart"/>
            <w:r w:rsidRPr="000C6D61">
              <w:rPr>
                <w:color w:val="000000"/>
                <w:sz w:val="20"/>
              </w:rPr>
              <w:t>Auto_OEV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6905F018" w14:textId="77777777">
            <w:pPr>
              <w:rPr>
                <w:color w:val="000000"/>
                <w:sz w:val="20"/>
              </w:rPr>
            </w:pPr>
            <w:r w:rsidRPr="000C6D61">
              <w:rPr>
                <w:color w:val="000000"/>
                <w:sz w:val="20"/>
              </w:rPr>
              <w:t>Traditional gasoline-biofuel vehicle</w:t>
            </w:r>
          </w:p>
        </w:tc>
      </w:tr>
      <w:tr w:rsidRPr="000C6D61" w:rsidR="00A43EB1" w:rsidTr="00D649CE" w14:paraId="0879C58E" w14:textId="77777777">
        <w:trPr>
          <w:cantSplit/>
          <w:trHeight w:val="300"/>
        </w:trPr>
        <w:tc>
          <w:tcPr>
            <w:tcW w:w="4410" w:type="dxa"/>
            <w:gridSpan w:val="2"/>
            <w:tcBorders>
              <w:top w:val="single" w:color="auto" w:sz="8" w:space="0"/>
              <w:left w:val="nil"/>
              <w:bottom w:val="single" w:color="auto" w:sz="8" w:space="0"/>
              <w:right w:val="nil"/>
            </w:tcBorders>
            <w:shd w:val="clear" w:color="auto" w:fill="auto"/>
            <w:noWrap/>
            <w:vAlign w:val="center"/>
            <w:hideMark/>
          </w:tcPr>
          <w:p w:rsidRPr="000C6D61" w:rsidR="00A43EB1" w:rsidP="00D830B5" w:rsidRDefault="00A43EB1" w14:paraId="1F3A6016" w14:textId="77777777">
            <w:pPr>
              <w:rPr>
                <w:b/>
                <w:bCs/>
                <w:color w:val="000000"/>
                <w:sz w:val="20"/>
              </w:rPr>
            </w:pPr>
            <w:r w:rsidRPr="000C6D61">
              <w:rPr>
                <w:b/>
                <w:bCs/>
                <w:color w:val="000000"/>
                <w:sz w:val="20"/>
              </w:rPr>
              <w:t>First-Generation Biofuels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1D84EB03" w14:textId="77777777">
            <w:pPr>
              <w:ind w:firstLine="200" w:firstLineChars="100"/>
              <w:rPr>
                <w:color w:val="000000"/>
                <w:sz w:val="20"/>
              </w:rPr>
            </w:pPr>
            <w:proofErr w:type="spellStart"/>
            <w:r w:rsidRPr="000C6D61">
              <w:rPr>
                <w:color w:val="000000"/>
                <w:sz w:val="20"/>
              </w:rPr>
              <w:t>Auto_BEV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0F38935B" w14:textId="77777777">
            <w:pPr>
              <w:rPr>
                <w:color w:val="000000"/>
                <w:sz w:val="20"/>
              </w:rPr>
            </w:pPr>
            <w:r w:rsidRPr="000C6D61">
              <w:rPr>
                <w:color w:val="000000"/>
                <w:sz w:val="20"/>
              </w:rPr>
              <w:t>Battery electric vehicle</w:t>
            </w:r>
          </w:p>
        </w:tc>
      </w:tr>
      <w:tr w:rsidRPr="000C6D61" w:rsidR="00A43EB1" w:rsidTr="00882836" w14:paraId="7C1CFFD3" w14:textId="77777777">
        <w:trPr>
          <w:trHeight w:val="288"/>
        </w:trPr>
        <w:tc>
          <w:tcPr>
            <w:tcW w:w="2160" w:type="dxa"/>
            <w:tcBorders>
              <w:top w:val="nil"/>
              <w:left w:val="nil"/>
              <w:right w:val="nil"/>
            </w:tcBorders>
            <w:shd w:val="clear" w:color="auto" w:fill="auto"/>
            <w:noWrap/>
            <w:vAlign w:val="center"/>
            <w:hideMark/>
          </w:tcPr>
          <w:p w:rsidRPr="000C6D61" w:rsidR="00A43EB1" w:rsidP="00D830B5" w:rsidRDefault="00A43EB1" w14:paraId="429C949B" w14:textId="77777777">
            <w:pPr>
              <w:ind w:firstLine="200" w:firstLineChars="100"/>
              <w:rPr>
                <w:color w:val="000000"/>
                <w:sz w:val="20"/>
              </w:rPr>
            </w:pPr>
            <w:proofErr w:type="spellStart"/>
            <w:r w:rsidRPr="000C6D61">
              <w:rPr>
                <w:color w:val="000000"/>
                <w:sz w:val="20"/>
              </w:rPr>
              <w:t>Ceth</w:t>
            </w:r>
            <w:proofErr w:type="spellEnd"/>
          </w:p>
        </w:tc>
        <w:tc>
          <w:tcPr>
            <w:tcW w:w="2250" w:type="dxa"/>
            <w:tcBorders>
              <w:top w:val="nil"/>
              <w:left w:val="nil"/>
              <w:right w:val="nil"/>
            </w:tcBorders>
            <w:shd w:val="clear" w:color="auto" w:fill="auto"/>
            <w:noWrap/>
            <w:vAlign w:val="center"/>
            <w:hideMark/>
          </w:tcPr>
          <w:p w:rsidRPr="000C6D61" w:rsidR="00A43EB1" w:rsidP="00D830B5" w:rsidRDefault="00A43EB1" w14:paraId="0BFDC4BF" w14:textId="77777777">
            <w:pPr>
              <w:rPr>
                <w:color w:val="000000"/>
                <w:sz w:val="20"/>
              </w:rPr>
            </w:pPr>
            <w:r w:rsidRPr="000C6D61">
              <w:rPr>
                <w:color w:val="000000"/>
                <w:sz w:val="20"/>
              </w:rPr>
              <w:t>Corn ethanol</w:t>
            </w:r>
          </w:p>
        </w:tc>
        <w:tc>
          <w:tcPr>
            <w:tcW w:w="2160" w:type="dxa"/>
            <w:tcBorders>
              <w:top w:val="nil"/>
              <w:left w:val="double" w:color="auto" w:sz="6" w:space="0"/>
              <w:right w:val="nil"/>
            </w:tcBorders>
            <w:shd w:val="clear" w:color="auto" w:fill="auto"/>
            <w:noWrap/>
            <w:vAlign w:val="center"/>
            <w:hideMark/>
          </w:tcPr>
          <w:p w:rsidRPr="000C6D61" w:rsidR="00A43EB1" w:rsidP="00D830B5" w:rsidRDefault="00A43EB1" w14:paraId="21717CF9" w14:textId="77777777">
            <w:pPr>
              <w:ind w:firstLine="200" w:firstLineChars="100"/>
              <w:rPr>
                <w:color w:val="000000"/>
                <w:sz w:val="20"/>
              </w:rPr>
            </w:pPr>
            <w:proofErr w:type="spellStart"/>
            <w:r w:rsidRPr="000C6D61">
              <w:rPr>
                <w:color w:val="000000"/>
                <w:sz w:val="20"/>
              </w:rPr>
              <w:t>Auto_HEV</w:t>
            </w:r>
            <w:proofErr w:type="spellEnd"/>
          </w:p>
        </w:tc>
        <w:tc>
          <w:tcPr>
            <w:tcW w:w="2340" w:type="dxa"/>
            <w:tcBorders>
              <w:top w:val="nil"/>
              <w:left w:val="nil"/>
              <w:right w:val="nil"/>
            </w:tcBorders>
            <w:shd w:val="clear" w:color="auto" w:fill="auto"/>
            <w:noWrap/>
            <w:vAlign w:val="center"/>
            <w:hideMark/>
          </w:tcPr>
          <w:p w:rsidRPr="000C6D61" w:rsidR="00A43EB1" w:rsidP="00D830B5" w:rsidRDefault="00A43EB1" w14:paraId="19D42F08" w14:textId="77777777">
            <w:pPr>
              <w:rPr>
                <w:color w:val="000000"/>
                <w:sz w:val="20"/>
              </w:rPr>
            </w:pPr>
            <w:r w:rsidRPr="000C6D61">
              <w:rPr>
                <w:color w:val="000000"/>
                <w:sz w:val="20"/>
              </w:rPr>
              <w:t>Hybrid</w:t>
            </w:r>
            <w:r>
              <w:rPr>
                <w:color w:val="000000"/>
                <w:sz w:val="20"/>
              </w:rPr>
              <w:t xml:space="preserve"> electric</w:t>
            </w:r>
            <w:r w:rsidRPr="000C6D61">
              <w:rPr>
                <w:color w:val="000000"/>
                <w:sz w:val="20"/>
              </w:rPr>
              <w:t xml:space="preserve"> vehicle</w:t>
            </w:r>
          </w:p>
        </w:tc>
      </w:tr>
      <w:tr w:rsidRPr="000C6D61" w:rsidR="00A43EB1" w:rsidTr="00882836" w14:paraId="2E8FB094" w14:textId="77777777">
        <w:trPr>
          <w:trHeight w:val="300"/>
        </w:trPr>
        <w:tc>
          <w:tcPr>
            <w:tcW w:w="2160" w:type="dxa"/>
            <w:tcBorders>
              <w:top w:val="nil"/>
              <w:left w:val="nil"/>
              <w:bottom w:val="single" w:color="auto" w:sz="4" w:space="0"/>
              <w:right w:val="nil"/>
            </w:tcBorders>
            <w:shd w:val="clear" w:color="auto" w:fill="auto"/>
            <w:noWrap/>
            <w:vAlign w:val="center"/>
            <w:hideMark/>
          </w:tcPr>
          <w:p w:rsidRPr="000C6D61" w:rsidR="00A43EB1" w:rsidP="00D830B5" w:rsidRDefault="00A43EB1" w14:paraId="7F8F2B26" w14:textId="77777777">
            <w:pPr>
              <w:ind w:firstLine="200" w:firstLineChars="100"/>
              <w:rPr>
                <w:color w:val="000000"/>
                <w:sz w:val="20"/>
              </w:rPr>
            </w:pPr>
            <w:proofErr w:type="spellStart"/>
            <w:r w:rsidRPr="000C6D61">
              <w:rPr>
                <w:color w:val="000000"/>
                <w:sz w:val="20"/>
              </w:rPr>
              <w:t>Weth</w:t>
            </w:r>
            <w:proofErr w:type="spellEnd"/>
          </w:p>
        </w:tc>
        <w:tc>
          <w:tcPr>
            <w:tcW w:w="2250" w:type="dxa"/>
            <w:tcBorders>
              <w:top w:val="nil"/>
              <w:left w:val="nil"/>
              <w:bottom w:val="single" w:color="auto" w:sz="4" w:space="0"/>
              <w:right w:val="nil"/>
            </w:tcBorders>
            <w:shd w:val="clear" w:color="auto" w:fill="auto"/>
            <w:noWrap/>
            <w:vAlign w:val="center"/>
            <w:hideMark/>
          </w:tcPr>
          <w:p w:rsidRPr="000C6D61" w:rsidR="00A43EB1" w:rsidP="00D830B5" w:rsidRDefault="00A43EB1" w14:paraId="3277476B" w14:textId="77777777">
            <w:pPr>
              <w:rPr>
                <w:color w:val="000000"/>
                <w:sz w:val="20"/>
              </w:rPr>
            </w:pPr>
            <w:r w:rsidRPr="000C6D61">
              <w:rPr>
                <w:color w:val="000000"/>
                <w:sz w:val="20"/>
              </w:rPr>
              <w:t>Wheat ethanol</w:t>
            </w:r>
          </w:p>
        </w:tc>
        <w:tc>
          <w:tcPr>
            <w:tcW w:w="2160" w:type="dxa"/>
            <w:tcBorders>
              <w:top w:val="nil"/>
              <w:left w:val="double" w:color="auto" w:sz="6" w:space="0"/>
              <w:bottom w:val="single" w:color="auto" w:sz="4" w:space="0"/>
              <w:right w:val="nil"/>
            </w:tcBorders>
            <w:shd w:val="clear" w:color="auto" w:fill="auto"/>
            <w:noWrap/>
            <w:vAlign w:val="center"/>
            <w:hideMark/>
          </w:tcPr>
          <w:p w:rsidRPr="000C6D61" w:rsidR="00A43EB1" w:rsidP="00D830B5" w:rsidRDefault="00A43EB1" w14:paraId="24FB9C07" w14:textId="77777777">
            <w:pPr>
              <w:ind w:firstLine="200" w:firstLineChars="100"/>
              <w:rPr>
                <w:color w:val="000000"/>
                <w:sz w:val="20"/>
              </w:rPr>
            </w:pPr>
            <w:proofErr w:type="spellStart"/>
            <w:r w:rsidRPr="000C6D61">
              <w:rPr>
                <w:color w:val="000000"/>
                <w:sz w:val="20"/>
              </w:rPr>
              <w:t>Auto_FCEV</w:t>
            </w:r>
            <w:proofErr w:type="spellEnd"/>
          </w:p>
        </w:tc>
        <w:tc>
          <w:tcPr>
            <w:tcW w:w="2340" w:type="dxa"/>
            <w:tcBorders>
              <w:top w:val="nil"/>
              <w:left w:val="nil"/>
              <w:bottom w:val="single" w:color="auto" w:sz="4" w:space="0"/>
              <w:right w:val="nil"/>
            </w:tcBorders>
            <w:shd w:val="clear" w:color="auto" w:fill="auto"/>
            <w:noWrap/>
            <w:vAlign w:val="center"/>
            <w:hideMark/>
          </w:tcPr>
          <w:p w:rsidRPr="000C6D61" w:rsidR="00A43EB1" w:rsidP="00D830B5" w:rsidRDefault="00A43EB1" w14:paraId="639D8F4F" w14:textId="77777777">
            <w:pPr>
              <w:rPr>
                <w:color w:val="000000"/>
                <w:sz w:val="20"/>
              </w:rPr>
            </w:pPr>
            <w:r w:rsidRPr="000C6D61">
              <w:rPr>
                <w:color w:val="000000"/>
                <w:sz w:val="20"/>
              </w:rPr>
              <w:t xml:space="preserve">Hydrogen fuel cell </w:t>
            </w:r>
            <w:r>
              <w:rPr>
                <w:color w:val="000000"/>
                <w:sz w:val="20"/>
              </w:rPr>
              <w:t xml:space="preserve">electric </w:t>
            </w:r>
            <w:r w:rsidRPr="000C6D61">
              <w:rPr>
                <w:color w:val="000000"/>
                <w:sz w:val="20"/>
              </w:rPr>
              <w:t>vehicle</w:t>
            </w:r>
          </w:p>
        </w:tc>
      </w:tr>
    </w:tbl>
    <w:p w:rsidR="0092653B" w:rsidP="0092653B" w:rsidRDefault="0092653B" w14:paraId="6DA1068F" w14:textId="10EC3230">
      <w:pPr>
        <w:jc w:val="right"/>
      </w:pPr>
      <w:r>
        <w:t>(continued)</w:t>
      </w:r>
      <w:r>
        <w:br w:type="page"/>
      </w:r>
    </w:p>
    <w:p w:rsidR="0092653B" w:rsidP="00882836" w:rsidRDefault="0092653B" w14:paraId="25F0F005" w14:textId="6DE9C29B">
      <w:pPr>
        <w:pStyle w:val="TableTitleContinued"/>
      </w:pPr>
      <w:r>
        <w:t>Table 3-2.</w:t>
      </w:r>
      <w:r w:rsidRPr="00733E59">
        <w:t xml:space="preserve"> </w:t>
      </w:r>
      <w:r>
        <w:tab/>
      </w:r>
      <w:r>
        <w:t>Sectoral Disaggregation in ADAGE (continued)</w:t>
      </w:r>
    </w:p>
    <w:tbl>
      <w:tblPr>
        <w:tblW w:w="5000" w:type="pct"/>
        <w:tblLayout w:type="fixed"/>
        <w:tblLook w:val="04A0" w:firstRow="1" w:lastRow="0" w:firstColumn="1" w:lastColumn="0" w:noHBand="0" w:noVBand="1"/>
      </w:tblPr>
      <w:tblGrid>
        <w:gridCol w:w="2160"/>
        <w:gridCol w:w="2250"/>
        <w:gridCol w:w="2160"/>
        <w:gridCol w:w="2340"/>
      </w:tblGrid>
      <w:tr w:rsidRPr="000C6D61" w:rsidR="0092653B" w:rsidTr="00096E94" w14:paraId="4D3F0541" w14:textId="77777777">
        <w:trPr>
          <w:cantSplit/>
          <w:trHeight w:val="552"/>
        </w:trPr>
        <w:tc>
          <w:tcPr>
            <w:tcW w:w="2160" w:type="dxa"/>
            <w:tcBorders>
              <w:top w:val="double" w:color="auto" w:sz="6" w:space="0"/>
              <w:left w:val="nil"/>
              <w:bottom w:val="single" w:color="auto" w:sz="8" w:space="0"/>
              <w:right w:val="nil"/>
            </w:tcBorders>
            <w:shd w:val="clear" w:color="auto" w:fill="auto"/>
            <w:noWrap/>
            <w:vAlign w:val="center"/>
            <w:hideMark/>
          </w:tcPr>
          <w:p w:rsidRPr="000C6D61" w:rsidR="0092653B" w:rsidP="00096E94" w:rsidRDefault="0092653B" w14:paraId="2734ABB0" w14:textId="77777777">
            <w:pPr>
              <w:jc w:val="center"/>
              <w:rPr>
                <w:b/>
                <w:bCs/>
                <w:color w:val="000000"/>
                <w:sz w:val="20"/>
              </w:rPr>
            </w:pPr>
            <w:r w:rsidRPr="000C6D61">
              <w:rPr>
                <w:b/>
                <w:bCs/>
                <w:color w:val="000000"/>
                <w:sz w:val="20"/>
              </w:rPr>
              <w:t>Sectors</w:t>
            </w:r>
          </w:p>
        </w:tc>
        <w:tc>
          <w:tcPr>
            <w:tcW w:w="2250" w:type="dxa"/>
            <w:tcBorders>
              <w:top w:val="double" w:color="auto" w:sz="6" w:space="0"/>
              <w:left w:val="nil"/>
              <w:bottom w:val="single" w:color="auto" w:sz="8" w:space="0"/>
              <w:right w:val="nil"/>
            </w:tcBorders>
            <w:shd w:val="clear" w:color="auto" w:fill="auto"/>
            <w:vAlign w:val="center"/>
          </w:tcPr>
          <w:p w:rsidRPr="000C6D61" w:rsidR="0092653B" w:rsidP="00096E94" w:rsidRDefault="0092653B" w14:paraId="2AAB376F" w14:textId="77777777">
            <w:pPr>
              <w:jc w:val="center"/>
              <w:rPr>
                <w:b/>
                <w:bCs/>
                <w:color w:val="000000"/>
                <w:sz w:val="20"/>
              </w:rPr>
            </w:pPr>
            <w:r>
              <w:rPr>
                <w:b/>
                <w:bCs/>
                <w:color w:val="000000"/>
                <w:sz w:val="20"/>
              </w:rPr>
              <w:t>Definition</w:t>
            </w:r>
          </w:p>
        </w:tc>
        <w:tc>
          <w:tcPr>
            <w:tcW w:w="2160" w:type="dxa"/>
            <w:tcBorders>
              <w:top w:val="double" w:color="auto" w:sz="6" w:space="0"/>
              <w:left w:val="double" w:color="auto" w:sz="6" w:space="0"/>
              <w:bottom w:val="single" w:color="auto" w:sz="8" w:space="0"/>
              <w:right w:val="nil"/>
            </w:tcBorders>
            <w:shd w:val="clear" w:color="auto" w:fill="auto"/>
            <w:noWrap/>
            <w:vAlign w:val="center"/>
            <w:hideMark/>
          </w:tcPr>
          <w:p w:rsidRPr="000C6D61" w:rsidR="0092653B" w:rsidP="00096E94" w:rsidRDefault="0092653B" w14:paraId="057A7585" w14:textId="77777777">
            <w:pPr>
              <w:jc w:val="center"/>
              <w:rPr>
                <w:b/>
                <w:bCs/>
                <w:color w:val="000000"/>
                <w:sz w:val="20"/>
              </w:rPr>
            </w:pPr>
            <w:r w:rsidRPr="000C6D61">
              <w:rPr>
                <w:b/>
                <w:bCs/>
                <w:color w:val="000000"/>
                <w:sz w:val="20"/>
              </w:rPr>
              <w:t>Sectors</w:t>
            </w:r>
          </w:p>
        </w:tc>
        <w:tc>
          <w:tcPr>
            <w:tcW w:w="2340" w:type="dxa"/>
            <w:tcBorders>
              <w:top w:val="double" w:color="auto" w:sz="6" w:space="0"/>
              <w:left w:val="nil"/>
              <w:bottom w:val="single" w:color="auto" w:sz="8" w:space="0"/>
              <w:right w:val="nil"/>
            </w:tcBorders>
            <w:shd w:val="clear" w:color="auto" w:fill="auto"/>
            <w:vAlign w:val="center"/>
          </w:tcPr>
          <w:p w:rsidRPr="000C6D61" w:rsidR="0092653B" w:rsidP="00096E94" w:rsidRDefault="0092653B" w14:paraId="45FB1AC6" w14:textId="77777777">
            <w:pPr>
              <w:jc w:val="center"/>
              <w:rPr>
                <w:b/>
                <w:bCs/>
                <w:color w:val="000000"/>
                <w:sz w:val="20"/>
              </w:rPr>
            </w:pPr>
            <w:r>
              <w:rPr>
                <w:b/>
                <w:bCs/>
                <w:color w:val="000000"/>
                <w:sz w:val="20"/>
              </w:rPr>
              <w:t>Definition</w:t>
            </w:r>
          </w:p>
        </w:tc>
      </w:tr>
      <w:tr w:rsidRPr="000C6D61" w:rsidR="00D649CE" w:rsidTr="00D649CE" w14:paraId="15F7BA92" w14:textId="77777777">
        <w:trPr>
          <w:trHeight w:val="300"/>
        </w:trPr>
        <w:tc>
          <w:tcPr>
            <w:tcW w:w="2160" w:type="dxa"/>
            <w:tcBorders>
              <w:top w:val="nil"/>
              <w:left w:val="nil"/>
              <w:bottom w:val="nil"/>
              <w:right w:val="nil"/>
            </w:tcBorders>
            <w:shd w:val="clear" w:color="auto" w:fill="auto"/>
            <w:noWrap/>
            <w:vAlign w:val="center"/>
            <w:hideMark/>
          </w:tcPr>
          <w:p w:rsidRPr="000C6D61" w:rsidR="00D649CE" w:rsidP="00D830B5" w:rsidRDefault="00D649CE" w14:paraId="232B213C" w14:textId="2E46CFDC">
            <w:pPr>
              <w:ind w:firstLine="200" w:firstLineChars="100"/>
              <w:rPr>
                <w:color w:val="000000"/>
                <w:sz w:val="20"/>
              </w:rPr>
            </w:pPr>
            <w:commentRangeStart w:id="34"/>
            <w:commentRangeStart w:id="35"/>
            <w:proofErr w:type="spellStart"/>
            <w:r w:rsidRPr="000C6D61">
              <w:rPr>
                <w:color w:val="000000"/>
                <w:sz w:val="20"/>
              </w:rPr>
              <w:t>Scet</w:t>
            </w:r>
            <w:commentRangeEnd w:id="34"/>
            <w:proofErr w:type="spellEnd"/>
            <w:r w:rsidR="00C232CF">
              <w:rPr>
                <w:rStyle w:val="CommentReference"/>
                <w:color w:val="000000"/>
              </w:rPr>
              <w:commentReference w:id="34"/>
            </w:r>
            <w:commentRangeEnd w:id="35"/>
            <w:r w:rsidR="001A0A98">
              <w:rPr>
                <w:rStyle w:val="CommentReference"/>
                <w:color w:val="000000"/>
              </w:rPr>
              <w:commentReference w:id="35"/>
            </w:r>
          </w:p>
        </w:tc>
        <w:tc>
          <w:tcPr>
            <w:tcW w:w="2250" w:type="dxa"/>
            <w:tcBorders>
              <w:top w:val="nil"/>
              <w:left w:val="nil"/>
              <w:bottom w:val="nil"/>
              <w:right w:val="double" w:color="auto" w:sz="4" w:space="0"/>
            </w:tcBorders>
            <w:shd w:val="clear" w:color="auto" w:fill="auto"/>
            <w:vAlign w:val="center"/>
          </w:tcPr>
          <w:p w:rsidRPr="000C6D61" w:rsidR="00D649CE" w:rsidP="00D649CE" w:rsidRDefault="00D649CE" w14:paraId="5975E04D" w14:textId="74F97368">
            <w:pPr>
              <w:rPr>
                <w:color w:val="000000"/>
                <w:sz w:val="20"/>
              </w:rPr>
            </w:pPr>
            <w:r w:rsidRPr="000C6D61">
              <w:rPr>
                <w:color w:val="000000"/>
                <w:sz w:val="20"/>
              </w:rPr>
              <w:t>Sugarcane ethanol</w:t>
            </w:r>
          </w:p>
        </w:tc>
        <w:tc>
          <w:tcPr>
            <w:tcW w:w="4500" w:type="dxa"/>
            <w:gridSpan w:val="2"/>
            <w:tcBorders>
              <w:top w:val="single" w:color="auto" w:sz="4" w:space="0"/>
              <w:left w:val="double" w:color="auto" w:sz="4" w:space="0"/>
              <w:bottom w:val="single" w:color="auto" w:sz="4" w:space="0"/>
              <w:right w:val="nil"/>
            </w:tcBorders>
            <w:shd w:val="clear" w:color="auto" w:fill="auto"/>
            <w:noWrap/>
            <w:vAlign w:val="center"/>
            <w:hideMark/>
          </w:tcPr>
          <w:p w:rsidRPr="000C6D61" w:rsidR="00D649CE" w:rsidP="00D830B5" w:rsidRDefault="00D649CE" w14:paraId="775BC093" w14:textId="0FA07F81">
            <w:pPr>
              <w:rPr>
                <w:b/>
                <w:bCs/>
                <w:color w:val="000000"/>
                <w:sz w:val="20"/>
              </w:rPr>
            </w:pPr>
            <w:r w:rsidRPr="000C6D61">
              <w:rPr>
                <w:b/>
                <w:bCs/>
                <w:color w:val="000000"/>
                <w:sz w:val="20"/>
              </w:rPr>
              <w:t>On-Road Freight Transportation</w:t>
            </w:r>
          </w:p>
        </w:tc>
      </w:tr>
      <w:tr w:rsidRPr="000C6D61" w:rsidR="00A43EB1" w:rsidTr="00D649CE" w14:paraId="01CEF127"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5BBD2D8F" w14:textId="77777777">
            <w:pPr>
              <w:ind w:firstLine="200" w:firstLineChars="100"/>
              <w:rPr>
                <w:color w:val="000000"/>
                <w:sz w:val="20"/>
              </w:rPr>
            </w:pPr>
            <w:proofErr w:type="spellStart"/>
            <w:r w:rsidRPr="000C6D61">
              <w:rPr>
                <w:color w:val="000000"/>
                <w:sz w:val="20"/>
              </w:rPr>
              <w:t>Sbet</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03899B79" w14:textId="77777777">
            <w:pPr>
              <w:rPr>
                <w:color w:val="000000"/>
                <w:sz w:val="20"/>
              </w:rPr>
            </w:pPr>
            <w:r w:rsidRPr="000C6D61">
              <w:rPr>
                <w:color w:val="000000"/>
                <w:sz w:val="20"/>
              </w:rPr>
              <w:t>Sugar beet ethanol</w:t>
            </w:r>
          </w:p>
        </w:tc>
        <w:tc>
          <w:tcPr>
            <w:tcW w:w="2160" w:type="dxa"/>
            <w:tcBorders>
              <w:top w:val="single" w:color="auto" w:sz="4" w:space="0"/>
              <w:left w:val="double" w:color="auto" w:sz="6" w:space="0"/>
              <w:bottom w:val="nil"/>
              <w:right w:val="nil"/>
            </w:tcBorders>
            <w:shd w:val="clear" w:color="auto" w:fill="auto"/>
            <w:noWrap/>
            <w:vAlign w:val="center"/>
            <w:hideMark/>
          </w:tcPr>
          <w:p w:rsidRPr="000C6D61" w:rsidR="00A43EB1" w:rsidP="00D830B5" w:rsidRDefault="00A43EB1" w14:paraId="511E203C" w14:textId="77777777">
            <w:pPr>
              <w:ind w:firstLine="200" w:firstLineChars="100"/>
              <w:rPr>
                <w:color w:val="000000"/>
                <w:sz w:val="20"/>
              </w:rPr>
            </w:pPr>
            <w:proofErr w:type="spellStart"/>
            <w:r w:rsidRPr="000C6D61">
              <w:rPr>
                <w:color w:val="000000"/>
                <w:sz w:val="20"/>
              </w:rPr>
              <w:t>RodF_OEV</w:t>
            </w:r>
            <w:proofErr w:type="spellEnd"/>
          </w:p>
        </w:tc>
        <w:tc>
          <w:tcPr>
            <w:tcW w:w="2340" w:type="dxa"/>
            <w:tcBorders>
              <w:top w:val="single" w:color="auto" w:sz="4" w:space="0"/>
              <w:left w:val="nil"/>
              <w:bottom w:val="nil"/>
              <w:right w:val="nil"/>
            </w:tcBorders>
            <w:shd w:val="clear" w:color="auto" w:fill="auto"/>
            <w:noWrap/>
            <w:vAlign w:val="center"/>
            <w:hideMark/>
          </w:tcPr>
          <w:p w:rsidRPr="000C6D61" w:rsidR="00A43EB1" w:rsidP="00D830B5" w:rsidRDefault="00A43EB1" w14:paraId="0BC78F3E" w14:textId="107FB272">
            <w:pPr>
              <w:rPr>
                <w:color w:val="000000"/>
                <w:sz w:val="20"/>
              </w:rPr>
            </w:pPr>
            <w:r w:rsidRPr="000C6D61">
              <w:rPr>
                <w:color w:val="000000"/>
                <w:sz w:val="20"/>
              </w:rPr>
              <w:t>Traditional diesel-biofuel</w:t>
            </w:r>
            <w:r w:rsidR="004C726C">
              <w:rPr>
                <w:color w:val="000000"/>
                <w:sz w:val="20"/>
              </w:rPr>
              <w:t xml:space="preserve"> </w:t>
            </w:r>
            <w:r w:rsidRPr="000C6D61">
              <w:rPr>
                <w:color w:val="000000"/>
                <w:sz w:val="20"/>
              </w:rPr>
              <w:t>vehicle</w:t>
            </w:r>
          </w:p>
        </w:tc>
      </w:tr>
      <w:tr w:rsidRPr="000C6D61" w:rsidR="00A43EB1" w:rsidTr="00D649CE" w14:paraId="202A9441"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7B061E69" w14:textId="77777777">
            <w:pPr>
              <w:ind w:firstLine="200" w:firstLineChars="100"/>
              <w:rPr>
                <w:color w:val="000000"/>
                <w:sz w:val="20"/>
              </w:rPr>
            </w:pPr>
            <w:proofErr w:type="spellStart"/>
            <w:r w:rsidRPr="000C6D61">
              <w:rPr>
                <w:color w:val="000000"/>
                <w:sz w:val="20"/>
              </w:rPr>
              <w:t>Sybd</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34C999A9" w14:textId="77777777">
            <w:pPr>
              <w:rPr>
                <w:color w:val="000000"/>
                <w:sz w:val="20"/>
              </w:rPr>
            </w:pPr>
            <w:r w:rsidRPr="000C6D61">
              <w:rPr>
                <w:color w:val="000000"/>
                <w:sz w:val="20"/>
              </w:rPr>
              <w:t>Soy biodiesel</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518A802" w14:textId="77777777">
            <w:pPr>
              <w:ind w:firstLine="200" w:firstLineChars="100"/>
              <w:rPr>
                <w:color w:val="000000"/>
                <w:sz w:val="20"/>
              </w:rPr>
            </w:pPr>
            <w:proofErr w:type="spellStart"/>
            <w:r w:rsidRPr="000C6D61">
              <w:rPr>
                <w:color w:val="000000"/>
                <w:sz w:val="20"/>
              </w:rPr>
              <w:t>RodF_GasV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0DF236BC" w14:textId="77777777">
            <w:pPr>
              <w:rPr>
                <w:color w:val="000000"/>
                <w:sz w:val="20"/>
              </w:rPr>
            </w:pPr>
            <w:r w:rsidRPr="000C6D61">
              <w:rPr>
                <w:color w:val="000000"/>
                <w:sz w:val="20"/>
              </w:rPr>
              <w:t>Compressed natural gas vehicle</w:t>
            </w:r>
          </w:p>
        </w:tc>
      </w:tr>
      <w:tr w:rsidRPr="000C6D61" w:rsidR="00A43EB1" w:rsidTr="00D649CE" w14:paraId="737A3550"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1C863FCE" w14:textId="77777777">
            <w:pPr>
              <w:ind w:firstLine="200" w:firstLineChars="100"/>
              <w:rPr>
                <w:color w:val="000000"/>
                <w:sz w:val="20"/>
              </w:rPr>
            </w:pPr>
            <w:proofErr w:type="spellStart"/>
            <w:r w:rsidRPr="000C6D61">
              <w:rPr>
                <w:color w:val="000000"/>
                <w:sz w:val="20"/>
              </w:rPr>
              <w:t>Rpbd</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654A9288" w14:textId="77777777">
            <w:pPr>
              <w:rPr>
                <w:color w:val="000000"/>
                <w:sz w:val="20"/>
              </w:rPr>
            </w:pPr>
            <w:r w:rsidRPr="000C6D61">
              <w:rPr>
                <w:color w:val="000000"/>
                <w:sz w:val="20"/>
              </w:rPr>
              <w:t>Rape-mustard biodiesel</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78E45D4B" w14:textId="77777777">
            <w:pPr>
              <w:ind w:firstLine="200" w:firstLineChars="100"/>
              <w:rPr>
                <w:color w:val="000000"/>
                <w:sz w:val="20"/>
              </w:rPr>
            </w:pPr>
            <w:proofErr w:type="spellStart"/>
            <w:r w:rsidRPr="000C6D61">
              <w:rPr>
                <w:color w:val="000000"/>
                <w:sz w:val="20"/>
              </w:rPr>
              <w:t>RodF_BEV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6BDC0A0B" w14:textId="77777777">
            <w:pPr>
              <w:rPr>
                <w:color w:val="000000"/>
                <w:sz w:val="20"/>
              </w:rPr>
            </w:pPr>
            <w:r w:rsidRPr="000C6D61">
              <w:rPr>
                <w:color w:val="000000"/>
                <w:sz w:val="20"/>
              </w:rPr>
              <w:t>Battery electric vehicle</w:t>
            </w:r>
          </w:p>
        </w:tc>
      </w:tr>
      <w:tr w:rsidRPr="000C6D61" w:rsidR="00A43EB1" w:rsidTr="00D649CE" w14:paraId="5D838B5E"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325C3EDE" w14:textId="77777777">
            <w:pPr>
              <w:ind w:firstLine="200" w:firstLineChars="100"/>
              <w:rPr>
                <w:color w:val="000000"/>
                <w:sz w:val="20"/>
              </w:rPr>
            </w:pPr>
            <w:proofErr w:type="spellStart"/>
            <w:r w:rsidRPr="000C6D61">
              <w:rPr>
                <w:color w:val="000000"/>
                <w:sz w:val="20"/>
              </w:rPr>
              <w:t>Plbd</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17E4876B" w14:textId="77777777">
            <w:pPr>
              <w:rPr>
                <w:color w:val="000000"/>
                <w:sz w:val="20"/>
              </w:rPr>
            </w:pPr>
            <w:r w:rsidRPr="000C6D61">
              <w:rPr>
                <w:color w:val="000000"/>
                <w:sz w:val="20"/>
              </w:rPr>
              <w:t>Palm-kernel biodiesel</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52BD343" w14:textId="77777777">
            <w:pPr>
              <w:ind w:firstLine="200" w:firstLineChars="100"/>
              <w:rPr>
                <w:color w:val="000000"/>
                <w:sz w:val="20"/>
              </w:rPr>
            </w:pPr>
            <w:proofErr w:type="spellStart"/>
            <w:r w:rsidRPr="000C6D61">
              <w:rPr>
                <w:color w:val="000000"/>
                <w:sz w:val="20"/>
              </w:rPr>
              <w:t>RodF_HEV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6D547E70" w14:textId="77777777">
            <w:pPr>
              <w:rPr>
                <w:color w:val="000000"/>
                <w:sz w:val="20"/>
              </w:rPr>
            </w:pPr>
            <w:r w:rsidRPr="000C6D61">
              <w:rPr>
                <w:color w:val="000000"/>
                <w:sz w:val="20"/>
              </w:rPr>
              <w:t xml:space="preserve">Hybrid </w:t>
            </w:r>
            <w:r>
              <w:rPr>
                <w:color w:val="000000"/>
                <w:sz w:val="20"/>
              </w:rPr>
              <w:t xml:space="preserve">electric </w:t>
            </w:r>
            <w:r w:rsidRPr="000C6D61">
              <w:rPr>
                <w:color w:val="000000"/>
                <w:sz w:val="20"/>
              </w:rPr>
              <w:t>vehicle</w:t>
            </w:r>
          </w:p>
        </w:tc>
      </w:tr>
      <w:tr w:rsidRPr="000C6D61" w:rsidR="00A43EB1" w:rsidTr="00D649CE" w14:paraId="4548657B" w14:textId="77777777">
        <w:trPr>
          <w:trHeight w:val="324"/>
        </w:trPr>
        <w:tc>
          <w:tcPr>
            <w:tcW w:w="2160" w:type="dxa"/>
            <w:tcBorders>
              <w:top w:val="nil"/>
              <w:left w:val="nil"/>
              <w:bottom w:val="single" w:color="auto" w:sz="8" w:space="0"/>
              <w:right w:val="nil"/>
            </w:tcBorders>
            <w:shd w:val="clear" w:color="auto" w:fill="auto"/>
            <w:noWrap/>
            <w:vAlign w:val="center"/>
            <w:hideMark/>
          </w:tcPr>
          <w:p w:rsidRPr="000C6D61" w:rsidR="00A43EB1" w:rsidP="00D830B5" w:rsidRDefault="00A43EB1" w14:paraId="1A867895" w14:textId="77777777">
            <w:pPr>
              <w:ind w:firstLine="200" w:firstLineChars="100"/>
              <w:rPr>
                <w:color w:val="000000"/>
                <w:sz w:val="20"/>
              </w:rPr>
            </w:pPr>
            <w:proofErr w:type="spellStart"/>
            <w:r w:rsidRPr="000C6D61">
              <w:rPr>
                <w:color w:val="000000"/>
                <w:sz w:val="20"/>
              </w:rPr>
              <w:t>Cobd</w:t>
            </w:r>
            <w:r>
              <w:rPr>
                <w:color w:val="000000"/>
                <w:sz w:val="20"/>
                <w:vertAlign w:val="superscript"/>
              </w:rPr>
              <w:t>b</w:t>
            </w:r>
            <w:proofErr w:type="spellEnd"/>
          </w:p>
        </w:tc>
        <w:tc>
          <w:tcPr>
            <w:tcW w:w="2250" w:type="dxa"/>
            <w:tcBorders>
              <w:top w:val="nil"/>
              <w:left w:val="nil"/>
              <w:bottom w:val="single" w:color="auto" w:sz="8" w:space="0"/>
              <w:right w:val="nil"/>
            </w:tcBorders>
            <w:shd w:val="clear" w:color="auto" w:fill="auto"/>
            <w:noWrap/>
            <w:vAlign w:val="center"/>
            <w:hideMark/>
          </w:tcPr>
          <w:p w:rsidRPr="000C6D61" w:rsidR="00A43EB1" w:rsidP="00D830B5" w:rsidRDefault="00A43EB1" w14:paraId="33CCA108" w14:textId="77777777">
            <w:pPr>
              <w:rPr>
                <w:color w:val="000000"/>
                <w:sz w:val="20"/>
              </w:rPr>
            </w:pPr>
            <w:r w:rsidRPr="000C6D61">
              <w:rPr>
                <w:color w:val="000000"/>
                <w:sz w:val="20"/>
              </w:rPr>
              <w:t>Corn oil biodiesel</w:t>
            </w:r>
          </w:p>
        </w:tc>
        <w:tc>
          <w:tcPr>
            <w:tcW w:w="2160" w:type="dxa"/>
            <w:tcBorders>
              <w:top w:val="nil"/>
              <w:left w:val="double" w:color="auto" w:sz="6" w:space="0"/>
              <w:bottom w:val="single" w:color="auto" w:sz="8" w:space="0"/>
              <w:right w:val="nil"/>
            </w:tcBorders>
            <w:shd w:val="clear" w:color="auto" w:fill="auto"/>
            <w:noWrap/>
            <w:vAlign w:val="center"/>
            <w:hideMark/>
          </w:tcPr>
          <w:p w:rsidRPr="000C6D61" w:rsidR="00A43EB1" w:rsidP="00D830B5" w:rsidRDefault="00A43EB1" w14:paraId="4C4A6C86" w14:textId="77777777">
            <w:pPr>
              <w:ind w:firstLine="200" w:firstLineChars="100"/>
              <w:rPr>
                <w:color w:val="000000"/>
                <w:sz w:val="20"/>
              </w:rPr>
            </w:pPr>
            <w:proofErr w:type="spellStart"/>
            <w:r w:rsidRPr="000C6D61">
              <w:rPr>
                <w:color w:val="000000"/>
                <w:sz w:val="20"/>
              </w:rPr>
              <w:t>RodF_FCEV</w:t>
            </w:r>
            <w:proofErr w:type="spellEnd"/>
          </w:p>
        </w:tc>
        <w:tc>
          <w:tcPr>
            <w:tcW w:w="2340" w:type="dxa"/>
            <w:tcBorders>
              <w:top w:val="nil"/>
              <w:left w:val="nil"/>
              <w:bottom w:val="single" w:color="auto" w:sz="8" w:space="0"/>
              <w:right w:val="nil"/>
            </w:tcBorders>
            <w:shd w:val="clear" w:color="auto" w:fill="auto"/>
            <w:noWrap/>
            <w:vAlign w:val="center"/>
            <w:hideMark/>
          </w:tcPr>
          <w:p w:rsidRPr="000C6D61" w:rsidR="00A43EB1" w:rsidP="00D830B5" w:rsidRDefault="00A43EB1" w14:paraId="5E32287E" w14:textId="77777777">
            <w:pPr>
              <w:rPr>
                <w:color w:val="000000"/>
                <w:sz w:val="20"/>
              </w:rPr>
            </w:pPr>
            <w:r w:rsidRPr="000C6D61">
              <w:rPr>
                <w:color w:val="000000"/>
                <w:sz w:val="20"/>
              </w:rPr>
              <w:t xml:space="preserve">Hydrogen fuel cell </w:t>
            </w:r>
            <w:r>
              <w:rPr>
                <w:color w:val="000000"/>
                <w:sz w:val="20"/>
              </w:rPr>
              <w:t xml:space="preserve">electric </w:t>
            </w:r>
            <w:r w:rsidRPr="000C6D61">
              <w:rPr>
                <w:color w:val="000000"/>
                <w:sz w:val="20"/>
              </w:rPr>
              <w:t>vehicle</w:t>
            </w:r>
          </w:p>
        </w:tc>
      </w:tr>
      <w:tr w:rsidRPr="000C6D61" w:rsidR="00A43EB1" w:rsidTr="00D649CE" w14:paraId="0E8DD152" w14:textId="77777777">
        <w:trPr>
          <w:cantSplit/>
          <w:trHeight w:val="300"/>
        </w:trPr>
        <w:tc>
          <w:tcPr>
            <w:tcW w:w="4410" w:type="dxa"/>
            <w:gridSpan w:val="2"/>
            <w:tcBorders>
              <w:top w:val="single" w:color="auto" w:sz="8" w:space="0"/>
              <w:left w:val="nil"/>
              <w:bottom w:val="single" w:color="auto" w:sz="8" w:space="0"/>
              <w:right w:val="nil"/>
            </w:tcBorders>
            <w:shd w:val="clear" w:color="auto" w:fill="auto"/>
            <w:noWrap/>
            <w:vAlign w:val="center"/>
            <w:hideMark/>
          </w:tcPr>
          <w:p w:rsidRPr="000C6D61" w:rsidR="00A43EB1" w:rsidP="00D830B5" w:rsidRDefault="00C84F41" w14:paraId="0569F541" w14:textId="5F89D0BE">
            <w:pPr>
              <w:rPr>
                <w:b/>
                <w:bCs/>
                <w:color w:val="000000"/>
                <w:sz w:val="20"/>
              </w:rPr>
            </w:pPr>
            <w:r>
              <w:rPr>
                <w:b/>
                <w:bCs/>
                <w:color w:val="000000"/>
                <w:sz w:val="20"/>
              </w:rPr>
              <w:t>Second-Generation</w:t>
            </w:r>
            <w:r w:rsidRPr="000C6D61" w:rsidR="00A43EB1">
              <w:rPr>
                <w:b/>
                <w:bCs/>
                <w:color w:val="000000"/>
                <w:sz w:val="20"/>
              </w:rPr>
              <w:t xml:space="preserve"> Biofuels</w:t>
            </w:r>
          </w:p>
        </w:tc>
        <w:tc>
          <w:tcPr>
            <w:tcW w:w="4500" w:type="dxa"/>
            <w:gridSpan w:val="2"/>
            <w:tcBorders>
              <w:top w:val="single" w:color="auto" w:sz="8" w:space="0"/>
              <w:left w:val="double" w:color="auto" w:sz="6" w:space="0"/>
              <w:bottom w:val="single" w:color="auto" w:sz="8" w:space="0"/>
              <w:right w:val="nil"/>
            </w:tcBorders>
            <w:shd w:val="clear" w:color="auto" w:fill="auto"/>
            <w:noWrap/>
            <w:vAlign w:val="center"/>
            <w:hideMark/>
          </w:tcPr>
          <w:p w:rsidRPr="000C6D61" w:rsidR="00A43EB1" w:rsidP="00D830B5" w:rsidRDefault="00A43EB1" w14:paraId="4CF282B9" w14:textId="77777777">
            <w:pPr>
              <w:rPr>
                <w:b/>
                <w:bCs/>
                <w:color w:val="000000"/>
                <w:sz w:val="20"/>
              </w:rPr>
            </w:pPr>
            <w:r w:rsidRPr="000C6D61">
              <w:rPr>
                <w:b/>
                <w:bCs/>
                <w:color w:val="000000"/>
                <w:sz w:val="20"/>
              </w:rPr>
              <w:t>On-Road Heavy Duty Passenger Transportation</w:t>
            </w:r>
          </w:p>
        </w:tc>
      </w:tr>
      <w:tr w:rsidRPr="000C6D61" w:rsidR="00A43EB1" w:rsidTr="00D649CE" w14:paraId="5EB15290"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71A3EFA8" w14:textId="77777777">
            <w:pPr>
              <w:ind w:firstLine="200" w:firstLineChars="100"/>
              <w:rPr>
                <w:color w:val="000000"/>
                <w:sz w:val="20"/>
              </w:rPr>
            </w:pPr>
            <w:proofErr w:type="spellStart"/>
            <w:r w:rsidRPr="000C6D61">
              <w:rPr>
                <w:color w:val="000000"/>
                <w:sz w:val="20"/>
              </w:rPr>
              <w:t>Swge</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392DFB10" w14:textId="77777777">
            <w:pPr>
              <w:rPr>
                <w:color w:val="000000"/>
                <w:sz w:val="20"/>
              </w:rPr>
            </w:pPr>
            <w:r w:rsidRPr="000C6D61">
              <w:rPr>
                <w:color w:val="000000"/>
                <w:sz w:val="20"/>
              </w:rPr>
              <w:t>Ethanol from switchgrass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405788B" w14:textId="77777777">
            <w:pPr>
              <w:ind w:firstLine="200" w:firstLineChars="100"/>
              <w:rPr>
                <w:color w:val="000000"/>
                <w:sz w:val="20"/>
              </w:rPr>
            </w:pPr>
            <w:proofErr w:type="spellStart"/>
            <w:r w:rsidRPr="000C6D61">
              <w:rPr>
                <w:color w:val="000000"/>
                <w:sz w:val="20"/>
              </w:rPr>
              <w:t>RodP_OEV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50EE3D45" w14:textId="77777777">
            <w:pPr>
              <w:rPr>
                <w:color w:val="000000"/>
                <w:sz w:val="20"/>
              </w:rPr>
            </w:pPr>
            <w:r w:rsidRPr="000C6D61">
              <w:rPr>
                <w:color w:val="000000"/>
                <w:sz w:val="20"/>
              </w:rPr>
              <w:t>Traditional diesel-biofuel vehicle</w:t>
            </w:r>
          </w:p>
        </w:tc>
      </w:tr>
      <w:tr w:rsidRPr="000C6D61" w:rsidR="00A43EB1" w:rsidTr="00D649CE" w14:paraId="121CF408"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53B937A0" w14:textId="77777777">
            <w:pPr>
              <w:ind w:firstLine="200" w:firstLineChars="100"/>
              <w:rPr>
                <w:color w:val="000000"/>
                <w:sz w:val="20"/>
              </w:rPr>
            </w:pPr>
            <w:proofErr w:type="spellStart"/>
            <w:r w:rsidRPr="000C6D61">
              <w:rPr>
                <w:color w:val="000000"/>
                <w:sz w:val="20"/>
              </w:rPr>
              <w:t>Msce</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0397E2C0" w14:textId="77777777">
            <w:pPr>
              <w:rPr>
                <w:color w:val="000000"/>
                <w:sz w:val="20"/>
              </w:rPr>
            </w:pPr>
            <w:r w:rsidRPr="000C6D61">
              <w:rPr>
                <w:color w:val="000000"/>
                <w:sz w:val="20"/>
              </w:rPr>
              <w:t>Ethanol from miscanthus</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74E28942" w14:textId="77777777">
            <w:pPr>
              <w:ind w:firstLine="200" w:firstLineChars="100"/>
              <w:rPr>
                <w:color w:val="000000"/>
                <w:sz w:val="20"/>
              </w:rPr>
            </w:pPr>
            <w:proofErr w:type="spellStart"/>
            <w:r w:rsidRPr="000C6D61">
              <w:rPr>
                <w:color w:val="000000"/>
                <w:sz w:val="20"/>
              </w:rPr>
              <w:t>RodP_GasV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31B89AF2" w14:textId="77777777">
            <w:pPr>
              <w:rPr>
                <w:color w:val="000000"/>
                <w:sz w:val="20"/>
              </w:rPr>
            </w:pPr>
            <w:r w:rsidRPr="000C6D61">
              <w:rPr>
                <w:color w:val="000000"/>
                <w:sz w:val="20"/>
              </w:rPr>
              <w:t>Compressed natural gas vehicle</w:t>
            </w:r>
          </w:p>
        </w:tc>
      </w:tr>
      <w:tr w:rsidRPr="000C6D61" w:rsidR="00A43EB1" w:rsidTr="00D649CE" w14:paraId="7A7CFD2F"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7BCAA0A2" w14:textId="77777777">
            <w:pPr>
              <w:ind w:firstLine="200" w:firstLineChars="100"/>
              <w:rPr>
                <w:color w:val="000000"/>
                <w:sz w:val="20"/>
              </w:rPr>
            </w:pPr>
            <w:proofErr w:type="spellStart"/>
            <w:proofErr w:type="gramStart"/>
            <w:r w:rsidRPr="000C6D61">
              <w:rPr>
                <w:color w:val="000000"/>
                <w:sz w:val="20"/>
              </w:rPr>
              <w:t>Arse</w:t>
            </w:r>
            <w:proofErr w:type="spellEnd"/>
            <w:proofErr w:type="gram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27815CDE" w14:textId="77777777">
            <w:pPr>
              <w:rPr>
                <w:color w:val="000000"/>
                <w:sz w:val="20"/>
              </w:rPr>
            </w:pPr>
            <w:r w:rsidRPr="000C6D61">
              <w:rPr>
                <w:color w:val="000000"/>
                <w:sz w:val="20"/>
              </w:rPr>
              <w:t>Ethanol from agricultural residue</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28D4676C" w14:textId="77777777">
            <w:pPr>
              <w:ind w:firstLine="200" w:firstLineChars="100"/>
              <w:rPr>
                <w:color w:val="000000"/>
                <w:sz w:val="20"/>
              </w:rPr>
            </w:pPr>
            <w:proofErr w:type="spellStart"/>
            <w:r w:rsidRPr="000C6D61">
              <w:rPr>
                <w:color w:val="000000"/>
                <w:sz w:val="20"/>
              </w:rPr>
              <w:t>RodP_BEV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77906B9A" w14:textId="77777777">
            <w:pPr>
              <w:rPr>
                <w:color w:val="000000"/>
                <w:sz w:val="20"/>
              </w:rPr>
            </w:pPr>
            <w:r w:rsidRPr="000C6D61">
              <w:rPr>
                <w:color w:val="000000"/>
                <w:sz w:val="20"/>
              </w:rPr>
              <w:t>Battery electric vehicle</w:t>
            </w:r>
          </w:p>
        </w:tc>
      </w:tr>
      <w:tr w:rsidRPr="000C6D61" w:rsidR="00A43EB1" w:rsidTr="00D649CE" w14:paraId="5EE12438" w14:textId="77777777">
        <w:trPr>
          <w:trHeight w:val="288"/>
        </w:trPr>
        <w:tc>
          <w:tcPr>
            <w:tcW w:w="2160" w:type="dxa"/>
            <w:tcBorders>
              <w:top w:val="nil"/>
              <w:left w:val="nil"/>
              <w:bottom w:val="nil"/>
              <w:right w:val="nil"/>
            </w:tcBorders>
            <w:shd w:val="clear" w:color="auto" w:fill="auto"/>
            <w:noWrap/>
            <w:vAlign w:val="center"/>
            <w:hideMark/>
          </w:tcPr>
          <w:p w:rsidRPr="000C6D61" w:rsidR="00A43EB1" w:rsidP="00D830B5" w:rsidRDefault="00A43EB1" w14:paraId="2809F939" w14:textId="77777777">
            <w:pPr>
              <w:ind w:firstLine="200" w:firstLineChars="100"/>
              <w:rPr>
                <w:color w:val="000000"/>
                <w:sz w:val="20"/>
              </w:rPr>
            </w:pPr>
            <w:proofErr w:type="spellStart"/>
            <w:r w:rsidRPr="000C6D61">
              <w:rPr>
                <w:color w:val="000000"/>
                <w:sz w:val="20"/>
              </w:rPr>
              <w:t>Frse</w:t>
            </w:r>
            <w:proofErr w:type="spellEnd"/>
          </w:p>
        </w:tc>
        <w:tc>
          <w:tcPr>
            <w:tcW w:w="2250" w:type="dxa"/>
            <w:tcBorders>
              <w:top w:val="nil"/>
              <w:left w:val="nil"/>
              <w:bottom w:val="nil"/>
              <w:right w:val="nil"/>
            </w:tcBorders>
            <w:shd w:val="clear" w:color="auto" w:fill="auto"/>
            <w:noWrap/>
            <w:vAlign w:val="center"/>
            <w:hideMark/>
          </w:tcPr>
          <w:p w:rsidRPr="000C6D61" w:rsidR="00A43EB1" w:rsidP="00D830B5" w:rsidRDefault="00A43EB1" w14:paraId="21AAD102" w14:textId="77777777">
            <w:pPr>
              <w:rPr>
                <w:color w:val="000000"/>
                <w:sz w:val="20"/>
              </w:rPr>
            </w:pPr>
            <w:r w:rsidRPr="000C6D61">
              <w:rPr>
                <w:color w:val="000000"/>
                <w:sz w:val="20"/>
              </w:rPr>
              <w:t>Ethanol from forest residue</w:t>
            </w:r>
          </w:p>
        </w:tc>
        <w:tc>
          <w:tcPr>
            <w:tcW w:w="2160" w:type="dxa"/>
            <w:tcBorders>
              <w:top w:val="nil"/>
              <w:left w:val="double" w:color="auto" w:sz="6" w:space="0"/>
              <w:bottom w:val="nil"/>
              <w:right w:val="nil"/>
            </w:tcBorders>
            <w:shd w:val="clear" w:color="auto" w:fill="auto"/>
            <w:noWrap/>
            <w:vAlign w:val="center"/>
            <w:hideMark/>
          </w:tcPr>
          <w:p w:rsidRPr="000C6D61" w:rsidR="00A43EB1" w:rsidP="00D830B5" w:rsidRDefault="00A43EB1" w14:paraId="3120F047" w14:textId="77777777">
            <w:pPr>
              <w:ind w:firstLine="200" w:firstLineChars="100"/>
              <w:rPr>
                <w:color w:val="000000"/>
                <w:sz w:val="20"/>
              </w:rPr>
            </w:pPr>
            <w:proofErr w:type="spellStart"/>
            <w:r w:rsidRPr="000C6D61">
              <w:rPr>
                <w:color w:val="000000"/>
                <w:sz w:val="20"/>
              </w:rPr>
              <w:t>RodP_HEV</w:t>
            </w:r>
            <w:proofErr w:type="spellEnd"/>
          </w:p>
        </w:tc>
        <w:tc>
          <w:tcPr>
            <w:tcW w:w="2340" w:type="dxa"/>
            <w:tcBorders>
              <w:top w:val="nil"/>
              <w:left w:val="nil"/>
              <w:bottom w:val="nil"/>
              <w:right w:val="nil"/>
            </w:tcBorders>
            <w:shd w:val="clear" w:color="auto" w:fill="auto"/>
            <w:noWrap/>
            <w:vAlign w:val="center"/>
            <w:hideMark/>
          </w:tcPr>
          <w:p w:rsidRPr="000C6D61" w:rsidR="00A43EB1" w:rsidP="00D830B5" w:rsidRDefault="00A43EB1" w14:paraId="57AE9042" w14:textId="77777777">
            <w:pPr>
              <w:rPr>
                <w:color w:val="000000"/>
                <w:sz w:val="20"/>
              </w:rPr>
            </w:pPr>
            <w:r w:rsidRPr="000C6D61">
              <w:rPr>
                <w:color w:val="000000"/>
                <w:sz w:val="20"/>
              </w:rPr>
              <w:t>Hybrid electric vehicle</w:t>
            </w:r>
          </w:p>
        </w:tc>
      </w:tr>
      <w:tr w:rsidRPr="000C6D61" w:rsidR="00A43EB1" w:rsidTr="00D649CE" w14:paraId="7E596084" w14:textId="77777777">
        <w:trPr>
          <w:trHeight w:val="300"/>
        </w:trPr>
        <w:tc>
          <w:tcPr>
            <w:tcW w:w="2160" w:type="dxa"/>
            <w:tcBorders>
              <w:top w:val="nil"/>
              <w:left w:val="nil"/>
              <w:bottom w:val="double" w:color="auto" w:sz="6" w:space="0"/>
              <w:right w:val="nil"/>
            </w:tcBorders>
            <w:shd w:val="clear" w:color="auto" w:fill="auto"/>
            <w:noWrap/>
            <w:vAlign w:val="center"/>
            <w:hideMark/>
          </w:tcPr>
          <w:p w:rsidRPr="000C6D61" w:rsidR="00A43EB1" w:rsidP="00D830B5" w:rsidRDefault="00A43EB1" w14:paraId="7E3755ED" w14:textId="77777777">
            <w:pPr>
              <w:ind w:firstLine="200" w:firstLineChars="100"/>
              <w:rPr>
                <w:color w:val="000000"/>
                <w:sz w:val="20"/>
              </w:rPr>
            </w:pPr>
            <w:proofErr w:type="spellStart"/>
            <w:r w:rsidRPr="000C6D61">
              <w:rPr>
                <w:color w:val="000000"/>
                <w:sz w:val="20"/>
              </w:rPr>
              <w:t>Frwe</w:t>
            </w:r>
            <w:proofErr w:type="spellEnd"/>
          </w:p>
        </w:tc>
        <w:tc>
          <w:tcPr>
            <w:tcW w:w="2250" w:type="dxa"/>
            <w:tcBorders>
              <w:top w:val="nil"/>
              <w:left w:val="nil"/>
              <w:bottom w:val="double" w:color="auto" w:sz="6" w:space="0"/>
              <w:right w:val="nil"/>
            </w:tcBorders>
            <w:shd w:val="clear" w:color="auto" w:fill="auto"/>
            <w:noWrap/>
            <w:vAlign w:val="center"/>
            <w:hideMark/>
          </w:tcPr>
          <w:p w:rsidRPr="000C6D61" w:rsidR="00A43EB1" w:rsidP="00D830B5" w:rsidRDefault="00A43EB1" w14:paraId="2BE86048" w14:textId="77777777">
            <w:pPr>
              <w:rPr>
                <w:color w:val="000000"/>
                <w:sz w:val="20"/>
              </w:rPr>
            </w:pPr>
            <w:r w:rsidRPr="000C6D61">
              <w:rPr>
                <w:color w:val="000000"/>
                <w:sz w:val="20"/>
              </w:rPr>
              <w:t>Ethanol from forest pulpwood</w:t>
            </w:r>
          </w:p>
        </w:tc>
        <w:tc>
          <w:tcPr>
            <w:tcW w:w="2160" w:type="dxa"/>
            <w:tcBorders>
              <w:top w:val="nil"/>
              <w:left w:val="double" w:color="auto" w:sz="6" w:space="0"/>
              <w:bottom w:val="double" w:color="auto" w:sz="6" w:space="0"/>
              <w:right w:val="nil"/>
            </w:tcBorders>
            <w:shd w:val="clear" w:color="auto" w:fill="auto"/>
            <w:noWrap/>
            <w:vAlign w:val="center"/>
            <w:hideMark/>
          </w:tcPr>
          <w:p w:rsidRPr="000C6D61" w:rsidR="00A43EB1" w:rsidP="00D830B5" w:rsidRDefault="00A43EB1" w14:paraId="0CC27550" w14:textId="77777777">
            <w:pPr>
              <w:ind w:firstLine="200" w:firstLineChars="100"/>
              <w:rPr>
                <w:color w:val="000000"/>
                <w:sz w:val="20"/>
              </w:rPr>
            </w:pPr>
            <w:proofErr w:type="spellStart"/>
            <w:r w:rsidRPr="000C6D61">
              <w:rPr>
                <w:color w:val="000000"/>
                <w:sz w:val="20"/>
              </w:rPr>
              <w:t>RodP_FCEV</w:t>
            </w:r>
            <w:proofErr w:type="spellEnd"/>
          </w:p>
        </w:tc>
        <w:tc>
          <w:tcPr>
            <w:tcW w:w="2340" w:type="dxa"/>
            <w:tcBorders>
              <w:top w:val="nil"/>
              <w:left w:val="nil"/>
              <w:bottom w:val="double" w:color="auto" w:sz="6" w:space="0"/>
              <w:right w:val="nil"/>
            </w:tcBorders>
            <w:shd w:val="clear" w:color="auto" w:fill="auto"/>
            <w:noWrap/>
            <w:vAlign w:val="center"/>
            <w:hideMark/>
          </w:tcPr>
          <w:p w:rsidRPr="000C6D61" w:rsidR="00A43EB1" w:rsidP="00D830B5" w:rsidRDefault="00A43EB1" w14:paraId="1B1B38A9" w14:textId="77777777">
            <w:pPr>
              <w:rPr>
                <w:color w:val="000000"/>
                <w:sz w:val="20"/>
              </w:rPr>
            </w:pPr>
            <w:r w:rsidRPr="000C6D61">
              <w:rPr>
                <w:color w:val="000000"/>
                <w:sz w:val="20"/>
              </w:rPr>
              <w:t>Hydrogen fuel cell electric vehicle</w:t>
            </w:r>
          </w:p>
        </w:tc>
      </w:tr>
    </w:tbl>
    <w:p w:rsidR="00A43EB1" w:rsidP="00A43EB1" w:rsidRDefault="00A43EB1" w14:paraId="45D89FD7" w14:textId="6CF3A2D5">
      <w:pPr>
        <w:pStyle w:val="Source2"/>
      </w:pPr>
      <w:proofErr w:type="spellStart"/>
      <w:proofErr w:type="gramStart"/>
      <w:r>
        <w:rPr>
          <w:vertAlign w:val="superscript"/>
        </w:rPr>
        <w:t>a</w:t>
      </w:r>
      <w:proofErr w:type="spellEnd"/>
      <w:proofErr w:type="gramEnd"/>
      <w:r w:rsidRPr="00D67D7D">
        <w:t xml:space="preserve"> Aggregate sectors</w:t>
      </w:r>
      <w:r>
        <w:t xml:space="preserve"> combine all of the disaggregated sectors identified below them. Production in this sector is supported by multiple technologies</w:t>
      </w:r>
      <w:r w:rsidR="002C4B7D">
        <w:t xml:space="preserve"> </w:t>
      </w:r>
      <w:r w:rsidR="00B94F25">
        <w:t xml:space="preserve">that </w:t>
      </w:r>
      <w:r>
        <w:t xml:space="preserve">are listed at the bottom of the table (e.g., five technologies including </w:t>
      </w:r>
      <w:r w:rsidR="00560CC7">
        <w:t>OEVs</w:t>
      </w:r>
      <w:r>
        <w:t xml:space="preserve"> and four types of AFVs). </w:t>
      </w:r>
    </w:p>
    <w:p w:rsidRPr="00D67D7D" w:rsidR="00A43EB1" w:rsidP="00A43EB1" w:rsidRDefault="00A43EB1" w14:paraId="2278C68F" w14:textId="77777777">
      <w:pPr>
        <w:pStyle w:val="Source1"/>
        <w:spacing w:before="60"/>
        <w:ind w:left="180" w:hanging="180"/>
      </w:pPr>
      <w:r>
        <w:rPr>
          <w:vertAlign w:val="superscript"/>
        </w:rPr>
        <w:t>b</w:t>
      </w:r>
      <w:r>
        <w:t xml:space="preserve"> Distillers grains with </w:t>
      </w:r>
      <w:proofErr w:type="spellStart"/>
      <w:r>
        <w:t>solubles</w:t>
      </w:r>
      <w:proofErr w:type="spellEnd"/>
      <w:r>
        <w:t xml:space="preserve"> and corn oil biodiesel are coproducts of corn ethanol. Vegetable oil meal is a coproduct of vegetable oils. </w:t>
      </w:r>
    </w:p>
    <w:p w:rsidR="00D84E75" w:rsidP="004A506C" w:rsidRDefault="00B94F25" w14:paraId="7BA8D90B" w14:textId="44EA0EDF">
      <w:pPr>
        <w:pStyle w:val="BodyText"/>
      </w:pPr>
      <w:r>
        <w:t xml:space="preserve"> </w:t>
      </w:r>
      <w:r w:rsidR="00D84E75">
        <w:t>In addition, a</w:t>
      </w:r>
      <w:r w:rsidR="00B93346">
        <w:t xml:space="preserve">griculture includes </w:t>
      </w:r>
      <w:r w:rsidRPr="00733E59" w:rsidR="00B93346">
        <w:t>eight types of crop</w:t>
      </w:r>
      <w:r w:rsidR="00B93346">
        <w:t>s (corn, wheat, soybean, sugarcane, sugar beet, other cereal grains, other oilseeds</w:t>
      </w:r>
      <w:r w:rsidR="00D84E75">
        <w:t>,</w:t>
      </w:r>
      <w:r w:rsidR="00B93346">
        <w:t xml:space="preserve"> and </w:t>
      </w:r>
      <w:r w:rsidR="00FE6314">
        <w:t xml:space="preserve">an aggregate of </w:t>
      </w:r>
      <w:r w:rsidR="00653B9B">
        <w:t>all</w:t>
      </w:r>
      <w:r w:rsidR="00B93346">
        <w:t xml:space="preserve"> remaining crops), one type of livestock, and one type of forestry. </w:t>
      </w:r>
      <w:r w:rsidR="007474B3">
        <w:t>Agricultural goods</w:t>
      </w:r>
      <w:r w:rsidR="00B93346">
        <w:t xml:space="preserve"> can be directly consumed by households and governments, processed into food (vegetable oil, meat, and other food products), or used as intermediate goods in other production. Eight types of </w:t>
      </w:r>
      <w:r w:rsidRPr="00733E59" w:rsidR="00B93346">
        <w:t>first</w:t>
      </w:r>
      <w:r w:rsidR="00B93346">
        <w:t xml:space="preserve">-generation biofuels (ethanol made from corn, wheat, sugar cane, and sugar beet; biodiesel made from soybean, palm seed, and </w:t>
      </w:r>
      <w:r w:rsidR="00277033">
        <w:t>rapeseed</w:t>
      </w:r>
      <w:r w:rsidR="006717F2">
        <w:t>;</w:t>
      </w:r>
      <w:r w:rsidR="00B87528">
        <w:rPr>
          <w:rStyle w:val="FootnoteReference"/>
        </w:rPr>
        <w:footnoteReference w:id="6"/>
      </w:r>
      <w:r w:rsidR="00B93346">
        <w:t xml:space="preserve"> </w:t>
      </w:r>
      <w:r w:rsidR="00740908">
        <w:t xml:space="preserve">and </w:t>
      </w:r>
      <w:r w:rsidR="00B93346">
        <w:t xml:space="preserve">corn oil biodiesel </w:t>
      </w:r>
      <w:r w:rsidR="00076BBC">
        <w:t xml:space="preserve">made </w:t>
      </w:r>
      <w:r w:rsidR="00740908">
        <w:t xml:space="preserve">using corn oil </w:t>
      </w:r>
      <w:r w:rsidR="00076BBC">
        <w:t xml:space="preserve">generated as a coproduct of </w:t>
      </w:r>
      <w:r w:rsidR="00B93346">
        <w:t xml:space="preserve">corn ethanol production) and five types of </w:t>
      </w:r>
      <w:r w:rsidRPr="00733E59" w:rsidR="00B93346">
        <w:t>second</w:t>
      </w:r>
      <w:r w:rsidR="00B93346">
        <w:t>-</w:t>
      </w:r>
      <w:r w:rsidRPr="00733E59" w:rsidR="00B93346">
        <w:t>generation</w:t>
      </w:r>
      <w:r w:rsidRPr="00910C45" w:rsidR="00B93346">
        <w:t xml:space="preserve"> </w:t>
      </w:r>
      <w:r w:rsidR="00B93346">
        <w:t xml:space="preserve">biofuels (biofuels from switchgrass, miscanthus, agricultural residue, forest residue, and </w:t>
      </w:r>
      <w:r w:rsidR="0019215A">
        <w:t>for</w:t>
      </w:r>
      <w:r w:rsidR="00064B1B">
        <w:t>e</w:t>
      </w:r>
      <w:r w:rsidR="0019215A">
        <w:t>st wood products</w:t>
      </w:r>
      <w:r w:rsidR="000644C0">
        <w:t>)</w:t>
      </w:r>
      <w:r w:rsidR="00B93346">
        <w:t xml:space="preserve"> are included in the model and provide comprehensive coverage of biofuels production. These biofuels are used as substitutes for refined oil in on-road transportation. </w:t>
      </w:r>
    </w:p>
    <w:p w:rsidRPr="004A506C" w:rsidR="00B93346" w:rsidRDefault="00D84E75" w14:paraId="261C3252" w14:textId="2DF91BC9">
      <w:pPr>
        <w:pStyle w:val="BodyText"/>
      </w:pPr>
      <w:r>
        <w:t>Furthermore, t</w:t>
      </w:r>
      <w:r w:rsidRPr="00733E59" w:rsidR="00B93346">
        <w:t xml:space="preserve">ransportation </w:t>
      </w:r>
      <w:r w:rsidR="00B93346">
        <w:t xml:space="preserve">is represented by eight </w:t>
      </w:r>
      <w:r w:rsidR="00857802">
        <w:t xml:space="preserve">modes </w:t>
      </w:r>
      <w:r w:rsidR="00B93346">
        <w:t>(</w:t>
      </w:r>
      <w:r w:rsidRPr="00733E59" w:rsidR="00B93346">
        <w:t>light</w:t>
      </w:r>
      <w:r w:rsidR="005A7096">
        <w:t>-</w:t>
      </w:r>
      <w:r w:rsidRPr="00733E59" w:rsidR="00B93346">
        <w:t xml:space="preserve">duty </w:t>
      </w:r>
      <w:r w:rsidR="00857802">
        <w:t>vehicles [LDV]</w:t>
      </w:r>
      <w:r w:rsidRPr="00733E59" w:rsidR="00B93346">
        <w:t xml:space="preserve">, </w:t>
      </w:r>
      <w:r w:rsidR="00857802">
        <w:t xml:space="preserve">road </w:t>
      </w:r>
      <w:r w:rsidRPr="00733E59" w:rsidR="00B93346">
        <w:t>passenger</w:t>
      </w:r>
      <w:r w:rsidR="00857802">
        <w:t xml:space="preserve"> buses </w:t>
      </w:r>
      <w:r w:rsidR="002430B1">
        <w:t>[</w:t>
      </w:r>
      <w:proofErr w:type="spellStart"/>
      <w:r w:rsidR="00857802">
        <w:t>RodP</w:t>
      </w:r>
      <w:proofErr w:type="spellEnd"/>
      <w:r w:rsidR="002430B1">
        <w:t>]</w:t>
      </w:r>
      <w:r w:rsidRPr="00733E59" w:rsidR="002430B1">
        <w:t xml:space="preserve">, </w:t>
      </w:r>
      <w:r w:rsidR="00857802">
        <w:t xml:space="preserve">road </w:t>
      </w:r>
      <w:r w:rsidRPr="00733E59" w:rsidR="00B93346">
        <w:t>freight</w:t>
      </w:r>
      <w:r w:rsidR="00857802">
        <w:t xml:space="preserve"> </w:t>
      </w:r>
      <w:r w:rsidR="002430B1">
        <w:t>[</w:t>
      </w:r>
      <w:proofErr w:type="spellStart"/>
      <w:r w:rsidR="00857802">
        <w:t>RodF</w:t>
      </w:r>
      <w:proofErr w:type="spellEnd"/>
      <w:r w:rsidR="002430B1">
        <w:t>]</w:t>
      </w:r>
      <w:r w:rsidRPr="00733E59" w:rsidR="002430B1">
        <w:t xml:space="preserve">, </w:t>
      </w:r>
      <w:r w:rsidRPr="00733E59" w:rsidR="00B93346">
        <w:t>rail passenger</w:t>
      </w:r>
      <w:r w:rsidR="00727D08">
        <w:t xml:space="preserve"> </w:t>
      </w:r>
      <w:r w:rsidR="002430B1">
        <w:t>[</w:t>
      </w:r>
      <w:proofErr w:type="spellStart"/>
      <w:r w:rsidR="00727D08">
        <w:t>RalP</w:t>
      </w:r>
      <w:proofErr w:type="spellEnd"/>
      <w:r w:rsidR="002430B1">
        <w:t>]</w:t>
      </w:r>
      <w:r w:rsidRPr="00733E59" w:rsidR="002430B1">
        <w:t xml:space="preserve">, </w:t>
      </w:r>
      <w:r w:rsidRPr="00733E59" w:rsidR="00B93346">
        <w:t>rail freight</w:t>
      </w:r>
      <w:r w:rsidR="00727D08">
        <w:t xml:space="preserve"> </w:t>
      </w:r>
      <w:r w:rsidR="002430B1">
        <w:t>[</w:t>
      </w:r>
      <w:proofErr w:type="spellStart"/>
      <w:r w:rsidR="00727D08">
        <w:t>RalF</w:t>
      </w:r>
      <w:proofErr w:type="spellEnd"/>
      <w:r w:rsidR="002430B1">
        <w:t>]</w:t>
      </w:r>
      <w:r w:rsidRPr="00733E59" w:rsidR="002430B1">
        <w:t xml:space="preserve">, </w:t>
      </w:r>
      <w:r w:rsidR="00BE4140">
        <w:t>air</w:t>
      </w:r>
      <w:r w:rsidRPr="00733E59" w:rsidR="00B93346">
        <w:t>, water</w:t>
      </w:r>
      <w:r w:rsidR="00B93346">
        <w:t>,</w:t>
      </w:r>
      <w:r w:rsidRPr="00733E59" w:rsidR="00B93346">
        <w:t xml:space="preserve"> and other)</w:t>
      </w:r>
      <w:r w:rsidR="002430B1">
        <w:t>,</w:t>
      </w:r>
      <w:r w:rsidRPr="00733E59" w:rsidR="00B93346">
        <w:t xml:space="preserve"> </w:t>
      </w:r>
      <w:r w:rsidR="00857802">
        <w:t xml:space="preserve">each with a conventional technology </w:t>
      </w:r>
      <w:r w:rsidRPr="00733E59" w:rsidR="00B93346">
        <w:t xml:space="preserve">and </w:t>
      </w:r>
      <w:r w:rsidR="00857802">
        <w:t xml:space="preserve">three of those modes (LDV, </w:t>
      </w:r>
      <w:proofErr w:type="spellStart"/>
      <w:r w:rsidR="00857802">
        <w:t>RodP</w:t>
      </w:r>
      <w:proofErr w:type="spellEnd"/>
      <w:r w:rsidR="00857802">
        <w:t xml:space="preserve">, </w:t>
      </w:r>
      <w:proofErr w:type="spellStart"/>
      <w:r w:rsidR="00857802">
        <w:t>RodF</w:t>
      </w:r>
      <w:proofErr w:type="spellEnd"/>
      <w:r w:rsidR="00857802">
        <w:t xml:space="preserve">) </w:t>
      </w:r>
      <w:r w:rsidR="002430B1">
        <w:t xml:space="preserve">include </w:t>
      </w:r>
      <w:r w:rsidRPr="00733E59" w:rsidR="00B93346">
        <w:t xml:space="preserve">four </w:t>
      </w:r>
      <w:r w:rsidR="00B93346">
        <w:t xml:space="preserve">types of </w:t>
      </w:r>
      <w:r w:rsidR="00CB0F87">
        <w:t>AFV</w:t>
      </w:r>
      <w:r w:rsidRPr="00733E59" w:rsidR="00B93346">
        <w:t xml:space="preserve"> </w:t>
      </w:r>
      <w:r w:rsidR="00B93346">
        <w:t xml:space="preserve">technologies (battery </w:t>
      </w:r>
      <w:r w:rsidR="00575331">
        <w:t xml:space="preserve">electric </w:t>
      </w:r>
      <w:r w:rsidR="00B93346">
        <w:t>vehicles</w:t>
      </w:r>
      <w:r w:rsidR="00857802">
        <w:t xml:space="preserve"> [BEV]</w:t>
      </w:r>
      <w:r w:rsidR="00B93346">
        <w:t xml:space="preserve">, hybrid </w:t>
      </w:r>
      <w:r w:rsidR="00857802">
        <w:t xml:space="preserve">electric </w:t>
      </w:r>
      <w:r w:rsidR="00B93346">
        <w:t>vehicles</w:t>
      </w:r>
      <w:r w:rsidR="00857802">
        <w:t xml:space="preserve"> [HEV]</w:t>
      </w:r>
      <w:r w:rsidR="00B93346">
        <w:t>, c</w:t>
      </w:r>
      <w:r w:rsidRPr="009320A6" w:rsidR="00B93346">
        <w:t xml:space="preserve">ompressed </w:t>
      </w:r>
      <w:r w:rsidR="00B93346">
        <w:t xml:space="preserve">natural </w:t>
      </w:r>
      <w:r w:rsidRPr="009320A6" w:rsidR="00B93346">
        <w:t>gas veh</w:t>
      </w:r>
      <w:r w:rsidR="00B93346">
        <w:t>icles</w:t>
      </w:r>
      <w:r w:rsidR="00857802">
        <w:t xml:space="preserve"> [GAS]</w:t>
      </w:r>
      <w:r w:rsidR="00B93346">
        <w:t>,</w:t>
      </w:r>
      <w:r w:rsidR="000A6D66">
        <w:t xml:space="preserve"> </w:t>
      </w:r>
      <w:r w:rsidR="00860637">
        <w:t xml:space="preserve">and </w:t>
      </w:r>
      <w:r w:rsidR="000A6D66">
        <w:t>hydrogen</w:t>
      </w:r>
      <w:r w:rsidR="00B93346">
        <w:t xml:space="preserve"> fuel cell vehicles</w:t>
      </w:r>
      <w:r w:rsidR="00857802">
        <w:t xml:space="preserve"> [FCEV]</w:t>
      </w:r>
      <w:r w:rsidR="00B93346">
        <w:t>)</w:t>
      </w:r>
      <w:r w:rsidRPr="00733E59" w:rsidR="00B93346">
        <w:t xml:space="preserve">. </w:t>
      </w:r>
      <w:r w:rsidR="00B93346">
        <w:t xml:space="preserve">The details on the transportation industry allow us to assess the competition among conventional and </w:t>
      </w:r>
      <w:r w:rsidR="007C5879">
        <w:t xml:space="preserve">AFV </w:t>
      </w:r>
      <w:r w:rsidR="00B93346">
        <w:t xml:space="preserve">technologies </w:t>
      </w:r>
      <w:r w:rsidR="00C11635">
        <w:t xml:space="preserve">and </w:t>
      </w:r>
      <w:r w:rsidR="00450C07">
        <w:t xml:space="preserve">simulate how </w:t>
      </w:r>
      <w:r w:rsidR="00B93346">
        <w:t xml:space="preserve">AFVs could </w:t>
      </w:r>
      <w:r w:rsidR="00450C07">
        <w:t xml:space="preserve">factor </w:t>
      </w:r>
      <w:r w:rsidR="00B93346">
        <w:t xml:space="preserve">in the future of transportation. </w:t>
      </w:r>
    </w:p>
    <w:tbl>
      <w:tblPr>
        <w:tblpPr w:leftFromText="180" w:rightFromText="180" w:vertAnchor="text" w:horzAnchor="margin" w:tblpXSpec="right" w:tblpY="206"/>
        <w:tblOverlap w:val="never"/>
        <w:tblW w:w="4500" w:type="dxa"/>
        <w:tblLook w:val="04A0" w:firstRow="1" w:lastRow="0" w:firstColumn="1" w:lastColumn="0" w:noHBand="0" w:noVBand="1"/>
      </w:tblPr>
      <w:tblGrid>
        <w:gridCol w:w="2070"/>
        <w:gridCol w:w="2430"/>
      </w:tblGrid>
      <w:tr w:rsidRPr="00733E59" w:rsidR="00BF6BB6" w:rsidTr="00BF6BB6" w14:paraId="46BA99E4" w14:textId="77777777">
        <w:tc>
          <w:tcPr>
            <w:tcW w:w="4500" w:type="dxa"/>
            <w:gridSpan w:val="2"/>
            <w:tcBorders>
              <w:left w:val="nil"/>
              <w:bottom w:val="nil"/>
              <w:right w:val="nil"/>
            </w:tcBorders>
            <w:shd w:val="clear" w:color="auto" w:fill="auto"/>
            <w:noWrap/>
            <w:vAlign w:val="bottom"/>
          </w:tcPr>
          <w:p w:rsidRPr="2F32AA2D" w:rsidR="00BF6BB6" w:rsidP="00BF6BB6" w:rsidRDefault="00BF6BB6" w14:paraId="6FF28A90" w14:textId="77777777">
            <w:pPr>
              <w:pStyle w:val="TableTitle"/>
            </w:pPr>
            <w:bookmarkStart w:name="_Toc120007930" w:id="36"/>
            <w:r>
              <w:t>Table 3-3.</w:t>
            </w:r>
            <w:r>
              <w:tab/>
            </w:r>
            <w:r w:rsidRPr="00733E59">
              <w:t xml:space="preserve">Primary </w:t>
            </w:r>
            <w:r>
              <w:t>F</w:t>
            </w:r>
            <w:r w:rsidRPr="00733E59">
              <w:t>actors in ADAGE</w:t>
            </w:r>
            <w:bookmarkEnd w:id="36"/>
          </w:p>
        </w:tc>
      </w:tr>
      <w:tr w:rsidRPr="00733E59" w:rsidR="00BF6BB6" w:rsidTr="00882836" w14:paraId="379CA89D" w14:textId="77777777">
        <w:tc>
          <w:tcPr>
            <w:tcW w:w="2070" w:type="dxa"/>
            <w:tcBorders>
              <w:top w:val="double" w:color="auto" w:sz="4" w:space="0"/>
              <w:left w:val="nil"/>
              <w:bottom w:val="single" w:color="auto" w:sz="4" w:space="0"/>
              <w:right w:val="nil"/>
            </w:tcBorders>
            <w:shd w:val="clear" w:color="auto" w:fill="auto"/>
            <w:noWrap/>
            <w:vAlign w:val="center"/>
            <w:hideMark/>
          </w:tcPr>
          <w:p w:rsidRPr="00F864CA" w:rsidR="00BF6BB6" w:rsidP="00FA70D8" w:rsidRDefault="00BF6BB6" w14:paraId="7FAEA919" w14:textId="77777777">
            <w:pPr>
              <w:pStyle w:val="TableText"/>
              <w:spacing w:before="0" w:after="0"/>
              <w:rPr>
                <w:b/>
              </w:rPr>
            </w:pPr>
            <w:r w:rsidRPr="00F864CA">
              <w:rPr>
                <w:b/>
              </w:rPr>
              <w:t>Capital</w:t>
            </w:r>
          </w:p>
        </w:tc>
        <w:tc>
          <w:tcPr>
            <w:tcW w:w="2430" w:type="dxa"/>
            <w:tcBorders>
              <w:top w:val="double" w:color="auto" w:sz="4" w:space="0"/>
              <w:left w:val="single" w:color="auto" w:sz="4" w:space="0"/>
              <w:bottom w:val="single" w:color="auto" w:sz="4" w:space="0"/>
              <w:right w:val="nil"/>
            </w:tcBorders>
            <w:shd w:val="clear" w:color="auto" w:fill="auto"/>
            <w:noWrap/>
            <w:vAlign w:val="center"/>
            <w:hideMark/>
          </w:tcPr>
          <w:p w:rsidRPr="00733E59" w:rsidR="00BF6BB6" w:rsidP="00FA70D8" w:rsidRDefault="00BF6BB6" w14:paraId="6A9A2C26" w14:textId="77777777">
            <w:pPr>
              <w:pStyle w:val="TableText"/>
              <w:spacing w:before="0" w:after="0"/>
              <w:rPr>
                <w:b/>
              </w:rPr>
            </w:pPr>
            <w:r w:rsidRPr="2F32AA2D">
              <w:rPr>
                <w:b/>
              </w:rPr>
              <w:t>Fossil Fuel Energy</w:t>
            </w:r>
          </w:p>
        </w:tc>
      </w:tr>
      <w:tr w:rsidRPr="00733E59" w:rsidR="00BF6BB6" w:rsidTr="00882836" w14:paraId="6A5DA30A" w14:textId="77777777">
        <w:tc>
          <w:tcPr>
            <w:tcW w:w="2070" w:type="dxa"/>
            <w:tcBorders>
              <w:top w:val="single" w:color="auto" w:sz="4" w:space="0"/>
              <w:left w:val="nil"/>
              <w:right w:val="nil"/>
            </w:tcBorders>
            <w:shd w:val="clear" w:color="auto" w:fill="auto"/>
            <w:noWrap/>
            <w:vAlign w:val="bottom"/>
            <w:hideMark/>
          </w:tcPr>
          <w:p w:rsidRPr="00F864CA" w:rsidR="00BF6BB6" w:rsidP="00BF6BB6" w:rsidRDefault="00BF6BB6" w14:paraId="0FFD5DB7" w14:textId="0D0F421F">
            <w:pPr>
              <w:pStyle w:val="TableText"/>
              <w:spacing w:before="0" w:after="0"/>
              <w:rPr>
                <w:b/>
              </w:rPr>
            </w:pPr>
          </w:p>
        </w:tc>
        <w:tc>
          <w:tcPr>
            <w:tcW w:w="2430" w:type="dxa"/>
            <w:tcBorders>
              <w:top w:val="single" w:color="auto" w:sz="4" w:space="0"/>
              <w:left w:val="single" w:color="auto" w:sz="4" w:space="0"/>
              <w:bottom w:val="nil"/>
              <w:right w:val="nil"/>
            </w:tcBorders>
            <w:shd w:val="clear" w:color="auto" w:fill="auto"/>
            <w:noWrap/>
            <w:vAlign w:val="bottom"/>
            <w:hideMark/>
          </w:tcPr>
          <w:p w:rsidRPr="00733E59" w:rsidR="00BF6BB6" w:rsidP="00BA5A96" w:rsidRDefault="00BF6BB6" w14:paraId="0600DE52" w14:textId="77777777">
            <w:pPr>
              <w:pStyle w:val="TableText"/>
              <w:spacing w:before="0" w:after="0"/>
              <w:ind w:left="144"/>
            </w:pPr>
            <w:r w:rsidRPr="2F32AA2D">
              <w:t>Crude oil</w:t>
            </w:r>
          </w:p>
        </w:tc>
      </w:tr>
      <w:tr w:rsidRPr="00733E59" w:rsidR="00BF6BB6" w:rsidTr="00BF6BB6" w14:paraId="48B59B52" w14:textId="77777777">
        <w:tc>
          <w:tcPr>
            <w:tcW w:w="2070" w:type="dxa"/>
            <w:tcBorders>
              <w:top w:val="nil"/>
              <w:left w:val="nil"/>
              <w:bottom w:val="single" w:color="auto" w:sz="4" w:space="0"/>
              <w:right w:val="nil"/>
            </w:tcBorders>
            <w:shd w:val="clear" w:color="auto" w:fill="auto"/>
            <w:noWrap/>
            <w:vAlign w:val="bottom"/>
            <w:hideMark/>
          </w:tcPr>
          <w:p w:rsidRPr="00733E59" w:rsidR="00BF6BB6" w:rsidP="00BF6BB6" w:rsidRDefault="004564D1" w14:paraId="254499C4" w14:textId="1A359C51">
            <w:pPr>
              <w:pStyle w:val="TableText"/>
              <w:spacing w:before="0" w:after="0"/>
              <w:rPr>
                <w:color w:val="000000"/>
              </w:rPr>
            </w:pPr>
            <w:commentRangeStart w:id="37"/>
            <w:commentRangeStart w:id="38"/>
            <w:r w:rsidRPr="00F864CA">
              <w:rPr>
                <w:b/>
                <w:color w:val="000000"/>
              </w:rPr>
              <w:t>Labor</w:t>
            </w:r>
            <w:commentRangeEnd w:id="37"/>
            <w:r>
              <w:rPr>
                <w:rStyle w:val="CommentReference"/>
                <w:snapToGrid/>
                <w:color w:val="000000"/>
              </w:rPr>
              <w:commentReference w:id="37"/>
            </w:r>
            <w:commentRangeEnd w:id="38"/>
            <w:r w:rsidR="00BA5A96">
              <w:rPr>
                <w:rStyle w:val="CommentReference"/>
                <w:snapToGrid/>
                <w:color w:val="000000"/>
              </w:rPr>
              <w:commentReference w:id="38"/>
            </w:r>
          </w:p>
        </w:tc>
        <w:tc>
          <w:tcPr>
            <w:tcW w:w="2430" w:type="dxa"/>
            <w:tcBorders>
              <w:top w:val="nil"/>
              <w:left w:val="single" w:color="auto" w:sz="4" w:space="0"/>
              <w:right w:val="nil"/>
            </w:tcBorders>
            <w:shd w:val="clear" w:color="auto" w:fill="auto"/>
            <w:noWrap/>
            <w:vAlign w:val="bottom"/>
            <w:hideMark/>
          </w:tcPr>
          <w:p w:rsidRPr="00733E59" w:rsidR="00BF6BB6" w:rsidP="00BA5A96" w:rsidRDefault="00BF6BB6" w14:paraId="53CBB397" w14:textId="77777777">
            <w:pPr>
              <w:pStyle w:val="TableText"/>
              <w:spacing w:before="0" w:after="0"/>
              <w:ind w:left="144"/>
            </w:pPr>
            <w:r w:rsidRPr="2F32AA2D">
              <w:t>Natural gas</w:t>
            </w:r>
          </w:p>
        </w:tc>
      </w:tr>
      <w:tr w:rsidRPr="00733E59" w:rsidR="00BF6BB6" w:rsidTr="004564D1" w14:paraId="34B4F980" w14:textId="77777777">
        <w:tc>
          <w:tcPr>
            <w:tcW w:w="2070" w:type="dxa"/>
            <w:tcBorders>
              <w:top w:val="single" w:color="auto" w:sz="4" w:space="0"/>
              <w:left w:val="nil"/>
              <w:bottom w:val="single" w:color="auto" w:sz="4" w:space="0"/>
              <w:right w:val="single" w:color="auto" w:sz="4" w:space="0"/>
            </w:tcBorders>
            <w:shd w:val="clear" w:color="auto" w:fill="auto"/>
            <w:noWrap/>
            <w:vAlign w:val="center"/>
          </w:tcPr>
          <w:p w:rsidRPr="00733E59" w:rsidR="00BF6BB6" w:rsidP="00882836" w:rsidRDefault="00BF6BB6" w14:paraId="7A146F1A" w14:textId="1D6862D9">
            <w:pPr>
              <w:pStyle w:val="TableText"/>
              <w:spacing w:before="0" w:after="0"/>
              <w:rPr>
                <w:b/>
              </w:rPr>
            </w:pPr>
          </w:p>
        </w:tc>
        <w:tc>
          <w:tcPr>
            <w:tcW w:w="2430" w:type="dxa"/>
            <w:tcBorders>
              <w:top w:val="nil"/>
              <w:left w:val="single" w:color="auto" w:sz="4" w:space="0"/>
              <w:bottom w:val="single" w:color="auto" w:sz="4" w:space="0"/>
              <w:right w:val="nil"/>
            </w:tcBorders>
            <w:shd w:val="clear" w:color="auto" w:fill="auto"/>
            <w:noWrap/>
            <w:vAlign w:val="bottom"/>
            <w:hideMark/>
          </w:tcPr>
          <w:p w:rsidRPr="00733E59" w:rsidR="00BF6BB6" w:rsidP="00BA5A96" w:rsidRDefault="00BF6BB6" w14:paraId="7CF7423C" w14:textId="77777777">
            <w:pPr>
              <w:pStyle w:val="TableText"/>
              <w:spacing w:before="0" w:after="0"/>
              <w:ind w:left="144"/>
            </w:pPr>
            <w:r w:rsidRPr="2F32AA2D">
              <w:t>Coal</w:t>
            </w:r>
          </w:p>
        </w:tc>
      </w:tr>
      <w:tr w:rsidRPr="00733E59" w:rsidR="004564D1" w:rsidTr="004564D1" w14:paraId="57B2C18C" w14:textId="77777777">
        <w:tc>
          <w:tcPr>
            <w:tcW w:w="2070" w:type="dxa"/>
            <w:tcBorders>
              <w:top w:val="single" w:color="auto" w:sz="4" w:space="0"/>
              <w:left w:val="nil"/>
              <w:bottom w:val="nil"/>
              <w:right w:val="nil"/>
            </w:tcBorders>
            <w:shd w:val="clear" w:color="auto" w:fill="auto"/>
            <w:noWrap/>
            <w:vAlign w:val="center"/>
          </w:tcPr>
          <w:p w:rsidRPr="00733E59" w:rsidR="004564D1" w:rsidP="00BA5A96" w:rsidRDefault="004564D1" w14:paraId="1DD4672A" w14:textId="48A4F287">
            <w:pPr>
              <w:pStyle w:val="TableText"/>
              <w:spacing w:before="0" w:after="0"/>
            </w:pPr>
            <w:r w:rsidRPr="00BA5A96">
              <w:rPr>
                <w:b/>
                <w:color w:val="000000"/>
              </w:rPr>
              <w:t>Land</w:t>
            </w:r>
          </w:p>
        </w:tc>
        <w:tc>
          <w:tcPr>
            <w:tcW w:w="2430" w:type="dxa"/>
            <w:tcBorders>
              <w:top w:val="single" w:color="auto" w:sz="4" w:space="0"/>
              <w:left w:val="single" w:color="auto" w:sz="4" w:space="0"/>
              <w:bottom w:val="single" w:color="auto" w:sz="4" w:space="0"/>
              <w:right w:val="nil"/>
            </w:tcBorders>
            <w:shd w:val="clear" w:color="auto" w:fill="auto"/>
            <w:noWrap/>
            <w:vAlign w:val="center"/>
            <w:hideMark/>
          </w:tcPr>
          <w:p w:rsidRPr="00733E59" w:rsidR="004564D1" w:rsidP="00FA70D8" w:rsidRDefault="004564D1" w14:paraId="78866A8E" w14:textId="77777777">
            <w:pPr>
              <w:pStyle w:val="TableText"/>
              <w:spacing w:before="0" w:after="0"/>
              <w:rPr>
                <w:b/>
              </w:rPr>
            </w:pPr>
            <w:r w:rsidRPr="2F32AA2D">
              <w:rPr>
                <w:b/>
              </w:rPr>
              <w:t>Nuclear and Renewable</w:t>
            </w:r>
          </w:p>
        </w:tc>
      </w:tr>
      <w:tr w:rsidRPr="00733E59" w:rsidR="004564D1" w:rsidTr="004564D1" w14:paraId="074AF023" w14:textId="77777777">
        <w:tc>
          <w:tcPr>
            <w:tcW w:w="2070" w:type="dxa"/>
            <w:tcBorders>
              <w:top w:val="nil"/>
              <w:left w:val="nil"/>
              <w:bottom w:val="nil"/>
              <w:right w:val="nil"/>
            </w:tcBorders>
            <w:shd w:val="clear" w:color="auto" w:fill="auto"/>
            <w:vAlign w:val="bottom"/>
          </w:tcPr>
          <w:p w:rsidRPr="00733E59" w:rsidR="004564D1" w:rsidP="004564D1" w:rsidRDefault="004564D1" w14:paraId="7FB7EA5A" w14:textId="7AF8FAC2">
            <w:pPr>
              <w:pStyle w:val="TableText"/>
              <w:spacing w:before="0" w:after="0"/>
              <w:ind w:left="144"/>
            </w:pPr>
            <w:r w:rsidRPr="2F32AA2D">
              <w:t>Cropland</w:t>
            </w:r>
          </w:p>
        </w:tc>
        <w:tc>
          <w:tcPr>
            <w:tcW w:w="2430" w:type="dxa"/>
            <w:tcBorders>
              <w:top w:val="single" w:color="auto" w:sz="4" w:space="0"/>
              <w:left w:val="single" w:color="auto" w:sz="4" w:space="0"/>
              <w:bottom w:val="nil"/>
              <w:right w:val="nil"/>
            </w:tcBorders>
            <w:shd w:val="clear" w:color="auto" w:fill="auto"/>
            <w:noWrap/>
            <w:vAlign w:val="bottom"/>
            <w:hideMark/>
          </w:tcPr>
          <w:p w:rsidRPr="00733E59" w:rsidR="004564D1" w:rsidP="00BA5A96" w:rsidRDefault="004564D1" w14:paraId="4DA67E5F" w14:textId="77777777">
            <w:pPr>
              <w:pStyle w:val="TableText"/>
              <w:spacing w:before="0" w:after="0"/>
              <w:ind w:left="144"/>
            </w:pPr>
            <w:r w:rsidRPr="2F32AA2D">
              <w:t>Nuclear</w:t>
            </w:r>
          </w:p>
        </w:tc>
      </w:tr>
      <w:tr w:rsidRPr="00733E59" w:rsidR="004564D1" w:rsidTr="004564D1" w14:paraId="33AA8EE4" w14:textId="77777777">
        <w:tc>
          <w:tcPr>
            <w:tcW w:w="2070" w:type="dxa"/>
            <w:tcBorders>
              <w:top w:val="nil"/>
              <w:left w:val="nil"/>
              <w:bottom w:val="nil"/>
              <w:right w:val="nil"/>
            </w:tcBorders>
            <w:shd w:val="clear" w:color="auto" w:fill="auto"/>
            <w:noWrap/>
            <w:vAlign w:val="bottom"/>
          </w:tcPr>
          <w:p w:rsidRPr="00733E59" w:rsidR="004564D1" w:rsidP="004564D1" w:rsidRDefault="004564D1" w14:paraId="60EB1839" w14:textId="3CB8DCE3">
            <w:pPr>
              <w:pStyle w:val="TableText"/>
              <w:spacing w:before="0" w:after="0"/>
              <w:ind w:left="144"/>
            </w:pPr>
            <w:r w:rsidRPr="00BA5A96">
              <w:t xml:space="preserve">Pastureland </w:t>
            </w:r>
          </w:p>
        </w:tc>
        <w:tc>
          <w:tcPr>
            <w:tcW w:w="2430" w:type="dxa"/>
            <w:tcBorders>
              <w:top w:val="nil"/>
              <w:left w:val="single" w:color="auto" w:sz="4" w:space="0"/>
              <w:bottom w:val="nil"/>
              <w:right w:val="nil"/>
            </w:tcBorders>
            <w:shd w:val="clear" w:color="auto" w:fill="auto"/>
            <w:noWrap/>
            <w:vAlign w:val="bottom"/>
            <w:hideMark/>
          </w:tcPr>
          <w:p w:rsidRPr="00733E59" w:rsidR="004564D1" w:rsidP="00BA5A96" w:rsidRDefault="004564D1" w14:paraId="360D34AD" w14:textId="77777777">
            <w:pPr>
              <w:pStyle w:val="TableText"/>
              <w:spacing w:before="0" w:after="0"/>
              <w:ind w:left="144"/>
            </w:pPr>
            <w:r w:rsidRPr="2F32AA2D">
              <w:t>Hydro</w:t>
            </w:r>
          </w:p>
        </w:tc>
      </w:tr>
      <w:tr w:rsidR="004564D1" w:rsidTr="004564D1" w14:paraId="5553D5CF" w14:textId="77777777">
        <w:tc>
          <w:tcPr>
            <w:tcW w:w="2070" w:type="dxa"/>
            <w:tcBorders>
              <w:top w:val="nil"/>
              <w:left w:val="nil"/>
              <w:bottom w:val="nil"/>
              <w:right w:val="nil"/>
            </w:tcBorders>
            <w:shd w:val="clear" w:color="auto" w:fill="auto"/>
            <w:noWrap/>
            <w:vAlign w:val="bottom"/>
          </w:tcPr>
          <w:p w:rsidR="004564D1" w:rsidP="00BA5A96" w:rsidRDefault="004564D1" w14:paraId="31388397" w14:textId="1AFEC669">
            <w:pPr>
              <w:pStyle w:val="TableText"/>
              <w:spacing w:before="0" w:after="0"/>
              <w:ind w:left="144"/>
            </w:pPr>
            <w:r w:rsidRPr="2F32AA2D">
              <w:t xml:space="preserve">Managed forestry </w:t>
            </w:r>
          </w:p>
        </w:tc>
        <w:tc>
          <w:tcPr>
            <w:tcW w:w="2430" w:type="dxa"/>
            <w:tcBorders>
              <w:top w:val="nil"/>
              <w:left w:val="single" w:color="auto" w:sz="4" w:space="0"/>
              <w:bottom w:val="nil"/>
              <w:right w:val="nil"/>
            </w:tcBorders>
            <w:shd w:val="clear" w:color="auto" w:fill="auto"/>
            <w:noWrap/>
            <w:vAlign w:val="bottom"/>
            <w:hideMark/>
          </w:tcPr>
          <w:p w:rsidR="004564D1" w:rsidP="00BA5A96" w:rsidRDefault="004564D1" w14:paraId="601D0BA0" w14:textId="77777777">
            <w:pPr>
              <w:pStyle w:val="TableText"/>
              <w:spacing w:before="0" w:after="0"/>
              <w:ind w:left="144"/>
            </w:pPr>
            <w:r>
              <w:t xml:space="preserve"> Geothermal</w:t>
            </w:r>
          </w:p>
        </w:tc>
      </w:tr>
      <w:tr w:rsidRPr="00733E59" w:rsidR="004564D1" w:rsidTr="004564D1" w14:paraId="708A3A20" w14:textId="77777777">
        <w:tc>
          <w:tcPr>
            <w:tcW w:w="2070" w:type="dxa"/>
            <w:tcBorders>
              <w:top w:val="nil"/>
              <w:left w:val="nil"/>
              <w:right w:val="nil"/>
            </w:tcBorders>
            <w:shd w:val="clear" w:color="auto" w:fill="auto"/>
            <w:noWrap/>
            <w:vAlign w:val="bottom"/>
          </w:tcPr>
          <w:p w:rsidRPr="00733E59" w:rsidR="004564D1" w:rsidP="004564D1" w:rsidRDefault="004564D1" w14:paraId="0C3E5A7E" w14:textId="3B0E6ABC">
            <w:pPr>
              <w:pStyle w:val="TableText"/>
              <w:spacing w:before="0" w:after="0"/>
              <w:ind w:left="144"/>
            </w:pPr>
            <w:r w:rsidRPr="00BA5A96">
              <w:t>Natural grassland</w:t>
            </w:r>
          </w:p>
        </w:tc>
        <w:tc>
          <w:tcPr>
            <w:tcW w:w="2430" w:type="dxa"/>
            <w:tcBorders>
              <w:top w:val="nil"/>
              <w:left w:val="single" w:color="auto" w:sz="4" w:space="0"/>
              <w:right w:val="nil"/>
            </w:tcBorders>
            <w:shd w:val="clear" w:color="auto" w:fill="auto"/>
            <w:noWrap/>
            <w:vAlign w:val="bottom"/>
            <w:hideMark/>
          </w:tcPr>
          <w:p w:rsidRPr="00733E59" w:rsidR="004564D1" w:rsidP="00BA5A96" w:rsidRDefault="004564D1" w14:paraId="4F2243A7" w14:textId="77777777">
            <w:pPr>
              <w:pStyle w:val="TableText"/>
              <w:spacing w:before="0" w:after="0"/>
              <w:ind w:left="144"/>
            </w:pPr>
            <w:r w:rsidRPr="2F32AA2D">
              <w:t>Biomass for electricity</w:t>
            </w:r>
          </w:p>
        </w:tc>
      </w:tr>
      <w:tr w:rsidR="004564D1" w:rsidTr="00BF6BB6" w14:paraId="4FD5B81C" w14:textId="77777777">
        <w:tc>
          <w:tcPr>
            <w:tcW w:w="2070" w:type="dxa"/>
            <w:tcBorders>
              <w:top w:val="nil"/>
              <w:left w:val="nil"/>
              <w:right w:val="nil"/>
            </w:tcBorders>
            <w:shd w:val="clear" w:color="auto" w:fill="auto"/>
            <w:noWrap/>
            <w:vAlign w:val="bottom"/>
            <w:hideMark/>
          </w:tcPr>
          <w:p w:rsidRPr="00BA5A96" w:rsidR="004564D1" w:rsidP="00BA5A96" w:rsidRDefault="004564D1" w14:paraId="01E4E360" w14:textId="3BAC7B4E">
            <w:pPr>
              <w:pStyle w:val="TableText"/>
              <w:spacing w:before="0" w:after="0"/>
              <w:ind w:left="144"/>
            </w:pPr>
            <w:r w:rsidRPr="00BA5A96">
              <w:t>Natural forestland</w:t>
            </w:r>
          </w:p>
        </w:tc>
        <w:tc>
          <w:tcPr>
            <w:tcW w:w="2430" w:type="dxa"/>
            <w:tcBorders>
              <w:top w:val="nil"/>
              <w:left w:val="single" w:color="auto" w:sz="4" w:space="0"/>
              <w:right w:val="nil"/>
            </w:tcBorders>
            <w:shd w:val="clear" w:color="auto" w:fill="auto"/>
            <w:noWrap/>
            <w:vAlign w:val="bottom"/>
            <w:hideMark/>
          </w:tcPr>
          <w:p w:rsidR="004564D1" w:rsidP="00BA5A96" w:rsidRDefault="004564D1" w14:paraId="44F39631" w14:textId="77777777">
            <w:pPr>
              <w:pStyle w:val="TableText"/>
              <w:spacing w:before="0" w:after="0"/>
              <w:ind w:left="144"/>
            </w:pPr>
            <w:r>
              <w:t xml:space="preserve"> Solar</w:t>
            </w:r>
          </w:p>
        </w:tc>
      </w:tr>
      <w:tr w:rsidRPr="00733E59" w:rsidR="004564D1" w:rsidTr="00BF6BB6" w14:paraId="7DDE2D25" w14:textId="77777777">
        <w:tc>
          <w:tcPr>
            <w:tcW w:w="2070" w:type="dxa"/>
            <w:tcBorders>
              <w:top w:val="nil"/>
              <w:left w:val="nil"/>
              <w:bottom w:val="double" w:color="auto" w:sz="4" w:space="0"/>
              <w:right w:val="nil"/>
            </w:tcBorders>
            <w:shd w:val="clear" w:color="auto" w:fill="auto"/>
            <w:noWrap/>
            <w:vAlign w:val="bottom"/>
            <w:hideMark/>
          </w:tcPr>
          <w:p w:rsidRPr="00733E59" w:rsidR="004564D1" w:rsidP="004564D1" w:rsidRDefault="004564D1" w14:paraId="5504E0A3" w14:textId="77777777">
            <w:pPr>
              <w:pStyle w:val="TableText"/>
              <w:spacing w:before="0" w:after="0"/>
              <w:ind w:left="144"/>
            </w:pPr>
          </w:p>
        </w:tc>
        <w:tc>
          <w:tcPr>
            <w:tcW w:w="2430" w:type="dxa"/>
            <w:tcBorders>
              <w:top w:val="nil"/>
              <w:left w:val="single" w:color="auto" w:sz="4" w:space="0"/>
              <w:bottom w:val="double" w:color="auto" w:sz="4" w:space="0"/>
              <w:right w:val="nil"/>
            </w:tcBorders>
            <w:shd w:val="clear" w:color="auto" w:fill="auto"/>
            <w:noWrap/>
            <w:vAlign w:val="bottom"/>
            <w:hideMark/>
          </w:tcPr>
          <w:p w:rsidRPr="00733E59" w:rsidR="004564D1" w:rsidP="00BA5A96" w:rsidRDefault="004564D1" w14:paraId="372ABE95" w14:textId="77777777">
            <w:pPr>
              <w:pStyle w:val="TableText"/>
              <w:spacing w:before="0" w:after="0"/>
              <w:ind w:left="144"/>
            </w:pPr>
            <w:r w:rsidRPr="2F32AA2D">
              <w:t>Wind</w:t>
            </w:r>
          </w:p>
        </w:tc>
      </w:tr>
    </w:tbl>
    <w:p w:rsidR="00B93346" w:rsidRDefault="00BF6BB6" w14:paraId="5BA9BC45" w14:textId="2D685CDD">
      <w:pPr>
        <w:pStyle w:val="BodyText"/>
      </w:pPr>
      <w:r>
        <w:t xml:space="preserve"> </w:t>
      </w:r>
      <w:r w:rsidR="00ED061C">
        <w:t>E</w:t>
      </w:r>
      <w:r w:rsidR="00B93346">
        <w:t xml:space="preserve">ndowments of primary factors include capital, labor, </w:t>
      </w:r>
      <w:r w:rsidR="009D5F30">
        <w:t xml:space="preserve">and </w:t>
      </w:r>
      <w:r w:rsidR="00B93346">
        <w:t>land, a</w:t>
      </w:r>
      <w:r w:rsidR="009D5F30">
        <w:t xml:space="preserve">s well as </w:t>
      </w:r>
      <w:r w:rsidR="00B93346">
        <w:t>natural resources for fossil fuel</w:t>
      </w:r>
      <w:r w:rsidR="009D5F30">
        <w:t>s</w:t>
      </w:r>
      <w:r w:rsidR="00B93346">
        <w:t xml:space="preserve">, nuclear, and renewables (see </w:t>
      </w:r>
      <w:r w:rsidRPr="00733E59" w:rsidR="00B93346">
        <w:t>Table 3-</w:t>
      </w:r>
      <w:r w:rsidR="0082163D">
        <w:t>3</w:t>
      </w:r>
      <w:r w:rsidR="00B93346">
        <w:t>)</w:t>
      </w:r>
      <w:r w:rsidRPr="00733E59" w:rsidR="00B93346">
        <w:t>.</w:t>
      </w:r>
      <w:r w:rsidR="00B93346">
        <w:t xml:space="preserve"> Capital and labor are generally included as inputs in</w:t>
      </w:r>
      <w:r w:rsidR="007474B3">
        <w:t>to</w:t>
      </w:r>
      <w:r w:rsidR="00B93346">
        <w:t xml:space="preserve"> </w:t>
      </w:r>
      <w:r w:rsidR="00CA65B8">
        <w:t xml:space="preserve">production for all </w:t>
      </w:r>
      <w:r w:rsidR="00B93346">
        <w:t>sector</w:t>
      </w:r>
      <w:r w:rsidR="00CA65B8">
        <w:t>s</w:t>
      </w:r>
      <w:r w:rsidR="00B93346">
        <w:t xml:space="preserve">. Land is only used as a resource in agricultural production and land-based biofuel production (biofuels from switchgrass, miscanthus, </w:t>
      </w:r>
      <w:r w:rsidR="00CA65B8">
        <w:t>pulpwood</w:t>
      </w:r>
      <w:r w:rsidR="00B93346">
        <w:t xml:space="preserve">). For example, cropland is used in eight types of </w:t>
      </w:r>
      <w:r w:rsidR="008E4FC4">
        <w:t xml:space="preserve">traditional </w:t>
      </w:r>
      <w:r w:rsidR="00B93346">
        <w:t xml:space="preserve">crops and two types of </w:t>
      </w:r>
      <w:r w:rsidR="008E4FC4">
        <w:t xml:space="preserve">energy crops used to make </w:t>
      </w:r>
      <w:r w:rsidR="008F57E0">
        <w:t xml:space="preserve">second-generation </w:t>
      </w:r>
      <w:r w:rsidR="00B93346">
        <w:t>biofuels (switchgrass and miscanthus). Land can be converted from one type to another to change agricultural production</w:t>
      </w:r>
      <w:r w:rsidR="00A706CF">
        <w:t>, incurring land conversion costs</w:t>
      </w:r>
      <w:r w:rsidR="002B42AD">
        <w:t xml:space="preserve"> when there is a change in land cover (e.g., pasture to cropland)</w:t>
      </w:r>
      <w:r w:rsidR="00843F3A">
        <w:t xml:space="preserve"> but not for a change in land use (e.g., corn to soybeans)</w:t>
      </w:r>
      <w:r w:rsidR="00B93346">
        <w:t xml:space="preserve">. Natural resources for fossil fuels and renewables are included in the energy production function to ensure </w:t>
      </w:r>
      <w:r w:rsidR="004A3D39">
        <w:t xml:space="preserve">a realistic supply of </w:t>
      </w:r>
      <w:r w:rsidR="00B93346">
        <w:t xml:space="preserve">fossil fuels and renewables </w:t>
      </w:r>
      <w:r w:rsidR="004A3D39">
        <w:t xml:space="preserve">(i.e., </w:t>
      </w:r>
      <w:r w:rsidR="00850EB9">
        <w:t xml:space="preserve">they </w:t>
      </w:r>
      <w:r w:rsidR="00B93346">
        <w:t>cannot be produced with only labor, capital, and materials</w:t>
      </w:r>
      <w:r w:rsidR="00B37A98">
        <w:t>)</w:t>
      </w:r>
      <w:r w:rsidR="00B93346">
        <w:t xml:space="preserve">. </w:t>
      </w:r>
    </w:p>
    <w:p w:rsidRPr="00733E59" w:rsidR="00B93346" w:rsidP="004A506C" w:rsidRDefault="00B93346" w14:paraId="19A89A6E" w14:textId="27FF7381">
      <w:pPr>
        <w:pStyle w:val="BodyText"/>
      </w:pPr>
      <w:r w:rsidRPr="00733E59">
        <w:t>ADAGE simulates regional and global</w:t>
      </w:r>
      <w:r>
        <w:t xml:space="preserve"> economic activity</w:t>
      </w:r>
      <w:r w:rsidRPr="00733E59">
        <w:t xml:space="preserve"> from 2010</w:t>
      </w:r>
      <w:r>
        <w:t xml:space="preserve"> </w:t>
      </w:r>
      <w:r w:rsidR="00620086">
        <w:t>through 2050</w:t>
      </w:r>
      <w:r>
        <w:t xml:space="preserve"> </w:t>
      </w:r>
      <w:r w:rsidR="00AD10C6">
        <w:t xml:space="preserve">in </w:t>
      </w:r>
      <w:r>
        <w:t>5</w:t>
      </w:r>
      <w:r w:rsidRPr="00733E59">
        <w:t xml:space="preserve">-year </w:t>
      </w:r>
      <w:r>
        <w:t>increments</w:t>
      </w:r>
      <w:r w:rsidRPr="00733E59">
        <w:t xml:space="preserve">. Economic </w:t>
      </w:r>
      <w:r w:rsidR="001375B6">
        <w:t>activity</w:t>
      </w:r>
      <w:r w:rsidRPr="00733E59" w:rsidR="001375B6">
        <w:t xml:space="preserve"> </w:t>
      </w:r>
      <w:r w:rsidR="001375B6">
        <w:t xml:space="preserve">in </w:t>
      </w:r>
      <w:r>
        <w:t xml:space="preserve">the base year, </w:t>
      </w:r>
      <w:r w:rsidRPr="00733E59">
        <w:t>2010</w:t>
      </w:r>
      <w:r>
        <w:t>,</w:t>
      </w:r>
      <w:r w:rsidRPr="00733E59">
        <w:t xml:space="preserve"> is calibrated to </w:t>
      </w:r>
      <w:r>
        <w:t xml:space="preserve">resemble </w:t>
      </w:r>
      <w:r w:rsidR="00616418">
        <w:t xml:space="preserve">projected </w:t>
      </w:r>
      <w:r w:rsidRPr="00733E59">
        <w:t>output</w:t>
      </w:r>
      <w:r>
        <w:t xml:space="preserve"> levels</w:t>
      </w:r>
      <w:r w:rsidR="00616418">
        <w:t xml:space="preserve"> available from </w:t>
      </w:r>
      <w:r w:rsidR="00965EDE">
        <w:t>external data sources</w:t>
      </w:r>
      <w:r w:rsidRPr="00733E59">
        <w:t xml:space="preserve">. </w:t>
      </w:r>
      <w:r>
        <w:t>E</w:t>
      </w:r>
      <w:r w:rsidRPr="00733E59">
        <w:t xml:space="preserve">conomic growth </w:t>
      </w:r>
      <w:r>
        <w:t>is set to</w:t>
      </w:r>
      <w:r w:rsidRPr="00733E59">
        <w:t xml:space="preserve"> match the GDP growth trend</w:t>
      </w:r>
      <w:r>
        <w:t>s</w:t>
      </w:r>
      <w:r w:rsidRPr="00733E59">
        <w:t xml:space="preserve"> from </w:t>
      </w:r>
      <w:r w:rsidR="00DA0493">
        <w:t>International Energy Outlook 201</w:t>
      </w:r>
      <w:r w:rsidR="000727D9">
        <w:t>7</w:t>
      </w:r>
      <w:r w:rsidR="00DA0493">
        <w:t xml:space="preserve"> (IEO</w:t>
      </w:r>
      <w:r w:rsidR="007474B3">
        <w:t xml:space="preserve"> </w:t>
      </w:r>
      <w:r w:rsidR="00DA0493">
        <w:t>201</w:t>
      </w:r>
      <w:r w:rsidR="000727D9">
        <w:t>7</w:t>
      </w:r>
      <w:r w:rsidR="00DA0493">
        <w:t xml:space="preserve">) </w:t>
      </w:r>
      <w:r w:rsidR="000C4051">
        <w:t>(</w:t>
      </w:r>
      <w:r w:rsidR="008D6680">
        <w:t>U.S Department of Energy [</w:t>
      </w:r>
      <w:r w:rsidR="003D1EB1">
        <w:t>DOE</w:t>
      </w:r>
      <w:r w:rsidR="008D6680">
        <w:t>]</w:t>
      </w:r>
      <w:r w:rsidR="003D1EB1">
        <w:t xml:space="preserve">, EIA, </w:t>
      </w:r>
      <w:r w:rsidR="000C4051">
        <w:t>201</w:t>
      </w:r>
      <w:r w:rsidR="00BA6959">
        <w:t>7</w:t>
      </w:r>
      <w:r w:rsidR="00E534C8">
        <w:t>a</w:t>
      </w:r>
      <w:r w:rsidR="000C4051">
        <w:t>)</w:t>
      </w:r>
      <w:r w:rsidRPr="00733E59">
        <w:t xml:space="preserve">. In addition, </w:t>
      </w:r>
      <w:r>
        <w:t>p</w:t>
      </w:r>
      <w:r w:rsidRPr="00733E59">
        <w:t xml:space="preserve">hysical quantities </w:t>
      </w:r>
      <w:r w:rsidRPr="00733E59" w:rsidR="002925F3">
        <w:t>for energy, agriculture, land</w:t>
      </w:r>
      <w:r w:rsidR="002925F3">
        <w:t>,</w:t>
      </w:r>
      <w:r w:rsidRPr="00733E59" w:rsidR="002925F3">
        <w:t xml:space="preserve"> and transportation </w:t>
      </w:r>
      <w:r w:rsidRPr="00733E59">
        <w:t xml:space="preserve">are linked to the </w:t>
      </w:r>
      <w:r w:rsidR="002925F3">
        <w:t xml:space="preserve">monetary values included in the </w:t>
      </w:r>
      <w:r w:rsidRPr="00733E59">
        <w:t>CGE model for production, consumption</w:t>
      </w:r>
      <w:r>
        <w:t>,</w:t>
      </w:r>
      <w:r w:rsidRPr="00733E59">
        <w:t xml:space="preserve"> and trade, allowing us to implement detailed policy analysis</w:t>
      </w:r>
      <w:r w:rsidR="002925F3">
        <w:t xml:space="preserve"> while taking physical relationships in these sectors into account</w:t>
      </w:r>
      <w:r w:rsidRPr="00733E59">
        <w:t>.</w:t>
      </w:r>
    </w:p>
    <w:p w:rsidR="00B93346" w:rsidP="004A506C" w:rsidRDefault="00B93346" w14:paraId="74392EFF" w14:textId="48ABB6DA">
      <w:pPr>
        <w:pStyle w:val="BodyText"/>
      </w:pPr>
      <w:r>
        <w:t>T</w:t>
      </w:r>
      <w:r w:rsidRPr="00733E59">
        <w:t xml:space="preserve">he CES equations used in </w:t>
      </w:r>
      <w:r>
        <w:t xml:space="preserve">the </w:t>
      </w:r>
      <w:r w:rsidRPr="00733E59">
        <w:t>ADAGE</w:t>
      </w:r>
      <w:r>
        <w:t xml:space="preserve"> model</w:t>
      </w:r>
      <w:r w:rsidRPr="00733E59">
        <w:t xml:space="preserve"> </w:t>
      </w:r>
      <w:r w:rsidR="001375B6">
        <w:t xml:space="preserve">represent </w:t>
      </w:r>
      <w:r w:rsidRPr="00733E59">
        <w:t>household behavior, government</w:t>
      </w:r>
      <w:r>
        <w:t xml:space="preserve"> activity</w:t>
      </w:r>
      <w:r w:rsidRPr="00733E59">
        <w:t>, trade flows, and production activities. T</w:t>
      </w:r>
      <w:r w:rsidR="007474B3">
        <w:t>he remainder of t</w:t>
      </w:r>
      <w:r w:rsidRPr="00733E59">
        <w:t xml:space="preserve">his </w:t>
      </w:r>
      <w:r w:rsidR="0094232F">
        <w:t>section</w:t>
      </w:r>
      <w:r w:rsidRPr="00733E59">
        <w:t xml:space="preserve"> is organized into four </w:t>
      </w:r>
      <w:r w:rsidR="0094232F">
        <w:t>sub</w:t>
      </w:r>
      <w:r>
        <w:t>sections,</w:t>
      </w:r>
      <w:r w:rsidRPr="00733E59">
        <w:t xml:space="preserve"> describ</w:t>
      </w:r>
      <w:r>
        <w:t>ing</w:t>
      </w:r>
      <w:r w:rsidRPr="00733E59">
        <w:t xml:space="preserve"> activities</w:t>
      </w:r>
      <w:r>
        <w:t xml:space="preserve"> related to</w:t>
      </w:r>
      <w:r w:rsidRPr="00733E59">
        <w:t xml:space="preserve"> household</w:t>
      </w:r>
      <w:r>
        <w:t>s</w:t>
      </w:r>
      <w:r w:rsidRPr="00733E59">
        <w:t>, government, trade</w:t>
      </w:r>
      <w:r>
        <w:t>,</w:t>
      </w:r>
      <w:r w:rsidRPr="00733E59">
        <w:t xml:space="preserve"> and producer</w:t>
      </w:r>
      <w:r>
        <w:t>s</w:t>
      </w:r>
      <w:r w:rsidRPr="00733E59">
        <w:t>. The producer</w:t>
      </w:r>
      <w:r w:rsidR="00B124DA">
        <w:t>’</w:t>
      </w:r>
      <w:r w:rsidRPr="00733E59">
        <w:t>s activities are manufacturing and services, electricity generation, fossil fuels, transportation, agriculture, first</w:t>
      </w:r>
      <w:r w:rsidR="00905747">
        <w:t>-</w:t>
      </w:r>
      <w:r w:rsidRPr="00733E59">
        <w:t>generation biofuel</w:t>
      </w:r>
      <w:r>
        <w:t>s</w:t>
      </w:r>
      <w:r w:rsidRPr="00733E59">
        <w:t xml:space="preserve">, and land conversion. </w:t>
      </w:r>
      <w:r w:rsidR="001375B6">
        <w:t xml:space="preserve">CES equations representing each </w:t>
      </w:r>
      <w:r w:rsidRPr="00733E59">
        <w:t xml:space="preserve">activity are </w:t>
      </w:r>
      <w:r w:rsidR="001375B6">
        <w:t xml:space="preserve">parameterized with </w:t>
      </w:r>
      <w:r>
        <w:t>elasticity</w:t>
      </w:r>
      <w:r w:rsidRPr="00733E59">
        <w:t xml:space="preserve"> values</w:t>
      </w:r>
      <w:r>
        <w:t xml:space="preserve"> that </w:t>
      </w:r>
      <w:r w:rsidR="001375B6">
        <w:t>guide ADAGE</w:t>
      </w:r>
      <w:r w:rsidR="00B124DA">
        <w:t>’</w:t>
      </w:r>
      <w:r w:rsidRPr="00733E59">
        <w:t xml:space="preserve">s response to </w:t>
      </w:r>
      <w:r w:rsidR="0051011D">
        <w:t>changes in prices</w:t>
      </w:r>
      <w:r w:rsidRPr="00733E59">
        <w:t xml:space="preserve">. </w:t>
      </w:r>
      <w:r w:rsidR="0051011D">
        <w:t>E</w:t>
      </w:r>
      <w:r w:rsidRPr="00733E59" w:rsidR="00D46DE4">
        <w:t xml:space="preserve">lasticity </w:t>
      </w:r>
      <w:r w:rsidR="00EF42C1">
        <w:t>parameters</w:t>
      </w:r>
      <w:r w:rsidRPr="00733E59" w:rsidR="00D46DE4">
        <w:t xml:space="preserve"> </w:t>
      </w:r>
      <w:r w:rsidR="0051011D">
        <w:t xml:space="preserve">are drawn from a variety of sources including </w:t>
      </w:r>
      <w:r w:rsidR="00C84FDB">
        <w:t xml:space="preserve">the MIT </w:t>
      </w:r>
      <w:r w:rsidRPr="004312EE" w:rsidR="00C84FDB">
        <w:rPr>
          <w:szCs w:val="24"/>
        </w:rPr>
        <w:t>Emissions Prediction and Policy Analysis</w:t>
      </w:r>
      <w:r w:rsidR="00C84FDB">
        <w:t xml:space="preserve"> (EPPA) model (Paltsev et al., 2005), </w:t>
      </w:r>
      <w:r w:rsidR="00EC747E">
        <w:t>and Ross</w:t>
      </w:r>
      <w:r w:rsidR="008D56DD">
        <w:t xml:space="preserve"> (2009) and </w:t>
      </w:r>
      <w:r w:rsidR="0039200D">
        <w:t xml:space="preserve">are </w:t>
      </w:r>
      <w:r w:rsidR="0051011D">
        <w:t xml:space="preserve">reported </w:t>
      </w:r>
      <w:r w:rsidR="00406872">
        <w:t xml:space="preserve">in </w:t>
      </w:r>
      <w:r w:rsidR="00D81336">
        <w:t>Table 3-4 below</w:t>
      </w:r>
      <w:r w:rsidR="00AF29DB">
        <w:t>.</w:t>
      </w:r>
    </w:p>
    <w:p w:rsidRPr="00963006" w:rsidR="00B93346" w:rsidP="00820799" w:rsidRDefault="00B93346" w14:paraId="0D5CE17C" w14:textId="332D92EB">
      <w:pPr>
        <w:pStyle w:val="Heading2"/>
        <w:ind w:left="720" w:hanging="720"/>
      </w:pPr>
      <w:bookmarkStart w:name="_Toc503712054" w:id="39"/>
      <w:bookmarkStart w:name="_Toc503712804" w:id="40"/>
      <w:bookmarkStart w:name="_Toc504465558" w:id="41"/>
      <w:bookmarkStart w:name="_Toc118979516" w:id="42"/>
      <w:bookmarkStart w:name="_Hlk503613588" w:id="43"/>
      <w:r w:rsidRPr="00F65C48">
        <w:t>Households</w:t>
      </w:r>
      <w:r w:rsidR="00B124DA">
        <w:t>’</w:t>
      </w:r>
      <w:r w:rsidRPr="00F65C48">
        <w:t xml:space="preserve"> </w:t>
      </w:r>
      <w:bookmarkEnd w:id="39"/>
      <w:bookmarkEnd w:id="40"/>
      <w:r w:rsidRPr="00F65C48">
        <w:t>Utility Function</w:t>
      </w:r>
      <w:bookmarkEnd w:id="41"/>
      <w:bookmarkEnd w:id="42"/>
    </w:p>
    <w:bookmarkEnd w:id="43"/>
    <w:p w:rsidRPr="00733E59" w:rsidR="00B93346" w:rsidP="00E94717" w:rsidRDefault="00B93346" w14:paraId="3F430406" w14:textId="10423E0E">
      <w:pPr>
        <w:pStyle w:val="BodyText"/>
      </w:pPr>
      <w:r w:rsidRPr="00733E59">
        <w:t xml:space="preserve">Each region in ADAGE contains a representative household that maximizes utility </w:t>
      </w:r>
      <w:r>
        <w:t>in each</w:t>
      </w:r>
      <w:r w:rsidRPr="00733E59">
        <w:t xml:space="preserve"> period subject to </w:t>
      </w:r>
      <w:r>
        <w:t>a</w:t>
      </w:r>
      <w:r w:rsidRPr="00733E59">
        <w:t xml:space="preserve"> budget constraint.</w:t>
      </w:r>
      <w:r>
        <w:t xml:space="preserve"> Each</w:t>
      </w:r>
      <w:r w:rsidRPr="00733E59">
        <w:t xml:space="preserve"> representative household is endowed with </w:t>
      </w:r>
      <w:r>
        <w:t xml:space="preserve">primary factors, including </w:t>
      </w:r>
      <w:r w:rsidRPr="00733E59">
        <w:t>capital, labor, natural resources</w:t>
      </w:r>
      <w:r>
        <w:t>,</w:t>
      </w:r>
      <w:r w:rsidRPr="00733E59">
        <w:t xml:space="preserve"> and land inputs. The value of the production factors owned by each representative household depends on </w:t>
      </w:r>
      <w:r w:rsidR="005A078E">
        <w:t>market conditions</w:t>
      </w:r>
      <w:r w:rsidRPr="00733E59">
        <w:t xml:space="preserve"> in each region. </w:t>
      </w:r>
      <w:r>
        <w:t>H</w:t>
      </w:r>
      <w:r w:rsidRPr="00733E59">
        <w:t>ousehold income come</w:t>
      </w:r>
      <w:r>
        <w:t>s</w:t>
      </w:r>
      <w:r w:rsidRPr="00733E59">
        <w:t xml:space="preserve"> from the sale </w:t>
      </w:r>
      <w:r w:rsidR="005A078E">
        <w:t xml:space="preserve">or rental </w:t>
      </w:r>
      <w:r w:rsidRPr="00733E59">
        <w:t>of pr</w:t>
      </w:r>
      <w:r>
        <w:t>imary</w:t>
      </w:r>
      <w:r w:rsidRPr="00733E59">
        <w:t xml:space="preserve"> factors to the firms</w:t>
      </w:r>
      <w:r>
        <w:t xml:space="preserve"> that</w:t>
      </w:r>
      <w:r w:rsidRPr="00733E59">
        <w:t xml:space="preserve"> use </w:t>
      </w:r>
      <w:r>
        <w:t xml:space="preserve">these </w:t>
      </w:r>
      <w:r w:rsidRPr="00733E59">
        <w:t xml:space="preserve">factors to produce goods and services that </w:t>
      </w:r>
      <w:r w:rsidR="005A078E">
        <w:t xml:space="preserve">are purchased </w:t>
      </w:r>
      <w:r w:rsidRPr="00733E59">
        <w:t xml:space="preserve">as </w:t>
      </w:r>
      <w:r w:rsidR="005A078E">
        <w:t xml:space="preserve">production inputs, public and private </w:t>
      </w:r>
      <w:r w:rsidRPr="00733E59">
        <w:t>consumption</w:t>
      </w:r>
      <w:r w:rsidR="005A078E">
        <w:t>, investment, and foreign demand (i.e., exports)</w:t>
      </w:r>
      <w:r w:rsidRPr="00733E59">
        <w:t>.</w:t>
      </w:r>
    </w:p>
    <w:p w:rsidRPr="00733E59" w:rsidR="0076003E" w:rsidP="0076003E" w:rsidRDefault="0076003E" w14:paraId="5E6E79EA" w14:textId="7E9291F2">
      <w:pPr>
        <w:pStyle w:val="TableTitle"/>
      </w:pPr>
      <w:bookmarkStart w:name="_Toc503449453" w:id="44"/>
      <w:bookmarkStart w:name="_Toc503767007" w:id="45"/>
      <w:bookmarkStart w:name="_Toc120007931" w:id="46"/>
      <w:r>
        <w:t>Table 3-</w:t>
      </w:r>
      <w:r w:rsidR="00DD3372">
        <w:t>4</w:t>
      </w:r>
      <w:r>
        <w:t>.</w:t>
      </w:r>
      <w:r w:rsidRPr="00733E59">
        <w:t xml:space="preserve"> </w:t>
      </w:r>
      <w:r>
        <w:tab/>
      </w:r>
      <w:r w:rsidRPr="00733E59">
        <w:t xml:space="preserve">Elasticity of </w:t>
      </w:r>
      <w:r>
        <w:t>S</w:t>
      </w:r>
      <w:r w:rsidRPr="00733E59">
        <w:t>ubstitution in ADAGE</w:t>
      </w:r>
      <w:bookmarkEnd w:id="44"/>
      <w:bookmarkEnd w:id="45"/>
      <w:bookmarkEnd w:id="46"/>
    </w:p>
    <w:tbl>
      <w:tblPr>
        <w:tblW w:w="5000" w:type="pct"/>
        <w:tblBorders>
          <w:top w:val="double" w:color="auto" w:sz="4" w:space="0"/>
          <w:bottom w:val="double" w:color="auto" w:sz="4" w:space="0"/>
          <w:insideH w:val="single" w:color="auto" w:sz="4" w:space="0"/>
        </w:tblBorders>
        <w:tblLayout w:type="fixed"/>
        <w:tblCellMar>
          <w:left w:w="72" w:type="dxa"/>
          <w:right w:w="72" w:type="dxa"/>
        </w:tblCellMar>
        <w:tblLook w:val="04A0" w:firstRow="1" w:lastRow="0" w:firstColumn="1" w:lastColumn="0" w:noHBand="0" w:noVBand="1"/>
      </w:tblPr>
      <w:tblGrid>
        <w:gridCol w:w="592"/>
        <w:gridCol w:w="3977"/>
        <w:gridCol w:w="937"/>
        <w:gridCol w:w="3404"/>
      </w:tblGrid>
      <w:tr w:rsidRPr="00733E59" w:rsidR="0076003E" w:rsidTr="00DD3372" w14:paraId="407DE533" w14:textId="77777777">
        <w:trPr>
          <w:cantSplit/>
        </w:trPr>
        <w:tc>
          <w:tcPr>
            <w:tcW w:w="332" w:type="pct"/>
            <w:shd w:val="clear" w:color="auto" w:fill="auto"/>
            <w:noWrap/>
            <w:vAlign w:val="center"/>
            <w:hideMark/>
          </w:tcPr>
          <w:p w:rsidRPr="00733E59" w:rsidR="0076003E" w:rsidP="0076003E" w:rsidRDefault="0076003E" w14:paraId="4F47F7AC" w14:textId="77777777">
            <w:pPr>
              <w:pStyle w:val="TableHeader"/>
            </w:pPr>
            <w:proofErr w:type="spellStart"/>
            <w:r w:rsidRPr="2F32AA2D">
              <w:t>σ</w:t>
            </w:r>
            <w:r w:rsidRPr="2F32AA2D">
              <w:rPr>
                <w:vertAlign w:val="subscript"/>
              </w:rPr>
              <w:t>j</w:t>
            </w:r>
            <w:proofErr w:type="spellEnd"/>
          </w:p>
        </w:tc>
        <w:tc>
          <w:tcPr>
            <w:tcW w:w="2232" w:type="pct"/>
            <w:shd w:val="clear" w:color="auto" w:fill="auto"/>
            <w:noWrap/>
            <w:vAlign w:val="center"/>
            <w:hideMark/>
          </w:tcPr>
          <w:p w:rsidRPr="00733E59" w:rsidR="0076003E" w:rsidP="0076003E" w:rsidRDefault="0076003E" w14:paraId="16F57062" w14:textId="77777777">
            <w:pPr>
              <w:pStyle w:val="TableHeader"/>
            </w:pPr>
            <w:r w:rsidRPr="2F32AA2D">
              <w:t>Description</w:t>
            </w:r>
          </w:p>
        </w:tc>
        <w:tc>
          <w:tcPr>
            <w:tcW w:w="526" w:type="pct"/>
            <w:shd w:val="clear" w:color="auto" w:fill="auto"/>
            <w:noWrap/>
            <w:vAlign w:val="center"/>
            <w:hideMark/>
          </w:tcPr>
          <w:p w:rsidRPr="00733E59" w:rsidR="0076003E" w:rsidP="0076003E" w:rsidRDefault="0076003E" w14:paraId="60E50C7B" w14:textId="77777777">
            <w:pPr>
              <w:pStyle w:val="TableHeader"/>
            </w:pPr>
            <w:r w:rsidRPr="2F32AA2D">
              <w:t>Value</w:t>
            </w:r>
          </w:p>
        </w:tc>
        <w:tc>
          <w:tcPr>
            <w:tcW w:w="1910" w:type="pct"/>
            <w:shd w:val="clear" w:color="auto" w:fill="auto"/>
            <w:noWrap/>
            <w:vAlign w:val="center"/>
            <w:hideMark/>
          </w:tcPr>
          <w:p w:rsidRPr="00733E59" w:rsidR="0076003E" w:rsidP="0076003E" w:rsidRDefault="0076003E" w14:paraId="4E1CC351" w14:textId="77777777">
            <w:pPr>
              <w:pStyle w:val="TableHeader"/>
            </w:pPr>
            <w:r w:rsidRPr="2F32AA2D">
              <w:t>Comments</w:t>
            </w:r>
          </w:p>
        </w:tc>
      </w:tr>
      <w:tr w:rsidRPr="008179AB" w:rsidR="0076003E" w:rsidTr="00DD3372" w14:paraId="4BF417C2" w14:textId="77777777">
        <w:trPr>
          <w:cantSplit/>
        </w:trPr>
        <w:tc>
          <w:tcPr>
            <w:tcW w:w="2564" w:type="pct"/>
            <w:gridSpan w:val="2"/>
            <w:tcBorders>
              <w:bottom w:val="single" w:color="auto" w:sz="4" w:space="0"/>
            </w:tcBorders>
            <w:shd w:val="clear" w:color="auto" w:fill="auto"/>
            <w:noWrap/>
            <w:hideMark/>
          </w:tcPr>
          <w:p w:rsidRPr="008179AB" w:rsidR="0076003E" w:rsidP="0076003E" w:rsidRDefault="0076003E" w14:paraId="38CEA926" w14:textId="77777777">
            <w:pPr>
              <w:pStyle w:val="TableText"/>
              <w:spacing w:before="0" w:after="0"/>
              <w:rPr>
                <w:b/>
                <w:color w:val="000000" w:themeColor="text1"/>
              </w:rPr>
            </w:pPr>
            <w:r w:rsidRPr="008179AB">
              <w:rPr>
                <w:b/>
                <w:color w:val="000000"/>
              </w:rPr>
              <w:t>Household Consumption</w:t>
            </w:r>
          </w:p>
        </w:tc>
        <w:tc>
          <w:tcPr>
            <w:tcW w:w="526" w:type="pct"/>
            <w:tcBorders>
              <w:bottom w:val="single" w:color="auto" w:sz="4" w:space="0"/>
            </w:tcBorders>
            <w:shd w:val="clear" w:color="auto" w:fill="auto"/>
            <w:noWrap/>
            <w:hideMark/>
          </w:tcPr>
          <w:p w:rsidRPr="008179AB" w:rsidR="0076003E" w:rsidP="0076003E" w:rsidRDefault="0076003E" w14:paraId="6B3BE58D" w14:textId="77777777">
            <w:pPr>
              <w:pStyle w:val="TableText"/>
              <w:spacing w:before="0" w:after="0"/>
              <w:rPr>
                <w:b/>
                <w:color w:val="000000" w:themeColor="text1"/>
              </w:rPr>
            </w:pPr>
            <w:r w:rsidRPr="008179AB">
              <w:rPr>
                <w:b/>
                <w:color w:val="000000" w:themeColor="text1"/>
              </w:rPr>
              <w:t> </w:t>
            </w:r>
          </w:p>
        </w:tc>
        <w:tc>
          <w:tcPr>
            <w:tcW w:w="1910" w:type="pct"/>
            <w:tcBorders>
              <w:bottom w:val="single" w:color="auto" w:sz="4" w:space="0"/>
            </w:tcBorders>
            <w:shd w:val="clear" w:color="auto" w:fill="auto"/>
            <w:noWrap/>
            <w:hideMark/>
          </w:tcPr>
          <w:p w:rsidRPr="008179AB" w:rsidR="0076003E" w:rsidP="0076003E" w:rsidRDefault="0076003E" w14:paraId="73E24EC0" w14:textId="77777777">
            <w:pPr>
              <w:pStyle w:val="TableText"/>
              <w:spacing w:before="0" w:after="0"/>
              <w:rPr>
                <w:b/>
                <w:color w:val="000000" w:themeColor="text1"/>
              </w:rPr>
            </w:pPr>
            <w:r w:rsidRPr="008179AB">
              <w:rPr>
                <w:b/>
                <w:color w:val="000000" w:themeColor="text1"/>
              </w:rPr>
              <w:t> </w:t>
            </w:r>
          </w:p>
        </w:tc>
      </w:tr>
      <w:tr w:rsidRPr="00733E59" w:rsidR="0076003E" w:rsidTr="00DD3372" w14:paraId="73880E48" w14:textId="77777777">
        <w:trPr>
          <w:cantSplit/>
        </w:trPr>
        <w:tc>
          <w:tcPr>
            <w:tcW w:w="332" w:type="pct"/>
            <w:tcBorders>
              <w:top w:val="single" w:color="auto" w:sz="4" w:space="0"/>
              <w:bottom w:val="single" w:color="BFBFBF" w:themeColor="background1" w:themeShade="BF" w:sz="4" w:space="0"/>
            </w:tcBorders>
            <w:shd w:val="clear" w:color="auto" w:fill="auto"/>
            <w:noWrap/>
            <w:hideMark/>
          </w:tcPr>
          <w:p w:rsidRPr="00733E59" w:rsidR="0076003E" w:rsidP="0076003E" w:rsidRDefault="0076003E" w14:paraId="6E4038A1"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cl</w:t>
            </w:r>
            <w:proofErr w:type="spellEnd"/>
          </w:p>
        </w:tc>
        <w:tc>
          <w:tcPr>
            <w:tcW w:w="2232" w:type="pct"/>
            <w:tcBorders>
              <w:top w:val="single" w:color="auto" w:sz="4" w:space="0"/>
              <w:bottom w:val="single" w:color="BFBFBF" w:themeColor="background1" w:themeShade="BF" w:sz="4" w:space="0"/>
            </w:tcBorders>
            <w:shd w:val="clear" w:color="auto" w:fill="auto"/>
            <w:hideMark/>
          </w:tcPr>
          <w:p w:rsidRPr="00733E59" w:rsidR="0076003E" w:rsidP="0076003E" w:rsidRDefault="0076003E" w14:paraId="30C95972" w14:textId="77777777">
            <w:pPr>
              <w:pStyle w:val="TableText"/>
              <w:spacing w:before="0" w:after="0"/>
              <w:rPr>
                <w:color w:val="000000" w:themeColor="text1"/>
              </w:rPr>
            </w:pPr>
            <w:r w:rsidRPr="2F32AA2D">
              <w:rPr>
                <w:color w:val="000000" w:themeColor="text1"/>
              </w:rPr>
              <w:t>Total consumption and leisure</w:t>
            </w:r>
          </w:p>
        </w:tc>
        <w:tc>
          <w:tcPr>
            <w:tcW w:w="526" w:type="pct"/>
            <w:tcBorders>
              <w:top w:val="single" w:color="auto" w:sz="4" w:space="0"/>
              <w:bottom w:val="single" w:color="BFBFBF" w:themeColor="background1" w:themeShade="BF" w:sz="4" w:space="0"/>
            </w:tcBorders>
            <w:shd w:val="clear" w:color="auto" w:fill="auto"/>
            <w:noWrap/>
            <w:hideMark/>
          </w:tcPr>
          <w:p w:rsidRPr="00733E59" w:rsidR="0076003E" w:rsidP="0076003E" w:rsidRDefault="0076003E" w14:paraId="3779460D" w14:textId="57F5FF6D">
            <w:pPr>
              <w:pStyle w:val="TableText"/>
              <w:spacing w:before="0" w:after="0"/>
              <w:rPr>
                <w:color w:val="000000" w:themeColor="text1"/>
              </w:rPr>
            </w:pPr>
            <w:r w:rsidRPr="2F32AA2D">
              <w:rPr>
                <w:color w:val="000000" w:themeColor="text1"/>
              </w:rPr>
              <w:t>0.68</w:t>
            </w:r>
            <w:r w:rsidRPr="00A16A2C" w:rsidR="00DD3372">
              <w:rPr>
                <w:color w:val="000000" w:themeColor="text1"/>
              </w:rPr>
              <w:t>–</w:t>
            </w:r>
            <w:r w:rsidRPr="2F32AA2D">
              <w:rPr>
                <w:color w:val="000000" w:themeColor="text1"/>
              </w:rPr>
              <w:t>1.24</w:t>
            </w:r>
          </w:p>
        </w:tc>
        <w:tc>
          <w:tcPr>
            <w:tcW w:w="1910" w:type="pct"/>
            <w:tcBorders>
              <w:top w:val="single" w:color="auto" w:sz="4" w:space="0"/>
              <w:bottom w:val="single" w:color="BFBFBF" w:themeColor="background1" w:themeShade="BF" w:sz="4" w:space="0"/>
            </w:tcBorders>
            <w:shd w:val="clear" w:color="auto" w:fill="auto"/>
            <w:hideMark/>
          </w:tcPr>
          <w:p w:rsidRPr="00733E59" w:rsidR="0076003E" w:rsidP="0076003E" w:rsidRDefault="0076003E" w14:paraId="4281402E" w14:textId="286D821D">
            <w:pPr>
              <w:pStyle w:val="TableText"/>
              <w:spacing w:before="0" w:after="0"/>
              <w:rPr>
                <w:color w:val="000000" w:themeColor="text1"/>
              </w:rPr>
            </w:pPr>
            <w:r w:rsidRPr="2F32AA2D">
              <w:rPr>
                <w:color w:val="000000" w:themeColor="text1"/>
              </w:rPr>
              <w:t>Diff</w:t>
            </w:r>
            <w:r>
              <w:rPr>
                <w:color w:val="000000" w:themeColor="text1"/>
              </w:rPr>
              <w:t>er</w:t>
            </w:r>
            <w:r w:rsidRPr="2F32AA2D">
              <w:rPr>
                <w:color w:val="000000" w:themeColor="text1"/>
              </w:rPr>
              <w:t>s by region</w:t>
            </w:r>
          </w:p>
        </w:tc>
      </w:tr>
      <w:tr w:rsidRPr="00733E59" w:rsidR="0076003E" w:rsidTr="00DD3372" w14:paraId="65EB0BF7"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4598DDBC"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ct</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147F5FA0" w14:textId="5B1F2C47">
            <w:pPr>
              <w:pStyle w:val="TableText"/>
              <w:spacing w:before="0" w:after="0"/>
              <w:rPr>
                <w:color w:val="000000" w:themeColor="text1"/>
              </w:rPr>
            </w:pPr>
            <w:r w:rsidRPr="00733E59">
              <w:rPr>
                <w:color w:val="000000"/>
              </w:rPr>
              <w:t>Transportation and other goods</w:t>
            </w:r>
            <w:r w:rsidR="00B124DA">
              <w:rPr>
                <w:color w:val="000000"/>
              </w:rPr>
              <w:t>’</w:t>
            </w:r>
            <w:r w:rsidRPr="00733E59">
              <w:rPr>
                <w:color w:val="000000"/>
              </w:rPr>
              <w:t xml:space="preserve"> aggregates</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3213E919" w14:paraId="758426EF" w14:textId="0C255E37">
            <w:pPr>
              <w:pStyle w:val="TableText"/>
              <w:spacing w:before="0" w:after="0"/>
              <w:rPr>
                <w:color w:val="000000" w:themeColor="text1"/>
              </w:rPr>
            </w:pPr>
            <w:r w:rsidRPr="3035E430">
              <w:rPr>
                <w:color w:val="000000" w:themeColor="text1"/>
              </w:rPr>
              <w:t xml:space="preserve"> 0.5</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69D6864C" w14:textId="77777777">
            <w:pPr>
              <w:pStyle w:val="TableText"/>
              <w:spacing w:before="0" w:after="0"/>
              <w:rPr>
                <w:color w:val="000000" w:themeColor="text1"/>
              </w:rPr>
            </w:pPr>
            <w:r w:rsidRPr="2F32AA2D">
              <w:rPr>
                <w:color w:val="000000" w:themeColor="text1"/>
              </w:rPr>
              <w:t>Household consumption</w:t>
            </w:r>
          </w:p>
        </w:tc>
      </w:tr>
      <w:tr w:rsidRPr="00733E59" w:rsidR="0076003E" w:rsidTr="00DD3372" w14:paraId="3547CFDE"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0536F453"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tr</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2847D5B7" w14:textId="1FF26581">
            <w:pPr>
              <w:pStyle w:val="TableText"/>
              <w:spacing w:before="0" w:after="0"/>
              <w:rPr>
                <w:color w:val="000000" w:themeColor="text1"/>
              </w:rPr>
            </w:pPr>
            <w:r w:rsidRPr="2F32AA2D">
              <w:rPr>
                <w:color w:val="000000" w:themeColor="text1"/>
              </w:rPr>
              <w:t xml:space="preserve">Passenger and </w:t>
            </w:r>
            <w:r w:rsidRPr="3035E430" w:rsidR="65757431">
              <w:rPr>
                <w:color w:val="000000" w:themeColor="text1"/>
              </w:rPr>
              <w:t>non</w:t>
            </w:r>
            <w:r w:rsidRPr="3035E430" w:rsidR="1D2D4310">
              <w:rPr>
                <w:color w:val="000000" w:themeColor="text1"/>
              </w:rPr>
              <w:t>-</w:t>
            </w:r>
            <w:r w:rsidRPr="3035E430" w:rsidR="65757431">
              <w:rPr>
                <w:color w:val="000000" w:themeColor="text1"/>
              </w:rPr>
              <w:t>passenger</w:t>
            </w:r>
            <w:r w:rsidRPr="2F32AA2D">
              <w:rPr>
                <w:color w:val="000000" w:themeColor="text1"/>
              </w:rPr>
              <w:t xml:space="preserve"> transportation</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6DEA4D8" w14:textId="109C28FE">
            <w:pPr>
              <w:pStyle w:val="TableText"/>
              <w:spacing w:before="0" w:after="0"/>
              <w:rPr>
                <w:color w:val="000000" w:themeColor="text1"/>
              </w:rPr>
            </w:pPr>
            <w:r w:rsidRPr="2F32AA2D">
              <w:rPr>
                <w:color w:val="000000" w:themeColor="text1"/>
              </w:rPr>
              <w:t>0</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0666EABC" w14:textId="77777777">
            <w:pPr>
              <w:pStyle w:val="TableText"/>
              <w:spacing w:before="0" w:after="0"/>
              <w:rPr>
                <w:color w:val="000000" w:themeColor="text1"/>
              </w:rPr>
            </w:pPr>
            <w:r w:rsidRPr="2F32AA2D">
              <w:rPr>
                <w:color w:val="000000" w:themeColor="text1"/>
              </w:rPr>
              <w:t>Household consumption</w:t>
            </w:r>
          </w:p>
        </w:tc>
      </w:tr>
      <w:tr w:rsidRPr="00733E59" w:rsidR="0076003E" w:rsidTr="00DD3372" w14:paraId="1DD0EAAC"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1EFE3983"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tp</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19F12378" w14:textId="77777777">
            <w:pPr>
              <w:pStyle w:val="TableText"/>
              <w:spacing w:before="0" w:after="0"/>
              <w:rPr>
                <w:color w:val="000000" w:themeColor="text1"/>
              </w:rPr>
            </w:pPr>
            <w:r w:rsidRPr="2F32AA2D">
              <w:rPr>
                <w:color w:val="000000" w:themeColor="text1"/>
              </w:rPr>
              <w:t>Among passenger transportation</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3035E430" w:rsidRDefault="23F6DDF5" w14:paraId="52EA7401" w14:textId="51DD56EA">
            <w:pPr>
              <w:pStyle w:val="TableText"/>
              <w:spacing w:before="0" w:after="0" w:line="259" w:lineRule="auto"/>
              <w:rPr>
                <w:color w:val="000000" w:themeColor="text1"/>
              </w:rPr>
            </w:pPr>
            <w:r w:rsidRPr="3035E430">
              <w:rPr>
                <w:color w:val="000000" w:themeColor="text1"/>
              </w:rPr>
              <w:t>0.5</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07713A29" w14:textId="77777777">
            <w:pPr>
              <w:pStyle w:val="TableText"/>
              <w:spacing w:before="0" w:after="0"/>
              <w:rPr>
                <w:color w:val="000000" w:themeColor="text1"/>
              </w:rPr>
            </w:pPr>
            <w:r w:rsidRPr="2F32AA2D">
              <w:rPr>
                <w:color w:val="000000" w:themeColor="text1"/>
              </w:rPr>
              <w:t>Household consumption</w:t>
            </w:r>
          </w:p>
        </w:tc>
      </w:tr>
      <w:tr w:rsidRPr="00733E59" w:rsidR="0076003E" w:rsidTr="00DD3372" w14:paraId="5F570857"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72C78FAA"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tf</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CDF5C06" w14:textId="5B36FAD5">
            <w:pPr>
              <w:pStyle w:val="TableText"/>
              <w:spacing w:before="0" w:after="0"/>
              <w:rPr>
                <w:color w:val="000000" w:themeColor="text1"/>
              </w:rPr>
            </w:pPr>
            <w:r w:rsidRPr="2F32AA2D">
              <w:rPr>
                <w:color w:val="000000" w:themeColor="text1"/>
              </w:rPr>
              <w:t xml:space="preserve">Among </w:t>
            </w:r>
            <w:r w:rsidRPr="3035E430" w:rsidR="65757431">
              <w:rPr>
                <w:color w:val="000000" w:themeColor="text1"/>
              </w:rPr>
              <w:t>non</w:t>
            </w:r>
            <w:r w:rsidRPr="3035E430" w:rsidR="4707614A">
              <w:rPr>
                <w:color w:val="000000" w:themeColor="text1"/>
              </w:rPr>
              <w:t>-</w:t>
            </w:r>
            <w:r w:rsidRPr="3035E430" w:rsidR="65757431">
              <w:rPr>
                <w:color w:val="000000" w:themeColor="text1"/>
              </w:rPr>
              <w:t>passenger</w:t>
            </w:r>
            <w:r w:rsidRPr="2F32AA2D">
              <w:rPr>
                <w:color w:val="000000" w:themeColor="text1"/>
              </w:rPr>
              <w:t xml:space="preserve"> transportation</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3035E430" w:rsidRDefault="7D52388C" w14:paraId="4FDA4857" w14:textId="335C2327">
            <w:pPr>
              <w:pStyle w:val="TableText"/>
              <w:spacing w:before="0" w:after="0" w:line="259" w:lineRule="auto"/>
              <w:rPr>
                <w:color w:val="000000" w:themeColor="text1"/>
              </w:rPr>
            </w:pPr>
            <w:r w:rsidRPr="3035E430">
              <w:rPr>
                <w:color w:val="000000" w:themeColor="text1"/>
              </w:rPr>
              <w:t>0</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04161CAF" w14:textId="77777777">
            <w:pPr>
              <w:pStyle w:val="TableText"/>
              <w:spacing w:before="0" w:after="0"/>
              <w:rPr>
                <w:color w:val="000000" w:themeColor="text1"/>
              </w:rPr>
            </w:pPr>
            <w:r w:rsidRPr="2F32AA2D">
              <w:rPr>
                <w:color w:val="000000" w:themeColor="text1"/>
              </w:rPr>
              <w:t>Household consumption</w:t>
            </w:r>
          </w:p>
        </w:tc>
      </w:tr>
      <w:tr w:rsidRPr="00733E59" w:rsidR="0076003E" w:rsidTr="00DD3372" w14:paraId="5A2569E7"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28E7D63C"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tpf</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1129376" w14:textId="77777777">
            <w:pPr>
              <w:pStyle w:val="TableText"/>
              <w:spacing w:before="0" w:after="0"/>
              <w:rPr>
                <w:color w:val="000000" w:themeColor="text1"/>
              </w:rPr>
            </w:pPr>
            <w:r w:rsidRPr="2F32AA2D">
              <w:rPr>
                <w:color w:val="000000" w:themeColor="text1"/>
              </w:rPr>
              <w:t>Among conventional and AFVs transportation</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20B003A4" w14:textId="77777777">
            <w:pPr>
              <w:pStyle w:val="TableText"/>
              <w:spacing w:before="0" w:after="0"/>
              <w:rPr>
                <w:color w:val="000000" w:themeColor="text1"/>
              </w:rPr>
            </w:pPr>
            <w:r w:rsidRPr="2F32AA2D">
              <w:rPr>
                <w:color w:val="000000" w:themeColor="text1"/>
              </w:rPr>
              <w:t>∞</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1B886207" w14:textId="77777777">
            <w:pPr>
              <w:pStyle w:val="TableText"/>
              <w:spacing w:before="0" w:after="0"/>
              <w:rPr>
                <w:color w:val="000000" w:themeColor="text1"/>
              </w:rPr>
            </w:pPr>
            <w:r w:rsidRPr="2F32AA2D">
              <w:rPr>
                <w:color w:val="000000" w:themeColor="text1"/>
              </w:rPr>
              <w:t>Household consumption</w:t>
            </w:r>
          </w:p>
        </w:tc>
      </w:tr>
      <w:tr w:rsidRPr="00733E59" w:rsidR="0076003E" w:rsidTr="00DD3372" w14:paraId="29215FE0"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85CA812"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ch</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45A89C9F" w14:textId="11F71002">
            <w:pPr>
              <w:pStyle w:val="TableText"/>
              <w:spacing w:before="0" w:after="0"/>
              <w:rPr>
                <w:color w:val="000000" w:themeColor="text1"/>
              </w:rPr>
            </w:pPr>
            <w:r w:rsidRPr="2F32AA2D">
              <w:rPr>
                <w:color w:val="000000" w:themeColor="text1"/>
              </w:rPr>
              <w:t>Hous</w:t>
            </w:r>
            <w:r>
              <w:rPr>
                <w:color w:val="000000" w:themeColor="text1"/>
              </w:rPr>
              <w:t>ing</w:t>
            </w:r>
            <w:r w:rsidRPr="2F32AA2D">
              <w:rPr>
                <w:color w:val="000000" w:themeColor="text1"/>
              </w:rPr>
              <w:t xml:space="preserve"> and energy-food-</w:t>
            </w:r>
            <w:r>
              <w:rPr>
                <w:color w:val="000000" w:themeColor="text1"/>
              </w:rPr>
              <w:t>goods-</w:t>
            </w:r>
            <w:r w:rsidRPr="2F32AA2D">
              <w:rPr>
                <w:color w:val="000000" w:themeColor="text1"/>
              </w:rPr>
              <w:t>service</w:t>
            </w:r>
            <w:r>
              <w:rPr>
                <w:color w:val="000000" w:themeColor="text1"/>
              </w:rPr>
              <w:t>s</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708D50AE" w14:textId="77777777">
            <w:pPr>
              <w:pStyle w:val="TableText"/>
              <w:spacing w:before="0" w:after="0"/>
              <w:rPr>
                <w:color w:val="000000" w:themeColor="text1"/>
              </w:rPr>
            </w:pPr>
            <w:r w:rsidRPr="2F32AA2D">
              <w:rPr>
                <w:color w:val="000000" w:themeColor="text1"/>
              </w:rPr>
              <w:t>1</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785D2A01" w14:textId="77777777">
            <w:pPr>
              <w:pStyle w:val="TableText"/>
              <w:spacing w:before="0" w:after="0"/>
              <w:rPr>
                <w:color w:val="000000" w:themeColor="text1"/>
              </w:rPr>
            </w:pPr>
            <w:r w:rsidRPr="2F32AA2D">
              <w:rPr>
                <w:color w:val="000000" w:themeColor="text1"/>
              </w:rPr>
              <w:t>Household consumption</w:t>
            </w:r>
          </w:p>
        </w:tc>
      </w:tr>
      <w:tr w:rsidRPr="00733E59" w:rsidR="0076003E" w:rsidTr="00DD3372" w14:paraId="1814ACA3" w14:textId="77777777">
        <w:trPr>
          <w:cantSplit/>
        </w:trPr>
        <w:tc>
          <w:tcPr>
            <w:tcW w:w="332" w:type="pct"/>
            <w:tcBorders>
              <w:top w:val="single" w:color="BFBFBF" w:themeColor="background1" w:themeShade="BF" w:sz="4" w:space="0"/>
              <w:bottom w:val="single" w:color="auto" w:sz="4" w:space="0"/>
            </w:tcBorders>
            <w:shd w:val="clear" w:color="auto" w:fill="auto"/>
            <w:noWrap/>
            <w:hideMark/>
          </w:tcPr>
          <w:p w:rsidRPr="00733E59" w:rsidR="0076003E" w:rsidP="0076003E" w:rsidRDefault="0076003E" w14:paraId="0067E36E"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c</w:t>
            </w:r>
            <w:proofErr w:type="spellEnd"/>
          </w:p>
        </w:tc>
        <w:tc>
          <w:tcPr>
            <w:tcW w:w="2232" w:type="pct"/>
            <w:tcBorders>
              <w:top w:val="single" w:color="BFBFBF" w:themeColor="background1" w:themeShade="BF" w:sz="4" w:space="0"/>
              <w:bottom w:val="single" w:color="auto" w:sz="4" w:space="0"/>
            </w:tcBorders>
            <w:shd w:val="clear" w:color="auto" w:fill="auto"/>
            <w:hideMark/>
          </w:tcPr>
          <w:p w:rsidRPr="00733E59" w:rsidR="0076003E" w:rsidP="0076003E" w:rsidRDefault="0076003E" w14:paraId="2C8C9847" w14:textId="77777777">
            <w:pPr>
              <w:pStyle w:val="TableText"/>
              <w:spacing w:before="0" w:after="0"/>
              <w:rPr>
                <w:color w:val="000000" w:themeColor="text1"/>
              </w:rPr>
            </w:pPr>
            <w:r w:rsidRPr="00733E59">
              <w:rPr>
                <w:color w:val="000000"/>
              </w:rPr>
              <w:t>Among energy, food</w:t>
            </w:r>
            <w:r>
              <w:rPr>
                <w:color w:val="000000"/>
              </w:rPr>
              <w:t>,</w:t>
            </w:r>
            <w:r w:rsidRPr="00733E59">
              <w:rPr>
                <w:color w:val="000000"/>
              </w:rPr>
              <w:t xml:space="preserve"> </w:t>
            </w:r>
            <w:r>
              <w:rPr>
                <w:color w:val="000000"/>
              </w:rPr>
              <w:t xml:space="preserve">goods, </w:t>
            </w:r>
            <w:r w:rsidRPr="00733E59">
              <w:rPr>
                <w:color w:val="000000"/>
              </w:rPr>
              <w:t>and service</w:t>
            </w:r>
            <w:r>
              <w:rPr>
                <w:color w:val="000000"/>
              </w:rPr>
              <w:t>s</w:t>
            </w:r>
          </w:p>
        </w:tc>
        <w:tc>
          <w:tcPr>
            <w:tcW w:w="526" w:type="pct"/>
            <w:tcBorders>
              <w:top w:val="single" w:color="BFBFBF" w:themeColor="background1" w:themeShade="BF" w:sz="4" w:space="0"/>
              <w:bottom w:val="single" w:color="auto" w:sz="4" w:space="0"/>
            </w:tcBorders>
            <w:shd w:val="clear" w:color="auto" w:fill="auto"/>
            <w:noWrap/>
            <w:hideMark/>
          </w:tcPr>
          <w:p w:rsidRPr="00733E59" w:rsidR="0076003E" w:rsidP="0076003E" w:rsidRDefault="0076003E" w14:paraId="28BAA0CE" w14:textId="77777777">
            <w:pPr>
              <w:pStyle w:val="TableText"/>
              <w:spacing w:before="0" w:after="0"/>
              <w:rPr>
                <w:color w:val="000000" w:themeColor="text1"/>
              </w:rPr>
            </w:pPr>
            <w:r w:rsidRPr="2F32AA2D">
              <w:rPr>
                <w:color w:val="000000" w:themeColor="text1"/>
              </w:rPr>
              <w:t>0.5</w:t>
            </w:r>
          </w:p>
        </w:tc>
        <w:tc>
          <w:tcPr>
            <w:tcW w:w="1910" w:type="pct"/>
            <w:tcBorders>
              <w:top w:val="single" w:color="BFBFBF" w:themeColor="background1" w:themeShade="BF" w:sz="4" w:space="0"/>
              <w:bottom w:val="single" w:color="auto" w:sz="4" w:space="0"/>
            </w:tcBorders>
            <w:shd w:val="clear" w:color="auto" w:fill="auto"/>
            <w:hideMark/>
          </w:tcPr>
          <w:p w:rsidRPr="00733E59" w:rsidR="0076003E" w:rsidP="0076003E" w:rsidRDefault="0076003E" w14:paraId="1AB7CBDD" w14:textId="77777777">
            <w:pPr>
              <w:pStyle w:val="TableText"/>
              <w:spacing w:before="0" w:after="0"/>
              <w:rPr>
                <w:color w:val="000000" w:themeColor="text1"/>
              </w:rPr>
            </w:pPr>
            <w:r w:rsidRPr="2F32AA2D">
              <w:rPr>
                <w:color w:val="000000" w:themeColor="text1"/>
              </w:rPr>
              <w:t>Household consumption</w:t>
            </w:r>
          </w:p>
        </w:tc>
      </w:tr>
      <w:tr w:rsidRPr="008179AB" w:rsidR="0076003E" w:rsidTr="004E04CD" w14:paraId="7BA90C4D" w14:textId="77777777">
        <w:trPr>
          <w:cantSplit/>
        </w:trPr>
        <w:tc>
          <w:tcPr>
            <w:tcW w:w="5000" w:type="pct"/>
            <w:gridSpan w:val="4"/>
            <w:tcBorders>
              <w:top w:val="single" w:color="auto" w:sz="4" w:space="0"/>
              <w:bottom w:val="single" w:color="auto" w:sz="4" w:space="0"/>
            </w:tcBorders>
            <w:shd w:val="clear" w:color="auto" w:fill="auto"/>
            <w:noWrap/>
            <w:hideMark/>
          </w:tcPr>
          <w:p w:rsidRPr="008179AB" w:rsidR="0076003E" w:rsidP="0076003E" w:rsidRDefault="0076003E" w14:paraId="6C2FAA66" w14:textId="77777777">
            <w:pPr>
              <w:pStyle w:val="TableText"/>
              <w:spacing w:before="0" w:after="0"/>
              <w:rPr>
                <w:b/>
                <w:bCs/>
                <w:color w:val="000000" w:themeColor="text1"/>
              </w:rPr>
            </w:pPr>
            <w:r w:rsidRPr="008179AB">
              <w:rPr>
                <w:b/>
                <w:bCs/>
                <w:color w:val="000000" w:themeColor="text1"/>
              </w:rPr>
              <w:t>Trade</w:t>
            </w:r>
          </w:p>
        </w:tc>
      </w:tr>
      <w:tr w:rsidRPr="00733E59" w:rsidR="0076003E" w:rsidTr="00DD3372" w14:paraId="6580A95E" w14:textId="77777777">
        <w:trPr>
          <w:cantSplit/>
        </w:trPr>
        <w:tc>
          <w:tcPr>
            <w:tcW w:w="332" w:type="pct"/>
            <w:vMerge w:val="restart"/>
            <w:tcBorders>
              <w:top w:val="single" w:color="auto" w:sz="4" w:space="0"/>
              <w:bottom w:val="single" w:color="BFBFBF" w:themeColor="background1" w:themeShade="BF" w:sz="4" w:space="0"/>
            </w:tcBorders>
            <w:shd w:val="clear" w:color="auto" w:fill="auto"/>
            <w:noWrap/>
            <w:vAlign w:val="center"/>
            <w:hideMark/>
          </w:tcPr>
          <w:p w:rsidRPr="00733E59" w:rsidR="0076003E" w:rsidP="004E04CD" w:rsidRDefault="0076003E" w14:paraId="1F49F2EA"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dm</w:t>
            </w:r>
            <w:proofErr w:type="spellEnd"/>
          </w:p>
        </w:tc>
        <w:tc>
          <w:tcPr>
            <w:tcW w:w="2232" w:type="pct"/>
            <w:vMerge w:val="restart"/>
            <w:tcBorders>
              <w:top w:val="single" w:color="auto" w:sz="4" w:space="0"/>
              <w:bottom w:val="single" w:color="BFBFBF" w:themeColor="background1" w:themeShade="BF" w:sz="4" w:space="0"/>
            </w:tcBorders>
            <w:shd w:val="clear" w:color="auto" w:fill="auto"/>
            <w:hideMark/>
          </w:tcPr>
          <w:p w:rsidRPr="00733E59" w:rsidR="0076003E" w:rsidP="004E04CD" w:rsidRDefault="0076003E" w14:paraId="72F8C81B" w14:textId="77777777">
            <w:pPr>
              <w:pStyle w:val="TableText"/>
              <w:spacing w:before="0" w:after="0"/>
              <w:rPr>
                <w:color w:val="000000" w:themeColor="text1"/>
              </w:rPr>
            </w:pPr>
            <w:r w:rsidRPr="2F32AA2D">
              <w:rPr>
                <w:color w:val="000000" w:themeColor="text1"/>
              </w:rPr>
              <w:t>Domestic goods and imports</w:t>
            </w:r>
          </w:p>
        </w:tc>
        <w:tc>
          <w:tcPr>
            <w:tcW w:w="526" w:type="pct"/>
            <w:tcBorders>
              <w:top w:val="single" w:color="auto" w:sz="4" w:space="0"/>
              <w:bottom w:val="single" w:color="BFBFBF" w:themeColor="background1" w:themeShade="BF" w:sz="4" w:space="0"/>
            </w:tcBorders>
            <w:shd w:val="clear" w:color="auto" w:fill="auto"/>
            <w:noWrap/>
            <w:hideMark/>
          </w:tcPr>
          <w:p w:rsidRPr="00733E59" w:rsidR="0076003E" w:rsidP="0076003E" w:rsidRDefault="0076003E" w14:paraId="4D21B07D" w14:textId="77777777">
            <w:pPr>
              <w:pStyle w:val="TableText"/>
              <w:spacing w:before="0" w:after="0"/>
              <w:rPr>
                <w:color w:val="000000" w:themeColor="text1"/>
              </w:rPr>
            </w:pPr>
            <w:r w:rsidRPr="2F32AA2D">
              <w:rPr>
                <w:color w:val="000000" w:themeColor="text1"/>
              </w:rPr>
              <w:t>4</w:t>
            </w:r>
          </w:p>
        </w:tc>
        <w:tc>
          <w:tcPr>
            <w:tcW w:w="1910" w:type="pct"/>
            <w:tcBorders>
              <w:top w:val="single" w:color="auto" w:sz="4" w:space="0"/>
              <w:bottom w:val="single" w:color="BFBFBF" w:themeColor="background1" w:themeShade="BF" w:sz="4" w:space="0"/>
            </w:tcBorders>
            <w:shd w:val="clear" w:color="auto" w:fill="auto"/>
            <w:hideMark/>
          </w:tcPr>
          <w:p w:rsidRPr="00733E59" w:rsidR="0076003E" w:rsidP="0076003E" w:rsidRDefault="0076003E" w14:paraId="207C8ED8" w14:textId="77777777">
            <w:pPr>
              <w:pStyle w:val="TableText"/>
              <w:spacing w:before="0" w:after="0"/>
              <w:rPr>
                <w:color w:val="000000" w:themeColor="text1"/>
              </w:rPr>
            </w:pPr>
            <w:r w:rsidRPr="2F32AA2D">
              <w:rPr>
                <w:color w:val="000000" w:themeColor="text1"/>
              </w:rPr>
              <w:t>All sectors other than electricity and ag</w:t>
            </w:r>
          </w:p>
        </w:tc>
      </w:tr>
      <w:tr w:rsidRPr="00733E59" w:rsidR="0076003E" w:rsidTr="00882836" w14:paraId="48E01F44" w14:textId="77777777">
        <w:trPr>
          <w:cantSplit/>
        </w:trPr>
        <w:tc>
          <w:tcPr>
            <w:tcW w:w="332" w:type="pct"/>
            <w:vMerge/>
            <w:vAlign w:val="center"/>
            <w:hideMark/>
          </w:tcPr>
          <w:p w:rsidRPr="00733E59" w:rsidR="0076003E" w:rsidP="004E04CD" w:rsidRDefault="0076003E" w14:paraId="13EE5E22" w14:textId="77777777">
            <w:pPr>
              <w:pStyle w:val="TableText"/>
              <w:spacing w:before="0" w:after="0"/>
              <w:rPr>
                <w:color w:val="000000"/>
              </w:rPr>
            </w:pPr>
          </w:p>
        </w:tc>
        <w:tc>
          <w:tcPr>
            <w:tcW w:w="2232" w:type="pct"/>
            <w:vMerge/>
            <w:tcBorders>
              <w:bottom w:val="nil"/>
            </w:tcBorders>
            <w:hideMark/>
          </w:tcPr>
          <w:p w:rsidRPr="00733E59" w:rsidR="0076003E" w:rsidP="004E04CD" w:rsidRDefault="0076003E" w14:paraId="3A9DEFCE" w14:textId="77777777">
            <w:pPr>
              <w:pStyle w:val="TableText"/>
              <w:spacing w:before="0" w:after="0"/>
              <w:rPr>
                <w:color w:val="000000"/>
              </w:rPr>
            </w:pPr>
          </w:p>
        </w:tc>
        <w:tc>
          <w:tcPr>
            <w:tcW w:w="526" w:type="pct"/>
            <w:tcBorders>
              <w:top w:val="single" w:color="BFBFBF" w:themeColor="background1" w:themeShade="BF" w:sz="4" w:space="0"/>
              <w:bottom w:val="nil"/>
            </w:tcBorders>
            <w:shd w:val="clear" w:color="auto" w:fill="auto"/>
            <w:noWrap/>
            <w:hideMark/>
          </w:tcPr>
          <w:p w:rsidRPr="00733E59" w:rsidR="0076003E" w:rsidP="0076003E" w:rsidRDefault="0076003E" w14:paraId="5805872E" w14:textId="77777777">
            <w:pPr>
              <w:pStyle w:val="TableText"/>
              <w:spacing w:before="0" w:after="0"/>
              <w:rPr>
                <w:color w:val="000000" w:themeColor="text1"/>
              </w:rPr>
            </w:pPr>
            <w:r w:rsidRPr="2F32AA2D">
              <w:rPr>
                <w:color w:val="000000" w:themeColor="text1"/>
              </w:rPr>
              <w:t>0.3</w:t>
            </w:r>
          </w:p>
        </w:tc>
        <w:tc>
          <w:tcPr>
            <w:tcW w:w="1910" w:type="pct"/>
            <w:tcBorders>
              <w:top w:val="single" w:color="BFBFBF" w:themeColor="background1" w:themeShade="BF" w:sz="4" w:space="0"/>
              <w:bottom w:val="nil"/>
            </w:tcBorders>
            <w:shd w:val="clear" w:color="auto" w:fill="auto"/>
            <w:hideMark/>
          </w:tcPr>
          <w:p w:rsidRPr="00733E59" w:rsidR="0076003E" w:rsidP="0076003E" w:rsidRDefault="0076003E" w14:paraId="671FC547" w14:textId="77777777">
            <w:pPr>
              <w:pStyle w:val="TableText"/>
              <w:spacing w:before="0" w:after="0"/>
              <w:rPr>
                <w:color w:val="000000" w:themeColor="text1"/>
              </w:rPr>
            </w:pPr>
            <w:r w:rsidRPr="2F32AA2D">
              <w:rPr>
                <w:color w:val="000000" w:themeColor="text1"/>
              </w:rPr>
              <w:t>Electricity and ag</w:t>
            </w:r>
          </w:p>
        </w:tc>
      </w:tr>
      <w:tr w:rsidRPr="00733E59" w:rsidR="0076003E" w:rsidTr="00882836" w14:paraId="3C527E36" w14:textId="77777777">
        <w:trPr>
          <w:cantSplit/>
        </w:trPr>
        <w:tc>
          <w:tcPr>
            <w:tcW w:w="332" w:type="pct"/>
            <w:vMerge w:val="restar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591C51D0"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mm</w:t>
            </w:r>
            <w:proofErr w:type="spellEnd"/>
          </w:p>
        </w:tc>
        <w:tc>
          <w:tcPr>
            <w:tcW w:w="2232" w:type="pct"/>
            <w:vMerge w:val="restart"/>
            <w:tcBorders>
              <w:top w:val="nil"/>
              <w:bottom w:val="nil"/>
            </w:tcBorders>
            <w:shd w:val="clear" w:color="auto" w:fill="auto"/>
            <w:hideMark/>
          </w:tcPr>
          <w:p w:rsidRPr="00733E59" w:rsidR="0076003E" w:rsidP="004E04CD" w:rsidRDefault="0076003E" w14:paraId="2E7B77CC" w14:textId="5203A429">
            <w:pPr>
              <w:pStyle w:val="TableText"/>
              <w:spacing w:before="0" w:after="0"/>
              <w:rPr>
                <w:color w:val="000000" w:themeColor="text1"/>
              </w:rPr>
            </w:pPr>
            <w:r w:rsidRPr="2F32AA2D">
              <w:rPr>
                <w:color w:val="000000" w:themeColor="text1"/>
              </w:rPr>
              <w:t xml:space="preserve">Among </w:t>
            </w:r>
            <w:r w:rsidRPr="3035E430" w:rsidR="65757431">
              <w:rPr>
                <w:color w:val="000000" w:themeColor="text1"/>
              </w:rPr>
              <w:t>import</w:t>
            </w:r>
            <w:r w:rsidRPr="3035E430" w:rsidR="028580E0">
              <w:rPr>
                <w:color w:val="000000" w:themeColor="text1"/>
              </w:rPr>
              <w:t>s</w:t>
            </w:r>
            <w:r w:rsidRPr="2F32AA2D">
              <w:rPr>
                <w:color w:val="000000" w:themeColor="text1"/>
              </w:rPr>
              <w:t xml:space="preserve"> from different regions</w:t>
            </w:r>
          </w:p>
        </w:tc>
        <w:tc>
          <w:tcPr>
            <w:tcW w:w="526" w:type="pct"/>
            <w:tcBorders>
              <w:top w:val="nil"/>
              <w:bottom w:val="nil"/>
            </w:tcBorders>
            <w:shd w:val="clear" w:color="auto" w:fill="auto"/>
            <w:noWrap/>
            <w:hideMark/>
          </w:tcPr>
          <w:p w:rsidRPr="00733E59" w:rsidR="0076003E" w:rsidP="0076003E" w:rsidRDefault="0076003E" w14:paraId="51AFA1C7" w14:textId="77777777">
            <w:pPr>
              <w:pStyle w:val="TableText"/>
              <w:spacing w:before="0" w:after="0"/>
              <w:rPr>
                <w:color w:val="000000" w:themeColor="text1"/>
              </w:rPr>
            </w:pPr>
            <w:r w:rsidRPr="2F32AA2D">
              <w:rPr>
                <w:color w:val="000000" w:themeColor="text1"/>
              </w:rPr>
              <w:t>5</w:t>
            </w:r>
          </w:p>
        </w:tc>
        <w:tc>
          <w:tcPr>
            <w:tcW w:w="1910" w:type="pct"/>
            <w:tcBorders>
              <w:top w:val="nil"/>
              <w:bottom w:val="nil"/>
            </w:tcBorders>
            <w:shd w:val="clear" w:color="auto" w:fill="auto"/>
            <w:hideMark/>
          </w:tcPr>
          <w:p w:rsidRPr="00733E59" w:rsidR="0076003E" w:rsidP="0076003E" w:rsidRDefault="0076003E" w14:paraId="59DE32DF" w14:textId="77777777">
            <w:pPr>
              <w:pStyle w:val="TableText"/>
              <w:spacing w:before="0" w:after="0"/>
              <w:rPr>
                <w:color w:val="000000" w:themeColor="text1"/>
              </w:rPr>
            </w:pPr>
            <w:r w:rsidRPr="2F32AA2D">
              <w:rPr>
                <w:color w:val="000000" w:themeColor="text1"/>
              </w:rPr>
              <w:t>All sectors other than electricity and ag</w:t>
            </w:r>
          </w:p>
        </w:tc>
      </w:tr>
      <w:tr w:rsidRPr="00733E59" w:rsidR="0076003E" w:rsidTr="00882836" w14:paraId="6B2440A5" w14:textId="77777777">
        <w:trPr>
          <w:cantSplit/>
        </w:trPr>
        <w:tc>
          <w:tcPr>
            <w:tcW w:w="332" w:type="pct"/>
            <w:vMerge/>
            <w:vAlign w:val="center"/>
            <w:hideMark/>
          </w:tcPr>
          <w:p w:rsidRPr="00733E59" w:rsidR="0076003E" w:rsidP="004E04CD" w:rsidRDefault="0076003E" w14:paraId="43C0B85B" w14:textId="77777777">
            <w:pPr>
              <w:pStyle w:val="TableText"/>
              <w:spacing w:before="0" w:after="0"/>
              <w:rPr>
                <w:color w:val="000000"/>
              </w:rPr>
            </w:pPr>
          </w:p>
        </w:tc>
        <w:tc>
          <w:tcPr>
            <w:tcW w:w="2232" w:type="pct"/>
            <w:vMerge/>
            <w:tcBorders>
              <w:top w:val="nil"/>
              <w:bottom w:val="single" w:color="auto" w:sz="4" w:space="0"/>
            </w:tcBorders>
            <w:hideMark/>
          </w:tcPr>
          <w:p w:rsidRPr="00733E59" w:rsidR="0076003E" w:rsidP="004E04CD" w:rsidRDefault="0076003E" w14:paraId="536D539F" w14:textId="77777777">
            <w:pPr>
              <w:pStyle w:val="TableText"/>
              <w:spacing w:before="0" w:after="0"/>
              <w:rPr>
                <w:color w:val="000000"/>
              </w:rPr>
            </w:pPr>
          </w:p>
        </w:tc>
        <w:tc>
          <w:tcPr>
            <w:tcW w:w="526" w:type="pct"/>
            <w:tcBorders>
              <w:top w:val="nil"/>
              <w:bottom w:val="single" w:color="auto" w:sz="4" w:space="0"/>
            </w:tcBorders>
            <w:shd w:val="clear" w:color="auto" w:fill="auto"/>
            <w:noWrap/>
            <w:hideMark/>
          </w:tcPr>
          <w:p w:rsidRPr="00733E59" w:rsidR="0076003E" w:rsidP="0076003E" w:rsidRDefault="0076003E" w14:paraId="242DEF6D" w14:textId="77777777">
            <w:pPr>
              <w:pStyle w:val="TableText"/>
              <w:spacing w:before="0" w:after="0"/>
              <w:rPr>
                <w:color w:val="000000" w:themeColor="text1"/>
              </w:rPr>
            </w:pPr>
            <w:r w:rsidRPr="2F32AA2D">
              <w:rPr>
                <w:color w:val="000000" w:themeColor="text1"/>
              </w:rPr>
              <w:t>0.5</w:t>
            </w:r>
          </w:p>
        </w:tc>
        <w:tc>
          <w:tcPr>
            <w:tcW w:w="1910" w:type="pct"/>
            <w:tcBorders>
              <w:top w:val="nil"/>
              <w:bottom w:val="single" w:color="auto" w:sz="4" w:space="0"/>
            </w:tcBorders>
            <w:shd w:val="clear" w:color="auto" w:fill="auto"/>
            <w:hideMark/>
          </w:tcPr>
          <w:p w:rsidRPr="00733E59" w:rsidR="0076003E" w:rsidP="0076003E" w:rsidRDefault="0076003E" w14:paraId="1146FB52" w14:textId="77777777">
            <w:pPr>
              <w:pStyle w:val="TableText"/>
              <w:spacing w:before="0" w:after="0"/>
              <w:rPr>
                <w:color w:val="000000" w:themeColor="text1"/>
              </w:rPr>
            </w:pPr>
            <w:r w:rsidRPr="2F32AA2D">
              <w:rPr>
                <w:color w:val="000000" w:themeColor="text1"/>
              </w:rPr>
              <w:t>Electricity and ag</w:t>
            </w:r>
          </w:p>
        </w:tc>
      </w:tr>
    </w:tbl>
    <w:p w:rsidRPr="00DD3372" w:rsidR="00882836" w:rsidP="00882836" w:rsidRDefault="00882836" w14:paraId="39389304" w14:textId="77777777">
      <w:pPr>
        <w:jc w:val="right"/>
        <w:rPr>
          <w:sz w:val="20"/>
        </w:rPr>
      </w:pPr>
      <w:r w:rsidRPr="00DD3372">
        <w:rPr>
          <w:sz w:val="20"/>
        </w:rPr>
        <w:t>(continued)</w:t>
      </w:r>
      <w:r w:rsidRPr="00DD3372">
        <w:rPr>
          <w:sz w:val="20"/>
        </w:rPr>
        <w:br w:type="page"/>
      </w:r>
    </w:p>
    <w:p w:rsidRPr="00733E59" w:rsidR="00882836" w:rsidP="00882836" w:rsidRDefault="00882836" w14:paraId="4A6CD62C" w14:textId="1354E506">
      <w:pPr>
        <w:pStyle w:val="TableTitleContinued"/>
      </w:pPr>
      <w:r>
        <w:t>Table 3-4.</w:t>
      </w:r>
      <w:r w:rsidRPr="00733E59">
        <w:t xml:space="preserve"> </w:t>
      </w:r>
      <w:r>
        <w:tab/>
      </w:r>
      <w:r w:rsidRPr="00733E59">
        <w:t xml:space="preserve">Elasticity of </w:t>
      </w:r>
      <w:r>
        <w:t>S</w:t>
      </w:r>
      <w:r w:rsidRPr="00733E59">
        <w:t>ubstitution in ADAGE</w:t>
      </w:r>
      <w:r>
        <w:t xml:space="preserve"> (continued)</w:t>
      </w:r>
    </w:p>
    <w:tbl>
      <w:tblPr>
        <w:tblW w:w="5000" w:type="pct"/>
        <w:tblBorders>
          <w:top w:val="double" w:color="auto" w:sz="4" w:space="0"/>
          <w:bottom w:val="double" w:color="auto" w:sz="4" w:space="0"/>
          <w:insideH w:val="single" w:color="auto" w:sz="4" w:space="0"/>
        </w:tblBorders>
        <w:tblLayout w:type="fixed"/>
        <w:tblCellMar>
          <w:left w:w="72" w:type="dxa"/>
          <w:right w:w="72" w:type="dxa"/>
        </w:tblCellMar>
        <w:tblLook w:val="04A0" w:firstRow="1" w:lastRow="0" w:firstColumn="1" w:lastColumn="0" w:noHBand="0" w:noVBand="1"/>
      </w:tblPr>
      <w:tblGrid>
        <w:gridCol w:w="592"/>
        <w:gridCol w:w="3977"/>
        <w:gridCol w:w="937"/>
        <w:gridCol w:w="3404"/>
      </w:tblGrid>
      <w:tr w:rsidRPr="00733E59" w:rsidR="00882836" w:rsidTr="00096E94" w14:paraId="1072C096" w14:textId="77777777">
        <w:trPr>
          <w:cantSplit/>
        </w:trPr>
        <w:tc>
          <w:tcPr>
            <w:tcW w:w="331" w:type="pct"/>
            <w:shd w:val="clear" w:color="auto" w:fill="auto"/>
            <w:noWrap/>
            <w:vAlign w:val="center"/>
            <w:hideMark/>
          </w:tcPr>
          <w:p w:rsidRPr="00733E59" w:rsidR="00882836" w:rsidP="00096E94" w:rsidRDefault="00882836" w14:paraId="4C612808" w14:textId="77777777">
            <w:pPr>
              <w:pStyle w:val="TableHeader"/>
            </w:pPr>
            <w:proofErr w:type="spellStart"/>
            <w:r w:rsidRPr="2F32AA2D">
              <w:t>σ</w:t>
            </w:r>
            <w:r w:rsidRPr="2F32AA2D">
              <w:rPr>
                <w:vertAlign w:val="subscript"/>
              </w:rPr>
              <w:t>j</w:t>
            </w:r>
            <w:proofErr w:type="spellEnd"/>
          </w:p>
        </w:tc>
        <w:tc>
          <w:tcPr>
            <w:tcW w:w="2231" w:type="pct"/>
            <w:shd w:val="clear" w:color="auto" w:fill="auto"/>
            <w:noWrap/>
            <w:vAlign w:val="center"/>
            <w:hideMark/>
          </w:tcPr>
          <w:p w:rsidRPr="00733E59" w:rsidR="00882836" w:rsidP="00096E94" w:rsidRDefault="00882836" w14:paraId="464990C6" w14:textId="77777777">
            <w:pPr>
              <w:pStyle w:val="TableHeader"/>
            </w:pPr>
            <w:r w:rsidRPr="2F32AA2D">
              <w:t>Description</w:t>
            </w:r>
          </w:p>
        </w:tc>
        <w:tc>
          <w:tcPr>
            <w:tcW w:w="526" w:type="pct"/>
            <w:shd w:val="clear" w:color="auto" w:fill="auto"/>
            <w:noWrap/>
            <w:vAlign w:val="center"/>
            <w:hideMark/>
          </w:tcPr>
          <w:p w:rsidRPr="00733E59" w:rsidR="00882836" w:rsidP="00096E94" w:rsidRDefault="00882836" w14:paraId="0F43DBEB" w14:textId="77777777">
            <w:pPr>
              <w:pStyle w:val="TableHeader"/>
            </w:pPr>
            <w:r w:rsidRPr="2F32AA2D">
              <w:t>Value</w:t>
            </w:r>
          </w:p>
        </w:tc>
        <w:tc>
          <w:tcPr>
            <w:tcW w:w="1912" w:type="pct"/>
            <w:shd w:val="clear" w:color="auto" w:fill="auto"/>
            <w:noWrap/>
            <w:vAlign w:val="center"/>
            <w:hideMark/>
          </w:tcPr>
          <w:p w:rsidRPr="00733E59" w:rsidR="00882836" w:rsidP="00096E94" w:rsidRDefault="00882836" w14:paraId="39586DA2" w14:textId="77777777">
            <w:pPr>
              <w:pStyle w:val="TableHeader"/>
            </w:pPr>
            <w:r w:rsidRPr="2F32AA2D">
              <w:t>Comments</w:t>
            </w:r>
          </w:p>
        </w:tc>
      </w:tr>
      <w:tr w:rsidRPr="008179AB" w:rsidR="0076003E" w:rsidTr="004E04CD" w14:paraId="25050BF5" w14:textId="77777777">
        <w:trPr>
          <w:cantSplit/>
        </w:trPr>
        <w:tc>
          <w:tcPr>
            <w:tcW w:w="5000" w:type="pct"/>
            <w:gridSpan w:val="4"/>
            <w:tcBorders>
              <w:top w:val="single" w:color="auto" w:sz="4" w:space="0"/>
              <w:bottom w:val="single" w:color="auto" w:sz="4" w:space="0"/>
            </w:tcBorders>
            <w:shd w:val="clear" w:color="auto" w:fill="auto"/>
            <w:noWrap/>
            <w:hideMark/>
          </w:tcPr>
          <w:p w:rsidRPr="008179AB" w:rsidR="0076003E" w:rsidP="0076003E" w:rsidRDefault="0076003E" w14:paraId="08F473A4" w14:textId="35A33D81">
            <w:pPr>
              <w:pStyle w:val="TableText"/>
              <w:spacing w:before="0" w:after="0"/>
              <w:rPr>
                <w:b/>
                <w:color w:val="000000" w:themeColor="text1"/>
              </w:rPr>
            </w:pPr>
            <w:r w:rsidRPr="008179AB">
              <w:rPr>
                <w:b/>
                <w:color w:val="000000"/>
              </w:rPr>
              <w:t>Sectoral Production</w:t>
            </w:r>
          </w:p>
        </w:tc>
      </w:tr>
      <w:tr w:rsidRPr="00733E59" w:rsidR="0076003E" w:rsidTr="00DD3372" w14:paraId="09B0EE97" w14:textId="77777777">
        <w:trPr>
          <w:cantSplit/>
        </w:trPr>
        <w:tc>
          <w:tcPr>
            <w:tcW w:w="332" w:type="pct"/>
            <w:tcBorders>
              <w:top w:val="single" w:color="auto" w:sz="4" w:space="0"/>
              <w:bottom w:val="single" w:color="BFBFBF" w:themeColor="background1" w:themeShade="BF" w:sz="4" w:space="0"/>
            </w:tcBorders>
            <w:shd w:val="clear" w:color="auto" w:fill="auto"/>
            <w:noWrap/>
            <w:vAlign w:val="center"/>
            <w:hideMark/>
          </w:tcPr>
          <w:p w:rsidRPr="00733E59" w:rsidR="0076003E" w:rsidP="004E04CD" w:rsidRDefault="0076003E" w14:paraId="4DA88461"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mat</w:t>
            </w:r>
            <w:proofErr w:type="spellEnd"/>
          </w:p>
        </w:tc>
        <w:tc>
          <w:tcPr>
            <w:tcW w:w="2232" w:type="pct"/>
            <w:tcBorders>
              <w:top w:val="single" w:color="auto" w:sz="4" w:space="0"/>
              <w:bottom w:val="single" w:color="BFBFBF" w:themeColor="background1" w:themeShade="BF" w:sz="4" w:space="0"/>
            </w:tcBorders>
            <w:shd w:val="clear" w:color="auto" w:fill="auto"/>
            <w:hideMark/>
          </w:tcPr>
          <w:p w:rsidRPr="00733E59" w:rsidR="0076003E" w:rsidP="004E04CD" w:rsidRDefault="0076003E" w14:paraId="54EB56ED" w14:textId="77777777">
            <w:pPr>
              <w:pStyle w:val="TableText"/>
              <w:spacing w:before="0" w:after="0"/>
              <w:rPr>
                <w:color w:val="000000" w:themeColor="text1"/>
              </w:rPr>
            </w:pPr>
            <w:r w:rsidRPr="2F32AA2D">
              <w:rPr>
                <w:color w:val="000000" w:themeColor="text1"/>
              </w:rPr>
              <w:t>Materials and energy/value-added</w:t>
            </w:r>
          </w:p>
        </w:tc>
        <w:tc>
          <w:tcPr>
            <w:tcW w:w="526" w:type="pct"/>
            <w:tcBorders>
              <w:top w:val="single" w:color="auto" w:sz="4" w:space="0"/>
              <w:bottom w:val="single" w:color="BFBFBF" w:themeColor="background1" w:themeShade="BF" w:sz="4" w:space="0"/>
            </w:tcBorders>
            <w:shd w:val="clear" w:color="auto" w:fill="auto"/>
            <w:noWrap/>
            <w:hideMark/>
          </w:tcPr>
          <w:p w:rsidRPr="00733E59" w:rsidR="0076003E" w:rsidP="0076003E" w:rsidRDefault="0076003E" w14:paraId="6372AC32" w14:textId="77777777">
            <w:pPr>
              <w:pStyle w:val="TableText"/>
              <w:spacing w:before="0" w:after="0"/>
              <w:rPr>
                <w:color w:val="000000" w:themeColor="text1"/>
              </w:rPr>
            </w:pPr>
            <w:r w:rsidRPr="2F32AA2D">
              <w:rPr>
                <w:color w:val="000000" w:themeColor="text1"/>
              </w:rPr>
              <w:t>0</w:t>
            </w:r>
          </w:p>
        </w:tc>
        <w:tc>
          <w:tcPr>
            <w:tcW w:w="1910" w:type="pct"/>
            <w:tcBorders>
              <w:top w:val="single" w:color="auto" w:sz="4" w:space="0"/>
              <w:bottom w:val="single" w:color="BFBFBF" w:themeColor="background1" w:themeShade="BF" w:sz="4" w:space="0"/>
            </w:tcBorders>
            <w:shd w:val="clear" w:color="auto" w:fill="auto"/>
            <w:hideMark/>
          </w:tcPr>
          <w:p w:rsidRPr="00733E59" w:rsidR="0076003E" w:rsidP="0076003E" w:rsidRDefault="0076003E" w14:paraId="4144DBCC" w14:textId="77777777">
            <w:pPr>
              <w:pStyle w:val="TableText"/>
              <w:spacing w:before="0" w:after="0"/>
              <w:rPr>
                <w:color w:val="000000" w:themeColor="text1"/>
              </w:rPr>
            </w:pPr>
            <w:r w:rsidRPr="2F32AA2D">
              <w:rPr>
                <w:color w:val="000000" w:themeColor="text1"/>
              </w:rPr>
              <w:t xml:space="preserve">All sectors </w:t>
            </w:r>
          </w:p>
        </w:tc>
      </w:tr>
      <w:tr w:rsidRPr="00733E59" w:rsidR="0076003E" w:rsidTr="00DD3372" w14:paraId="68BFB368" w14:textId="77777777">
        <w:trPr>
          <w:cantSplit/>
        </w:trPr>
        <w:tc>
          <w:tcPr>
            <w:tcW w:w="332" w:type="pct"/>
            <w:vMerge w:val="restar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63BDC349"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eva</w:t>
            </w:r>
            <w:proofErr w:type="spellEnd"/>
          </w:p>
        </w:tc>
        <w:tc>
          <w:tcPr>
            <w:tcW w:w="2232" w:type="pct"/>
            <w:vMerge w:val="restart"/>
            <w:tcBorders>
              <w:top w:val="single" w:color="BFBFBF" w:themeColor="background1" w:themeShade="BF" w:sz="4" w:space="0"/>
              <w:bottom w:val="single" w:color="BFBFBF" w:themeColor="background1" w:themeShade="BF" w:sz="4" w:space="0"/>
            </w:tcBorders>
            <w:shd w:val="clear" w:color="auto" w:fill="FFFFFF" w:themeFill="background1"/>
            <w:hideMark/>
          </w:tcPr>
          <w:p w:rsidRPr="00733E59" w:rsidR="0076003E" w:rsidP="004E04CD" w:rsidRDefault="0076003E" w14:paraId="01F9BCB6" w14:textId="77777777">
            <w:pPr>
              <w:pStyle w:val="TableText"/>
              <w:spacing w:before="0" w:after="0"/>
              <w:rPr>
                <w:color w:val="000000" w:themeColor="text1"/>
              </w:rPr>
            </w:pPr>
            <w:r w:rsidRPr="2F32AA2D">
              <w:rPr>
                <w:color w:val="000000" w:themeColor="text1"/>
              </w:rPr>
              <w:t>Energy and value-added</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4C948E3" w14:textId="3AE2C44A">
            <w:pPr>
              <w:pStyle w:val="TableText"/>
              <w:spacing w:before="0" w:after="0"/>
              <w:rPr>
                <w:color w:val="000000" w:themeColor="text1"/>
              </w:rPr>
            </w:pPr>
            <w:r w:rsidRPr="2F32AA2D">
              <w:rPr>
                <w:color w:val="000000" w:themeColor="text1"/>
              </w:rPr>
              <w:t>1</w:t>
            </w:r>
            <w:r w:rsidRPr="00A16A2C" w:rsidR="00DD3372">
              <w:rPr>
                <w:color w:val="000000" w:themeColor="text1"/>
              </w:rPr>
              <w:t>–</w:t>
            </w:r>
            <w:r w:rsidR="00F353ED">
              <w:rPr>
                <w:color w:val="000000" w:themeColor="text1"/>
              </w:rPr>
              <w:t>1.5</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F353ED" w14:paraId="18FE2435" w14:textId="05462AA9">
            <w:pPr>
              <w:pStyle w:val="TableText"/>
              <w:spacing w:before="0" w:after="0"/>
              <w:rPr>
                <w:color w:val="000000" w:themeColor="text1"/>
              </w:rPr>
            </w:pPr>
            <w:r>
              <w:rPr>
                <w:color w:val="000000" w:themeColor="text1"/>
              </w:rPr>
              <w:t>Start at 1 in 2010 and grow to 1.5</w:t>
            </w:r>
            <w:r w:rsidR="00326309">
              <w:rPr>
                <w:color w:val="000000" w:themeColor="text1"/>
              </w:rPr>
              <w:t xml:space="preserve"> </w:t>
            </w:r>
            <w:r w:rsidR="00D7163F">
              <w:rPr>
                <w:color w:val="000000" w:themeColor="text1"/>
              </w:rPr>
              <w:t xml:space="preserve">linearly </w:t>
            </w:r>
            <w:r w:rsidR="00326309">
              <w:rPr>
                <w:color w:val="000000" w:themeColor="text1"/>
              </w:rPr>
              <w:t>in 2050 for m</w:t>
            </w:r>
            <w:r w:rsidRPr="2F32AA2D" w:rsidR="0076003E">
              <w:rPr>
                <w:color w:val="000000" w:themeColor="text1"/>
              </w:rPr>
              <w:t>ost sectors other than electricity</w:t>
            </w:r>
            <w:r w:rsidR="00B20627">
              <w:rPr>
                <w:color w:val="000000" w:themeColor="text1"/>
              </w:rPr>
              <w:t xml:space="preserve"> </w:t>
            </w:r>
          </w:p>
        </w:tc>
      </w:tr>
      <w:tr w:rsidRPr="00733E59" w:rsidR="0076003E" w:rsidTr="00820799" w14:paraId="1840BFC5" w14:textId="77777777">
        <w:trPr>
          <w:cantSplit/>
        </w:trPr>
        <w:tc>
          <w:tcPr>
            <w:tcW w:w="332" w:type="pct"/>
            <w:vMerge/>
            <w:vAlign w:val="center"/>
            <w:hideMark/>
          </w:tcPr>
          <w:p w:rsidRPr="00733E59" w:rsidR="0076003E" w:rsidP="004E04CD" w:rsidRDefault="0076003E" w14:paraId="1D5298CA" w14:textId="77777777">
            <w:pPr>
              <w:pStyle w:val="TableText"/>
              <w:spacing w:before="0" w:after="0"/>
              <w:rPr>
                <w:color w:val="000000"/>
              </w:rPr>
            </w:pPr>
          </w:p>
        </w:tc>
        <w:tc>
          <w:tcPr>
            <w:tcW w:w="2232" w:type="pct"/>
            <w:vMerge/>
            <w:hideMark/>
          </w:tcPr>
          <w:p w:rsidRPr="00733E59" w:rsidR="0076003E" w:rsidP="004E04CD" w:rsidRDefault="0076003E" w14:paraId="04BC4877" w14:textId="77777777">
            <w:pPr>
              <w:pStyle w:val="TableText"/>
              <w:spacing w:before="0" w:after="0"/>
              <w:rPr>
                <w:color w:val="000000"/>
              </w:rPr>
            </w:pP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4634B0DB" w14:textId="6FDF474B">
            <w:pPr>
              <w:pStyle w:val="TableText"/>
              <w:spacing w:before="0" w:after="0"/>
              <w:rPr>
                <w:color w:val="000000" w:themeColor="text1"/>
              </w:rPr>
            </w:pPr>
            <w:r w:rsidRPr="2F32AA2D">
              <w:rPr>
                <w:color w:val="000000" w:themeColor="text1"/>
              </w:rPr>
              <w:t>0</w:t>
            </w:r>
          </w:p>
        </w:tc>
        <w:tc>
          <w:tcPr>
            <w:tcW w:w="1910"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E71A12A" w14:textId="77777777">
            <w:pPr>
              <w:pStyle w:val="TableText"/>
              <w:spacing w:before="0" w:after="0"/>
              <w:rPr>
                <w:color w:val="000000" w:themeColor="text1"/>
              </w:rPr>
            </w:pPr>
            <w:r w:rsidRPr="2F32AA2D">
              <w:rPr>
                <w:color w:val="000000" w:themeColor="text1"/>
              </w:rPr>
              <w:t>On-road transportation</w:t>
            </w:r>
          </w:p>
        </w:tc>
      </w:tr>
      <w:tr w:rsidRPr="00733E59" w:rsidR="0076003E" w:rsidTr="00820799" w14:paraId="530AB878" w14:textId="77777777">
        <w:trPr>
          <w:cantSplit/>
        </w:trPr>
        <w:tc>
          <w:tcPr>
            <w:tcW w:w="332" w:type="pct"/>
            <w:vMerge/>
            <w:vAlign w:val="center"/>
            <w:hideMark/>
          </w:tcPr>
          <w:p w:rsidRPr="00733E59" w:rsidR="0076003E" w:rsidP="004E04CD" w:rsidRDefault="0076003E" w14:paraId="0709B79F" w14:textId="77777777">
            <w:pPr>
              <w:pStyle w:val="TableText"/>
              <w:spacing w:before="0" w:after="0"/>
              <w:rPr>
                <w:color w:val="000000"/>
              </w:rPr>
            </w:pPr>
          </w:p>
        </w:tc>
        <w:tc>
          <w:tcPr>
            <w:tcW w:w="2232" w:type="pct"/>
            <w:vMerge/>
            <w:hideMark/>
          </w:tcPr>
          <w:p w:rsidRPr="00733E59" w:rsidR="0076003E" w:rsidP="004E04CD" w:rsidRDefault="0076003E" w14:paraId="1AD5F414" w14:textId="77777777">
            <w:pPr>
              <w:pStyle w:val="TableText"/>
              <w:spacing w:before="0" w:after="0"/>
              <w:rPr>
                <w:color w:val="000000"/>
              </w:rPr>
            </w:pPr>
          </w:p>
        </w:tc>
        <w:tc>
          <w:tcPr>
            <w:tcW w:w="526" w:type="pct"/>
            <w:tcBorders>
              <w:top w:val="single" w:color="BFBFBF" w:themeColor="background1" w:themeShade="BF" w:sz="4" w:space="0"/>
              <w:bottom w:val="single" w:color="auto" w:sz="4" w:space="0"/>
            </w:tcBorders>
            <w:shd w:val="clear" w:color="auto" w:fill="auto"/>
            <w:noWrap/>
            <w:hideMark/>
          </w:tcPr>
          <w:p w:rsidRPr="00733E59" w:rsidR="0076003E" w:rsidP="0076003E" w:rsidRDefault="0076003E" w14:paraId="1D016847" w14:textId="63BF0766">
            <w:pPr>
              <w:pStyle w:val="TableText"/>
              <w:spacing w:before="0" w:after="0"/>
              <w:rPr>
                <w:color w:val="000000" w:themeColor="text1"/>
              </w:rPr>
            </w:pPr>
            <w:r w:rsidRPr="2F32AA2D">
              <w:rPr>
                <w:color w:val="000000" w:themeColor="text1"/>
              </w:rPr>
              <w:t>0</w:t>
            </w:r>
          </w:p>
        </w:tc>
        <w:tc>
          <w:tcPr>
            <w:tcW w:w="1910" w:type="pct"/>
            <w:tcBorders>
              <w:top w:val="single" w:color="BFBFBF" w:themeColor="background1" w:themeShade="BF" w:sz="4" w:space="0"/>
              <w:bottom w:val="single" w:color="auto" w:sz="4" w:space="0"/>
            </w:tcBorders>
            <w:shd w:val="clear" w:color="auto" w:fill="auto"/>
            <w:noWrap/>
            <w:hideMark/>
          </w:tcPr>
          <w:p w:rsidRPr="00733E59" w:rsidR="0076003E" w:rsidP="0076003E" w:rsidRDefault="0076003E" w14:paraId="5A0A2A6F" w14:textId="77777777">
            <w:pPr>
              <w:pStyle w:val="TableText"/>
              <w:spacing w:before="0" w:after="0"/>
              <w:rPr>
                <w:color w:val="000000" w:themeColor="text1"/>
              </w:rPr>
            </w:pPr>
            <w:r w:rsidRPr="2F32AA2D">
              <w:rPr>
                <w:color w:val="000000" w:themeColor="text1"/>
              </w:rPr>
              <w:t>Conventional electricity generation</w:t>
            </w:r>
          </w:p>
        </w:tc>
      </w:tr>
      <w:tr w:rsidRPr="00733E59" w:rsidR="0076003E" w:rsidTr="00820799" w14:paraId="0E24FD00" w14:textId="77777777">
        <w:trPr>
          <w:cantSplit/>
        </w:trPr>
        <w:tc>
          <w:tcPr>
            <w:tcW w:w="332" w:type="pct"/>
            <w:vMerge w:val="restar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5D53ACC2"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enoe</w:t>
            </w:r>
            <w:proofErr w:type="spellEnd"/>
          </w:p>
        </w:tc>
        <w:tc>
          <w:tcPr>
            <w:tcW w:w="2232" w:type="pct"/>
            <w:vMerge w:val="restar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6E176E28" w14:textId="28910BB3">
            <w:pPr>
              <w:pStyle w:val="TableText"/>
              <w:spacing w:before="0" w:after="0"/>
              <w:rPr>
                <w:color w:val="000000" w:themeColor="text1"/>
              </w:rPr>
            </w:pPr>
            <w:r w:rsidRPr="2F32AA2D">
              <w:rPr>
                <w:color w:val="000000" w:themeColor="text1"/>
              </w:rPr>
              <w:t xml:space="preserve">Electricity and </w:t>
            </w:r>
            <w:proofErr w:type="spellStart"/>
            <w:r>
              <w:rPr>
                <w:color w:val="000000" w:themeColor="text1"/>
              </w:rPr>
              <w:t>non</w:t>
            </w:r>
            <w:r w:rsidRPr="2F32AA2D">
              <w:rPr>
                <w:color w:val="000000" w:themeColor="text1"/>
              </w:rPr>
              <w:t>electricity</w:t>
            </w:r>
            <w:proofErr w:type="spellEnd"/>
          </w:p>
        </w:tc>
        <w:tc>
          <w:tcPr>
            <w:tcW w:w="526" w:type="pct"/>
            <w:tcBorders>
              <w:top w:val="single" w:color="auto" w:sz="4" w:space="0"/>
              <w:bottom w:val="single" w:color="BFBFBF" w:themeColor="background1" w:themeShade="BF" w:sz="4" w:space="0"/>
            </w:tcBorders>
            <w:shd w:val="clear" w:color="auto" w:fill="auto"/>
            <w:noWrap/>
            <w:hideMark/>
          </w:tcPr>
          <w:p w:rsidRPr="00733E59" w:rsidR="0076003E" w:rsidP="0076003E" w:rsidRDefault="0076003E" w14:paraId="13E9F303" w14:textId="77777777">
            <w:pPr>
              <w:pStyle w:val="TableText"/>
              <w:spacing w:before="0" w:after="0"/>
              <w:rPr>
                <w:color w:val="000000" w:themeColor="text1"/>
              </w:rPr>
            </w:pPr>
            <w:r w:rsidRPr="2F32AA2D">
              <w:rPr>
                <w:color w:val="000000" w:themeColor="text1"/>
              </w:rPr>
              <w:t>0.5</w:t>
            </w:r>
          </w:p>
        </w:tc>
        <w:tc>
          <w:tcPr>
            <w:tcW w:w="1910" w:type="pct"/>
            <w:tcBorders>
              <w:top w:val="single" w:color="auto" w:sz="4" w:space="0"/>
              <w:bottom w:val="single" w:color="BFBFBF" w:themeColor="background1" w:themeShade="BF" w:sz="4" w:space="0"/>
            </w:tcBorders>
            <w:shd w:val="clear" w:color="auto" w:fill="auto"/>
            <w:noWrap/>
            <w:hideMark/>
          </w:tcPr>
          <w:p w:rsidRPr="00733E59" w:rsidR="0076003E" w:rsidP="0076003E" w:rsidRDefault="0076003E" w14:paraId="111C84F2" w14:textId="77777777">
            <w:pPr>
              <w:pStyle w:val="TableText"/>
              <w:spacing w:before="0" w:after="0"/>
              <w:rPr>
                <w:color w:val="000000" w:themeColor="text1"/>
              </w:rPr>
            </w:pPr>
            <w:r w:rsidRPr="2F32AA2D">
              <w:rPr>
                <w:color w:val="000000" w:themeColor="text1"/>
              </w:rPr>
              <w:t xml:space="preserve">Most sectors other than electricity </w:t>
            </w:r>
          </w:p>
        </w:tc>
      </w:tr>
      <w:tr w:rsidRPr="00733E59" w:rsidR="0076003E" w:rsidTr="00DD3372" w14:paraId="6A3EC718" w14:textId="77777777">
        <w:trPr>
          <w:cantSplit/>
        </w:trPr>
        <w:tc>
          <w:tcPr>
            <w:tcW w:w="332" w:type="pct"/>
            <w:vMerge/>
            <w:vAlign w:val="center"/>
            <w:hideMark/>
          </w:tcPr>
          <w:p w:rsidRPr="00733E59" w:rsidR="0076003E" w:rsidP="004E04CD" w:rsidRDefault="0076003E" w14:paraId="3C0AAE9C" w14:textId="77777777">
            <w:pPr>
              <w:pStyle w:val="TableText"/>
              <w:spacing w:before="0" w:after="0"/>
              <w:rPr>
                <w:color w:val="000000"/>
              </w:rPr>
            </w:pPr>
          </w:p>
        </w:tc>
        <w:tc>
          <w:tcPr>
            <w:tcW w:w="2232" w:type="pct"/>
            <w:vMerge/>
            <w:hideMark/>
          </w:tcPr>
          <w:p w:rsidRPr="00733E59" w:rsidR="0076003E" w:rsidP="004E04CD" w:rsidRDefault="0076003E" w14:paraId="00D966B3" w14:textId="77777777">
            <w:pPr>
              <w:pStyle w:val="TableText"/>
              <w:spacing w:before="0" w:after="0"/>
              <w:rPr>
                <w:color w:val="000000"/>
              </w:rPr>
            </w:pP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2F459434" w14:textId="77777777">
            <w:pPr>
              <w:pStyle w:val="TableText"/>
              <w:spacing w:before="0" w:after="0"/>
              <w:rPr>
                <w:color w:val="000000" w:themeColor="text1"/>
              </w:rPr>
            </w:pPr>
            <w:r w:rsidRPr="2F32AA2D">
              <w:rPr>
                <w:color w:val="000000" w:themeColor="text1"/>
              </w:rPr>
              <w:t>0</w:t>
            </w:r>
          </w:p>
        </w:tc>
        <w:tc>
          <w:tcPr>
            <w:tcW w:w="1910"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1B536B0E" w14:textId="77777777">
            <w:pPr>
              <w:pStyle w:val="TableText"/>
              <w:spacing w:before="0" w:after="0"/>
              <w:rPr>
                <w:color w:val="000000" w:themeColor="text1"/>
              </w:rPr>
            </w:pPr>
            <w:r w:rsidRPr="2F32AA2D">
              <w:rPr>
                <w:color w:val="000000" w:themeColor="text1"/>
              </w:rPr>
              <w:t>Electricity and second-generation biofuels</w:t>
            </w:r>
          </w:p>
        </w:tc>
      </w:tr>
      <w:tr w:rsidRPr="00733E59" w:rsidR="0076003E" w:rsidTr="00DD3372" w14:paraId="18656D56"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0568E576"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el</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A16A2C" w14:paraId="243793B8" w14:textId="5F7A8A12">
            <w:pPr>
              <w:pStyle w:val="TableText"/>
              <w:spacing w:before="0" w:after="0"/>
              <w:rPr>
                <w:color w:val="000000" w:themeColor="text1"/>
              </w:rPr>
            </w:pPr>
            <w:r>
              <w:rPr>
                <w:color w:val="000000" w:themeColor="text1"/>
              </w:rPr>
              <w:t>A</w:t>
            </w:r>
            <w:r w:rsidRPr="2F32AA2D" w:rsidR="0076003E">
              <w:rPr>
                <w:color w:val="000000" w:themeColor="text1"/>
              </w:rPr>
              <w:t>mong electricity generation technologies</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CE61F0" w14:paraId="032AC7FF" w14:textId="6EBACEEA">
            <w:pPr>
              <w:pStyle w:val="TableText"/>
              <w:spacing w:before="0" w:after="0"/>
              <w:rPr>
                <w:color w:val="000000" w:themeColor="text1"/>
              </w:rPr>
            </w:pPr>
            <w:r>
              <w:rPr>
                <w:color w:val="000000" w:themeColor="text1"/>
              </w:rPr>
              <w:t> </w:t>
            </w:r>
            <w:r w:rsidRPr="1BF41688" w:rsidR="18692BAD">
              <w:rPr>
                <w:color w:val="000000" w:themeColor="text1"/>
              </w:rPr>
              <w:t>0.3</w:t>
            </w:r>
          </w:p>
        </w:tc>
        <w:tc>
          <w:tcPr>
            <w:tcW w:w="1910"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1B47466C" w14:textId="77777777">
            <w:pPr>
              <w:pStyle w:val="TableText"/>
              <w:spacing w:before="0" w:after="0"/>
              <w:rPr>
                <w:color w:val="000000" w:themeColor="text1"/>
              </w:rPr>
            </w:pPr>
            <w:r w:rsidRPr="2F32AA2D">
              <w:rPr>
                <w:color w:val="000000" w:themeColor="text1"/>
              </w:rPr>
              <w:t>All electricity usage</w:t>
            </w:r>
          </w:p>
        </w:tc>
      </w:tr>
      <w:tr w:rsidRPr="00733E59" w:rsidR="0076003E" w:rsidTr="00DD3372" w14:paraId="679B7209"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06204D65"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en</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2045C44E" w14:textId="77777777">
            <w:pPr>
              <w:pStyle w:val="TableText"/>
              <w:spacing w:before="0" w:after="0"/>
              <w:rPr>
                <w:color w:val="000000" w:themeColor="text1"/>
              </w:rPr>
            </w:pPr>
            <w:r w:rsidRPr="00733E59">
              <w:rPr>
                <w:color w:val="000000"/>
              </w:rPr>
              <w:t>Among coal, gas</w:t>
            </w:r>
            <w:r>
              <w:rPr>
                <w:color w:val="000000"/>
              </w:rPr>
              <w:t>,</w:t>
            </w:r>
            <w:r w:rsidRPr="00733E59">
              <w:rPr>
                <w:color w:val="000000"/>
              </w:rPr>
              <w:t xml:space="preserve"> and oil</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2F88A90C" w14:textId="77777777">
            <w:pPr>
              <w:pStyle w:val="TableText"/>
              <w:spacing w:before="0" w:after="0"/>
              <w:rPr>
                <w:color w:val="000000" w:themeColor="text1"/>
              </w:rPr>
            </w:pPr>
            <w:r w:rsidRPr="2F32AA2D">
              <w:rPr>
                <w:color w:val="000000" w:themeColor="text1"/>
              </w:rPr>
              <w:t>1</w:t>
            </w:r>
          </w:p>
        </w:tc>
        <w:tc>
          <w:tcPr>
            <w:tcW w:w="1910"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28C9FA7E" w14:textId="77777777">
            <w:pPr>
              <w:pStyle w:val="TableText"/>
              <w:spacing w:before="0" w:after="0"/>
              <w:rPr>
                <w:color w:val="000000" w:themeColor="text1"/>
              </w:rPr>
            </w:pPr>
            <w:r w:rsidRPr="2F32AA2D">
              <w:rPr>
                <w:color w:val="000000" w:themeColor="text1"/>
              </w:rPr>
              <w:t>Most sectors</w:t>
            </w:r>
          </w:p>
        </w:tc>
      </w:tr>
      <w:tr w:rsidRPr="00733E59" w:rsidR="0076003E" w:rsidTr="00DD3372" w14:paraId="6312F7A3"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6DD033E3" w14:textId="65A5CBEE">
            <w:pPr>
              <w:pStyle w:val="TableText"/>
              <w:spacing w:before="0" w:after="0"/>
              <w:rPr>
                <w:color w:val="000000" w:themeColor="text1"/>
              </w:rPr>
            </w:pPr>
            <w:proofErr w:type="spellStart"/>
            <w:r w:rsidRPr="2F32AA2D">
              <w:rPr>
                <w:color w:val="000000" w:themeColor="text1"/>
              </w:rPr>
              <w:t>σ</w:t>
            </w:r>
            <w:r w:rsidR="004C6DA6">
              <w:rPr>
                <w:i/>
                <w:color w:val="000000" w:themeColor="text1"/>
                <w:vertAlign w:val="subscript"/>
              </w:rPr>
              <w:t>oe</w:t>
            </w:r>
            <w:r w:rsidRPr="2F32AA2D">
              <w:rPr>
                <w:i/>
                <w:color w:val="000000" w:themeColor="text1"/>
                <w:vertAlign w:val="subscript"/>
              </w:rPr>
              <w:t>g</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231782" w14:paraId="67636A52" w14:textId="5D38B1AA">
            <w:pPr>
              <w:pStyle w:val="TableText"/>
              <w:spacing w:before="0" w:after="0"/>
              <w:rPr>
                <w:color w:val="000000" w:themeColor="text1"/>
              </w:rPr>
            </w:pPr>
            <w:r>
              <w:rPr>
                <w:color w:val="000000" w:themeColor="text1"/>
              </w:rPr>
              <w:t>R</w:t>
            </w:r>
            <w:r w:rsidR="00230FDA">
              <w:rPr>
                <w:color w:val="000000" w:themeColor="text1"/>
              </w:rPr>
              <w:t>efined oil and biofuels</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BF2CA7E" w14:textId="6304B773">
            <w:pPr>
              <w:pStyle w:val="TableText"/>
              <w:spacing w:before="0" w:after="0"/>
              <w:rPr>
                <w:color w:val="000000" w:themeColor="text1"/>
              </w:rPr>
            </w:pP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230FDA" w14:paraId="5C4F2388" w14:textId="3012C2A8">
            <w:pPr>
              <w:pStyle w:val="TableText"/>
              <w:spacing w:before="0" w:after="0"/>
              <w:rPr>
                <w:color w:val="000000" w:themeColor="text1"/>
              </w:rPr>
            </w:pPr>
            <w:r>
              <w:rPr>
                <w:color w:val="000000" w:themeColor="text1"/>
              </w:rPr>
              <w:t>On</w:t>
            </w:r>
            <w:r w:rsidR="009B52E4">
              <w:rPr>
                <w:color w:val="000000" w:themeColor="text1"/>
              </w:rPr>
              <w:t>-</w:t>
            </w:r>
            <w:r>
              <w:rPr>
                <w:color w:val="000000" w:themeColor="text1"/>
              </w:rPr>
              <w:t>road conventional transpo</w:t>
            </w:r>
            <w:r w:rsidR="009B52E4">
              <w:rPr>
                <w:color w:val="000000" w:themeColor="text1"/>
              </w:rPr>
              <w:t>r</w:t>
            </w:r>
            <w:r>
              <w:rPr>
                <w:color w:val="000000" w:themeColor="text1"/>
              </w:rPr>
              <w:t>tation</w:t>
            </w:r>
          </w:p>
        </w:tc>
      </w:tr>
      <w:tr w:rsidRPr="00733E59" w:rsidR="0076003E" w:rsidTr="00DD3372" w14:paraId="02614E99"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2B483E" w14:paraId="69B3233F" w14:textId="3168B51D">
            <w:pPr>
              <w:pStyle w:val="TableText"/>
              <w:spacing w:before="0" w:after="0"/>
              <w:rPr>
                <w:color w:val="000000" w:themeColor="text1"/>
              </w:rPr>
            </w:pPr>
            <w:proofErr w:type="spellStart"/>
            <w:r w:rsidRPr="2F32AA2D">
              <w:rPr>
                <w:color w:val="000000" w:themeColor="text1"/>
              </w:rPr>
              <w:t>σ</w:t>
            </w:r>
            <w:r>
              <w:rPr>
                <w:i/>
                <w:color w:val="000000" w:themeColor="text1"/>
                <w:vertAlign w:val="subscript"/>
              </w:rPr>
              <w:t>ff</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231782" w14:paraId="185C0B78" w14:textId="22107660">
            <w:pPr>
              <w:pStyle w:val="TableText"/>
              <w:spacing w:before="0" w:after="0"/>
              <w:rPr>
                <w:color w:val="000000" w:themeColor="text1"/>
              </w:rPr>
            </w:pPr>
            <w:r>
              <w:rPr>
                <w:color w:val="000000" w:themeColor="text1"/>
              </w:rPr>
              <w:t>F</w:t>
            </w:r>
            <w:r w:rsidR="001C1846">
              <w:rPr>
                <w:color w:val="000000" w:themeColor="text1"/>
              </w:rPr>
              <w:t>ixed factor and rest inputs</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F84DFD" w14:paraId="1E30BD6F" w14:textId="6C9A0EDF">
            <w:pPr>
              <w:pStyle w:val="TableText"/>
              <w:spacing w:before="0" w:after="0"/>
              <w:rPr>
                <w:color w:val="000000" w:themeColor="text1"/>
              </w:rPr>
            </w:pPr>
            <w:r>
              <w:rPr>
                <w:color w:val="000000" w:themeColor="text1"/>
              </w:rPr>
              <w:t>0.1 or 0.2</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F84DFD" w14:paraId="4EDFFFB3" w14:textId="6D398495">
            <w:pPr>
              <w:pStyle w:val="TableText"/>
              <w:spacing w:before="0" w:after="0"/>
              <w:rPr>
                <w:color w:val="000000" w:themeColor="text1"/>
              </w:rPr>
            </w:pPr>
            <w:r>
              <w:rPr>
                <w:color w:val="000000" w:themeColor="text1"/>
              </w:rPr>
              <w:t xml:space="preserve">0.1 for </w:t>
            </w:r>
            <w:r w:rsidR="006C3CA5">
              <w:rPr>
                <w:color w:val="000000" w:themeColor="text1"/>
              </w:rPr>
              <w:t>natural gas and f</w:t>
            </w:r>
            <w:r w:rsidR="00607676">
              <w:rPr>
                <w:color w:val="000000" w:themeColor="text1"/>
              </w:rPr>
              <w:t>ue</w:t>
            </w:r>
            <w:r w:rsidR="006C3CA5">
              <w:rPr>
                <w:color w:val="000000" w:themeColor="text1"/>
              </w:rPr>
              <w:t>l cell vehicles, 0.2 for the rest AFVs</w:t>
            </w:r>
          </w:p>
        </w:tc>
      </w:tr>
      <w:tr w:rsidRPr="00733E59" w:rsidR="0076003E" w:rsidTr="00DD3372" w14:paraId="1EA478A1"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6A10EB84"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va</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2628200B" w14:textId="77777777">
            <w:pPr>
              <w:pStyle w:val="TableText"/>
              <w:spacing w:before="0" w:after="0"/>
              <w:rPr>
                <w:color w:val="000000" w:themeColor="text1"/>
              </w:rPr>
            </w:pPr>
            <w:r w:rsidRPr="2F32AA2D">
              <w:rPr>
                <w:color w:val="000000" w:themeColor="text1"/>
              </w:rPr>
              <w:t>Labor and capital</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C61FE7D" w14:textId="77777777">
            <w:pPr>
              <w:pStyle w:val="TableText"/>
              <w:spacing w:before="0" w:after="0"/>
              <w:rPr>
                <w:color w:val="000000" w:themeColor="text1"/>
              </w:rPr>
            </w:pPr>
            <w:r w:rsidRPr="2F32AA2D">
              <w:rPr>
                <w:color w:val="000000" w:themeColor="text1"/>
              </w:rPr>
              <w:t>1</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066CFFF8" w14:textId="77777777">
            <w:pPr>
              <w:pStyle w:val="TableText"/>
              <w:spacing w:before="0" w:after="0"/>
              <w:rPr>
                <w:color w:val="000000" w:themeColor="text1"/>
              </w:rPr>
            </w:pPr>
            <w:r w:rsidRPr="2F32AA2D">
              <w:rPr>
                <w:color w:val="000000" w:themeColor="text1"/>
              </w:rPr>
              <w:t>All sectors</w:t>
            </w:r>
          </w:p>
        </w:tc>
      </w:tr>
      <w:tr w:rsidRPr="00733E59" w:rsidR="0076003E" w:rsidTr="00DD3372" w14:paraId="04FC3FD5" w14:textId="77777777">
        <w:trPr>
          <w:cantSplit/>
        </w:trPr>
        <w:tc>
          <w:tcPr>
            <w:tcW w:w="332" w:type="pct"/>
            <w:vMerge w:val="restar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26B4806C" w14:textId="25E65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nr</w:t>
            </w:r>
            <w:proofErr w:type="spellEnd"/>
          </w:p>
        </w:tc>
        <w:tc>
          <w:tcPr>
            <w:tcW w:w="2232" w:type="pct"/>
            <w:vMerge w:val="restar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75AF7118" w14:textId="77777777">
            <w:pPr>
              <w:pStyle w:val="TableText"/>
              <w:spacing w:before="0" w:after="0"/>
              <w:rPr>
                <w:color w:val="000000" w:themeColor="text1"/>
              </w:rPr>
            </w:pPr>
            <w:r w:rsidRPr="2F32AA2D">
              <w:rPr>
                <w:color w:val="000000" w:themeColor="text1"/>
              </w:rPr>
              <w:t>Natural resource and rest input</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1BF41688" w:rsidRDefault="00F57260" w14:paraId="669298F5" w14:textId="0E01B2AC">
            <w:pPr>
              <w:pStyle w:val="TableText"/>
              <w:spacing w:before="0" w:after="0" w:line="259" w:lineRule="auto"/>
              <w:rPr>
                <w:color w:val="000000" w:themeColor="text1"/>
              </w:rPr>
            </w:pPr>
            <w:r>
              <w:rPr>
                <w:color w:val="000000" w:themeColor="text1"/>
              </w:rPr>
              <w:t>0.6</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2102D6EF" w14:textId="72303318">
            <w:pPr>
              <w:pStyle w:val="TableText"/>
              <w:spacing w:before="0" w:after="0"/>
              <w:rPr>
                <w:color w:val="000000" w:themeColor="text1"/>
              </w:rPr>
            </w:pPr>
            <w:r w:rsidRPr="2F32AA2D">
              <w:rPr>
                <w:color w:val="000000" w:themeColor="text1"/>
              </w:rPr>
              <w:t xml:space="preserve">Fossil fuel </w:t>
            </w:r>
          </w:p>
        </w:tc>
      </w:tr>
      <w:tr w:rsidRPr="00733E59" w:rsidR="0076003E" w:rsidTr="00DD3372" w14:paraId="03BD4262" w14:textId="77777777">
        <w:trPr>
          <w:cantSplit/>
        </w:trPr>
        <w:tc>
          <w:tcPr>
            <w:tcW w:w="332" w:type="pct"/>
            <w:vMerge/>
            <w:vAlign w:val="center"/>
            <w:hideMark/>
          </w:tcPr>
          <w:p w:rsidRPr="00733E59" w:rsidR="0076003E" w:rsidP="004E04CD" w:rsidRDefault="0076003E" w14:paraId="5C2979E9" w14:textId="77777777">
            <w:pPr>
              <w:pStyle w:val="TableText"/>
              <w:spacing w:before="0" w:after="0"/>
              <w:rPr>
                <w:color w:val="000000"/>
              </w:rPr>
            </w:pPr>
          </w:p>
        </w:tc>
        <w:tc>
          <w:tcPr>
            <w:tcW w:w="2232" w:type="pct"/>
            <w:vMerge/>
            <w:hideMark/>
          </w:tcPr>
          <w:p w:rsidRPr="00733E59" w:rsidR="0076003E" w:rsidP="004E04CD" w:rsidRDefault="0076003E" w14:paraId="3E36CDF0" w14:textId="77777777">
            <w:pPr>
              <w:pStyle w:val="TableText"/>
              <w:spacing w:before="0" w:after="0"/>
              <w:rPr>
                <w:color w:val="000000"/>
              </w:rPr>
            </w:pP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57875869" w14:textId="4BD128EA">
            <w:pPr>
              <w:pStyle w:val="TableText"/>
              <w:spacing w:before="0" w:after="0"/>
              <w:rPr>
                <w:color w:val="000000" w:themeColor="text1"/>
              </w:rPr>
            </w:pPr>
            <w:r w:rsidRPr="2F32AA2D">
              <w:rPr>
                <w:color w:val="000000" w:themeColor="text1"/>
              </w:rPr>
              <w:t>0.15</w:t>
            </w:r>
            <w:r w:rsidRPr="00A16A2C" w:rsidR="00A16A2C">
              <w:rPr>
                <w:color w:val="000000" w:themeColor="text1"/>
              </w:rPr>
              <w:t>–</w:t>
            </w:r>
            <w:r w:rsidRPr="2F32AA2D">
              <w:rPr>
                <w:color w:val="000000" w:themeColor="text1"/>
              </w:rPr>
              <w:t>0.3</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7E57A761" w14:textId="77777777">
            <w:pPr>
              <w:pStyle w:val="TableText"/>
              <w:spacing w:before="0" w:after="0"/>
              <w:rPr>
                <w:color w:val="000000" w:themeColor="text1"/>
              </w:rPr>
            </w:pPr>
            <w:r w:rsidRPr="2F32AA2D">
              <w:rPr>
                <w:color w:val="000000" w:themeColor="text1"/>
              </w:rPr>
              <w:t>Land use change</w:t>
            </w:r>
          </w:p>
        </w:tc>
      </w:tr>
      <w:tr w:rsidRPr="00733E59" w:rsidR="0076003E" w:rsidTr="00DD3372" w14:paraId="3CC3F196"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0EA84CBF"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erva</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6994F621" w14:textId="77777777">
            <w:pPr>
              <w:pStyle w:val="TableText"/>
              <w:spacing w:before="0" w:after="0"/>
              <w:rPr>
                <w:color w:val="000000" w:themeColor="text1"/>
              </w:rPr>
            </w:pPr>
            <w:r w:rsidRPr="2F32AA2D">
              <w:rPr>
                <w:color w:val="000000" w:themeColor="text1"/>
              </w:rPr>
              <w:t>Energy-resource and value-added</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12B3396A" w14:textId="77777777">
            <w:pPr>
              <w:pStyle w:val="TableText"/>
              <w:spacing w:before="0" w:after="0"/>
              <w:rPr>
                <w:color w:val="000000" w:themeColor="text1"/>
              </w:rPr>
            </w:pPr>
            <w:r w:rsidRPr="2F32AA2D">
              <w:rPr>
                <w:color w:val="000000" w:themeColor="text1"/>
              </w:rPr>
              <w:t>1</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00AE60CB" w14:textId="77777777">
            <w:pPr>
              <w:pStyle w:val="TableText"/>
              <w:spacing w:before="0" w:after="0"/>
              <w:rPr>
                <w:color w:val="000000" w:themeColor="text1"/>
              </w:rPr>
            </w:pPr>
            <w:r w:rsidRPr="2F32AA2D">
              <w:rPr>
                <w:color w:val="000000" w:themeColor="text1"/>
              </w:rPr>
              <w:t>Ag and land use change</w:t>
            </w:r>
          </w:p>
        </w:tc>
      </w:tr>
      <w:tr w:rsidRPr="00733E59" w:rsidR="0076003E" w:rsidTr="00DD3372" w14:paraId="7FE376D2"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4417D6EB"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er</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619CC8FD" w14:textId="77777777">
            <w:pPr>
              <w:pStyle w:val="TableText"/>
              <w:spacing w:before="0" w:after="0"/>
              <w:rPr>
                <w:color w:val="000000" w:themeColor="text1"/>
              </w:rPr>
            </w:pPr>
            <w:r w:rsidRPr="2F32AA2D">
              <w:rPr>
                <w:color w:val="000000" w:themeColor="text1"/>
              </w:rPr>
              <w:t>Land and material-energy</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56D78706" w14:textId="77777777">
            <w:pPr>
              <w:pStyle w:val="TableText"/>
              <w:spacing w:before="0" w:after="0"/>
              <w:rPr>
                <w:color w:val="000000" w:themeColor="text1"/>
              </w:rPr>
            </w:pPr>
            <w:r w:rsidRPr="2F32AA2D">
              <w:rPr>
                <w:color w:val="000000" w:themeColor="text1"/>
              </w:rPr>
              <w:t>0.6</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2563C759" w14:textId="77777777">
            <w:pPr>
              <w:pStyle w:val="TableText"/>
              <w:spacing w:before="0" w:after="0"/>
              <w:rPr>
                <w:color w:val="000000" w:themeColor="text1"/>
              </w:rPr>
            </w:pPr>
            <w:r w:rsidRPr="2F32AA2D">
              <w:rPr>
                <w:color w:val="000000" w:themeColor="text1"/>
              </w:rPr>
              <w:t>Ag and land use change</w:t>
            </w:r>
          </w:p>
        </w:tc>
      </w:tr>
      <w:tr w:rsidRPr="00733E59" w:rsidR="0076003E" w:rsidTr="00DD3372" w14:paraId="4E2BE3E8"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54526028"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ae</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773FC0C2" w14:textId="77777777">
            <w:pPr>
              <w:pStyle w:val="TableText"/>
              <w:spacing w:before="0" w:after="0"/>
              <w:rPr>
                <w:color w:val="000000" w:themeColor="text1"/>
              </w:rPr>
            </w:pPr>
            <w:r w:rsidRPr="2F32AA2D">
              <w:rPr>
                <w:color w:val="000000" w:themeColor="text1"/>
              </w:rPr>
              <w:t>Materials and energy</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63D2D7B2" w14:textId="77777777">
            <w:pPr>
              <w:pStyle w:val="TableText"/>
              <w:spacing w:before="0" w:after="0"/>
              <w:rPr>
                <w:color w:val="000000" w:themeColor="text1"/>
              </w:rPr>
            </w:pPr>
            <w:r w:rsidRPr="2F32AA2D">
              <w:rPr>
                <w:color w:val="000000" w:themeColor="text1"/>
              </w:rPr>
              <w:t>0.3</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2AA9C65F" w14:textId="77777777">
            <w:pPr>
              <w:pStyle w:val="TableText"/>
              <w:spacing w:before="0" w:after="0"/>
              <w:rPr>
                <w:color w:val="000000" w:themeColor="text1"/>
              </w:rPr>
            </w:pPr>
            <w:r w:rsidRPr="2F32AA2D">
              <w:rPr>
                <w:color w:val="000000" w:themeColor="text1"/>
              </w:rPr>
              <w:t>Ag and land use change</w:t>
            </w:r>
          </w:p>
        </w:tc>
      </w:tr>
      <w:tr w:rsidRPr="00733E59" w:rsidR="0076003E" w:rsidTr="00DD3372" w14:paraId="6982E9FC" w14:textId="77777777">
        <w:trPr>
          <w:cantSplit/>
        </w:trPr>
        <w:tc>
          <w:tcPr>
            <w:tcW w:w="332" w:type="pct"/>
            <w:tcBorders>
              <w:top w:val="single" w:color="BFBFBF" w:themeColor="background1" w:themeShade="BF" w:sz="4" w:space="0"/>
              <w:bottom w:val="single" w:color="BFBFBF" w:themeColor="background1" w:themeShade="BF" w:sz="4" w:space="0"/>
            </w:tcBorders>
            <w:shd w:val="clear" w:color="auto" w:fill="auto"/>
            <w:noWrap/>
            <w:vAlign w:val="center"/>
            <w:hideMark/>
          </w:tcPr>
          <w:p w:rsidRPr="00733E59" w:rsidR="0076003E" w:rsidP="004E04CD" w:rsidRDefault="0076003E" w14:paraId="04D31A5F" w14:textId="77777777">
            <w:pPr>
              <w:pStyle w:val="TableText"/>
              <w:spacing w:before="0" w:after="0"/>
              <w:rPr>
                <w:color w:val="000000" w:themeColor="text1"/>
              </w:rPr>
            </w:pPr>
            <w:proofErr w:type="spellStart"/>
            <w:r w:rsidRPr="2F32AA2D">
              <w:rPr>
                <w:color w:val="000000" w:themeColor="text1"/>
              </w:rPr>
              <w:t>σ</w:t>
            </w:r>
            <w:r w:rsidRPr="2F32AA2D">
              <w:rPr>
                <w:i/>
                <w:color w:val="000000" w:themeColor="text1"/>
                <w:vertAlign w:val="subscript"/>
              </w:rPr>
              <w:t>bio</w:t>
            </w:r>
            <w:proofErr w:type="spellEnd"/>
          </w:p>
        </w:tc>
        <w:tc>
          <w:tcPr>
            <w:tcW w:w="2232"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4E04CD" w:rsidRDefault="0076003E" w14:paraId="31A74EE2" w14:textId="77777777">
            <w:pPr>
              <w:pStyle w:val="TableText"/>
              <w:spacing w:before="0" w:after="0"/>
              <w:rPr>
                <w:color w:val="000000" w:themeColor="text1"/>
              </w:rPr>
            </w:pPr>
            <w:r w:rsidRPr="00733E59">
              <w:rPr>
                <w:color w:val="000000"/>
              </w:rPr>
              <w:t>Feedstock, value-added/materials</w:t>
            </w:r>
            <w:r>
              <w:rPr>
                <w:color w:val="000000"/>
              </w:rPr>
              <w:t>,</w:t>
            </w:r>
            <w:r w:rsidRPr="00733E59">
              <w:rPr>
                <w:color w:val="000000"/>
              </w:rPr>
              <w:t xml:space="preserve"> and energy</w:t>
            </w:r>
          </w:p>
        </w:tc>
        <w:tc>
          <w:tcPr>
            <w:tcW w:w="526" w:type="pct"/>
            <w:tcBorders>
              <w:top w:val="single" w:color="BFBFBF" w:themeColor="background1" w:themeShade="BF" w:sz="4" w:space="0"/>
              <w:bottom w:val="single" w:color="BFBFBF" w:themeColor="background1" w:themeShade="BF" w:sz="4" w:space="0"/>
            </w:tcBorders>
            <w:shd w:val="clear" w:color="auto" w:fill="auto"/>
            <w:noWrap/>
            <w:hideMark/>
          </w:tcPr>
          <w:p w:rsidRPr="00733E59" w:rsidR="0076003E" w:rsidP="0076003E" w:rsidRDefault="0076003E" w14:paraId="7A89F98F" w14:textId="77777777">
            <w:pPr>
              <w:pStyle w:val="TableText"/>
              <w:spacing w:before="0" w:after="0"/>
              <w:rPr>
                <w:color w:val="000000" w:themeColor="text1"/>
              </w:rPr>
            </w:pPr>
            <w:r w:rsidRPr="2F32AA2D">
              <w:rPr>
                <w:color w:val="000000" w:themeColor="text1"/>
              </w:rPr>
              <w:t>0</w:t>
            </w:r>
          </w:p>
        </w:tc>
        <w:tc>
          <w:tcPr>
            <w:tcW w:w="1910" w:type="pct"/>
            <w:tcBorders>
              <w:top w:val="single" w:color="BFBFBF" w:themeColor="background1" w:themeShade="BF" w:sz="4" w:space="0"/>
              <w:bottom w:val="single" w:color="BFBFBF" w:themeColor="background1" w:themeShade="BF" w:sz="4" w:space="0"/>
            </w:tcBorders>
            <w:shd w:val="clear" w:color="auto" w:fill="auto"/>
            <w:hideMark/>
          </w:tcPr>
          <w:p w:rsidRPr="00733E59" w:rsidR="0076003E" w:rsidP="0076003E" w:rsidRDefault="0076003E" w14:paraId="1A37CB67" w14:textId="77777777">
            <w:pPr>
              <w:pStyle w:val="TableText"/>
              <w:spacing w:before="0" w:after="0"/>
              <w:rPr>
                <w:color w:val="000000" w:themeColor="text1"/>
              </w:rPr>
            </w:pPr>
            <w:r w:rsidRPr="2F32AA2D">
              <w:rPr>
                <w:color w:val="000000" w:themeColor="text1"/>
              </w:rPr>
              <w:t>First-generation biofuels</w:t>
            </w:r>
          </w:p>
        </w:tc>
      </w:tr>
      <w:tr w:rsidRPr="00733E59" w:rsidR="0076003E" w:rsidTr="00DD3372" w14:paraId="63357BFA" w14:textId="77777777">
        <w:trPr>
          <w:cantSplit/>
        </w:trPr>
        <w:tc>
          <w:tcPr>
            <w:tcW w:w="332" w:type="pct"/>
            <w:tcBorders>
              <w:top w:val="single" w:color="BFBFBF" w:themeColor="background1" w:themeShade="BF" w:sz="4" w:space="0"/>
              <w:bottom w:val="double" w:color="auto" w:sz="4" w:space="0"/>
            </w:tcBorders>
            <w:shd w:val="clear" w:color="auto" w:fill="auto"/>
            <w:noWrap/>
            <w:vAlign w:val="center"/>
            <w:hideMark/>
          </w:tcPr>
          <w:p w:rsidRPr="00733E59" w:rsidR="0076003E" w:rsidP="004E04CD" w:rsidRDefault="0076003E" w14:paraId="5E5751E5" w14:textId="77777777">
            <w:pPr>
              <w:pStyle w:val="TableText"/>
              <w:spacing w:before="0"/>
              <w:rPr>
                <w:color w:val="000000" w:themeColor="text1"/>
              </w:rPr>
            </w:pPr>
            <w:proofErr w:type="spellStart"/>
            <w:r w:rsidRPr="2F32AA2D">
              <w:rPr>
                <w:color w:val="000000" w:themeColor="text1"/>
              </w:rPr>
              <w:t>σ</w:t>
            </w:r>
            <w:r w:rsidRPr="2F32AA2D">
              <w:rPr>
                <w:i/>
                <w:color w:val="000000" w:themeColor="text1"/>
                <w:vertAlign w:val="subscript"/>
              </w:rPr>
              <w:t>en</w:t>
            </w:r>
            <w:proofErr w:type="spellEnd"/>
          </w:p>
        </w:tc>
        <w:tc>
          <w:tcPr>
            <w:tcW w:w="2232" w:type="pct"/>
            <w:tcBorders>
              <w:top w:val="single" w:color="BFBFBF" w:themeColor="background1" w:themeShade="BF" w:sz="4" w:space="0"/>
              <w:bottom w:val="double" w:color="auto" w:sz="4" w:space="0"/>
            </w:tcBorders>
            <w:shd w:val="clear" w:color="auto" w:fill="auto"/>
            <w:hideMark/>
          </w:tcPr>
          <w:p w:rsidRPr="00733E59" w:rsidR="0076003E" w:rsidP="004E04CD" w:rsidRDefault="0076003E" w14:paraId="56EDA6DD" w14:textId="77777777">
            <w:pPr>
              <w:pStyle w:val="TableText"/>
              <w:spacing w:before="0"/>
              <w:rPr>
                <w:color w:val="000000" w:themeColor="text1"/>
              </w:rPr>
            </w:pPr>
            <w:r w:rsidRPr="00733E59">
              <w:rPr>
                <w:color w:val="000000"/>
              </w:rPr>
              <w:t>Among coal, gas</w:t>
            </w:r>
            <w:r>
              <w:rPr>
                <w:color w:val="000000"/>
              </w:rPr>
              <w:t>,</w:t>
            </w:r>
            <w:r w:rsidRPr="00733E59">
              <w:rPr>
                <w:color w:val="000000"/>
              </w:rPr>
              <w:t xml:space="preserve"> and oil</w:t>
            </w:r>
          </w:p>
        </w:tc>
        <w:tc>
          <w:tcPr>
            <w:tcW w:w="526" w:type="pct"/>
            <w:tcBorders>
              <w:top w:val="single" w:color="BFBFBF" w:themeColor="background1" w:themeShade="BF" w:sz="4" w:space="0"/>
              <w:bottom w:val="double" w:color="auto" w:sz="4" w:space="0"/>
            </w:tcBorders>
            <w:shd w:val="clear" w:color="auto" w:fill="auto"/>
            <w:noWrap/>
            <w:hideMark/>
          </w:tcPr>
          <w:p w:rsidRPr="00733E59" w:rsidR="0076003E" w:rsidP="00CE61F0" w:rsidRDefault="0076003E" w14:paraId="762762F8" w14:textId="77777777">
            <w:pPr>
              <w:pStyle w:val="TableText"/>
              <w:spacing w:before="0"/>
              <w:rPr>
                <w:color w:val="000000" w:themeColor="text1"/>
              </w:rPr>
            </w:pPr>
            <w:r w:rsidRPr="2F32AA2D">
              <w:rPr>
                <w:color w:val="000000" w:themeColor="text1"/>
              </w:rPr>
              <w:t>1</w:t>
            </w:r>
          </w:p>
        </w:tc>
        <w:tc>
          <w:tcPr>
            <w:tcW w:w="1910" w:type="pct"/>
            <w:tcBorders>
              <w:top w:val="single" w:color="BFBFBF" w:themeColor="background1" w:themeShade="BF" w:sz="4" w:space="0"/>
              <w:bottom w:val="double" w:color="auto" w:sz="4" w:space="0"/>
            </w:tcBorders>
            <w:shd w:val="clear" w:color="auto" w:fill="auto"/>
            <w:noWrap/>
            <w:hideMark/>
          </w:tcPr>
          <w:p w:rsidRPr="00733E59" w:rsidR="0076003E" w:rsidP="00CE61F0" w:rsidRDefault="0076003E" w14:paraId="600CB981" w14:textId="77777777">
            <w:pPr>
              <w:pStyle w:val="TableText"/>
              <w:spacing w:before="0"/>
              <w:rPr>
                <w:color w:val="000000" w:themeColor="text1"/>
              </w:rPr>
            </w:pPr>
            <w:r w:rsidRPr="2F32AA2D">
              <w:rPr>
                <w:color w:val="000000" w:themeColor="text1"/>
              </w:rPr>
              <w:t>Most sectors</w:t>
            </w:r>
          </w:p>
        </w:tc>
      </w:tr>
    </w:tbl>
    <w:p w:rsidRPr="006A5D3D" w:rsidR="0076003E" w:rsidP="0076003E" w:rsidRDefault="0076003E" w14:paraId="15E2182A" w14:textId="63C79A71">
      <w:pPr>
        <w:pStyle w:val="Source1"/>
      </w:pPr>
      <w:r>
        <w:t xml:space="preserve">Note: </w:t>
      </w:r>
      <w:r w:rsidRPr="006A5D3D">
        <w:t xml:space="preserve">Elasticity parameters </w:t>
      </w:r>
      <w:r w:rsidR="00A16A2C">
        <w:t>we</w:t>
      </w:r>
      <w:r w:rsidRPr="006A5D3D">
        <w:t xml:space="preserve">re drawn from </w:t>
      </w:r>
      <w:r w:rsidR="005E7631">
        <w:t xml:space="preserve">a combination of </w:t>
      </w:r>
      <w:r w:rsidRPr="006A5D3D">
        <w:t>Paltsev et al. (2005)</w:t>
      </w:r>
      <w:r w:rsidR="005E7631">
        <w:t xml:space="preserve">, </w:t>
      </w:r>
      <w:r w:rsidRPr="006A5D3D">
        <w:t>Ross (2009)</w:t>
      </w:r>
      <w:r w:rsidR="005E7631">
        <w:t>, and expert judgment of the authors</w:t>
      </w:r>
      <w:r w:rsidR="004E04CD">
        <w:t>.</w:t>
      </w:r>
    </w:p>
    <w:p w:rsidRPr="00733E59" w:rsidR="00B93346" w:rsidP="00E94717" w:rsidRDefault="002878EF" w14:paraId="08FE39F1" w14:textId="532E0224">
      <w:pPr>
        <w:pStyle w:val="BodyText"/>
      </w:pPr>
      <w:r>
        <w:t>The ADAG</w:t>
      </w:r>
      <w:r w:rsidRPr="00733E59" w:rsidR="00B93346">
        <w:t xml:space="preserve">E model uses a nested CES structure to </w:t>
      </w:r>
      <w:r w:rsidR="00B93346">
        <w:t xml:space="preserve">represent the consumption preferences of the </w:t>
      </w:r>
      <w:r w:rsidRPr="00733E59" w:rsidR="00B93346">
        <w:t xml:space="preserve">household. </w:t>
      </w:r>
      <w:r w:rsidR="00B93346">
        <w:t>In each period,</w:t>
      </w:r>
      <w:r w:rsidRPr="00733E59" w:rsidR="00B93346">
        <w:t xml:space="preserve"> household</w:t>
      </w:r>
      <w:r w:rsidR="00B93346">
        <w:t>s generate utility</w:t>
      </w:r>
      <w:r w:rsidRPr="00733E59" w:rsidR="00B93346">
        <w:t xml:space="preserve"> from consumption of </w:t>
      </w:r>
      <w:r w:rsidR="00B93346">
        <w:t>leisure and composite goods</w:t>
      </w:r>
      <w:r w:rsidRPr="00733E59" w:rsidR="00B93346">
        <w:t xml:space="preserve"> (see Figure 3-</w:t>
      </w:r>
      <w:r w:rsidR="007A45C8">
        <w:t>2</w:t>
      </w:r>
      <w:r w:rsidRPr="00733E59" w:rsidR="00B93346">
        <w:t xml:space="preserve">). </w:t>
      </w:r>
      <w:r w:rsidR="000D1940">
        <w:t>Consumption of the consumer</w:t>
      </w:r>
      <w:r w:rsidR="00B124DA">
        <w:t>’</w:t>
      </w:r>
      <w:r w:rsidR="000D1940">
        <w:t>s c</w:t>
      </w:r>
      <w:r w:rsidRPr="00733E59" w:rsidR="000D1940">
        <w:t xml:space="preserve">omposite </w:t>
      </w:r>
      <w:r w:rsidRPr="00733E59" w:rsidR="00B93346">
        <w:t xml:space="preserve">good, </w:t>
      </w:r>
      <w:r w:rsidR="000D1940">
        <w:t xml:space="preserve">an aggregate of </w:t>
      </w:r>
      <w:r w:rsidRPr="00733E59" w:rsidR="00B93346">
        <w:t>energy, food, manufacturing, transportation</w:t>
      </w:r>
      <w:r w:rsidR="000D1940">
        <w:t>,</w:t>
      </w:r>
      <w:r w:rsidRPr="00733E59" w:rsidR="00B93346">
        <w:t xml:space="preserve"> and </w:t>
      </w:r>
      <w:r w:rsidR="000D1940">
        <w:t>all other represented commodities</w:t>
      </w:r>
      <w:r w:rsidRPr="00733E59" w:rsidR="00B93346">
        <w:t xml:space="preserve">, can be </w:t>
      </w:r>
      <w:r w:rsidR="000D1940">
        <w:t xml:space="preserve">substituted with </w:t>
      </w:r>
      <w:r w:rsidRPr="00733E59" w:rsidR="00B93346">
        <w:t>leisure</w:t>
      </w:r>
      <w:r w:rsidR="00B93346">
        <w:t xml:space="preserve"> time</w:t>
      </w:r>
      <w:r w:rsidRPr="00733E59" w:rsidR="00B93346">
        <w:t xml:space="preserve"> </w:t>
      </w:r>
      <w:r w:rsidR="00B93346">
        <w:t>to obtain a specific utility in each period</w:t>
      </w:r>
      <w:r w:rsidRPr="00733E59" w:rsidR="00B93346">
        <w:t xml:space="preserve">. The elasticity of substitution between the composite goods and leisure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cl</m:t>
            </m:r>
          </m:sub>
        </m:sSub>
        <m:r>
          <w:rPr>
            <w:rFonts w:ascii="Cambria Math" w:hAnsi="Cambria Math"/>
          </w:rPr>
          <m:t>)</m:t>
        </m:r>
      </m:oMath>
      <w:r w:rsidRPr="00733E59" w:rsidR="00B93346">
        <w:t xml:space="preserve"> </w:t>
      </w:r>
      <w:r w:rsidR="00B93346">
        <w:t>represents</w:t>
      </w:r>
      <w:r w:rsidRPr="00733E59" w:rsidR="00B93346">
        <w:t xml:space="preserve"> how households are willing to </w:t>
      </w:r>
      <w:r w:rsidR="006669FB">
        <w:t xml:space="preserve">give up </w:t>
      </w:r>
      <w:r w:rsidRPr="00733E59" w:rsidR="00B93346">
        <w:t>leisure time</w:t>
      </w:r>
      <w:r w:rsidR="00A43269">
        <w:t>,</w:t>
      </w:r>
      <w:r w:rsidRPr="00733E59" w:rsidR="00B93346">
        <w:t xml:space="preserve"> </w:t>
      </w:r>
      <w:r w:rsidR="00A43269">
        <w:t xml:space="preserve">earning additional </w:t>
      </w:r>
      <w:r w:rsidR="006669FB">
        <w:t xml:space="preserve">income to support additional </w:t>
      </w:r>
      <w:r w:rsidRPr="00733E59" w:rsidR="00B93346">
        <w:t>consumption</w:t>
      </w:r>
      <w:r w:rsidR="00B93346">
        <w:t>.</w:t>
      </w:r>
      <w:r w:rsidRPr="00733E59" w:rsidR="00B93346">
        <w:t xml:space="preserve"> </w:t>
      </w:r>
      <w:r w:rsidR="00B93346">
        <w:t xml:space="preserve">This </w:t>
      </w:r>
      <w:r w:rsidR="007A23F8">
        <w:t xml:space="preserve">substitution responds to </w:t>
      </w:r>
      <w:r w:rsidRPr="00733E59" w:rsidR="00B93346">
        <w:t>relative prices</w:t>
      </w:r>
      <w:r w:rsidR="007A23F8">
        <w:t xml:space="preserve"> of consumption and </w:t>
      </w:r>
      <w:r w:rsidR="00B93346">
        <w:t>the</w:t>
      </w:r>
      <w:r w:rsidRPr="00733E59" w:rsidR="00B93346">
        <w:t xml:space="preserve"> wage rate. </w:t>
      </w:r>
      <w:r w:rsidR="002F06FE">
        <w:t>This e</w:t>
      </w:r>
      <w:r w:rsidRPr="00733E59" w:rsidR="00B93346">
        <w:t>lasticit</w:t>
      </w:r>
      <w:r w:rsidR="002F06FE">
        <w:t>y</w:t>
      </w:r>
      <w:r w:rsidRPr="00733E59" w:rsidR="00B93346">
        <w:t xml:space="preserve"> of </w:t>
      </w:r>
      <w:r w:rsidR="002F06FE">
        <w:t xml:space="preserve">labor-leisure </w:t>
      </w:r>
      <w:r w:rsidRPr="00733E59" w:rsidR="00B93346">
        <w:t>substitution</w:t>
      </w:r>
      <w:r w:rsidR="00B93346">
        <w:t>,</w:t>
      </w:r>
      <w:r w:rsidRPr="00733E59" w:rsidR="00B93346">
        <w:t xml:space="preserve"> </w:t>
      </w:r>
      <m:oMath>
        <m:sSub>
          <m:sSubPr>
            <m:ctrlPr>
              <w:rPr>
                <w:rFonts w:ascii="Cambria Math" w:hAnsi="Cambria Math"/>
                <w:i/>
              </w:rPr>
            </m:ctrlPr>
          </m:sSubPr>
          <m:e>
            <m:r>
              <w:rPr>
                <w:rFonts w:ascii="Cambria Math" w:hAnsi="Cambria Math"/>
              </w:rPr>
              <m:t>σ</m:t>
            </m:r>
          </m:e>
          <m:sub>
            <m:r>
              <w:rPr>
                <w:rFonts w:ascii="Cambria Math" w:hAnsi="Cambria Math"/>
              </w:rPr>
              <m:t>cl</m:t>
            </m:r>
          </m:sub>
        </m:sSub>
      </m:oMath>
      <w:r w:rsidR="00B93346">
        <w:t xml:space="preserve">, </w:t>
      </w:r>
      <w:r w:rsidR="002F06FE">
        <w:t>is</w:t>
      </w:r>
      <w:r w:rsidRPr="00733E59" w:rsidR="002F06FE">
        <w:t xml:space="preserve"> </w:t>
      </w:r>
      <w:r w:rsidRPr="00733E59" w:rsidR="00B93346">
        <w:t>calculated according to the formula</w:t>
      </w:r>
      <w:r w:rsidR="00B93346">
        <w:t>s</w:t>
      </w:r>
      <w:r w:rsidRPr="00733E59" w:rsidR="00B93346">
        <w:t xml:space="preserve"> </w:t>
      </w:r>
      <w:r w:rsidR="00B93346">
        <w:t xml:space="preserve">in </w:t>
      </w:r>
      <w:r w:rsidRPr="00733E59" w:rsidR="00B93346">
        <w:t>Eq</w:t>
      </w:r>
      <w:r w:rsidR="00B93346">
        <w:t>.</w:t>
      </w:r>
      <w:r w:rsidRPr="00733E59" w:rsidR="00B93346">
        <w:t xml:space="preserve"> 3</w:t>
      </w:r>
      <w:r w:rsidR="000A7951">
        <w:t>.</w:t>
      </w:r>
      <w:r w:rsidRPr="00733E59" w:rsidR="00B93346">
        <w:t>1 and Eq</w:t>
      </w:r>
      <w:r w:rsidR="00B93346">
        <w:t xml:space="preserve">. </w:t>
      </w:r>
      <w:r w:rsidRPr="00733E59" w:rsidR="00B93346">
        <w:t>3</w:t>
      </w:r>
      <w:r w:rsidR="000A7951">
        <w:t>.</w:t>
      </w:r>
      <w:r w:rsidRPr="00733E59" w:rsidR="00B93346">
        <w:t>2:</w:t>
      </w:r>
    </w:p>
    <w:p w:rsidRPr="00733E59" w:rsidR="00B93346" w:rsidP="00507717" w:rsidRDefault="00507717" w14:paraId="0248C32B" w14:textId="2723F3F5">
      <w:pPr>
        <w:pStyle w:val="equation"/>
      </w:pPr>
      <w:r>
        <w:tab/>
      </w:r>
      <m:oMath>
        <m:eqArr>
          <m:eqArrPr>
            <m:ctrlPr>
              <w:rPr>
                <w:rFonts w:ascii="Cambria Math" w:hAnsi="Cambria Math"/>
              </w:rPr>
            </m:ctrlPr>
          </m:eqArrPr>
          <m:e>
            <m:sSub>
              <m:sSubPr>
                <m:ctrlPr>
                  <w:rPr>
                    <w:rFonts w:ascii="Cambria Math" w:hAnsi="Cambria Math"/>
                  </w:rPr>
                </m:ctrlPr>
              </m:sSubPr>
              <m:e>
                <m:r>
                  <w:rPr>
                    <w:rFonts w:ascii="Cambria Math" w:hAnsi="Cambria Math"/>
                  </w:rPr>
                  <m:t>θ</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r>
              <w:rPr>
                <w:rFonts w:ascii="Cambria Math" w:hAnsi="Cambria Math"/>
              </w:rPr>
              <m:t>ls</m:t>
            </m:r>
            <m:sSub>
              <m:sSubPr>
                <m:ctrlPr>
                  <w:rPr>
                    <w:rFonts w:ascii="Cambria Math" w:hAnsi="Cambria Math"/>
                  </w:rPr>
                </m:ctrlPr>
              </m:sSubPr>
              <m:e>
                <m:r>
                  <w:rPr>
                    <w:rFonts w:ascii="Cambria Math" w:hAnsi="Cambria Math"/>
                  </w:rPr>
                  <m:t>e</m:t>
                </m:r>
              </m:e>
              <m:sub>
                <m:r>
                  <w:rPr>
                    <w:rFonts w:ascii="Cambria Math" w:hAnsi="Cambria Math"/>
                  </w:rPr>
                  <m:t>comp</m:t>
                </m:r>
              </m:sub>
            </m:sSub>
            <m:r>
              <m:rPr>
                <m:sty m:val="p"/>
              </m:rPr>
              <w:rPr>
                <w:rFonts w:ascii="Cambria Math" w:hAnsi="Cambria Math"/>
              </w:rPr>
              <m:t>-</m:t>
            </m:r>
            <m:r>
              <w:rPr>
                <w:rFonts w:ascii="Cambria Math" w:hAnsi="Cambria Math"/>
              </w:rPr>
              <m:t>ls</m:t>
            </m:r>
            <m:sSub>
              <m:sSubPr>
                <m:ctrlPr>
                  <w:rPr>
                    <w:rFonts w:ascii="Cambria Math" w:hAnsi="Cambria Math"/>
                  </w:rPr>
                </m:ctrlPr>
              </m:sSubPr>
              <m:e>
                <m:r>
                  <w:rPr>
                    <w:rFonts w:ascii="Cambria Math" w:hAnsi="Cambria Math"/>
                  </w:rPr>
                  <m:t>e</m:t>
                </m:r>
              </m:e>
              <m:sub>
                <m:r>
                  <w:rPr>
                    <w:rFonts w:ascii="Cambria Math" w:hAnsi="Cambria Math"/>
                  </w:rPr>
                  <m:t>uncomp</m:t>
                </m:r>
              </m:sub>
            </m:sSub>
          </m:e>
        </m:eqArr>
      </m:oMath>
      <w:r>
        <w:t xml:space="preserve"> </w:t>
      </w:r>
      <w:r>
        <w:tab/>
      </w:r>
      <w:r>
        <w:t>(3</w:t>
      </w:r>
      <w:r w:rsidR="00841FFC">
        <w:t>.</w:t>
      </w:r>
      <w:r>
        <w:t>1)</w:t>
      </w:r>
    </w:p>
    <w:p w:rsidRPr="00733E59" w:rsidR="00B93346" w:rsidP="00507717" w:rsidRDefault="00507717" w14:paraId="3C73E7B8" w14:textId="6DF80F3F">
      <w:pPr>
        <w:pStyle w:val="equation"/>
      </w:pPr>
      <w:r>
        <w:tab/>
      </w:r>
      <m:oMath>
        <m:eqArr>
          <m:eqArrPr>
            <m:ctrlPr>
              <w:rPr>
                <w:rFonts w:ascii="Cambria Math" w:hAnsi="Cambria Math"/>
              </w:rPr>
            </m:ctrlPr>
          </m:eqArrPr>
          <m:e>
            <m:sSubSup>
              <m:sSubSupPr>
                <m:ctrlPr>
                  <w:rPr>
                    <w:rFonts w:ascii="Cambria Math" w:hAnsi="Cambria Math"/>
                    <w:i/>
                  </w:rPr>
                </m:ctrlPr>
              </m:sSubSupPr>
              <m:e>
                <m:r>
                  <w:rPr>
                    <w:rFonts w:ascii="Cambria Math" w:hAnsi="Cambria Math"/>
                  </w:rPr>
                  <m:t>σ</m:t>
                </m:r>
              </m:e>
              <m:sub>
                <m:r>
                  <w:rPr>
                    <w:rFonts w:ascii="Cambria Math" w:hAnsi="Cambria Math"/>
                  </w:rPr>
                  <m:t>cl</m:t>
                </m:r>
              </m:sub>
              <m:sup>
                <m:r>
                  <w:rPr>
                    <w:rFonts w:ascii="Cambria Math" w:hAnsi="Cambria Math"/>
                  </w:rPr>
                  <m:t>r</m:t>
                </m:r>
              </m:sup>
            </m:sSubSup>
            <m:r>
              <m:rPr>
                <m:sty m:val="p"/>
              </m:rPr>
              <w:rPr>
                <w:rFonts w:ascii="Cambria Math" w:hAnsi="Cambria Math"/>
              </w:rPr>
              <m:t xml:space="preserve">= </m:t>
            </m:r>
            <m:f>
              <m:fPr>
                <m:ctrlPr>
                  <w:rPr>
                    <w:rFonts w:ascii="Cambria Math" w:hAnsi="Cambria Math"/>
                  </w:rPr>
                </m:ctrlPr>
              </m:fPr>
              <m:num>
                <m:r>
                  <w:rPr>
                    <w:rFonts w:ascii="Cambria Math" w:hAnsi="Cambria Math"/>
                  </w:rPr>
                  <m:t>ls</m:t>
                </m:r>
                <m:sSub>
                  <m:sSubPr>
                    <m:ctrlPr>
                      <w:rPr>
                        <w:rFonts w:ascii="Cambria Math" w:hAnsi="Cambria Math"/>
                      </w:rPr>
                    </m:ctrlPr>
                  </m:sSubPr>
                  <m:e>
                    <m:r>
                      <w:rPr>
                        <w:rFonts w:ascii="Cambria Math" w:hAnsi="Cambria Math"/>
                      </w:rPr>
                      <m:t>e</m:t>
                    </m:r>
                  </m:e>
                  <m:sub>
                    <m:r>
                      <w:rPr>
                        <w:rFonts w:ascii="Cambria Math" w:hAnsi="Cambria Math"/>
                      </w:rPr>
                      <m:t>comp</m:t>
                    </m:r>
                  </m:sub>
                </m:sSub>
              </m:num>
              <m:den>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l</m:t>
                        </m:r>
                      </m:sub>
                    </m:sSub>
                  </m:e>
                </m:d>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sSubSup>
                  <m:sSubSupPr>
                    <m:ctrlPr>
                      <w:rPr>
                        <w:rFonts w:ascii="Cambria Math" w:hAnsi="Cambria Math"/>
                        <w:i/>
                      </w:rPr>
                    </m:ctrlPr>
                  </m:sSubSupPr>
                  <m:e>
                    <m:r>
                      <w:rPr>
                        <w:rFonts w:ascii="Cambria Math" w:hAnsi="Cambria Math"/>
                      </w:rPr>
                      <m:t>e</m:t>
                    </m:r>
                  </m:e>
                  <m:sub>
                    <m:r>
                      <m:rPr>
                        <m:sty m:val="p"/>
                      </m:rPr>
                      <w:rPr>
                        <w:rFonts w:ascii="Cambria Math" w:hAnsi="Cambria Math"/>
                      </w:rPr>
                      <m:t>0</m:t>
                    </m:r>
                    <m:ctrlPr>
                      <w:rPr>
                        <w:rFonts w:ascii="Cambria Math" w:hAnsi="Cambria Math"/>
                      </w:rPr>
                    </m:ctrlPr>
                  </m:sub>
                  <m:sup>
                    <m:r>
                      <w:rPr>
                        <w:rFonts w:ascii="Cambria Math" w:hAnsi="Cambria Math"/>
                      </w:rPr>
                      <m:t>r</m:t>
                    </m:r>
                  </m:sup>
                </m:sSubSup>
                <m:r>
                  <m:rPr>
                    <m:sty m:val="p"/>
                  </m:rPr>
                  <w:rPr>
                    <w:rFonts w:ascii="Cambria Math" w:hAnsi="Cambria Math"/>
                  </w:rPr>
                  <m:t>-</m:t>
                </m:r>
                <m:r>
                  <w:rPr>
                    <w:rFonts w:ascii="Cambria Math" w:hAnsi="Cambria Math"/>
                  </w:rPr>
                  <m:t>L</m:t>
                </m:r>
                <m:sSubSup>
                  <m:sSubSupPr>
                    <m:ctrlPr>
                      <w:rPr>
                        <w:rFonts w:ascii="Cambria Math" w:hAnsi="Cambria Math"/>
                        <w:i/>
                      </w:rPr>
                    </m:ctrlPr>
                  </m:sSubSupPr>
                  <m:e>
                    <m:r>
                      <w:rPr>
                        <w:rFonts w:ascii="Cambria Math" w:hAnsi="Cambria Math"/>
                      </w:rPr>
                      <m:t>eis</m:t>
                    </m:r>
                  </m:e>
                  <m:sub>
                    <m:r>
                      <m:rPr>
                        <m:sty m:val="p"/>
                      </m:rPr>
                      <w:rPr>
                        <w:rFonts w:ascii="Cambria Math" w:hAnsi="Cambria Math"/>
                      </w:rPr>
                      <m:t>0</m:t>
                    </m:r>
                    <m:ctrlPr>
                      <w:rPr>
                        <w:rFonts w:ascii="Cambria Math" w:hAnsi="Cambria Math"/>
                      </w:rPr>
                    </m:ctrlPr>
                  </m:sub>
                  <m:sup>
                    <m:r>
                      <w:rPr>
                        <w:rFonts w:ascii="Cambria Math" w:hAnsi="Cambria Math"/>
                      </w:rPr>
                      <m:t>r</m:t>
                    </m:r>
                  </m:sup>
                </m:sSubSup>
                <m:r>
                  <m:rPr>
                    <m:sty m:val="p"/>
                  </m:rPr>
                  <w:rPr>
                    <w:rFonts w:ascii="Cambria Math" w:hAnsi="Cambria Math"/>
                  </w:rPr>
                  <m:t xml:space="preserve">) </m:t>
                </m:r>
              </m:num>
              <m:den>
                <m:r>
                  <w:rPr>
                    <w:rFonts w:ascii="Cambria Math" w:hAnsi="Cambria Math"/>
                  </w:rPr>
                  <m:t>L</m:t>
                </m:r>
                <m:sSubSup>
                  <m:sSubSupPr>
                    <m:ctrlPr>
                      <w:rPr>
                        <w:rFonts w:ascii="Cambria Math" w:hAnsi="Cambria Math"/>
                        <w:i/>
                      </w:rPr>
                    </m:ctrlPr>
                  </m:sSubSupPr>
                  <m:e>
                    <m:r>
                      <w:rPr>
                        <w:rFonts w:ascii="Cambria Math" w:hAnsi="Cambria Math"/>
                      </w:rPr>
                      <m:t>eis</m:t>
                    </m:r>
                  </m:e>
                  <m:sub>
                    <m:r>
                      <m:rPr>
                        <m:sty m:val="p"/>
                      </m:rPr>
                      <w:rPr>
                        <w:rFonts w:ascii="Cambria Math" w:hAnsi="Cambria Math"/>
                      </w:rPr>
                      <m:t>0</m:t>
                    </m:r>
                    <m:ctrlPr>
                      <w:rPr>
                        <w:rFonts w:ascii="Cambria Math" w:hAnsi="Cambria Math"/>
                      </w:rPr>
                    </m:ctrlPr>
                  </m:sub>
                  <m:sup>
                    <m:r>
                      <w:rPr>
                        <w:rFonts w:ascii="Cambria Math" w:hAnsi="Cambria Math"/>
                      </w:rPr>
                      <m:t>r</m:t>
                    </m:r>
                  </m:sup>
                </m:sSubSup>
              </m:den>
            </m:f>
          </m:e>
        </m:eqArr>
      </m:oMath>
      <w:r>
        <w:t xml:space="preserve"> </w:t>
      </w:r>
      <w:r>
        <w:tab/>
      </w:r>
      <w:r w:rsidR="00841FFC">
        <w:t>(</w:t>
      </w:r>
      <w:r>
        <w:t>3.2)</w:t>
      </w:r>
    </w:p>
    <w:p w:rsidRPr="00733E59" w:rsidR="00B93346" w:rsidP="00E94717" w:rsidRDefault="00FB569B" w14:paraId="458D3FEF" w14:textId="7B0FCFA5">
      <w:pPr>
        <w:pStyle w:val="BodyText"/>
        <w:ind w:firstLine="0"/>
      </w:pPr>
      <w:r>
        <w:t>w</w:t>
      </w:r>
      <w:r w:rsidRPr="00733E59" w:rsidR="00B93346">
        <w:t>here</w:t>
      </w:r>
      <w:r>
        <w:t xml:space="preserve"> </w:t>
      </w:r>
      <w:proofErr w:type="spellStart"/>
      <w:r>
        <w:rPr>
          <w:i/>
        </w:rPr>
        <w:t>lse</w:t>
      </w:r>
      <w:r>
        <w:rPr>
          <w:i/>
          <w:vertAlign w:val="subscript"/>
        </w:rPr>
        <w:t>comp</w:t>
      </w:r>
      <w:proofErr w:type="spellEnd"/>
      <w:r>
        <w:rPr>
          <w:vertAlign w:val="subscript"/>
        </w:rPr>
        <w:t xml:space="preserve"> </w:t>
      </w:r>
      <w:r>
        <w:t xml:space="preserve">(assumed to equal 0.40 in ADAGE) and </w:t>
      </w:r>
      <w:proofErr w:type="spellStart"/>
      <w:r>
        <w:rPr>
          <w:i/>
        </w:rPr>
        <w:t>lse</w:t>
      </w:r>
      <w:r>
        <w:rPr>
          <w:i/>
          <w:vertAlign w:val="subscript"/>
        </w:rPr>
        <w:t>uncomp</w:t>
      </w:r>
      <w:proofErr w:type="spellEnd"/>
      <w:r>
        <w:t xml:space="preserve"> (0.15 in ADAGE) </w:t>
      </w:r>
      <w:r w:rsidRPr="00733E59" w:rsidR="00B93346">
        <w:t>are compensated and uncompensated labor supply elasticit</w:t>
      </w:r>
      <w:r w:rsidR="00B93346">
        <w:t>ies,</w:t>
      </w:r>
      <w:r w:rsidRPr="00733E59" w:rsidR="00B93346">
        <w:t xml:space="preserve"> respectively</w:t>
      </w:r>
      <w:r w:rsidR="00B93346">
        <w:t>,</w:t>
      </w:r>
      <w:r w:rsidRPr="00733E59" w:rsidR="00B93346">
        <w:t xml:space="preserve"> </w:t>
      </w:r>
      <w:r w:rsidR="008533EC">
        <w:t xml:space="preserve">with the chosen values </w:t>
      </w:r>
      <w:r w:rsidRPr="00733E59" w:rsidR="00B93346">
        <w:t>drawn from Ross (2009).</w:t>
      </w:r>
      <w:r w:rsidR="004C726C">
        <w:t xml:space="preserve"> </w:t>
      </w:r>
      <w:r w:rsidR="00307BC1">
        <w:t>The</w:t>
      </w:r>
      <w:r w:rsidRPr="00733E59" w:rsidR="00B93346">
        <w:t xml:space="preserve">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Pr="00733E59" w:rsidR="00B93346">
        <w:t xml:space="preserve"> </w:t>
      </w:r>
      <w:r w:rsidR="00307BC1">
        <w:t>parameter</w:t>
      </w:r>
      <w:r w:rsidR="007D02C3">
        <w:t xml:space="preserve"> </w:t>
      </w:r>
      <w:r w:rsidR="00C200C4">
        <w:t xml:space="preserve">is </w:t>
      </w:r>
      <w:r w:rsidRPr="00733E59" w:rsidR="00B93346">
        <w:t xml:space="preserve">the difference between </w:t>
      </w:r>
      <w:r w:rsidR="00B93346">
        <w:t xml:space="preserve">the </w:t>
      </w:r>
      <w:r w:rsidRPr="00733E59" w:rsidR="00B93346">
        <w:t>compensated and uncompensated labor supply elasticit</w:t>
      </w:r>
      <w:r w:rsidR="00B93346">
        <w:t>ies</w:t>
      </w:r>
      <w:r>
        <w:t xml:space="preserve"> (equal to 0.25)</w:t>
      </w:r>
      <w:r w:rsidR="00B93346">
        <w:t xml:space="preserve">, which defines the </w:t>
      </w:r>
      <w:r w:rsidRPr="00733E59" w:rsidR="00B93346">
        <w:t xml:space="preserve">share of leisure in household utility.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0</m:t>
            </m:r>
          </m:sub>
        </m:sSub>
      </m:oMath>
      <w:r w:rsidRPr="00733E59" w:rsidR="00B93346">
        <w:t xml:space="preserve"> and </w:t>
      </w:r>
      <w:r w:rsidRPr="00216122" w:rsidR="00B93346">
        <w:rPr>
          <w:i/>
          <w:iCs/>
        </w:rPr>
        <w:t>Leis</w:t>
      </w:r>
      <w:r w:rsidRPr="00216122" w:rsidR="00B93346">
        <w:rPr>
          <w:i/>
          <w:iCs/>
          <w:vertAlign w:val="subscript"/>
        </w:rPr>
        <w:t>0</w:t>
      </w:r>
      <w:r w:rsidRPr="00733E59" w:rsidR="00B93346">
        <w:t xml:space="preserve"> </w:t>
      </w:r>
      <w:r w:rsidR="00B93346">
        <w:t>represent</w:t>
      </w:r>
      <w:r w:rsidRPr="00733E59" w:rsidR="00B93346">
        <w:t xml:space="preserve"> </w:t>
      </w:r>
      <w:r w:rsidR="00B93346">
        <w:t xml:space="preserve">regionally specific </w:t>
      </w:r>
      <w:r w:rsidRPr="00733E59" w:rsidR="00B93346">
        <w:t>household labor endowment and leisure time endowment</w:t>
      </w:r>
      <w:r w:rsidR="00B93346">
        <w:t>,</w:t>
      </w:r>
      <w:r w:rsidRPr="00733E59" w:rsidR="00B93346">
        <w:t xml:space="preserve"> respectively. Thus, </w:t>
      </w:r>
      <m:oMath>
        <m:sSubSup>
          <m:sSubSupPr>
            <m:ctrlPr>
              <w:rPr>
                <w:rFonts w:ascii="Cambria Math" w:hAnsi="Cambria Math"/>
                <w:i/>
              </w:rPr>
            </m:ctrlPr>
          </m:sSubSupPr>
          <m:e>
            <m:r>
              <w:rPr>
                <w:rFonts w:ascii="Cambria Math" w:hAnsi="Cambria Math"/>
              </w:rPr>
              <m:t>σ</m:t>
            </m:r>
          </m:e>
          <m:sub>
            <m:r>
              <w:rPr>
                <w:rFonts w:ascii="Cambria Math" w:hAnsi="Cambria Math"/>
              </w:rPr>
              <m:t>cl</m:t>
            </m:r>
          </m:sub>
          <m:sup>
            <m:r>
              <w:rPr>
                <w:rFonts w:ascii="Cambria Math" w:hAnsi="Cambria Math"/>
              </w:rPr>
              <m:t>r</m:t>
            </m:r>
          </m:sup>
        </m:sSubSup>
      </m:oMath>
      <w:r w:rsidRPr="00733E59" w:rsidR="00B93346">
        <w:t xml:space="preserve"> is region</w:t>
      </w:r>
      <w:r w:rsidR="00551C30">
        <w:t>ally</w:t>
      </w:r>
      <w:r w:rsidR="00B93346">
        <w:t xml:space="preserve"> </w:t>
      </w:r>
      <w:r w:rsidRPr="00733E59" w:rsidR="00B93346">
        <w:t>specific in ADAGE with a range between 0.68</w:t>
      </w:r>
      <w:r w:rsidR="00F77F8E">
        <w:t xml:space="preserve"> and </w:t>
      </w:r>
      <w:r w:rsidRPr="00733E59" w:rsidR="00B93346">
        <w:t>1.24.</w:t>
      </w:r>
    </w:p>
    <w:p w:rsidRPr="00963006" w:rsidR="008179AB" w:rsidP="007978C1" w:rsidRDefault="008179AB" w14:paraId="7D109876" w14:textId="363AD9F1">
      <w:pPr>
        <w:pStyle w:val="FigureTitle"/>
      </w:pPr>
      <w:bookmarkStart w:name="_Toc109114825" w:id="47"/>
      <w:bookmarkStart w:name="_Toc503449455" w:id="48"/>
      <w:bookmarkStart w:name="_Toc504474605" w:id="49"/>
      <w:bookmarkStart w:name="_Toc504485848" w:id="50"/>
      <w:bookmarkStart w:name="_Toc120007892" w:id="51"/>
      <w:r w:rsidRPr="00733E59">
        <w:t>Figure 3-</w:t>
      </w:r>
      <w:r w:rsidR="007A45C8">
        <w:t>2</w:t>
      </w:r>
      <w:r>
        <w:t>.</w:t>
      </w:r>
      <w:r w:rsidRPr="00733E59">
        <w:t xml:space="preserve"> </w:t>
      </w:r>
      <w:r>
        <w:tab/>
      </w:r>
      <w:r w:rsidRPr="00733E59">
        <w:t xml:space="preserve">Structure of Household </w:t>
      </w:r>
      <w:bookmarkEnd w:id="47"/>
      <w:r w:rsidRPr="00733E59">
        <w:t>Sector</w:t>
      </w:r>
      <w:bookmarkEnd w:id="48"/>
      <w:bookmarkEnd w:id="49"/>
      <w:bookmarkEnd w:id="50"/>
      <w:bookmarkEnd w:id="51"/>
    </w:p>
    <w:p w:rsidR="00B93346" w:rsidP="008179AB" w:rsidRDefault="00B93346" w14:paraId="24313424" w14:textId="5A44C9BE">
      <w:pPr>
        <w:spacing w:before="120"/>
      </w:pPr>
      <w:r w:rsidRPr="00733E59">
        <w:rPr>
          <w:noProof/>
        </w:rPr>
        <mc:AlternateContent>
          <mc:Choice Requires="wpc">
            <w:drawing>
              <wp:inline distT="0" distB="0" distL="0" distR="0" wp14:anchorId="715E3FD3" wp14:editId="39EE9EF3">
                <wp:extent cx="6033770" cy="3727450"/>
                <wp:effectExtent l="0" t="0" r="24130" b="25400"/>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4" name="Text Box 4"/>
                        <wps:cNvSpPr txBox="1">
                          <a:spLocks noChangeArrowheads="1"/>
                        </wps:cNvSpPr>
                        <wps:spPr bwMode="auto">
                          <a:xfrm>
                            <a:off x="2160574" y="560061"/>
                            <a:ext cx="677277" cy="278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51360" w:rsidR="00D82C7F" w:rsidP="00B93346" w:rsidRDefault="00D82C7F" w14:paraId="38CEAE39" w14:textId="77777777">
                              <w:pPr>
                                <w:jc w:val="center"/>
                                <w:rPr>
                                  <w:sz w:val="18"/>
                                  <w:szCs w:val="18"/>
                                </w:rPr>
                              </w:pPr>
                              <w:r w:rsidRPr="00F51360">
                                <w:rPr>
                                  <w:sz w:val="18"/>
                                  <w:szCs w:val="18"/>
                                </w:rPr>
                                <w:t>Leisure</w:t>
                              </w:r>
                            </w:p>
                          </w:txbxContent>
                        </wps:txbx>
                        <wps:bodyPr rot="0" vert="horz" wrap="square" lIns="91440" tIns="45720" rIns="91440" bIns="45720" anchor="t" anchorCtr="0" upright="1">
                          <a:noAutofit/>
                        </wps:bodyPr>
                      </wps:wsp>
                      <wps:wsp>
                        <wps:cNvPr id="5" name="Text Box 7"/>
                        <wps:cNvSpPr txBox="1">
                          <a:spLocks noChangeArrowheads="1"/>
                        </wps:cNvSpPr>
                        <wps:spPr bwMode="auto">
                          <a:xfrm>
                            <a:off x="2890183" y="587705"/>
                            <a:ext cx="1271730" cy="2910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452273" w:rsidR="00D82C7F" w:rsidP="00B93346" w:rsidRDefault="00D82C7F" w14:paraId="21002418" w14:textId="3629DBDE">
                              <w:pPr>
                                <w:jc w:val="center"/>
                                <w:rPr>
                                  <w:sz w:val="18"/>
                                  <w:szCs w:val="18"/>
                                </w:rPr>
                              </w:pPr>
                              <w:r>
                                <w:rPr>
                                  <w:sz w:val="18"/>
                                  <w:szCs w:val="18"/>
                                </w:rPr>
                                <w:t>Composite good</w:t>
                              </w:r>
                            </w:p>
                          </w:txbxContent>
                        </wps:txbx>
                        <wps:bodyPr rot="0" vert="horz" wrap="square" lIns="91440" tIns="45720" rIns="91440" bIns="45720" anchor="t" anchorCtr="0" upright="1">
                          <a:noAutofit/>
                        </wps:bodyPr>
                      </wps:wsp>
                      <wps:wsp>
                        <wps:cNvPr id="8" name="Text Box 14"/>
                        <wps:cNvSpPr txBox="1">
                          <a:spLocks noChangeArrowheads="1"/>
                        </wps:cNvSpPr>
                        <wps:spPr bwMode="auto">
                          <a:xfrm>
                            <a:off x="2311352" y="36296"/>
                            <a:ext cx="1219200" cy="225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52273" w:rsidR="00D82C7F" w:rsidP="00B93346" w:rsidRDefault="00D82C7F" w14:paraId="3E79077D" w14:textId="77777777">
                              <w:pPr>
                                <w:jc w:val="center"/>
                                <w:rPr>
                                  <w:bCs/>
                                  <w:i/>
                                  <w:sz w:val="18"/>
                                  <w:szCs w:val="18"/>
                                </w:rPr>
                              </w:pPr>
                              <w:r w:rsidRPr="00452273">
                                <w:rPr>
                                  <w:bCs/>
                                  <w:sz w:val="18"/>
                                  <w:szCs w:val="18"/>
                                </w:rPr>
                                <w:t xml:space="preserve">Utility, </w:t>
                              </w:r>
                              <m:oMath>
                                <m:r>
                                  <w:rPr>
                                    <w:rFonts w:ascii="Cambria Math" w:hAnsi="Cambria Math"/>
                                    <w:sz w:val="18"/>
                                    <w:szCs w:val="18"/>
                                  </w:rPr>
                                  <m:t>U</m:t>
                                </m:r>
                              </m:oMath>
                            </w:p>
                          </w:txbxContent>
                        </wps:txbx>
                        <wps:bodyPr rot="0" vert="horz" wrap="square" lIns="0" tIns="45720" rIns="0" bIns="45720" anchor="t" anchorCtr="0" upright="1">
                          <a:noAutofit/>
                        </wps:bodyPr>
                      </wps:wsp>
                      <wps:wsp>
                        <wps:cNvPr id="9" name="Line 41"/>
                        <wps:cNvCnPr>
                          <a:cxnSpLocks noChangeShapeType="1"/>
                        </wps:cNvCnPr>
                        <wps:spPr bwMode="auto">
                          <a:xfrm flipH="1">
                            <a:off x="2379609" y="795907"/>
                            <a:ext cx="978312" cy="4331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42"/>
                        <wps:cNvCnPr>
                          <a:cxnSpLocks noChangeShapeType="1"/>
                        </wps:cNvCnPr>
                        <wps:spPr bwMode="auto">
                          <a:xfrm>
                            <a:off x="3364415" y="795907"/>
                            <a:ext cx="899333" cy="4075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rc 43"/>
                        <wps:cNvSpPr>
                          <a:spLocks/>
                        </wps:cNvSpPr>
                        <wps:spPr bwMode="auto">
                          <a:xfrm rot="2990824" flipV="1">
                            <a:off x="3181875" y="571556"/>
                            <a:ext cx="394878" cy="47729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44"/>
                        <wps:cNvSpPr txBox="1">
                          <a:spLocks noChangeArrowheads="1"/>
                        </wps:cNvSpPr>
                        <wps:spPr bwMode="auto">
                          <a:xfrm>
                            <a:off x="2632168" y="739074"/>
                            <a:ext cx="566215"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77635C" w:rsidR="00D82C7F" w:rsidP="00B93346" w:rsidRDefault="00541246" w14:paraId="42D6EBD7" w14:textId="77777777">
                              <w:pPr>
                                <w:rPr>
                                  <w:sz w:val="16"/>
                                  <w:szCs w:val="16"/>
                                </w:rPr>
                              </w:pPr>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ct</m:t>
                                    </m:r>
                                  </m:sub>
                                </m:sSub>
                                <m:r>
                                  <w:rPr>
                                    <w:rFonts w:ascii="Cambria Math" w:hAnsi="Cambria Math"/>
                                    <w:sz w:val="16"/>
                                    <w:szCs w:val="16"/>
                                  </w:rPr>
                                  <m:t>=1</m:t>
                                </m:r>
                              </m:oMath>
                              <w:r w:rsidRPr="0077635C" w:rsidR="00D82C7F">
                                <w:rPr>
                                  <w:sz w:val="16"/>
                                  <w:szCs w:val="16"/>
                                </w:rPr>
                                <w:t xml:space="preserve"> </w:t>
                              </w:r>
                            </w:p>
                          </w:txbxContent>
                        </wps:txbx>
                        <wps:bodyPr rot="0" vert="horz" wrap="square" lIns="91440" tIns="45720" rIns="91440" bIns="45720" anchor="t" anchorCtr="0" upright="1">
                          <a:noAutofit/>
                        </wps:bodyPr>
                      </wps:wsp>
                      <wps:wsp>
                        <wps:cNvPr id="13" name="Text Box 11"/>
                        <wps:cNvSpPr txBox="1">
                          <a:spLocks noChangeArrowheads="1"/>
                        </wps:cNvSpPr>
                        <wps:spPr bwMode="auto">
                          <a:xfrm>
                            <a:off x="3017283" y="229776"/>
                            <a:ext cx="1269745" cy="275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7E2990" w:rsidR="00D82C7F" w:rsidP="00B93346" w:rsidRDefault="00541246" w14:paraId="2648461B" w14:textId="4D72A4CA">
                              <w:pPr>
                                <w:pStyle w:val="NormalWeb"/>
                                <w:spacing w:before="0" w:beforeAutospacing="0" w:after="160" w:afterAutospacing="0" w:line="254" w:lineRule="auto"/>
                                <w:rPr>
                                  <w:sz w:val="16"/>
                                  <w:szCs w:val="16"/>
                                </w:rPr>
                              </w:pPr>
                              <m:oMathPara>
                                <m:oMath>
                                  <m:sSubSup>
                                    <m:sSubSupPr>
                                      <m:ctrlPr>
                                        <w:rPr>
                                          <w:rFonts w:ascii="Cambria Math" w:hAnsi="Cambria Math" w:eastAsia="SimSun"/>
                                          <w:i/>
                                          <w:sz w:val="16"/>
                                          <w:szCs w:val="16"/>
                                        </w:rPr>
                                      </m:ctrlPr>
                                    </m:sSubSupPr>
                                    <m:e>
                                      <m:r>
                                        <m:rPr>
                                          <m:sty m:val="p"/>
                                        </m:rPr>
                                        <w:rPr>
                                          <w:rFonts w:ascii="Cambria Math" w:hAnsi="Cambria Math" w:eastAsia="SimSun"/>
                                          <w:sz w:val="16"/>
                                          <w:szCs w:val="16"/>
                                        </w:rPr>
                                        <m:t>σ</m:t>
                                      </m:r>
                                      <m:ctrlPr>
                                        <w:rPr>
                                          <w:rFonts w:ascii="Cambria Math" w:hAnsi="Cambria Math" w:eastAsia="SimSun"/>
                                          <w:sz w:val="16"/>
                                          <w:szCs w:val="16"/>
                                        </w:rPr>
                                      </m:ctrlPr>
                                    </m:e>
                                    <m:sub>
                                      <m:r>
                                        <m:rPr>
                                          <m:sty m:val="p"/>
                                        </m:rPr>
                                        <w:rPr>
                                          <w:rFonts w:ascii="Cambria Math" w:hAnsi="Cambria Math" w:eastAsia="SimSun"/>
                                          <w:sz w:val="16"/>
                                          <w:szCs w:val="16"/>
                                        </w:rPr>
                                        <m:t>cl</m:t>
                                      </m:r>
                                      <m:ctrlPr>
                                        <w:rPr>
                                          <w:rFonts w:ascii="Cambria Math" w:hAnsi="Cambria Math" w:eastAsia="SimSun"/>
                                          <w:sz w:val="16"/>
                                          <w:szCs w:val="16"/>
                                        </w:rPr>
                                      </m:ctrlPr>
                                    </m:sub>
                                    <m:sup>
                                      <m:r>
                                        <w:rPr>
                                          <w:rFonts w:ascii="Cambria Math" w:hAnsi="Cambria Math" w:eastAsia="SimSun"/>
                                          <w:sz w:val="16"/>
                                          <w:szCs w:val="16"/>
                                        </w:rPr>
                                        <m:t>r</m:t>
                                      </m:r>
                                    </m:sup>
                                  </m:sSubSup>
                                  <m:r>
                                    <w:rPr>
                                      <w:rFonts w:ascii="Cambria Math" w:hAnsi="Cambria Math" w:eastAsia="SimSun"/>
                                      <w:sz w:val="16"/>
                                      <w:szCs w:val="16"/>
                                    </w:rPr>
                                    <m:t>=(0.67-1.24)</m:t>
                                  </m:r>
                                </m:oMath>
                              </m:oMathPara>
                            </w:p>
                          </w:txbxContent>
                        </wps:txbx>
                        <wps:bodyPr rot="0" vert="horz" wrap="square" lIns="91440" tIns="45720" rIns="91440" bIns="45720" anchor="t" anchorCtr="0" upright="1">
                          <a:noAutofit/>
                        </wps:bodyPr>
                      </wps:wsp>
                      <wps:wsp>
                        <wps:cNvPr id="14" name="Text Box 4"/>
                        <wps:cNvSpPr txBox="1">
                          <a:spLocks noChangeArrowheads="1"/>
                        </wps:cNvSpPr>
                        <wps:spPr bwMode="auto">
                          <a:xfrm>
                            <a:off x="3892796" y="1203479"/>
                            <a:ext cx="1090328" cy="3734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91F47" w:rsidR="00D82C7F" w:rsidP="00B93346" w:rsidRDefault="00D82C7F" w14:paraId="135B3F85" w14:textId="6E20DCD2">
                              <w:pPr>
                                <w:pStyle w:val="NormalWeb"/>
                                <w:spacing w:before="0" w:beforeAutospacing="0" w:after="160" w:afterAutospacing="0" w:line="256" w:lineRule="auto"/>
                                <w:jc w:val="center"/>
                                <w:rPr>
                                  <w:rFonts w:eastAsia="SimSun"/>
                                  <w:sz w:val="18"/>
                                  <w:szCs w:val="18"/>
                                </w:rPr>
                              </w:pPr>
                              <w:r w:rsidRPr="00A41CC4">
                                <w:rPr>
                                  <w:rFonts w:eastAsia="SimSun"/>
                                  <w:sz w:val="18"/>
                                  <w:szCs w:val="18"/>
                                </w:rPr>
                                <w:t>Other</w:t>
                              </w:r>
                              <w:r>
                                <w:rPr>
                                  <w:rFonts w:eastAsia="SimSun"/>
                                  <w:sz w:val="18"/>
                                  <w:szCs w:val="18"/>
                                </w:rPr>
                                <w:t xml:space="preserve"> G</w:t>
                              </w:r>
                              <w:r w:rsidRPr="00A41CC4">
                                <w:rPr>
                                  <w:rFonts w:eastAsia="SimSun"/>
                                  <w:sz w:val="18"/>
                                  <w:szCs w:val="18"/>
                                </w:rPr>
                                <w:t>oods</w:t>
                              </w:r>
                              <w:r>
                                <w:rPr>
                                  <w:rFonts w:eastAsia="SimSun"/>
                                  <w:sz w:val="18"/>
                                  <w:szCs w:val="18"/>
                                </w:rPr>
                                <w:t xml:space="preserve"> A</w:t>
                              </w:r>
                              <w:r w:rsidRPr="0002322F">
                                <w:rPr>
                                  <w:rFonts w:eastAsia="SimSun"/>
                                  <w:sz w:val="18"/>
                                  <w:szCs w:val="18"/>
                                </w:rPr>
                                <w:t>ggregate</w:t>
                              </w:r>
                            </w:p>
                          </w:txbxContent>
                        </wps:txbx>
                        <wps:bodyPr rot="0" vert="horz" wrap="square" lIns="91440" tIns="45720" rIns="91440" bIns="45720" anchor="t" anchorCtr="0" upright="1">
                          <a:noAutofit/>
                        </wps:bodyPr>
                      </wps:wsp>
                      <wps:wsp>
                        <wps:cNvPr id="15" name="Text Box 4"/>
                        <wps:cNvSpPr txBox="1">
                          <a:spLocks noChangeArrowheads="1"/>
                        </wps:cNvSpPr>
                        <wps:spPr bwMode="auto">
                          <a:xfrm>
                            <a:off x="1709670" y="1198369"/>
                            <a:ext cx="1279310" cy="3784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F13316B" w14:textId="0CD24236">
                              <w:pPr>
                                <w:pStyle w:val="NormalWeb"/>
                                <w:spacing w:before="0" w:beforeAutospacing="0" w:after="160" w:afterAutospacing="0" w:line="254" w:lineRule="auto"/>
                                <w:jc w:val="center"/>
                              </w:pPr>
                              <w:r>
                                <w:rPr>
                                  <w:rFonts w:eastAsia="SimSun"/>
                                  <w:sz w:val="18"/>
                                  <w:szCs w:val="18"/>
                                </w:rPr>
                                <w:t xml:space="preserve">Transportation Aggregate </w:t>
                              </w:r>
                            </w:p>
                          </w:txbxContent>
                        </wps:txbx>
                        <wps:bodyPr rot="0" vert="horz" wrap="square" lIns="91440" tIns="45720" rIns="91440" bIns="45720" anchor="t" anchorCtr="0" upright="1">
                          <a:noAutofit/>
                        </wps:bodyPr>
                      </wps:wsp>
                      <wps:wsp>
                        <wps:cNvPr id="16" name="Line 41"/>
                        <wps:cNvCnPr>
                          <a:cxnSpLocks noChangeShapeType="1"/>
                        </wps:cNvCnPr>
                        <wps:spPr bwMode="auto">
                          <a:xfrm flipH="1">
                            <a:off x="1149294" y="1576957"/>
                            <a:ext cx="1161899" cy="3984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42"/>
                        <wps:cNvCnPr>
                          <a:cxnSpLocks noChangeShapeType="1"/>
                        </wps:cNvCnPr>
                        <wps:spPr bwMode="auto">
                          <a:xfrm>
                            <a:off x="2311034" y="1576957"/>
                            <a:ext cx="1047118" cy="4239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rc 43"/>
                        <wps:cNvSpPr>
                          <a:spLocks/>
                        </wps:cNvSpPr>
                        <wps:spPr bwMode="auto">
                          <a:xfrm rot="2990824" flipV="1">
                            <a:off x="2058219" y="1263718"/>
                            <a:ext cx="518141" cy="6141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4"/>
                        <wps:cNvSpPr txBox="1">
                          <a:spLocks noChangeArrowheads="1"/>
                        </wps:cNvSpPr>
                        <wps:spPr bwMode="auto">
                          <a:xfrm>
                            <a:off x="604226" y="1975386"/>
                            <a:ext cx="1090295"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1E5F6B91" w14:textId="77777777">
                              <w:pPr>
                                <w:pStyle w:val="NormalWeb"/>
                                <w:spacing w:before="0" w:beforeAutospacing="0" w:after="160" w:afterAutospacing="0" w:line="252" w:lineRule="auto"/>
                                <w:jc w:val="center"/>
                              </w:pPr>
                              <w:r>
                                <w:rPr>
                                  <w:rFonts w:eastAsia="SimSun"/>
                                  <w:sz w:val="18"/>
                                  <w:szCs w:val="18"/>
                                </w:rPr>
                                <w:t xml:space="preserve">Passenger Transportation </w:t>
                              </w:r>
                            </w:p>
                          </w:txbxContent>
                        </wps:txbx>
                        <wps:bodyPr rot="0" vert="horz" wrap="square" lIns="91440" tIns="45720" rIns="91440" bIns="45720" anchor="t" anchorCtr="0" upright="1">
                          <a:noAutofit/>
                        </wps:bodyPr>
                      </wps:wsp>
                      <wps:wsp>
                        <wps:cNvPr id="21" name="Text Box 4"/>
                        <wps:cNvSpPr txBox="1">
                          <a:spLocks noChangeArrowheads="1"/>
                        </wps:cNvSpPr>
                        <wps:spPr bwMode="auto">
                          <a:xfrm>
                            <a:off x="2846111" y="2000904"/>
                            <a:ext cx="1024082"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3675F8F0" w14:textId="3A8AD6D8">
                              <w:pPr>
                                <w:pStyle w:val="NormalWeb"/>
                                <w:spacing w:before="0" w:beforeAutospacing="0" w:after="160" w:afterAutospacing="0" w:line="252" w:lineRule="auto"/>
                                <w:jc w:val="center"/>
                              </w:pPr>
                              <w:r>
                                <w:rPr>
                                  <w:rFonts w:eastAsia="SimSun"/>
                                  <w:sz w:val="18"/>
                                  <w:szCs w:val="18"/>
                                </w:rPr>
                                <w:t xml:space="preserve">Non-passenger Transportation </w:t>
                              </w:r>
                            </w:p>
                          </w:txbxContent>
                        </wps:txbx>
                        <wps:bodyPr rot="0" vert="horz" wrap="square" lIns="91440" tIns="45720" rIns="91440" bIns="45720" anchor="t" anchorCtr="0" upright="1">
                          <a:noAutofit/>
                        </wps:bodyPr>
                      </wps:wsp>
                      <wps:wsp>
                        <wps:cNvPr id="24" name="Text Box 4"/>
                        <wps:cNvSpPr txBox="1">
                          <a:spLocks noChangeArrowheads="1"/>
                        </wps:cNvSpPr>
                        <wps:spPr bwMode="auto">
                          <a:xfrm>
                            <a:off x="233363" y="2684793"/>
                            <a:ext cx="514020" cy="2462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1E95B70F" w14:textId="77777777">
                              <w:pPr>
                                <w:pStyle w:val="NormalWeb"/>
                                <w:spacing w:before="0" w:beforeAutospacing="0" w:after="160" w:afterAutospacing="0" w:line="252" w:lineRule="auto"/>
                                <w:jc w:val="center"/>
                              </w:pPr>
                              <w:r>
                                <w:rPr>
                                  <w:rFonts w:eastAsia="SimSun"/>
                                  <w:sz w:val="18"/>
                                  <w:szCs w:val="18"/>
                                </w:rPr>
                                <w:t xml:space="preserve">Air </w:t>
                              </w:r>
                            </w:p>
                          </w:txbxContent>
                        </wps:txbx>
                        <wps:bodyPr rot="0" vert="horz" wrap="square" lIns="91440" tIns="45720" rIns="91440" bIns="45720" anchor="t" anchorCtr="0" upright="1">
                          <a:noAutofit/>
                        </wps:bodyPr>
                      </wps:wsp>
                      <wps:wsp>
                        <wps:cNvPr id="25" name="Text Box 4"/>
                        <wps:cNvSpPr txBox="1">
                          <a:spLocks noChangeArrowheads="1"/>
                        </wps:cNvSpPr>
                        <wps:spPr bwMode="auto">
                          <a:xfrm>
                            <a:off x="1378250" y="2685317"/>
                            <a:ext cx="51371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4150B3CC" w14:textId="77777777">
                              <w:pPr>
                                <w:pStyle w:val="NormalWeb"/>
                                <w:spacing w:before="0" w:beforeAutospacing="0" w:after="160" w:afterAutospacing="0" w:line="252" w:lineRule="auto"/>
                                <w:jc w:val="center"/>
                              </w:pPr>
                              <w:r>
                                <w:rPr>
                                  <w:rFonts w:eastAsia="SimSun"/>
                                  <w:sz w:val="18"/>
                                  <w:szCs w:val="18"/>
                                </w:rPr>
                                <w:t>Auto</w:t>
                              </w:r>
                            </w:p>
                          </w:txbxContent>
                        </wps:txbx>
                        <wps:bodyPr rot="0" vert="horz" wrap="square" lIns="91440" tIns="45720" rIns="91440" bIns="45720" anchor="t" anchorCtr="0" upright="1">
                          <a:noAutofit/>
                        </wps:bodyPr>
                      </wps:wsp>
                      <wps:wsp>
                        <wps:cNvPr id="26" name="Text Box 4"/>
                        <wps:cNvSpPr txBox="1">
                          <a:spLocks noChangeArrowheads="1"/>
                        </wps:cNvSpPr>
                        <wps:spPr bwMode="auto">
                          <a:xfrm>
                            <a:off x="604226" y="2681071"/>
                            <a:ext cx="471937"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568256E" w14:textId="77777777">
                              <w:pPr>
                                <w:pStyle w:val="NormalWeb"/>
                                <w:spacing w:before="0" w:beforeAutospacing="0" w:after="160" w:afterAutospacing="0" w:line="252" w:lineRule="auto"/>
                                <w:jc w:val="center"/>
                              </w:pPr>
                              <w:r>
                                <w:rPr>
                                  <w:rFonts w:eastAsia="SimSun"/>
                                  <w:sz w:val="18"/>
                                  <w:szCs w:val="18"/>
                                </w:rPr>
                                <w:t xml:space="preserve">Road </w:t>
                              </w:r>
                            </w:p>
                          </w:txbxContent>
                        </wps:txbx>
                        <wps:bodyPr rot="0" vert="horz" wrap="square" lIns="91440" tIns="45720" rIns="91440" bIns="45720" anchor="t" anchorCtr="0" upright="1">
                          <a:noAutofit/>
                        </wps:bodyPr>
                      </wps:wsp>
                      <wps:wsp>
                        <wps:cNvPr id="27" name="Text Box 4"/>
                        <wps:cNvSpPr txBox="1">
                          <a:spLocks noChangeArrowheads="1"/>
                        </wps:cNvSpPr>
                        <wps:spPr bwMode="auto">
                          <a:xfrm>
                            <a:off x="974829" y="2681072"/>
                            <a:ext cx="51371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FBD9328" w14:textId="77777777">
                              <w:pPr>
                                <w:pStyle w:val="NormalWeb"/>
                                <w:spacing w:before="0" w:beforeAutospacing="0" w:after="160" w:afterAutospacing="0" w:line="252" w:lineRule="auto"/>
                                <w:jc w:val="center"/>
                              </w:pPr>
                              <w:r>
                                <w:rPr>
                                  <w:rFonts w:eastAsia="SimSun"/>
                                  <w:sz w:val="18"/>
                                  <w:szCs w:val="18"/>
                                </w:rPr>
                                <w:t xml:space="preserve">Rail </w:t>
                              </w:r>
                            </w:p>
                          </w:txbxContent>
                        </wps:txbx>
                        <wps:bodyPr rot="0" vert="horz" wrap="square" lIns="91440" tIns="45720" rIns="91440" bIns="45720" anchor="t" anchorCtr="0" upright="1">
                          <a:noAutofit/>
                        </wps:bodyPr>
                      </wps:wsp>
                      <wps:wsp>
                        <wps:cNvPr id="28" name="Line 41"/>
                        <wps:cNvCnPr>
                          <a:cxnSpLocks noChangeShapeType="1"/>
                        </wps:cNvCnPr>
                        <wps:spPr bwMode="auto">
                          <a:xfrm>
                            <a:off x="1628930" y="2870566"/>
                            <a:ext cx="584680" cy="5279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42"/>
                        <wps:cNvCnPr>
                          <a:cxnSpLocks noChangeShapeType="1"/>
                        </wps:cNvCnPr>
                        <wps:spPr bwMode="auto">
                          <a:xfrm flipH="1">
                            <a:off x="1076163" y="2870566"/>
                            <a:ext cx="552770" cy="5123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rc 43"/>
                        <wps:cNvSpPr>
                          <a:spLocks/>
                        </wps:cNvSpPr>
                        <wps:spPr bwMode="auto">
                          <a:xfrm rot="2990824" flipV="1">
                            <a:off x="1431019" y="2817422"/>
                            <a:ext cx="364225" cy="44968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4"/>
                        <wps:cNvSpPr txBox="1">
                          <a:spLocks noChangeArrowheads="1"/>
                        </wps:cNvSpPr>
                        <wps:spPr bwMode="auto">
                          <a:xfrm>
                            <a:off x="917436" y="3418625"/>
                            <a:ext cx="213598" cy="1303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42842" w:rsidRDefault="00D82C7F" w14:paraId="0CE9DF99" w14:textId="77777777">
                              <w:pPr>
                                <w:pStyle w:val="NormalWeb"/>
                                <w:spacing w:before="0" w:beforeAutospacing="0" w:after="160" w:afterAutospacing="0" w:line="252" w:lineRule="auto"/>
                              </w:pPr>
                              <w:r>
                                <w:rPr>
                                  <w:rFonts w:eastAsia="SimSun"/>
                                  <w:sz w:val="18"/>
                                  <w:szCs w:val="18"/>
                                </w:rPr>
                                <w:t>Gas</w:t>
                              </w:r>
                            </w:p>
                          </w:txbxContent>
                        </wps:txbx>
                        <wps:bodyPr rot="0" vert="horz" wrap="square" lIns="0" tIns="0" rIns="0" bIns="0" anchor="t" anchorCtr="0" upright="1">
                          <a:noAutofit/>
                        </wps:bodyPr>
                      </wps:wsp>
                      <wps:wsp>
                        <wps:cNvPr id="448" name="Text Box 4"/>
                        <wps:cNvSpPr txBox="1">
                          <a:spLocks noChangeArrowheads="1"/>
                        </wps:cNvSpPr>
                        <wps:spPr bwMode="auto">
                          <a:xfrm>
                            <a:off x="2205989" y="3424393"/>
                            <a:ext cx="430531" cy="1614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42842" w:rsidRDefault="00D82C7F" w14:paraId="71574C07" w14:textId="77777777">
                              <w:pPr>
                                <w:pStyle w:val="NormalWeb"/>
                                <w:spacing w:before="0" w:beforeAutospacing="0" w:after="160" w:afterAutospacing="0" w:line="252" w:lineRule="auto"/>
                              </w:pPr>
                              <w:r>
                                <w:rPr>
                                  <w:rFonts w:eastAsia="SimSun"/>
                                  <w:sz w:val="18"/>
                                  <w:szCs w:val="18"/>
                                </w:rPr>
                                <w:t>Fuel Cell</w:t>
                              </w:r>
                            </w:p>
                          </w:txbxContent>
                        </wps:txbx>
                        <wps:bodyPr rot="0" vert="horz" wrap="square" lIns="0" tIns="0" rIns="0" bIns="0" anchor="t" anchorCtr="0" upright="1">
                          <a:noAutofit/>
                        </wps:bodyPr>
                      </wps:wsp>
                      <wps:wsp>
                        <wps:cNvPr id="449" name="Line 41"/>
                        <wps:cNvCnPr>
                          <a:cxnSpLocks noChangeShapeType="1"/>
                        </wps:cNvCnPr>
                        <wps:spPr bwMode="auto">
                          <a:xfrm flipH="1">
                            <a:off x="1344930" y="2877050"/>
                            <a:ext cx="284003" cy="530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Line 41"/>
                        <wps:cNvCnPr>
                          <a:cxnSpLocks noChangeShapeType="1"/>
                        </wps:cNvCnPr>
                        <wps:spPr bwMode="auto">
                          <a:xfrm>
                            <a:off x="1628930" y="2871110"/>
                            <a:ext cx="286584" cy="535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Text Box 4"/>
                        <wps:cNvSpPr txBox="1">
                          <a:spLocks noChangeArrowheads="1"/>
                        </wps:cNvSpPr>
                        <wps:spPr bwMode="auto">
                          <a:xfrm>
                            <a:off x="1142115" y="3419004"/>
                            <a:ext cx="346429" cy="1460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42842" w:rsidRDefault="00D82C7F" w14:paraId="2A8D063C" w14:textId="77777777">
                              <w:pPr>
                                <w:pStyle w:val="NormalWeb"/>
                                <w:spacing w:before="0" w:beforeAutospacing="0" w:after="160" w:afterAutospacing="0" w:line="252" w:lineRule="auto"/>
                              </w:pPr>
                              <w:r>
                                <w:rPr>
                                  <w:rFonts w:eastAsia="SimSun"/>
                                  <w:sz w:val="18"/>
                                  <w:szCs w:val="18"/>
                                </w:rPr>
                                <w:t>Battery</w:t>
                              </w:r>
                            </w:p>
                          </w:txbxContent>
                        </wps:txbx>
                        <wps:bodyPr rot="0" vert="horz" wrap="square" lIns="0" tIns="0" rIns="0" bIns="0" anchor="t" anchorCtr="0" upright="1">
                          <a:noAutofit/>
                        </wps:bodyPr>
                      </wps:wsp>
                      <wps:wsp>
                        <wps:cNvPr id="453" name="Text Box 4"/>
                        <wps:cNvSpPr txBox="1">
                          <a:spLocks noChangeArrowheads="1"/>
                        </wps:cNvSpPr>
                        <wps:spPr bwMode="auto">
                          <a:xfrm>
                            <a:off x="1824989" y="3424393"/>
                            <a:ext cx="369570" cy="1476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42842" w:rsidRDefault="00D82C7F" w14:paraId="2DC78B2D" w14:textId="77777777">
                              <w:pPr>
                                <w:pStyle w:val="NormalWeb"/>
                                <w:spacing w:before="0" w:beforeAutospacing="0" w:after="0" w:afterAutospacing="0" w:line="252" w:lineRule="auto"/>
                              </w:pPr>
                              <w:r>
                                <w:rPr>
                                  <w:rFonts w:eastAsia="SimSun"/>
                                  <w:sz w:val="18"/>
                                  <w:szCs w:val="18"/>
                                </w:rPr>
                                <w:t>Hybrid</w:t>
                              </w:r>
                            </w:p>
                          </w:txbxContent>
                        </wps:txbx>
                        <wps:bodyPr rot="0" vert="horz" wrap="square" lIns="0" tIns="0" rIns="0" bIns="0" anchor="t" anchorCtr="0" upright="1">
                          <a:noAutofit/>
                        </wps:bodyPr>
                      </wps:wsp>
                      <wps:wsp>
                        <wps:cNvPr id="454" name="Line 41"/>
                        <wps:cNvCnPr>
                          <a:cxnSpLocks noChangeShapeType="1"/>
                        </wps:cNvCnPr>
                        <wps:spPr bwMode="auto">
                          <a:xfrm>
                            <a:off x="3434860" y="2347958"/>
                            <a:ext cx="457936" cy="360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Line 42"/>
                        <wps:cNvCnPr>
                          <a:cxnSpLocks noChangeShapeType="1"/>
                        </wps:cNvCnPr>
                        <wps:spPr bwMode="auto">
                          <a:xfrm flipH="1">
                            <a:off x="2837851" y="2347958"/>
                            <a:ext cx="596207" cy="4100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Arc 43"/>
                        <wps:cNvSpPr>
                          <a:spLocks/>
                        </wps:cNvSpPr>
                        <wps:spPr bwMode="auto">
                          <a:xfrm rot="2990824" flipV="1">
                            <a:off x="3255911" y="2257956"/>
                            <a:ext cx="351649" cy="40785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Text Box 4"/>
                        <wps:cNvSpPr txBox="1">
                          <a:spLocks noChangeArrowheads="1"/>
                        </wps:cNvSpPr>
                        <wps:spPr bwMode="auto">
                          <a:xfrm>
                            <a:off x="2529441" y="2708119"/>
                            <a:ext cx="51371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01374DF" w14:textId="77777777">
                              <w:pPr>
                                <w:pStyle w:val="NormalWeb"/>
                                <w:spacing w:before="0" w:beforeAutospacing="0" w:after="160" w:afterAutospacing="0" w:line="252" w:lineRule="auto"/>
                                <w:jc w:val="center"/>
                              </w:pPr>
                              <w:r>
                                <w:rPr>
                                  <w:rFonts w:eastAsia="SimSun"/>
                                  <w:sz w:val="18"/>
                                  <w:szCs w:val="18"/>
                                </w:rPr>
                                <w:t xml:space="preserve">Water </w:t>
                              </w:r>
                            </w:p>
                          </w:txbxContent>
                        </wps:txbx>
                        <wps:bodyPr rot="0" vert="horz" wrap="square" lIns="91440" tIns="45720" rIns="91440" bIns="45720" anchor="t" anchorCtr="0" upright="1">
                          <a:noAutofit/>
                        </wps:bodyPr>
                      </wps:wsp>
                      <wps:wsp>
                        <wps:cNvPr id="459" name="Text Box 4"/>
                        <wps:cNvSpPr txBox="1">
                          <a:spLocks noChangeArrowheads="1"/>
                        </wps:cNvSpPr>
                        <wps:spPr bwMode="auto">
                          <a:xfrm>
                            <a:off x="3771901" y="2705343"/>
                            <a:ext cx="492156"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20630BDA" w14:textId="77777777">
                              <w:pPr>
                                <w:pStyle w:val="NormalWeb"/>
                                <w:spacing w:before="0" w:beforeAutospacing="0" w:after="160" w:afterAutospacing="0" w:line="252" w:lineRule="auto"/>
                                <w:jc w:val="center"/>
                              </w:pPr>
                              <w:r>
                                <w:rPr>
                                  <w:rFonts w:eastAsia="SimSun"/>
                                  <w:sz w:val="18"/>
                                  <w:szCs w:val="18"/>
                                </w:rPr>
                                <w:t>Other</w:t>
                              </w:r>
                            </w:p>
                          </w:txbxContent>
                        </wps:txbx>
                        <wps:bodyPr rot="0" vert="horz" wrap="square" lIns="91440" tIns="45720" rIns="91440" bIns="45720" anchor="t" anchorCtr="0" upright="1">
                          <a:noAutofit/>
                        </wps:bodyPr>
                      </wps:wsp>
                      <wps:wsp>
                        <wps:cNvPr id="460" name="Line 41"/>
                        <wps:cNvCnPr>
                          <a:cxnSpLocks noChangeShapeType="1"/>
                        </wps:cNvCnPr>
                        <wps:spPr bwMode="auto">
                          <a:xfrm flipH="1">
                            <a:off x="3259133" y="2356669"/>
                            <a:ext cx="171860" cy="3709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Text Box 4"/>
                        <wps:cNvSpPr txBox="1">
                          <a:spLocks noChangeArrowheads="1"/>
                        </wps:cNvSpPr>
                        <wps:spPr bwMode="auto">
                          <a:xfrm>
                            <a:off x="2946306" y="2705343"/>
                            <a:ext cx="51308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7D01ACE8" w14:textId="77777777">
                              <w:pPr>
                                <w:pStyle w:val="NormalWeb"/>
                                <w:spacing w:before="0" w:beforeAutospacing="0" w:after="160" w:afterAutospacing="0" w:line="252" w:lineRule="auto"/>
                                <w:jc w:val="center"/>
                              </w:pPr>
                              <w:r>
                                <w:rPr>
                                  <w:rFonts w:eastAsia="SimSun"/>
                                  <w:sz w:val="18"/>
                                  <w:szCs w:val="18"/>
                                </w:rPr>
                                <w:t xml:space="preserve">Road </w:t>
                              </w:r>
                            </w:p>
                          </w:txbxContent>
                        </wps:txbx>
                        <wps:bodyPr rot="0" vert="horz" wrap="square" lIns="91440" tIns="45720" rIns="91440" bIns="45720" anchor="t" anchorCtr="0" upright="1">
                          <a:noAutofit/>
                        </wps:bodyPr>
                      </wps:wsp>
                      <wps:wsp>
                        <wps:cNvPr id="462" name="Text Box 4"/>
                        <wps:cNvSpPr txBox="1">
                          <a:spLocks noChangeArrowheads="1"/>
                        </wps:cNvSpPr>
                        <wps:spPr bwMode="auto">
                          <a:xfrm>
                            <a:off x="3343330" y="2708754"/>
                            <a:ext cx="40419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468201F4" w14:textId="77777777">
                              <w:pPr>
                                <w:pStyle w:val="NormalWeb"/>
                                <w:spacing w:before="0" w:beforeAutospacing="0" w:after="160" w:afterAutospacing="0" w:line="252" w:lineRule="auto"/>
                                <w:jc w:val="center"/>
                              </w:pPr>
                              <w:r>
                                <w:rPr>
                                  <w:rFonts w:eastAsia="SimSun"/>
                                  <w:sz w:val="18"/>
                                  <w:szCs w:val="18"/>
                                </w:rPr>
                                <w:t xml:space="preserve">Rail </w:t>
                              </w:r>
                            </w:p>
                          </w:txbxContent>
                        </wps:txbx>
                        <wps:bodyPr rot="0" vert="horz" wrap="square" lIns="91440" tIns="45720" rIns="91440" bIns="45720" anchor="t" anchorCtr="0" upright="1">
                          <a:noAutofit/>
                        </wps:bodyPr>
                      </wps:wsp>
                      <wps:wsp>
                        <wps:cNvPr id="463" name="Line 41"/>
                        <wps:cNvCnPr>
                          <a:cxnSpLocks noChangeShapeType="1"/>
                        </wps:cNvCnPr>
                        <wps:spPr bwMode="auto">
                          <a:xfrm>
                            <a:off x="3434860" y="2356670"/>
                            <a:ext cx="122728" cy="3390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Text Box 44"/>
                        <wps:cNvSpPr txBox="1">
                          <a:spLocks noChangeArrowheads="1"/>
                        </wps:cNvSpPr>
                        <wps:spPr bwMode="auto">
                          <a:xfrm>
                            <a:off x="3665407" y="2323846"/>
                            <a:ext cx="502733" cy="194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F40FF" w:rsidR="00D82C7F" w:rsidP="00B93346" w:rsidRDefault="00541246" w14:paraId="660EFD54" w14:textId="0D4C4ED7">
                              <w:pPr>
                                <w:pStyle w:val="NormalWeb"/>
                                <w:spacing w:before="0" w:beforeAutospacing="0" w:after="160" w:afterAutospacing="0" w:line="254" w:lineRule="auto"/>
                                <w:rPr>
                                  <w:color w:val="000000" w:themeColor="text1"/>
                                </w:rPr>
                              </w:pPr>
                              <m:oMath>
                                <m:sSub>
                                  <m:sSubPr>
                                    <m:ctrlPr>
                                      <w:rPr>
                                        <w:rFonts w:ascii="Cambria Math" w:hAnsi="Cambria Math" w:eastAsia="SimSun"/>
                                        <w:i/>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tf</m:t>
                                    </m:r>
                                  </m:sub>
                                </m:sSub>
                                <m:r>
                                  <w:rPr>
                                    <w:rFonts w:ascii="Cambria Math" w:hAnsi="Cambria Math" w:eastAsia="SimSun"/>
                                    <w:color w:val="000000" w:themeColor="text1"/>
                                    <w:sz w:val="16"/>
                                    <w:szCs w:val="16"/>
                                  </w:rPr>
                                  <m:t>=0</m:t>
                                </m:r>
                              </m:oMath>
                              <w:r w:rsidRPr="006F40FF" w:rsidR="00D82C7F">
                                <w:rPr>
                                  <w:rFonts w:eastAsia="SimSun"/>
                                  <w:color w:val="000000" w:themeColor="text1"/>
                                  <w:sz w:val="16"/>
                                  <w:szCs w:val="16"/>
                                </w:rPr>
                                <w:t xml:space="preserve"> </w:t>
                              </w:r>
                            </w:p>
                          </w:txbxContent>
                        </wps:txbx>
                        <wps:bodyPr rot="0" vert="horz" wrap="square" lIns="0" tIns="0" rIns="0" bIns="0" anchor="t" anchorCtr="0" upright="1">
                          <a:noAutofit/>
                        </wps:bodyPr>
                      </wps:wsp>
                      <wps:wsp>
                        <wps:cNvPr id="465" name="Text Box 44"/>
                        <wps:cNvSpPr txBox="1">
                          <a:spLocks noChangeArrowheads="1"/>
                        </wps:cNvSpPr>
                        <wps:spPr bwMode="auto">
                          <a:xfrm>
                            <a:off x="4584631" y="1504352"/>
                            <a:ext cx="635522"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F40FF" w:rsidR="00D82C7F" w:rsidP="00B93346" w:rsidRDefault="00541246" w14:paraId="34CFACD2" w14:textId="77777777">
                              <w:pPr>
                                <w:pStyle w:val="NormalWeb"/>
                                <w:spacing w:before="0" w:beforeAutospacing="0" w:after="160" w:afterAutospacing="0" w:line="252" w:lineRule="auto"/>
                                <w:rPr>
                                  <w:color w:val="000000" w:themeColor="text1"/>
                                </w:rPr>
                              </w:pPr>
                              <m:oMath>
                                <m:sSub>
                                  <m:sSubPr>
                                    <m:ctrlPr>
                                      <w:rPr>
                                        <w:rFonts w:ascii="Cambria Math" w:hAnsi="Cambria Math" w:eastAsia="SimSun"/>
                                        <w:i/>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ch</m:t>
                                    </m:r>
                                  </m:sub>
                                </m:sSub>
                                <m:r>
                                  <w:rPr>
                                    <w:rFonts w:ascii="Cambria Math" w:hAnsi="Cambria Math" w:eastAsia="SimSun"/>
                                    <w:color w:val="000000" w:themeColor="text1"/>
                                    <w:sz w:val="16"/>
                                    <w:szCs w:val="16"/>
                                  </w:rPr>
                                  <m:t>=1</m:t>
                                </m:r>
                              </m:oMath>
                              <w:r w:rsidRPr="006F40FF" w:rsidR="00D82C7F">
                                <w:rPr>
                                  <w:rFonts w:eastAsia="SimSun"/>
                                  <w:color w:val="000000" w:themeColor="text1"/>
                                  <w:sz w:val="16"/>
                                  <w:szCs w:val="16"/>
                                </w:rPr>
                                <w:t xml:space="preserve"> </w:t>
                              </w:r>
                            </w:p>
                          </w:txbxContent>
                        </wps:txbx>
                        <wps:bodyPr rot="0" vert="horz" wrap="square" lIns="91440" tIns="45720" rIns="91440" bIns="45720" anchor="t" anchorCtr="0" upright="1">
                          <a:noAutofit/>
                        </wps:bodyPr>
                      </wps:wsp>
                      <wps:wsp>
                        <wps:cNvPr id="466" name="Text Box 44"/>
                        <wps:cNvSpPr txBox="1">
                          <a:spLocks noChangeArrowheads="1"/>
                        </wps:cNvSpPr>
                        <wps:spPr bwMode="auto">
                          <a:xfrm>
                            <a:off x="1358104" y="2291181"/>
                            <a:ext cx="525982" cy="154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F40FF" w:rsidR="00D82C7F" w:rsidP="00B93346" w:rsidRDefault="00541246" w14:paraId="27E3A1E2" w14:textId="4D8010AC">
                              <w:pPr>
                                <w:pStyle w:val="NormalWeb"/>
                                <w:spacing w:before="0" w:beforeAutospacing="0" w:after="160" w:afterAutospacing="0" w:line="252" w:lineRule="auto"/>
                                <w:rPr>
                                  <w:color w:val="000000" w:themeColor="text1"/>
                                </w:rPr>
                              </w:pPr>
                              <m:oMath>
                                <m:sSub>
                                  <m:sSubPr>
                                    <m:ctrlPr>
                                      <w:rPr>
                                        <w:rFonts w:ascii="Cambria Math" w:hAnsi="Cambria Math" w:eastAsia="SimSun"/>
                                        <w:i/>
                                        <w:iCs/>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tp</m:t>
                                    </m:r>
                                  </m:sub>
                                </m:sSub>
                                <m:r>
                                  <w:rPr>
                                    <w:rFonts w:ascii="Cambria Math" w:hAnsi="Cambria Math" w:eastAsia="SimSun"/>
                                    <w:color w:val="000000" w:themeColor="text1"/>
                                    <w:sz w:val="16"/>
                                    <w:szCs w:val="16"/>
                                  </w:rPr>
                                  <m:t>=0.5</m:t>
                                </m:r>
                              </m:oMath>
                              <w:r w:rsidRPr="006F40FF" w:rsidR="00D82C7F">
                                <w:rPr>
                                  <w:rFonts w:eastAsia="SimSun"/>
                                  <w:color w:val="000000" w:themeColor="text1"/>
                                  <w:sz w:val="16"/>
                                  <w:szCs w:val="16"/>
                                </w:rPr>
                                <w:t xml:space="preserve"> </w:t>
                              </w:r>
                            </w:p>
                          </w:txbxContent>
                        </wps:txbx>
                        <wps:bodyPr rot="0" vert="horz" wrap="square" lIns="0" tIns="0" rIns="0" bIns="0" anchor="t" anchorCtr="0" upright="1">
                          <a:noAutofit/>
                        </wps:bodyPr>
                      </wps:wsp>
                      <wps:wsp>
                        <wps:cNvPr id="467" name="Line 42"/>
                        <wps:cNvCnPr>
                          <a:cxnSpLocks noChangeShapeType="1"/>
                        </wps:cNvCnPr>
                        <wps:spPr bwMode="auto">
                          <a:xfrm flipH="1">
                            <a:off x="2956560" y="2893735"/>
                            <a:ext cx="258081" cy="272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2"/>
                        <wps:cNvCnPr>
                          <a:cxnSpLocks noChangeShapeType="1"/>
                        </wps:cNvCnPr>
                        <wps:spPr bwMode="auto">
                          <a:xfrm flipH="1">
                            <a:off x="3094892" y="2892816"/>
                            <a:ext cx="119746" cy="315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42"/>
                        <wps:cNvCnPr>
                          <a:cxnSpLocks noChangeShapeType="1"/>
                        </wps:cNvCnPr>
                        <wps:spPr bwMode="auto">
                          <a:xfrm>
                            <a:off x="3214639" y="2893224"/>
                            <a:ext cx="193045" cy="2820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Line 42"/>
                        <wps:cNvCnPr>
                          <a:cxnSpLocks noChangeShapeType="1"/>
                        </wps:cNvCnPr>
                        <wps:spPr bwMode="auto">
                          <a:xfrm>
                            <a:off x="3214639" y="2892309"/>
                            <a:ext cx="110452" cy="311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Arc 43"/>
                        <wps:cNvSpPr>
                          <a:spLocks/>
                        </wps:cNvSpPr>
                        <wps:spPr bwMode="auto">
                          <a:xfrm rot="2990824" flipV="1">
                            <a:off x="3102583" y="2817099"/>
                            <a:ext cx="214915" cy="26628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42"/>
                        <wps:cNvCnPr>
                          <a:cxnSpLocks noChangeShapeType="1"/>
                        </wps:cNvCnPr>
                        <wps:spPr bwMode="auto">
                          <a:xfrm flipH="1">
                            <a:off x="689610" y="2863440"/>
                            <a:ext cx="210284" cy="283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42"/>
                        <wps:cNvCnPr>
                          <a:cxnSpLocks noChangeShapeType="1"/>
                        </wps:cNvCnPr>
                        <wps:spPr bwMode="auto">
                          <a:xfrm flipH="1">
                            <a:off x="777240" y="2862805"/>
                            <a:ext cx="122653" cy="312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Line 42"/>
                        <wps:cNvCnPr>
                          <a:cxnSpLocks noChangeShapeType="1"/>
                        </wps:cNvCnPr>
                        <wps:spPr bwMode="auto">
                          <a:xfrm>
                            <a:off x="900528" y="2862805"/>
                            <a:ext cx="219612" cy="303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Line 42"/>
                        <wps:cNvCnPr>
                          <a:cxnSpLocks noChangeShapeType="1"/>
                        </wps:cNvCnPr>
                        <wps:spPr bwMode="auto">
                          <a:xfrm>
                            <a:off x="900528" y="2862170"/>
                            <a:ext cx="112932" cy="3130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rc 43"/>
                        <wps:cNvSpPr>
                          <a:spLocks/>
                        </wps:cNvSpPr>
                        <wps:spPr bwMode="auto">
                          <a:xfrm rot="2990824" flipV="1">
                            <a:off x="788451" y="2786922"/>
                            <a:ext cx="214630" cy="2660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Text Box 44"/>
                        <wps:cNvSpPr txBox="1">
                          <a:spLocks noChangeArrowheads="1"/>
                        </wps:cNvSpPr>
                        <wps:spPr bwMode="auto">
                          <a:xfrm>
                            <a:off x="2732818" y="1504352"/>
                            <a:ext cx="658109" cy="23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65719B2F" w14:textId="15C779DC">
                              <w:pPr>
                                <w:pStyle w:val="NormalWeb"/>
                                <w:spacing w:before="0" w:beforeAutospacing="0" w:after="160" w:afterAutospacing="0" w:line="256"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tr</m:t>
                                    </m:r>
                                  </m:sub>
                                </m:sSub>
                                <m:r>
                                  <w:rPr>
                                    <w:rFonts w:ascii="Cambria Math" w:hAnsi="Cambria Math" w:eastAsia="SimSun"/>
                                    <w:sz w:val="16"/>
                                    <w:szCs w:val="16"/>
                                  </w:rPr>
                                  <m:t>=0</m:t>
                                </m:r>
                              </m:oMath>
                              <w:r w:rsidR="00D82C7F">
                                <w:rPr>
                                  <w:rFonts w:eastAsia="SimSun"/>
                                  <w:sz w:val="16"/>
                                  <w:szCs w:val="16"/>
                                </w:rPr>
                                <w:t xml:space="preserve"> </w:t>
                              </w:r>
                            </w:p>
                          </w:txbxContent>
                        </wps:txbx>
                        <wps:bodyPr rot="0" vert="horz" wrap="square" lIns="0" tIns="0" rIns="0" bIns="0" anchor="t" anchorCtr="0" upright="1">
                          <a:noAutofit/>
                        </wps:bodyPr>
                      </wps:wsp>
                      <wps:wsp>
                        <wps:cNvPr id="479" name="Text Box 44"/>
                        <wps:cNvSpPr txBox="1">
                          <a:spLocks noChangeArrowheads="1"/>
                        </wps:cNvSpPr>
                        <wps:spPr bwMode="auto">
                          <a:xfrm>
                            <a:off x="1853606" y="2898567"/>
                            <a:ext cx="708619"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10EEBDA8" w14:textId="77777777">
                              <w:pPr>
                                <w:pStyle w:val="NormalWeb"/>
                                <w:spacing w:before="0" w:beforeAutospacing="0" w:after="160" w:afterAutospacing="0" w:line="254"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r>
                                  <w:rPr>
                                    <w:rFonts w:ascii="Cambria Math" w:hAnsi="Cambria Math" w:eastAsia="SimSun"/>
                                    <w:sz w:val="16"/>
                                    <w:szCs w:val="16"/>
                                  </w:rPr>
                                  <m:t>=∞</m:t>
                                </m:r>
                              </m:oMath>
                              <w:r w:rsidR="00D82C7F">
                                <w:rPr>
                                  <w:rFonts w:eastAsia="SimSun"/>
                                  <w:sz w:val="16"/>
                                  <w:szCs w:val="16"/>
                                </w:rPr>
                                <w:t xml:space="preserve"> </w:t>
                              </w:r>
                            </w:p>
                          </w:txbxContent>
                        </wps:txbx>
                        <wps:bodyPr rot="0" vert="horz" wrap="square" lIns="91440" tIns="45720" rIns="91440" bIns="45720" anchor="t" anchorCtr="0" upright="1">
                          <a:noAutofit/>
                        </wps:bodyPr>
                      </wps:wsp>
                      <wps:wsp>
                        <wps:cNvPr id="32" name="Line 5"/>
                        <wps:cNvCnPr>
                          <a:cxnSpLocks noChangeShapeType="1"/>
                        </wps:cNvCnPr>
                        <wps:spPr bwMode="auto">
                          <a:xfrm flipH="1">
                            <a:off x="4154707" y="1549923"/>
                            <a:ext cx="298577" cy="2465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6"/>
                        <wps:cNvCnPr>
                          <a:cxnSpLocks noChangeShapeType="1"/>
                        </wps:cNvCnPr>
                        <wps:spPr bwMode="auto">
                          <a:xfrm>
                            <a:off x="4440312" y="1549923"/>
                            <a:ext cx="462085" cy="366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4"/>
                        <wps:cNvSpPr txBox="1">
                          <a:spLocks noChangeArrowheads="1"/>
                        </wps:cNvSpPr>
                        <wps:spPr bwMode="auto">
                          <a:xfrm>
                            <a:off x="3883472" y="1796444"/>
                            <a:ext cx="589468"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271B3208" w14:textId="1AAE62C1">
                              <w:pPr>
                                <w:pStyle w:val="NormalWeb"/>
                                <w:spacing w:before="0" w:beforeAutospacing="0" w:after="160" w:afterAutospacing="0" w:line="256" w:lineRule="auto"/>
                                <w:jc w:val="center"/>
                              </w:pPr>
                              <w:r>
                                <w:rPr>
                                  <w:rFonts w:eastAsia="SimSun"/>
                                  <w:sz w:val="18"/>
                                  <w:szCs w:val="18"/>
                                </w:rPr>
                                <w:t>Housing</w:t>
                              </w:r>
                            </w:p>
                          </w:txbxContent>
                        </wps:txbx>
                        <wps:bodyPr rot="0" vert="horz" wrap="square" lIns="91440" tIns="45720" rIns="91440" bIns="45720" anchor="t" anchorCtr="0" upright="1">
                          <a:noAutofit/>
                        </wps:bodyPr>
                      </wps:wsp>
                      <wps:wsp>
                        <wps:cNvPr id="36" name="Text Box 4"/>
                        <wps:cNvSpPr txBox="1">
                          <a:spLocks noChangeArrowheads="1"/>
                        </wps:cNvSpPr>
                        <wps:spPr bwMode="auto">
                          <a:xfrm>
                            <a:off x="4516230" y="1779042"/>
                            <a:ext cx="1191956" cy="364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161D2AF0" w14:textId="6A8B40D3">
                              <w:pPr>
                                <w:pStyle w:val="NormalWeb"/>
                                <w:spacing w:before="0" w:beforeAutospacing="0" w:after="160" w:afterAutospacing="0" w:line="254" w:lineRule="auto"/>
                                <w:jc w:val="center"/>
                              </w:pPr>
                              <w:r>
                                <w:rPr>
                                  <w:rFonts w:eastAsia="SimSun"/>
                                  <w:sz w:val="18"/>
                                  <w:szCs w:val="18"/>
                                </w:rPr>
                                <w:t>Energy, Food, Goods and Services</w:t>
                              </w:r>
                            </w:p>
                          </w:txbxContent>
                        </wps:txbx>
                        <wps:bodyPr rot="0" vert="horz" wrap="square" lIns="91440" tIns="45720" rIns="91440" bIns="45720" anchor="t" anchorCtr="0" upright="1">
                          <a:noAutofit/>
                        </wps:bodyPr>
                      </wps:wsp>
                      <wps:wsp>
                        <wps:cNvPr id="37" name="Arc 43"/>
                        <wps:cNvSpPr>
                          <a:spLocks/>
                        </wps:cNvSpPr>
                        <wps:spPr bwMode="auto">
                          <a:xfrm rot="2990824" flipV="1">
                            <a:off x="4325758" y="1461702"/>
                            <a:ext cx="264223" cy="28425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42"/>
                        <wps:cNvCnPr>
                          <a:cxnSpLocks noChangeShapeType="1"/>
                        </wps:cNvCnPr>
                        <wps:spPr bwMode="auto">
                          <a:xfrm flipH="1">
                            <a:off x="4759693" y="2143099"/>
                            <a:ext cx="361448" cy="4127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42"/>
                        <wps:cNvCnPr>
                          <a:cxnSpLocks noChangeShapeType="1"/>
                        </wps:cNvCnPr>
                        <wps:spPr bwMode="auto">
                          <a:xfrm flipH="1">
                            <a:off x="4990783" y="2141829"/>
                            <a:ext cx="130992" cy="4487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42"/>
                        <wps:cNvCnPr>
                          <a:cxnSpLocks noChangeShapeType="1"/>
                        </wps:cNvCnPr>
                        <wps:spPr bwMode="auto">
                          <a:xfrm>
                            <a:off x="5121376" y="2142464"/>
                            <a:ext cx="292656" cy="413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42"/>
                        <wps:cNvCnPr>
                          <a:cxnSpLocks noChangeShapeType="1"/>
                        </wps:cNvCnPr>
                        <wps:spPr bwMode="auto">
                          <a:xfrm>
                            <a:off x="5121773" y="2141829"/>
                            <a:ext cx="94278" cy="442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rc 43"/>
                        <wps:cNvSpPr>
                          <a:spLocks/>
                        </wps:cNvSpPr>
                        <wps:spPr bwMode="auto">
                          <a:xfrm rot="2990824" flipV="1">
                            <a:off x="4941313" y="2107037"/>
                            <a:ext cx="325786" cy="36822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44"/>
                        <wps:cNvSpPr txBox="1">
                          <a:spLocks noChangeArrowheads="1"/>
                        </wps:cNvSpPr>
                        <wps:spPr bwMode="auto">
                          <a:xfrm>
                            <a:off x="5310452" y="2187572"/>
                            <a:ext cx="63500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6F40FF" w:rsidR="00D82C7F" w:rsidP="00B93346" w:rsidRDefault="00541246" w14:paraId="74227772" w14:textId="77777777">
                              <w:pPr>
                                <w:pStyle w:val="NormalWeb"/>
                                <w:spacing w:before="0" w:beforeAutospacing="0" w:after="160" w:afterAutospacing="0" w:line="252" w:lineRule="auto"/>
                                <w:rPr>
                                  <w:color w:val="000000" w:themeColor="text1"/>
                                </w:rPr>
                              </w:pPr>
                              <m:oMath>
                                <m:sSub>
                                  <m:sSubPr>
                                    <m:ctrlPr>
                                      <w:rPr>
                                        <w:rFonts w:ascii="Cambria Math" w:hAnsi="Cambria Math" w:eastAsia="SimSun"/>
                                        <w:i/>
                                        <w:iCs/>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c</m:t>
                                    </m:r>
                                  </m:sub>
                                </m:sSub>
                                <m:r>
                                  <w:rPr>
                                    <w:rFonts w:ascii="Cambria Math" w:hAnsi="Cambria Math" w:eastAsia="SimSun"/>
                                    <w:color w:val="000000" w:themeColor="text1"/>
                                    <w:sz w:val="16"/>
                                    <w:szCs w:val="16"/>
                                  </w:rPr>
                                  <m:t>=0.5</m:t>
                                </m:r>
                              </m:oMath>
                              <w:r w:rsidRPr="006F40FF" w:rsidR="00D82C7F">
                                <w:rPr>
                                  <w:rFonts w:eastAsia="SimSun"/>
                                  <w:color w:val="000000" w:themeColor="text1"/>
                                  <w:sz w:val="16"/>
                                  <w:szCs w:val="16"/>
                                </w:rPr>
                                <w:t xml:space="preserve"> </w:t>
                              </w:r>
                            </w:p>
                          </w:txbxContent>
                        </wps:txbx>
                        <wps:bodyPr rot="0" vert="horz" wrap="square" lIns="91440" tIns="45720" rIns="91440" bIns="45720" anchor="t" anchorCtr="0" upright="1">
                          <a:noAutofit/>
                        </wps:bodyPr>
                      </wps:wsp>
                      <wps:wsp>
                        <wps:cNvPr id="44" name="Text Box 4"/>
                        <wps:cNvSpPr txBox="1">
                          <a:spLocks noChangeArrowheads="1"/>
                        </wps:cNvSpPr>
                        <wps:spPr bwMode="auto">
                          <a:xfrm>
                            <a:off x="4700946" y="2615834"/>
                            <a:ext cx="1297240" cy="439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6E3C617" w14:textId="77777777">
                              <w:pPr>
                                <w:pStyle w:val="NormalWeb"/>
                                <w:spacing w:before="0" w:beforeAutospacing="0" w:after="160" w:afterAutospacing="0" w:line="254" w:lineRule="auto"/>
                              </w:pPr>
                              <w:proofErr w:type="spellStart"/>
                              <w:r>
                                <w:rPr>
                                  <w:rFonts w:eastAsia="SimSun"/>
                                  <w:sz w:val="18"/>
                                  <w:szCs w:val="18"/>
                                </w:rPr>
                                <w:t>Armington</w:t>
                              </w:r>
                              <w:proofErr w:type="spellEnd"/>
                              <w:r>
                                <w:rPr>
                                  <w:rFonts w:eastAsia="SimSun"/>
                                  <w:sz w:val="18"/>
                                  <w:szCs w:val="18"/>
                                </w:rPr>
                                <w:t xml:space="preserve"> Commodities 1</w:t>
                              </w:r>
                              <w:proofErr w:type="gramStart"/>
                              <w:r>
                                <w:rPr>
                                  <w:rFonts w:eastAsia="SimSun"/>
                                  <w:sz w:val="18"/>
                                  <w:szCs w:val="18"/>
                                </w:rPr>
                                <w:t>….n</w:t>
                              </w:r>
                              <w:proofErr w:type="gramEnd"/>
                            </w:p>
                          </w:txbxContent>
                        </wps:txbx>
                        <wps:bodyPr rot="0" vert="horz" wrap="square" lIns="91440" tIns="45720" rIns="91440" bIns="45720" anchor="t" anchorCtr="0" upright="1">
                          <a:noAutofit/>
                        </wps:bodyPr>
                      </wps:wsp>
                      <wps:wsp>
                        <wps:cNvPr id="45" name="Text Box 44"/>
                        <wps:cNvSpPr txBox="1">
                          <a:spLocks noChangeArrowheads="1"/>
                        </wps:cNvSpPr>
                        <wps:spPr bwMode="auto">
                          <a:xfrm>
                            <a:off x="3407684" y="2908099"/>
                            <a:ext cx="611450" cy="185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7B0996C4" w14:textId="6510929B">
                              <w:pPr>
                                <w:pStyle w:val="NormalWeb"/>
                                <w:spacing w:before="0" w:beforeAutospacing="0" w:after="160" w:afterAutospacing="0" w:line="252"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r>
                                  <w:rPr>
                                    <w:rFonts w:ascii="Cambria Math" w:hAnsi="Cambria Math" w:eastAsia="SimSun"/>
                                    <w:sz w:val="16"/>
                                    <w:szCs w:val="16"/>
                                  </w:rPr>
                                  <m:t>=∞</m:t>
                                </m:r>
                              </m:oMath>
                              <w:r w:rsidR="004C726C">
                                <w:rPr>
                                  <w:rFonts w:eastAsia="SimSun"/>
                                  <w:sz w:val="16"/>
                                  <w:szCs w:val="16"/>
                                </w:rPr>
                                <w:t xml:space="preserve"> </w:t>
                              </w:r>
                            </w:p>
                          </w:txbxContent>
                        </wps:txbx>
                        <wps:bodyPr rot="0" vert="horz" wrap="square" lIns="0" tIns="0" rIns="0" bIns="0" anchor="t" anchorCtr="0" upright="1">
                          <a:noAutofit/>
                        </wps:bodyPr>
                      </wps:wsp>
                      <wps:wsp>
                        <wps:cNvPr id="46" name="Text Box 44"/>
                        <wps:cNvSpPr txBox="1">
                          <a:spLocks noChangeArrowheads="1"/>
                        </wps:cNvSpPr>
                        <wps:spPr bwMode="auto">
                          <a:xfrm>
                            <a:off x="352425" y="2831898"/>
                            <a:ext cx="477618" cy="254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5D21A20B" w14:textId="77777777">
                              <w:pPr>
                                <w:pStyle w:val="NormalWeb"/>
                                <w:spacing w:before="0" w:beforeAutospacing="0" w:after="160" w:afterAutospacing="0" w:line="252"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oMath>
                              <w:r w:rsidR="00D82C7F">
                                <w:rPr>
                                  <w:rFonts w:eastAsia="SimSun"/>
                                  <w:sz w:val="16"/>
                                  <w:szCs w:val="16"/>
                                </w:rPr>
                                <w:t xml:space="preserve"> </w:t>
                              </w:r>
                            </w:p>
                          </w:txbxContent>
                        </wps:txbx>
                        <wps:bodyPr rot="0" vert="horz" wrap="square" lIns="91440" tIns="45720" rIns="91440" bIns="45720" anchor="t" anchorCtr="0" upright="1">
                          <a:noAutofit/>
                        </wps:bodyPr>
                      </wps:wsp>
                      <wps:wsp>
                        <wps:cNvPr id="47" name="Line 5"/>
                        <wps:cNvCnPr>
                          <a:cxnSpLocks noChangeShapeType="1"/>
                        </wps:cNvCnPr>
                        <wps:spPr bwMode="auto">
                          <a:xfrm flipH="1">
                            <a:off x="2603646" y="270486"/>
                            <a:ext cx="358538" cy="3228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a:off x="2946306" y="270485"/>
                            <a:ext cx="335147" cy="3228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rc 10"/>
                        <wps:cNvSpPr>
                          <a:spLocks/>
                        </wps:cNvSpPr>
                        <wps:spPr bwMode="auto">
                          <a:xfrm rot="2990824" flipV="1">
                            <a:off x="2789084" y="134042"/>
                            <a:ext cx="315471" cy="37004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41"/>
                        <wps:cNvCnPr>
                          <a:cxnSpLocks noChangeShapeType="1"/>
                        </wps:cNvCnPr>
                        <wps:spPr bwMode="auto">
                          <a:xfrm>
                            <a:off x="1115329" y="2301420"/>
                            <a:ext cx="457835" cy="360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42"/>
                        <wps:cNvCnPr>
                          <a:cxnSpLocks noChangeShapeType="1"/>
                        </wps:cNvCnPr>
                        <wps:spPr bwMode="auto">
                          <a:xfrm flipH="1">
                            <a:off x="518429" y="2301420"/>
                            <a:ext cx="595630" cy="409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rc 43"/>
                        <wps:cNvSpPr>
                          <a:spLocks/>
                        </wps:cNvSpPr>
                        <wps:spPr bwMode="auto">
                          <a:xfrm rot="2990824" flipV="1">
                            <a:off x="936576" y="2211568"/>
                            <a:ext cx="351155" cy="4076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1"/>
                        <wps:cNvCnPr>
                          <a:cxnSpLocks noChangeShapeType="1"/>
                        </wps:cNvCnPr>
                        <wps:spPr bwMode="auto">
                          <a:xfrm flipH="1">
                            <a:off x="939434" y="2310310"/>
                            <a:ext cx="171450" cy="370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42"/>
                        <wps:cNvCnPr>
                          <a:cxnSpLocks noChangeShapeType="1"/>
                        </wps:cNvCnPr>
                        <wps:spPr bwMode="auto">
                          <a:xfrm flipH="1">
                            <a:off x="3198383" y="2890271"/>
                            <a:ext cx="15341" cy="313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1"/>
                        <wps:cNvCnPr>
                          <a:cxnSpLocks noChangeShapeType="1"/>
                          <a:endCxn id="27" idx="0"/>
                        </wps:cNvCnPr>
                        <wps:spPr bwMode="auto">
                          <a:xfrm>
                            <a:off x="1115329" y="2310310"/>
                            <a:ext cx="116358" cy="370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42"/>
                        <wps:cNvCnPr>
                          <a:cxnSpLocks noChangeShapeType="1"/>
                        </wps:cNvCnPr>
                        <wps:spPr bwMode="auto">
                          <a:xfrm flipH="1">
                            <a:off x="882408" y="2871110"/>
                            <a:ext cx="15240" cy="304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Text Box 4"/>
                        <wps:cNvSpPr txBox="1">
                          <a:spLocks noChangeArrowheads="1"/>
                        </wps:cNvSpPr>
                        <wps:spPr bwMode="auto">
                          <a:xfrm>
                            <a:off x="1488544" y="3419004"/>
                            <a:ext cx="317396" cy="140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6F2E" w:rsidP="00406F2E" w:rsidRDefault="00406F2E" w14:paraId="1BAADB68" w14:textId="3AF16CC8">
                              <w:pPr>
                                <w:spacing w:after="160" w:line="252" w:lineRule="auto"/>
                                <w:jc w:val="center"/>
                                <w:rPr>
                                  <w:rFonts w:eastAsia="SimSun"/>
                                  <w:sz w:val="18"/>
                                  <w:szCs w:val="18"/>
                                </w:rPr>
                              </w:pPr>
                              <w:r>
                                <w:rPr>
                                  <w:rFonts w:eastAsia="SimSun"/>
                                  <w:sz w:val="18"/>
                                  <w:szCs w:val="18"/>
                                </w:rPr>
                                <w:t>Conv</w:t>
                              </w:r>
                            </w:p>
                          </w:txbxContent>
                        </wps:txbx>
                        <wps:bodyPr rot="0" vert="horz" wrap="square" lIns="0" tIns="0" rIns="0" bIns="0" anchor="t" anchorCtr="0" upright="1">
                          <a:noAutofit/>
                        </wps:bodyPr>
                      </wps:wsp>
                      <wps:wsp>
                        <wps:cNvPr id="737" name="Line 42"/>
                        <wps:cNvCnPr>
                          <a:cxnSpLocks noChangeShapeType="1"/>
                        </wps:cNvCnPr>
                        <wps:spPr bwMode="auto">
                          <a:xfrm flipH="1">
                            <a:off x="1621015" y="2874104"/>
                            <a:ext cx="7918" cy="54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arto="http://schemas.microsoft.com/office/word/2006/arto">
            <w:pict w14:anchorId="38971ECD">
              <v:group id="Canvas 436" style="width:475.1pt;height:293.5pt;mso-position-horizontal-relative:char;mso-position-vertical-relative:line" coordsize="60337,37274" o:spid="_x0000_s1098" editas="canvas" w14:anchorId="715E3F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">
                <v:shape id="_x0000_s1099" style="position:absolute;width:60337;height:37274;visibility:visible;mso-wrap-style:square" stroked="t" strokecolor="black [3213]" strokeweight="1pt" type="#_x0000_t75">
                  <v:fill o:detectmouseclick="t"/>
                  <v:path o:connecttype="none"/>
                </v:shape>
                <v:shape id="Text Box 4" style="position:absolute;left:21605;top:5600;width:6773;height:2783;visibility:visible;mso-wrap-style:square;v-text-anchor:top" o:spid="_x0000_s110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v:textbox>
                    <w:txbxContent>
                      <w:p w:rsidRPr="00F51360" w:rsidR="00D82C7F" w:rsidP="00B93346" w:rsidRDefault="00D82C7F" w14:paraId="5E3D46C2" w14:textId="77777777">
                        <w:pPr>
                          <w:jc w:val="center"/>
                          <w:rPr>
                            <w:sz w:val="18"/>
                            <w:szCs w:val="18"/>
                          </w:rPr>
                        </w:pPr>
                        <w:r w:rsidRPr="00F51360">
                          <w:rPr>
                            <w:sz w:val="18"/>
                            <w:szCs w:val="18"/>
                          </w:rPr>
                          <w:t>Leisure</w:t>
                        </w:r>
                      </w:p>
                    </w:txbxContent>
                  </v:textbox>
                </v:shape>
                <v:shape id="Text Box 7" style="position:absolute;left:28901;top:5877;width:12718;height:2910;visibility:visible;mso-wrap-style:square;v-text-anchor:top" o:spid="_x0000_s110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">
                  <v:fill opacity="0"/>
                  <v:textbox>
                    <w:txbxContent>
                      <w:p w:rsidRPr="00452273" w:rsidR="00D82C7F" w:rsidP="00B93346" w:rsidRDefault="00D82C7F" w14:paraId="48C5AD50" w14:textId="3629DBDE">
                        <w:pPr>
                          <w:jc w:val="center"/>
                          <w:rPr>
                            <w:sz w:val="18"/>
                            <w:szCs w:val="18"/>
                          </w:rPr>
                        </w:pPr>
                        <w:r>
                          <w:rPr>
                            <w:sz w:val="18"/>
                            <w:szCs w:val="18"/>
                          </w:rPr>
                          <w:t>Composite good</w:t>
                        </w:r>
                      </w:p>
                    </w:txbxContent>
                  </v:textbox>
                </v:shape>
                <v:shape id="Text Box 14" style="position:absolute;left:23113;top:362;width:12192;height:2259;visibility:visible;mso-wrap-style:square;v-text-anchor:top" o:spid="_x0000_s110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">
                  <v:textbox inset="0,,0">
                    <w:txbxContent>
                      <w:p w:rsidRPr="00452273" w:rsidR="00D82C7F" w:rsidP="00B93346" w:rsidRDefault="00D82C7F" w14:paraId="65EAD990" w14:textId="77777777">
                        <w:pPr>
                          <w:jc w:val="center"/>
                          <w:rPr>
                            <w:bCs/>
                            <w:i/>
                            <w:sz w:val="18"/>
                            <w:szCs w:val="18"/>
                          </w:rPr>
                        </w:pPr>
                        <w:r w:rsidRPr="00452273">
                          <w:rPr>
                            <w:bCs/>
                            <w:sz w:val="18"/>
                            <w:szCs w:val="18"/>
                          </w:rPr>
                          <w:t xml:space="preserve">Utility, </w:t>
                        </w:r>
                        <m:oMath>
                          <m:r>
                            <w:rPr>
                              <w:rFonts w:ascii="Cambria Math" w:hAnsi="Cambria Math"/>
                              <w:sz w:val="18"/>
                              <w:szCs w:val="18"/>
                            </w:rPr>
                            <m:t>U</m:t>
                          </m:r>
                        </m:oMath>
                      </w:p>
                    </w:txbxContent>
                  </v:textbox>
                </v:shape>
                <v:line id="Line 41" style="position:absolute;flip:x;visibility:visible;mso-wrap-style:square" o:spid="_x0000_s1103" o:connectortype="straight" from="23796,7959" to="33579,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"/>
                <v:line id="Line 42" style="position:absolute;visibility:visible;mso-wrap-style:square" o:spid="_x0000_s1104" o:connectortype="straight" from="33644,7959" to="42637,1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shape id="Arc 43" style="position:absolute;left:31818;top:5715;width:3949;height:4773;rotation:-3266777fd;flip:y;visibility:visible;mso-wrap-style:square;v-text-anchor:top" coordsize="21600,21600" o:spid="_x0000_s110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">
                  <v:path arrowok="t" o:connecttype="custom" o:connectlocs="0,0;394878,477291;0,477291" o:connectangles="0,0,0" o:extrusionok="f"/>
                </v:shape>
                <v:shape id="Text Box 44" style="position:absolute;left:26321;top:7390;width:5662;height:3302;visibility:visible;mso-wrap-style:square;v-text-anchor:top"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v:textbox>
                    <w:txbxContent>
                      <w:p w:rsidRPr="0077635C" w:rsidR="00D82C7F" w:rsidP="00B93346" w:rsidRDefault="00000000" w14:paraId="414ABB25" w14:textId="77777777">
                        <w:pPr>
                          <w:rPr>
                            <w:sz w:val="16"/>
                            <w:szCs w:val="16"/>
                          </w:rPr>
                        </w:pPr>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ct</m:t>
                              </m:r>
                            </m:sub>
                          </m:sSub>
                          <m:r>
                            <w:rPr>
                              <w:rFonts w:ascii="Cambria Math" w:hAnsi="Cambria Math"/>
                              <w:sz w:val="16"/>
                              <w:szCs w:val="16"/>
                            </w:rPr>
                            <m:t>=1</m:t>
                          </m:r>
                        </m:oMath>
                        <w:r w:rsidRPr="0077635C" w:rsidR="00D82C7F">
                          <w:rPr>
                            <w:sz w:val="16"/>
                            <w:szCs w:val="16"/>
                          </w:rPr>
                          <w:t xml:space="preserve"> </w:t>
                        </w:r>
                      </w:p>
                    </w:txbxContent>
                  </v:textbox>
                </v:shape>
                <v:shape id="Text Box 11" style="position:absolute;left:30172;top:2297;width:12698;height:2756;visibility:visible;mso-wrap-style:square;v-text-anchor:top" o:spid="_x0000_s11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v:textbox>
                    <w:txbxContent>
                      <w:p w:rsidRPr="007E2990" w:rsidR="00D82C7F" w:rsidP="00B93346" w:rsidRDefault="00000000" w14:paraId="088834DB" w14:textId="4D72A4CA">
                        <w:pPr>
                          <w:pStyle w:val="NormalWeb"/>
                          <w:spacing w:before="0" w:beforeAutospacing="0" w:after="160" w:afterAutospacing="0" w:line="254" w:lineRule="auto"/>
                          <w:rPr>
                            <w:sz w:val="16"/>
                            <w:szCs w:val="16"/>
                          </w:rPr>
                        </w:pPr>
                        <m:oMathPara>
                          <m:oMath>
                            <m:sSubSup>
                              <m:sSubSupPr>
                                <m:ctrlPr>
                                  <w:rPr>
                                    <w:rFonts w:ascii="Cambria Math" w:hAnsi="Cambria Math" w:eastAsia="SimSun"/>
                                    <w:i/>
                                    <w:sz w:val="16"/>
                                    <w:szCs w:val="16"/>
                                  </w:rPr>
                                </m:ctrlPr>
                              </m:sSubSupPr>
                              <m:e>
                                <m:r>
                                  <m:rPr>
                                    <m:sty m:val="p"/>
                                  </m:rPr>
                                  <w:rPr>
                                    <w:rFonts w:ascii="Cambria Math" w:hAnsi="Cambria Math" w:eastAsia="SimSun"/>
                                    <w:sz w:val="16"/>
                                    <w:szCs w:val="16"/>
                                  </w:rPr>
                                  <m:t>σ</m:t>
                                </m:r>
                                <m:ctrlPr>
                                  <w:rPr>
                                    <w:rFonts w:ascii="Cambria Math" w:hAnsi="Cambria Math" w:eastAsia="SimSun"/>
                                    <w:sz w:val="16"/>
                                    <w:szCs w:val="16"/>
                                  </w:rPr>
                                </m:ctrlPr>
                              </m:e>
                              <m:sub>
                                <m:r>
                                  <m:rPr>
                                    <m:sty m:val="p"/>
                                  </m:rPr>
                                  <w:rPr>
                                    <w:rFonts w:ascii="Cambria Math" w:hAnsi="Cambria Math" w:eastAsia="SimSun"/>
                                    <w:sz w:val="16"/>
                                    <w:szCs w:val="16"/>
                                  </w:rPr>
                                  <m:t>cl</m:t>
                                </m:r>
                                <m:ctrlPr>
                                  <w:rPr>
                                    <w:rFonts w:ascii="Cambria Math" w:hAnsi="Cambria Math" w:eastAsia="SimSun"/>
                                    <w:sz w:val="16"/>
                                    <w:szCs w:val="16"/>
                                  </w:rPr>
                                </m:ctrlPr>
                              </m:sub>
                              <m:sup>
                                <m:r>
                                  <w:rPr>
                                    <w:rFonts w:ascii="Cambria Math" w:hAnsi="Cambria Math" w:eastAsia="SimSun"/>
                                    <w:sz w:val="16"/>
                                    <w:szCs w:val="16"/>
                                  </w:rPr>
                                  <m:t>r</m:t>
                                </m:r>
                              </m:sup>
                            </m:sSubSup>
                            <m:r>
                              <w:rPr>
                                <w:rFonts w:ascii="Cambria Math" w:hAnsi="Cambria Math" w:eastAsia="SimSun"/>
                                <w:sz w:val="16"/>
                                <w:szCs w:val="16"/>
                              </w:rPr>
                              <m:t>=(0.67-1.24)</m:t>
                            </m:r>
                          </m:oMath>
                        </m:oMathPara>
                      </w:p>
                    </w:txbxContent>
                  </v:textbox>
                </v:shape>
                <v:shape id="Text Box 4" style="position:absolute;left:38927;top:12034;width:10904;height:3735;visibility:visible;mso-wrap-style:square;v-text-anchor:top" o:spid="_x0000_s110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v:textbox>
                    <w:txbxContent>
                      <w:p w:rsidRPr="00891F47" w:rsidR="00D82C7F" w:rsidP="00B93346" w:rsidRDefault="00D82C7F" w14:paraId="4F2C2911" w14:textId="6E20DCD2">
                        <w:pPr>
                          <w:pStyle w:val="NormalWeb"/>
                          <w:spacing w:before="0" w:beforeAutospacing="0" w:after="160" w:afterAutospacing="0" w:line="256" w:lineRule="auto"/>
                          <w:jc w:val="center"/>
                          <w:rPr>
                            <w:rFonts w:eastAsia="SimSun"/>
                            <w:sz w:val="18"/>
                            <w:szCs w:val="18"/>
                          </w:rPr>
                        </w:pPr>
                        <w:r w:rsidRPr="00A41CC4">
                          <w:rPr>
                            <w:rFonts w:eastAsia="SimSun"/>
                            <w:sz w:val="18"/>
                            <w:szCs w:val="18"/>
                          </w:rPr>
                          <w:t>Other</w:t>
                        </w:r>
                        <w:r>
                          <w:rPr>
                            <w:rFonts w:eastAsia="SimSun"/>
                            <w:sz w:val="18"/>
                            <w:szCs w:val="18"/>
                          </w:rPr>
                          <w:t xml:space="preserve"> G</w:t>
                        </w:r>
                        <w:r w:rsidRPr="00A41CC4">
                          <w:rPr>
                            <w:rFonts w:eastAsia="SimSun"/>
                            <w:sz w:val="18"/>
                            <w:szCs w:val="18"/>
                          </w:rPr>
                          <w:t>oods</w:t>
                        </w:r>
                        <w:r>
                          <w:rPr>
                            <w:rFonts w:eastAsia="SimSun"/>
                            <w:sz w:val="18"/>
                            <w:szCs w:val="18"/>
                          </w:rPr>
                          <w:t xml:space="preserve"> A</w:t>
                        </w:r>
                        <w:r w:rsidRPr="0002322F">
                          <w:rPr>
                            <w:rFonts w:eastAsia="SimSun"/>
                            <w:sz w:val="18"/>
                            <w:szCs w:val="18"/>
                          </w:rPr>
                          <w:t>ggregate</w:t>
                        </w:r>
                      </w:p>
                    </w:txbxContent>
                  </v:textbox>
                </v:shape>
                <v:shape id="Text Box 4" style="position:absolute;left:17096;top:11983;width:12793;height:3785;visibility:visible;mso-wrap-style:square;v-text-anchor:top" o:spid="_x0000_s11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v:textbox>
                    <w:txbxContent>
                      <w:p w:rsidR="00D82C7F" w:rsidP="00B93346" w:rsidRDefault="00D82C7F" w14:paraId="27C3169F" w14:textId="0CD24236">
                        <w:pPr>
                          <w:pStyle w:val="NormalWeb"/>
                          <w:spacing w:before="0" w:beforeAutospacing="0" w:after="160" w:afterAutospacing="0" w:line="254" w:lineRule="auto"/>
                          <w:jc w:val="center"/>
                        </w:pPr>
                        <w:r>
                          <w:rPr>
                            <w:rFonts w:eastAsia="SimSun"/>
                            <w:sz w:val="18"/>
                            <w:szCs w:val="18"/>
                          </w:rPr>
                          <w:t xml:space="preserve">Transportation Aggregate </w:t>
                        </w:r>
                      </w:p>
                    </w:txbxContent>
                  </v:textbox>
                </v:shape>
                <v:line id="Line 41" style="position:absolute;flip:x;visibility:visible;mso-wrap-style:square" o:spid="_x0000_s1110" o:connectortype="straight" from="11492,15769" to="23111,1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42" style="position:absolute;visibility:visible;mso-wrap-style:square" o:spid="_x0000_s1111" o:connectortype="straight" from="23110,15769" to="33581,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shape id="Arc 43" style="position:absolute;left:20581;top:12637;width:5181;height:6142;rotation:-3266777fd;flip:y;visibility:visible;mso-wrap-style:square;v-text-anchor:top" coordsize="21600,21600" o:spid="_x0000_s1112"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">
                  <v:path arrowok="t" o:connecttype="custom" o:connectlocs="0,0;518141,614184;0,614184" o:connectangles="0,0,0" o:extrusionok="f"/>
                </v:shape>
                <v:shape id="Text Box 4" style="position:absolute;left:6042;top:19753;width:10903;height:3728;visibility:visible;mso-wrap-style:square;v-text-anchor:top" o:spid="_x0000_s111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v:textbox>
                    <w:txbxContent>
                      <w:p w:rsidR="00D82C7F" w:rsidP="00B93346" w:rsidRDefault="00D82C7F" w14:paraId="79E055A2" w14:textId="77777777">
                        <w:pPr>
                          <w:pStyle w:val="NormalWeb"/>
                          <w:spacing w:before="0" w:beforeAutospacing="0" w:after="160" w:afterAutospacing="0" w:line="252" w:lineRule="auto"/>
                          <w:jc w:val="center"/>
                        </w:pPr>
                        <w:r>
                          <w:rPr>
                            <w:rFonts w:eastAsia="SimSun"/>
                            <w:sz w:val="18"/>
                            <w:szCs w:val="18"/>
                          </w:rPr>
                          <w:t xml:space="preserve">Passenger Transportation </w:t>
                        </w:r>
                      </w:p>
                    </w:txbxContent>
                  </v:textbox>
                </v:shape>
                <v:shape id="Text Box 4" style="position:absolute;left:28461;top:20009;width:10240;height:3721;visibility:visible;mso-wrap-style:square;v-text-anchor:top" o:spid="_x0000_s111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v:textbox>
                    <w:txbxContent>
                      <w:p w:rsidR="00D82C7F" w:rsidP="00B93346" w:rsidRDefault="00D82C7F" w14:paraId="1CB844B5" w14:textId="3A8AD6D8">
                        <w:pPr>
                          <w:pStyle w:val="NormalWeb"/>
                          <w:spacing w:before="0" w:beforeAutospacing="0" w:after="160" w:afterAutospacing="0" w:line="252" w:lineRule="auto"/>
                          <w:jc w:val="center"/>
                        </w:pPr>
                        <w:r>
                          <w:rPr>
                            <w:rFonts w:eastAsia="SimSun"/>
                            <w:sz w:val="18"/>
                            <w:szCs w:val="18"/>
                          </w:rPr>
                          <w:t xml:space="preserve">Non-passenger Transportation </w:t>
                        </w:r>
                      </w:p>
                    </w:txbxContent>
                  </v:textbox>
                </v:shape>
                <v:shape id="Text Box 4" style="position:absolute;left:2333;top:26847;width:5140;height:2463;visibility:visible;mso-wrap-style:square;v-text-anchor:top" o:spid="_x0000_s111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v:textbox>
                    <w:txbxContent>
                      <w:p w:rsidR="00D82C7F" w:rsidP="00B93346" w:rsidRDefault="00D82C7F" w14:paraId="59B18F7F" w14:textId="77777777">
                        <w:pPr>
                          <w:pStyle w:val="NormalWeb"/>
                          <w:spacing w:before="0" w:beforeAutospacing="0" w:after="160" w:afterAutospacing="0" w:line="252" w:lineRule="auto"/>
                          <w:jc w:val="center"/>
                        </w:pPr>
                        <w:r>
                          <w:rPr>
                            <w:rFonts w:eastAsia="SimSun"/>
                            <w:sz w:val="18"/>
                            <w:szCs w:val="18"/>
                          </w:rPr>
                          <w:t xml:space="preserve">Air </w:t>
                        </w:r>
                      </w:p>
                    </w:txbxContent>
                  </v:textbox>
                </v:shape>
                <v:shape id="Text Box 4" style="position:absolute;left:13782;top:26853;width:5137;height:2457;visibility:visible;mso-wrap-style:square;v-text-anchor:top" o:spid="_x0000_s111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v:textbox>
                    <w:txbxContent>
                      <w:p w:rsidR="00D82C7F" w:rsidP="00B93346" w:rsidRDefault="00D82C7F" w14:paraId="7AEA3562" w14:textId="77777777">
                        <w:pPr>
                          <w:pStyle w:val="NormalWeb"/>
                          <w:spacing w:before="0" w:beforeAutospacing="0" w:after="160" w:afterAutospacing="0" w:line="252" w:lineRule="auto"/>
                          <w:jc w:val="center"/>
                        </w:pPr>
                        <w:r>
                          <w:rPr>
                            <w:rFonts w:eastAsia="SimSun"/>
                            <w:sz w:val="18"/>
                            <w:szCs w:val="18"/>
                          </w:rPr>
                          <w:t>Auto</w:t>
                        </w:r>
                      </w:p>
                    </w:txbxContent>
                  </v:textbox>
                </v:shape>
                <v:shape id="Text Box 4" style="position:absolute;left:6042;top:26810;width:4719;height:2458;visibility:visible;mso-wrap-style:square;v-text-anchor:top" o:spid="_x0000_s111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v:textbox>
                    <w:txbxContent>
                      <w:p w:rsidR="00D82C7F" w:rsidP="00B93346" w:rsidRDefault="00D82C7F" w14:paraId="6FC2C3B8" w14:textId="77777777">
                        <w:pPr>
                          <w:pStyle w:val="NormalWeb"/>
                          <w:spacing w:before="0" w:beforeAutospacing="0" w:after="160" w:afterAutospacing="0" w:line="252" w:lineRule="auto"/>
                          <w:jc w:val="center"/>
                        </w:pPr>
                        <w:r>
                          <w:rPr>
                            <w:rFonts w:eastAsia="SimSun"/>
                            <w:sz w:val="18"/>
                            <w:szCs w:val="18"/>
                          </w:rPr>
                          <w:t xml:space="preserve">Road </w:t>
                        </w:r>
                      </w:p>
                    </w:txbxContent>
                  </v:textbox>
                </v:shape>
                <v:shape id="Text Box 4" style="position:absolute;left:9748;top:26810;width:5137;height:2451;visibility:visible;mso-wrap-style:square;v-text-anchor:top" o:spid="_x0000_s111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v:textbox>
                    <w:txbxContent>
                      <w:p w:rsidR="00D82C7F" w:rsidP="00B93346" w:rsidRDefault="00D82C7F" w14:paraId="5C7018AD" w14:textId="77777777">
                        <w:pPr>
                          <w:pStyle w:val="NormalWeb"/>
                          <w:spacing w:before="0" w:beforeAutospacing="0" w:after="160" w:afterAutospacing="0" w:line="252" w:lineRule="auto"/>
                          <w:jc w:val="center"/>
                        </w:pPr>
                        <w:r>
                          <w:rPr>
                            <w:rFonts w:eastAsia="SimSun"/>
                            <w:sz w:val="18"/>
                            <w:szCs w:val="18"/>
                          </w:rPr>
                          <w:t xml:space="preserve">Rail </w:t>
                        </w:r>
                      </w:p>
                    </w:txbxContent>
                  </v:textbox>
                </v:shape>
                <v:line id="Line 41" style="position:absolute;visibility:visible;mso-wrap-style:square" o:spid="_x0000_s1119" o:connectortype="straight" from="16289,28705" to="22136,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42" style="position:absolute;flip:x;visibility:visible;mso-wrap-style:square" o:spid="_x0000_s1120" o:connectortype="straight" from="10761,28705" to="16289,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shape id="Arc 43" style="position:absolute;left:14310;top:28173;width:3642;height:4497;rotation:-3266777fd;flip:y;visibility:visible;mso-wrap-style:square;v-text-anchor:top" coordsize="21600,21600" o:spid="_x0000_s112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">
                  <v:path arrowok="t" o:connecttype="custom" o:connectlocs="0,0;364225,449686;0,449686" o:connectangles="0,0,0" o:extrusionok="f"/>
                </v:shape>
                <v:shape id="Text Box 4" style="position:absolute;left:9174;top:34186;width:2136;height:1303;visibility:visible;mso-wrap-style:square;v-text-anchor:top" o:spid="_x0000_s112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v:textbox inset="0,0,0,0">
                    <w:txbxContent>
                      <w:p w:rsidR="00D82C7F" w:rsidP="00B42842" w:rsidRDefault="00D82C7F" w14:paraId="2B10C1D5" w14:textId="77777777">
                        <w:pPr>
                          <w:pStyle w:val="NormalWeb"/>
                          <w:spacing w:before="0" w:beforeAutospacing="0" w:after="160" w:afterAutospacing="0" w:line="252" w:lineRule="auto"/>
                        </w:pPr>
                        <w:r>
                          <w:rPr>
                            <w:rFonts w:eastAsia="SimSun"/>
                            <w:sz w:val="18"/>
                            <w:szCs w:val="18"/>
                          </w:rPr>
                          <w:t>Gas</w:t>
                        </w:r>
                      </w:p>
                    </w:txbxContent>
                  </v:textbox>
                </v:shape>
                <v:shape id="Text Box 4" style="position:absolute;left:22059;top:34243;width:4306;height:1615;visibility:visible;mso-wrap-style:square;v-text-anchor:top" o:spid="_x0000_s112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">
                  <v:textbox inset="0,0,0,0">
                    <w:txbxContent>
                      <w:p w:rsidR="00D82C7F" w:rsidP="00B42842" w:rsidRDefault="00D82C7F" w14:paraId="5071A9F9" w14:textId="77777777">
                        <w:pPr>
                          <w:pStyle w:val="NormalWeb"/>
                          <w:spacing w:before="0" w:beforeAutospacing="0" w:after="160" w:afterAutospacing="0" w:line="252" w:lineRule="auto"/>
                        </w:pPr>
                        <w:r>
                          <w:rPr>
                            <w:rFonts w:eastAsia="SimSun"/>
                            <w:sz w:val="18"/>
                            <w:szCs w:val="18"/>
                          </w:rPr>
                          <w:t>Fuel Cell</w:t>
                        </w:r>
                      </w:p>
                    </w:txbxContent>
                  </v:textbox>
                </v:shape>
                <v:line id="Line 41" style="position:absolute;flip:x;visibility:visible;mso-wrap-style:square" o:spid="_x0000_s1124" o:connectortype="straight" from="13449,28770" to="16289,3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"/>
                <v:line id="Line 41" style="position:absolute;visibility:visible;mso-wrap-style:square" o:spid="_x0000_s1125" o:connectortype="straight" from="16289,28711" to="19155,3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"/>
                <v:shape id="Text Box 4" style="position:absolute;left:11421;top:34190;width:3464;height:1460;visibility:visible;mso-wrap-style:square;v-text-anchor:top" o:spid="_x0000_s112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">
                  <v:textbox inset="0,0,0,0">
                    <w:txbxContent>
                      <w:p w:rsidR="00D82C7F" w:rsidP="00B42842" w:rsidRDefault="00D82C7F" w14:paraId="3D2A5D86" w14:textId="77777777">
                        <w:pPr>
                          <w:pStyle w:val="NormalWeb"/>
                          <w:spacing w:before="0" w:beforeAutospacing="0" w:after="160" w:afterAutospacing="0" w:line="252" w:lineRule="auto"/>
                        </w:pPr>
                        <w:r>
                          <w:rPr>
                            <w:rFonts w:eastAsia="SimSun"/>
                            <w:sz w:val="18"/>
                            <w:szCs w:val="18"/>
                          </w:rPr>
                          <w:t>Battery</w:t>
                        </w:r>
                      </w:p>
                    </w:txbxContent>
                  </v:textbox>
                </v:shape>
                <v:shape id="Text Box 4" style="position:absolute;left:18249;top:34243;width:3696;height:1477;visibility:visible;mso-wrap-style:square;v-text-anchor:top" o:spid="_x0000_s11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">
                  <v:textbox inset="0,0,0,0">
                    <w:txbxContent>
                      <w:p w:rsidR="00D82C7F" w:rsidP="00B42842" w:rsidRDefault="00D82C7F" w14:paraId="38CA05B0" w14:textId="77777777">
                        <w:pPr>
                          <w:pStyle w:val="NormalWeb"/>
                          <w:spacing w:before="0" w:beforeAutospacing="0" w:after="0" w:afterAutospacing="0" w:line="252" w:lineRule="auto"/>
                        </w:pPr>
                        <w:r>
                          <w:rPr>
                            <w:rFonts w:eastAsia="SimSun"/>
                            <w:sz w:val="18"/>
                            <w:szCs w:val="18"/>
                          </w:rPr>
                          <w:t>Hybrid</w:t>
                        </w:r>
                      </w:p>
                    </w:txbxContent>
                  </v:textbox>
                </v:shape>
                <v:line id="Line 41" style="position:absolute;visibility:visible;mso-wrap-style:square" o:spid="_x0000_s1128" o:connectortype="straight" from="34348,23479" to="38927,2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"/>
                <v:line id="Line 42" style="position:absolute;flip:x;visibility:visible;mso-wrap-style:square" o:spid="_x0000_s1129" o:connectortype="straight" from="28378,23479" to="34340,2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"/>
                <v:shape id="Arc 43" style="position:absolute;left:32558;top:22580;width:3517;height:4078;rotation:-3266777fd;flip:y;visibility:visible;mso-wrap-style:square;v-text-anchor:top" coordsize="21600,21600" o:spid="_x0000_s113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">
                  <v:path arrowok="t" o:connecttype="custom" o:connectlocs="0,0;351649,407853;0,407853" o:connectangles="0,0,0" o:extrusionok="f"/>
                </v:shape>
                <v:shape id="Text Box 4" style="position:absolute;left:25294;top:27081;width:5137;height:2457;visibility:visible;mso-wrap-style:square;v-text-anchor:top" o:spid="_x0000_s11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">
                  <v:textbox>
                    <w:txbxContent>
                      <w:p w:rsidR="00D82C7F" w:rsidP="00B93346" w:rsidRDefault="00D82C7F" w14:paraId="0CB09781" w14:textId="77777777">
                        <w:pPr>
                          <w:pStyle w:val="NormalWeb"/>
                          <w:spacing w:before="0" w:beforeAutospacing="0" w:after="160" w:afterAutospacing="0" w:line="252" w:lineRule="auto"/>
                          <w:jc w:val="center"/>
                        </w:pPr>
                        <w:r>
                          <w:rPr>
                            <w:rFonts w:eastAsia="SimSun"/>
                            <w:sz w:val="18"/>
                            <w:szCs w:val="18"/>
                          </w:rPr>
                          <w:t xml:space="preserve">Water </w:t>
                        </w:r>
                      </w:p>
                    </w:txbxContent>
                  </v:textbox>
                </v:shape>
                <v:shape id="Text Box 4" style="position:absolute;left:37719;top:27053;width:4921;height:2457;visibility:visible;mso-wrap-style:square;v-text-anchor:top" o:spid="_x0000_s11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v:textbox>
                    <w:txbxContent>
                      <w:p w:rsidR="00D82C7F" w:rsidP="00B93346" w:rsidRDefault="00D82C7F" w14:paraId="67AC7CDD" w14:textId="77777777">
                        <w:pPr>
                          <w:pStyle w:val="NormalWeb"/>
                          <w:spacing w:before="0" w:beforeAutospacing="0" w:after="160" w:afterAutospacing="0" w:line="252" w:lineRule="auto"/>
                          <w:jc w:val="center"/>
                        </w:pPr>
                        <w:r>
                          <w:rPr>
                            <w:rFonts w:eastAsia="SimSun"/>
                            <w:sz w:val="18"/>
                            <w:szCs w:val="18"/>
                          </w:rPr>
                          <w:t>Other</w:t>
                        </w:r>
                      </w:p>
                    </w:txbxContent>
                  </v:textbox>
                </v:shape>
                <v:line id="Line 41" style="position:absolute;flip:x;visibility:visible;mso-wrap-style:square" o:spid="_x0000_s1133" o:connectortype="straight" from="32591,23566" to="34309,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"/>
                <v:shape id="Text Box 4" style="position:absolute;left:29463;top:27053;width:5130;height:2457;visibility:visible;mso-wrap-style:square;v-text-anchor:top" o:spid="_x0000_s11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">
                  <v:textbox>
                    <w:txbxContent>
                      <w:p w:rsidR="00D82C7F" w:rsidP="00B93346" w:rsidRDefault="00D82C7F" w14:paraId="1B3B479C" w14:textId="77777777">
                        <w:pPr>
                          <w:pStyle w:val="NormalWeb"/>
                          <w:spacing w:before="0" w:beforeAutospacing="0" w:after="160" w:afterAutospacing="0" w:line="252" w:lineRule="auto"/>
                          <w:jc w:val="center"/>
                        </w:pPr>
                        <w:r>
                          <w:rPr>
                            <w:rFonts w:eastAsia="SimSun"/>
                            <w:sz w:val="18"/>
                            <w:szCs w:val="18"/>
                          </w:rPr>
                          <w:t xml:space="preserve">Road </w:t>
                        </w:r>
                      </w:p>
                    </w:txbxContent>
                  </v:textbox>
                </v:shape>
                <v:shape id="Text Box 4" style="position:absolute;left:33433;top:27087;width:4042;height:2451;visibility:visible;mso-wrap-style:square;v-text-anchor:top" o:spid="_x0000_s113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">
                  <v:textbox>
                    <w:txbxContent>
                      <w:p w:rsidR="00D82C7F" w:rsidP="00B93346" w:rsidRDefault="00D82C7F" w14:paraId="38DC7B19" w14:textId="77777777">
                        <w:pPr>
                          <w:pStyle w:val="NormalWeb"/>
                          <w:spacing w:before="0" w:beforeAutospacing="0" w:after="160" w:afterAutospacing="0" w:line="252" w:lineRule="auto"/>
                          <w:jc w:val="center"/>
                        </w:pPr>
                        <w:r>
                          <w:rPr>
                            <w:rFonts w:eastAsia="SimSun"/>
                            <w:sz w:val="18"/>
                            <w:szCs w:val="18"/>
                          </w:rPr>
                          <w:t xml:space="preserve">Rail </w:t>
                        </w:r>
                      </w:p>
                    </w:txbxContent>
                  </v:textbox>
                </v:shape>
                <v:line id="Line 41" style="position:absolute;visibility:visible;mso-wrap-style:square" o:spid="_x0000_s1136" o:connectortype="straight" from="34348,23566" to="35575,2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iN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Naa2I3HAAAA3AAA&#10;AA8AAAAAAAAAAAAAAAAABwIAAGRycy9kb3ducmV2LnhtbFBLBQYAAAAAAwADALcAAAD7AgAAAAA=&#10;"/>
                <v:shape id="Text Box 44" style="position:absolute;left:36654;top:23238;width:5027;height:1946;visibility:visible;mso-wrap-style:square;v-text-anchor:top" o:spid="_x0000_s11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v:textbox inset="0,0,0,0">
                    <w:txbxContent>
                      <w:p w:rsidRPr="006F40FF" w:rsidR="00D82C7F" w:rsidP="00B93346" w:rsidRDefault="00000000" w14:paraId="46C7831D" w14:textId="0D4C4ED7">
                        <w:pPr>
                          <w:pStyle w:val="NormalWeb"/>
                          <w:spacing w:before="0" w:beforeAutospacing="0" w:after="160" w:afterAutospacing="0" w:line="254" w:lineRule="auto"/>
                          <w:rPr>
                            <w:color w:val="000000" w:themeColor="text1"/>
                          </w:rPr>
                        </w:pPr>
                        <m:oMath>
                          <m:sSub>
                            <m:sSubPr>
                              <m:ctrlPr>
                                <w:rPr>
                                  <w:rFonts w:ascii="Cambria Math" w:hAnsi="Cambria Math" w:eastAsia="SimSun"/>
                                  <w:i/>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tf</m:t>
                              </m:r>
                            </m:sub>
                          </m:sSub>
                          <m:r>
                            <w:rPr>
                              <w:rFonts w:ascii="Cambria Math" w:hAnsi="Cambria Math" w:eastAsia="SimSun"/>
                              <w:color w:val="000000" w:themeColor="text1"/>
                              <w:sz w:val="16"/>
                              <w:szCs w:val="16"/>
                            </w:rPr>
                            <m:t>=0</m:t>
                          </m:r>
                        </m:oMath>
                        <w:r w:rsidRPr="006F40FF" w:rsidR="00D82C7F">
                          <w:rPr>
                            <w:rFonts w:eastAsia="SimSun"/>
                            <w:color w:val="000000" w:themeColor="text1"/>
                            <w:sz w:val="16"/>
                            <w:szCs w:val="16"/>
                          </w:rPr>
                          <w:t xml:space="preserve"> </w:t>
                        </w:r>
                      </w:p>
                    </w:txbxContent>
                  </v:textbox>
                </v:shape>
                <v:shape id="Text Box 44" style="position:absolute;left:45846;top:15043;width:6355;height:2661;visibility:visible;mso-wrap-style:square;v-text-anchor:top" o:spid="_x0000_s11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v:textbox>
                    <w:txbxContent>
                      <w:p w:rsidRPr="006F40FF" w:rsidR="00D82C7F" w:rsidP="00B93346" w:rsidRDefault="00000000" w14:paraId="403037A7" w14:textId="77777777">
                        <w:pPr>
                          <w:pStyle w:val="NormalWeb"/>
                          <w:spacing w:before="0" w:beforeAutospacing="0" w:after="160" w:afterAutospacing="0" w:line="252" w:lineRule="auto"/>
                          <w:rPr>
                            <w:color w:val="000000" w:themeColor="text1"/>
                          </w:rPr>
                        </w:pPr>
                        <m:oMath>
                          <m:sSub>
                            <m:sSubPr>
                              <m:ctrlPr>
                                <w:rPr>
                                  <w:rFonts w:ascii="Cambria Math" w:hAnsi="Cambria Math" w:eastAsia="SimSun"/>
                                  <w:i/>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ch</m:t>
                              </m:r>
                            </m:sub>
                          </m:sSub>
                          <m:r>
                            <w:rPr>
                              <w:rFonts w:ascii="Cambria Math" w:hAnsi="Cambria Math" w:eastAsia="SimSun"/>
                              <w:color w:val="000000" w:themeColor="text1"/>
                              <w:sz w:val="16"/>
                              <w:szCs w:val="16"/>
                            </w:rPr>
                            <m:t>=1</m:t>
                          </m:r>
                        </m:oMath>
                        <w:r w:rsidRPr="006F40FF" w:rsidR="00D82C7F">
                          <w:rPr>
                            <w:rFonts w:eastAsia="SimSun"/>
                            <w:color w:val="000000" w:themeColor="text1"/>
                            <w:sz w:val="16"/>
                            <w:szCs w:val="16"/>
                          </w:rPr>
                          <w:t xml:space="preserve"> </w:t>
                        </w:r>
                      </w:p>
                    </w:txbxContent>
                  </v:textbox>
                </v:shape>
                <v:shape id="Text Box 44" style="position:absolute;left:13581;top:22911;width:5259;height:1549;visibility:visible;mso-wrap-style:square;v-text-anchor:top" o:spid="_x0000_s11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v:textbox inset="0,0,0,0">
                    <w:txbxContent>
                      <w:p w:rsidRPr="006F40FF" w:rsidR="00D82C7F" w:rsidP="00B93346" w:rsidRDefault="00000000" w14:paraId="62850C30" w14:textId="4D8010AC">
                        <w:pPr>
                          <w:pStyle w:val="NormalWeb"/>
                          <w:spacing w:before="0" w:beforeAutospacing="0" w:after="160" w:afterAutospacing="0" w:line="252" w:lineRule="auto"/>
                          <w:rPr>
                            <w:color w:val="000000" w:themeColor="text1"/>
                          </w:rPr>
                        </w:pPr>
                        <m:oMath>
                          <m:sSub>
                            <m:sSubPr>
                              <m:ctrlPr>
                                <w:rPr>
                                  <w:rFonts w:ascii="Cambria Math" w:hAnsi="Cambria Math" w:eastAsia="SimSun"/>
                                  <w:i/>
                                  <w:iCs/>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tp</m:t>
                              </m:r>
                            </m:sub>
                          </m:sSub>
                          <m:r>
                            <w:rPr>
                              <w:rFonts w:ascii="Cambria Math" w:hAnsi="Cambria Math" w:eastAsia="SimSun"/>
                              <w:color w:val="000000" w:themeColor="text1"/>
                              <w:sz w:val="16"/>
                              <w:szCs w:val="16"/>
                            </w:rPr>
                            <m:t>=0.5</m:t>
                          </m:r>
                        </m:oMath>
                        <w:r w:rsidRPr="006F40FF" w:rsidR="00D82C7F">
                          <w:rPr>
                            <w:rFonts w:eastAsia="SimSun"/>
                            <w:color w:val="000000" w:themeColor="text1"/>
                            <w:sz w:val="16"/>
                            <w:szCs w:val="16"/>
                          </w:rPr>
                          <w:t xml:space="preserve"> </w:t>
                        </w:r>
                      </w:p>
                    </w:txbxContent>
                  </v:textbox>
                </v:shape>
                <v:line id="Line 42" style="position:absolute;flip:x;visibility:visible;mso-wrap-style:square" o:spid="_x0000_s1140" o:connectortype="straight" from="29565,28937" to="32146,3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x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T2Rx+z6QjINc/AAAA//8DAFBLAQItABQABgAIAAAAIQDb4fbL7gAAAIUBAAATAAAAAAAA&#10;AAAAAAAAAAAAAABbQ29udGVudF9UeXBlc10ueG1sUEsBAi0AFAAGAAgAAAAhAFr0LFu/AAAAFQEA&#10;AAsAAAAAAAAAAAAAAAAAHwEAAF9yZWxzLy5yZWxzUEsBAi0AFAAGAAgAAAAhAHCFX/HHAAAA3AAA&#10;AA8AAAAAAAAAAAAAAAAABwIAAGRycy9kb3ducmV2LnhtbFBLBQYAAAAAAwADALcAAAD7AgAAAAA=&#10;"/>
                <v:line id="Line 42" style="position:absolute;flip:x;visibility:visible;mso-wrap-style:square" o:spid="_x0000_s1141" o:connectortype="straight" from="30948,28928" to="32146,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"/>
                <v:line id="Line 42" style="position:absolute;visibility:visible;mso-wrap-style:square" o:spid="_x0000_s1142" o:connectortype="straight" from="32146,28932" to="34076,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"/>
                <v:line id="Line 42" style="position:absolute;visibility:visible;mso-wrap-style:square" o:spid="_x0000_s1143" o:connectortype="straight" from="32146,28923" to="33250,3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"/>
                <v:shape id="Arc 43" style="position:absolute;left:31025;top:28171;width:2149;height:2662;rotation:-3266777fd;flip:y;visibility:visible;mso-wrap-style:square;v-text-anchor:top" coordsize="21600,21600" o:spid="_x0000_s1144"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">
                  <v:path arrowok="t" o:connecttype="custom" o:connectlocs="0,0;214915,266282;0,266282" o:connectangles="0,0,0" o:extrusionok="f"/>
                </v:shape>
                <v:line id="Line 42" style="position:absolute;flip:x;visibility:visible;mso-wrap-style:square" o:spid="_x0000_s1145" o:connectortype="straight" from="6896,28634" to="8998,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"/>
                <v:line id="Line 42" style="position:absolute;flip:x;visibility:visible;mso-wrap-style:square" o:spid="_x0000_s1146" o:connectortype="straight" from="7772,28628" to="8998,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"/>
                <v:line id="Line 42" style="position:absolute;visibility:visible;mso-wrap-style:square" o:spid="_x0000_s1147" o:connectortype="straight" from="9005,28628" to="11201,3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O/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yA3zPxCMj5GQAA//8DAFBLAQItABQABgAIAAAAIQDb4fbL7gAAAIUBAAATAAAAAAAA&#10;AAAAAAAAAAAAAABbQ29udGVudF9UeXBlc10ueG1sUEsBAi0AFAAGAAgAAAAhAFr0LFu/AAAAFQEA&#10;AAsAAAAAAAAAAAAAAAAAHwEAAF9yZWxzLy5yZWxzUEsBAi0AFAAGAAgAAAAhALPmc7/HAAAA3AAA&#10;AA8AAAAAAAAAAAAAAAAABwIAAGRycy9kb3ducmV2LnhtbFBLBQYAAAAAAwADALcAAAD7AgAAAAA=&#10;"/>
                <v:line id="Line 42" style="position:absolute;visibility:visible;mso-wrap-style:square" o:spid="_x0000_s1148" o:connectortype="straight" from="9005,28621" to="10134,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shape id="Arc 43" style="position:absolute;left:7884;top:27869;width:2146;height:2660;rotation:-3266777fd;flip:y;visibility:visible;mso-wrap-style:square;v-text-anchor:top" coordsize="21600,21600" o:spid="_x0000_s1149"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">
                  <v:path arrowok="t" o:connecttype="custom" o:connectlocs="0,0;214630,266065;0,266065" o:connectangles="0,0,0" o:extrusionok="f"/>
                </v:shape>
                <v:shape id="Text Box 44" style="position:absolute;left:27328;top:15043;width:6581;height:2381;visibility:visible;mso-wrap-style:square;v-text-anchor:top" o:spid="_x0000_s11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v:textbox inset="0,0,0,0">
                    <w:txbxContent>
                      <w:p w:rsidR="00D82C7F" w:rsidP="00B93346" w:rsidRDefault="00000000" w14:paraId="15E202A8" w14:textId="15C779DC">
                        <w:pPr>
                          <w:pStyle w:val="NormalWeb"/>
                          <w:spacing w:before="0" w:beforeAutospacing="0" w:after="160" w:afterAutospacing="0" w:line="256"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tr</m:t>
                              </m:r>
                            </m:sub>
                          </m:sSub>
                          <m:r>
                            <w:rPr>
                              <w:rFonts w:ascii="Cambria Math" w:hAnsi="Cambria Math" w:eastAsia="SimSun"/>
                              <w:sz w:val="16"/>
                              <w:szCs w:val="16"/>
                            </w:rPr>
                            <m:t>=0</m:t>
                          </m:r>
                        </m:oMath>
                        <w:r w:rsidR="00D82C7F">
                          <w:rPr>
                            <w:rFonts w:eastAsia="SimSun"/>
                            <w:sz w:val="16"/>
                            <w:szCs w:val="16"/>
                          </w:rPr>
                          <w:t xml:space="preserve"> </w:t>
                        </w:r>
                      </w:p>
                    </w:txbxContent>
                  </v:textbox>
                </v:shape>
                <v:shape id="Text Box 44" style="position:absolute;left:18536;top:28985;width:7086;height:3296;visibility:visible;mso-wrap-style:square;v-text-anchor:top" o:spid="_x0000_s11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v:textbox>
                    <w:txbxContent>
                      <w:p w:rsidR="00D82C7F" w:rsidP="00B93346" w:rsidRDefault="00000000" w14:paraId="301C2A8F" w14:textId="77777777">
                        <w:pPr>
                          <w:pStyle w:val="NormalWeb"/>
                          <w:spacing w:before="0" w:beforeAutospacing="0" w:after="160" w:afterAutospacing="0" w:line="254"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r>
                            <w:rPr>
                              <w:rFonts w:ascii="Cambria Math" w:hAnsi="Cambria Math" w:eastAsia="SimSun"/>
                              <w:sz w:val="16"/>
                              <w:szCs w:val="16"/>
                            </w:rPr>
                            <m:t>=∞</m:t>
                          </m:r>
                        </m:oMath>
                        <w:r w:rsidR="00D82C7F">
                          <w:rPr>
                            <w:rFonts w:eastAsia="SimSun"/>
                            <w:sz w:val="16"/>
                            <w:szCs w:val="16"/>
                          </w:rPr>
                          <w:t xml:space="preserve"> </w:t>
                        </w:r>
                      </w:p>
                    </w:txbxContent>
                  </v:textbox>
                </v:shape>
                <v:line id="Line 5" style="position:absolute;flip:x;visibility:visible;mso-wrap-style:square" o:spid="_x0000_s1152" o:connectortype="straight" from="41547,15499" to="44532,1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Xv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UvE/j7kn6AnN8AAAD//wMAUEsBAi0AFAAGAAgAAAAhANvh9svuAAAAhQEAABMAAAAAAAAA&#10;AAAAAAAAAAAAAFtDb250ZW50X1R5cGVzXS54bWxQSwECLQAUAAYACAAAACEAWvQsW78AAAAVAQAA&#10;CwAAAAAAAAAAAAAAAAAfAQAAX3JlbHMvLnJlbHNQSwECLQAUAAYACAAAACEAI2hF78YAAADbAAAA&#10;DwAAAAAAAAAAAAAAAAAHAgAAZHJzL2Rvd25yZXYueG1sUEsFBgAAAAADAAMAtwAAAPoCAAAAAA==&#10;"/>
                <v:line id="Line 6" style="position:absolute;visibility:visible;mso-wrap-style:square" o:spid="_x0000_s1153" o:connectortype="straight" from="44403,15499" to="49023,1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shape id="Text Box 4" style="position:absolute;left:38834;top:17964;width:5895;height:2781;visibility:visible;mso-wrap-style:square;v-text-anchor:top" o:spid="_x0000_s115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v:textbox>
                    <w:txbxContent>
                      <w:p w:rsidR="00D82C7F" w:rsidP="00B93346" w:rsidRDefault="00D82C7F" w14:paraId="507C7AE0" w14:textId="1AAE62C1">
                        <w:pPr>
                          <w:pStyle w:val="NormalWeb"/>
                          <w:spacing w:before="0" w:beforeAutospacing="0" w:after="160" w:afterAutospacing="0" w:line="256" w:lineRule="auto"/>
                          <w:jc w:val="center"/>
                        </w:pPr>
                        <w:r>
                          <w:rPr>
                            <w:rFonts w:eastAsia="SimSun"/>
                            <w:sz w:val="18"/>
                            <w:szCs w:val="18"/>
                          </w:rPr>
                          <w:t>Housing</w:t>
                        </w:r>
                      </w:p>
                    </w:txbxContent>
                  </v:textbox>
                </v:shape>
                <v:shape id="Text Box 4" style="position:absolute;left:45162;top:17790;width:11919;height:3643;visibility:visible;mso-wrap-style:square;v-text-anchor:top" o:spid="_x0000_s115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v:textbox>
                    <w:txbxContent>
                      <w:p w:rsidR="00D82C7F" w:rsidP="00B93346" w:rsidRDefault="00D82C7F" w14:paraId="3E91D312" w14:textId="6A8B40D3">
                        <w:pPr>
                          <w:pStyle w:val="NormalWeb"/>
                          <w:spacing w:before="0" w:beforeAutospacing="0" w:after="160" w:afterAutospacing="0" w:line="254" w:lineRule="auto"/>
                          <w:jc w:val="center"/>
                        </w:pPr>
                        <w:r>
                          <w:rPr>
                            <w:rFonts w:eastAsia="SimSun"/>
                            <w:sz w:val="18"/>
                            <w:szCs w:val="18"/>
                          </w:rPr>
                          <w:t>Energy, Food, Goods and Services</w:t>
                        </w:r>
                      </w:p>
                    </w:txbxContent>
                  </v:textbox>
                </v:shape>
                <v:shape id="Arc 43" style="position:absolute;left:43257;top:14617;width:2642;height:2842;rotation:-3266777fd;flip:y;visibility:visible;mso-wrap-style:square;v-text-anchor:top" coordsize="21600,21600" o:spid="_x0000_s115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">
                  <v:path arrowok="t" o:connecttype="custom" o:connectlocs="0,0;264223,284252;0,284252" o:connectangles="0,0,0" o:extrusionok="f"/>
                </v:shape>
                <v:line id="Line 42" style="position:absolute;flip:x;visibility:visible;mso-wrap-style:square" o:spid="_x0000_s1157" o:connectortype="straight" from="47596,21430" to="51211,2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42" style="position:absolute;flip:x;visibility:visible;mso-wrap-style:square" o:spid="_x0000_s1158" o:connectortype="straight" from="49907,21418" to="51217,2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line id="Line 42" style="position:absolute;visibility:visible;mso-wrap-style:square" o:spid="_x0000_s1159" o:connectortype="straight" from="51213,21424" to="54140,2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42" style="position:absolute;visibility:visible;mso-wrap-style:square" o:spid="_x0000_s1160" o:connectortype="straight" from="51217,21418" to="52160,2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shape id="Arc 43" style="position:absolute;left:49413;top:21069;width:3258;height:3683;rotation:-3266777fd;flip:y;visibility:visible;mso-wrap-style:square;v-text-anchor:top" coordsize="21600,21600" o:spid="_x0000_s116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">
                  <v:path arrowok="t" o:connecttype="custom" o:connectlocs="0,0;325786,368221;0,368221" o:connectangles="0,0,0" o:extrusionok="f"/>
                </v:shape>
                <v:shape id="Text Box 44" style="position:absolute;left:53104;top:21875;width:6350;height:2661;visibility:visible;mso-wrap-style:square;v-text-anchor:top" o:spid="_x0000_s11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v:textbox>
                    <w:txbxContent>
                      <w:p w:rsidRPr="006F40FF" w:rsidR="00D82C7F" w:rsidP="00B93346" w:rsidRDefault="00000000" w14:paraId="5AA1395B" w14:textId="77777777">
                        <w:pPr>
                          <w:pStyle w:val="NormalWeb"/>
                          <w:spacing w:before="0" w:beforeAutospacing="0" w:after="160" w:afterAutospacing="0" w:line="252" w:lineRule="auto"/>
                          <w:rPr>
                            <w:color w:val="000000" w:themeColor="text1"/>
                          </w:rPr>
                        </w:pPr>
                        <m:oMath>
                          <m:sSub>
                            <m:sSubPr>
                              <m:ctrlPr>
                                <w:rPr>
                                  <w:rFonts w:ascii="Cambria Math" w:hAnsi="Cambria Math" w:eastAsia="SimSun"/>
                                  <w:i/>
                                  <w:iCs/>
                                  <w:color w:val="000000" w:themeColor="text1"/>
                                  <w:sz w:val="16"/>
                                  <w:szCs w:val="16"/>
                                </w:rPr>
                              </m:ctrlPr>
                            </m:sSubPr>
                            <m:e>
                              <m:r>
                                <w:rPr>
                                  <w:rFonts w:ascii="Cambria Math" w:hAnsi="Cambria Math" w:eastAsia="SimSun"/>
                                  <w:color w:val="000000" w:themeColor="text1"/>
                                  <w:sz w:val="16"/>
                                  <w:szCs w:val="16"/>
                                </w:rPr>
                                <m:t>σ</m:t>
                              </m:r>
                            </m:e>
                            <m:sub>
                              <m:r>
                                <w:rPr>
                                  <w:rFonts w:ascii="Cambria Math" w:hAnsi="Cambria Math" w:eastAsia="SimSun"/>
                                  <w:color w:val="000000" w:themeColor="text1"/>
                                  <w:sz w:val="16"/>
                                  <w:szCs w:val="16"/>
                                </w:rPr>
                                <m:t>c</m:t>
                              </m:r>
                            </m:sub>
                          </m:sSub>
                          <m:r>
                            <w:rPr>
                              <w:rFonts w:ascii="Cambria Math" w:hAnsi="Cambria Math" w:eastAsia="SimSun"/>
                              <w:color w:val="000000" w:themeColor="text1"/>
                              <w:sz w:val="16"/>
                              <w:szCs w:val="16"/>
                            </w:rPr>
                            <m:t>=0.5</m:t>
                          </m:r>
                        </m:oMath>
                        <w:r w:rsidRPr="006F40FF" w:rsidR="00D82C7F">
                          <w:rPr>
                            <w:rFonts w:eastAsia="SimSun"/>
                            <w:color w:val="000000" w:themeColor="text1"/>
                            <w:sz w:val="16"/>
                            <w:szCs w:val="16"/>
                          </w:rPr>
                          <w:t xml:space="preserve"> </w:t>
                        </w:r>
                      </w:p>
                    </w:txbxContent>
                  </v:textbox>
                </v:shape>
                <v:shape id="Text Box 4" style="position:absolute;left:47009;top:26158;width:12972;height:4392;visibility:visible;mso-wrap-style:square;v-text-anchor:top" o:spid="_x0000_s116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v:textbox>
                    <w:txbxContent>
                      <w:p w:rsidR="00D82C7F" w:rsidP="00B93346" w:rsidRDefault="00D82C7F" w14:paraId="3960082A" w14:textId="77777777">
                        <w:pPr>
                          <w:pStyle w:val="NormalWeb"/>
                          <w:spacing w:before="0" w:beforeAutospacing="0" w:after="160" w:afterAutospacing="0" w:line="254" w:lineRule="auto"/>
                        </w:pPr>
                        <w:r>
                          <w:rPr>
                            <w:rFonts w:eastAsia="SimSun"/>
                            <w:sz w:val="18"/>
                            <w:szCs w:val="18"/>
                          </w:rPr>
                          <w:t>Armington Commodities 1….n</w:t>
                        </w:r>
                      </w:p>
                    </w:txbxContent>
                  </v:textbox>
                </v:shape>
                <v:shape id="Text Box 44" style="position:absolute;left:34076;top:29080;width:6115;height:1857;visibility:visible;mso-wrap-style:square;v-text-anchor:top" o:spid="_x0000_s11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v:textbox inset="0,0,0,0">
                    <w:txbxContent>
                      <w:p w:rsidR="00D82C7F" w:rsidP="00B93346" w:rsidRDefault="00000000" w14:paraId="27362152" w14:textId="6510929B">
                        <w:pPr>
                          <w:pStyle w:val="NormalWeb"/>
                          <w:spacing w:before="0" w:beforeAutospacing="0" w:after="160" w:afterAutospacing="0" w:line="252"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r>
                            <w:rPr>
                              <w:rFonts w:ascii="Cambria Math" w:hAnsi="Cambria Math" w:eastAsia="SimSun"/>
                              <w:sz w:val="16"/>
                              <w:szCs w:val="16"/>
                            </w:rPr>
                            <m:t>=∞</m:t>
                          </m:r>
                        </m:oMath>
                        <w:r w:rsidR="004C726C">
                          <w:rPr>
                            <w:rFonts w:eastAsia="SimSun"/>
                            <w:sz w:val="16"/>
                            <w:szCs w:val="16"/>
                          </w:rPr>
                          <w:t xml:space="preserve"> </w:t>
                        </w:r>
                      </w:p>
                    </w:txbxContent>
                  </v:textbox>
                </v:shape>
                <v:shape id="Text Box 44" style="position:absolute;left:3524;top:28318;width:4776;height:2541;visibility:visible;mso-wrap-style:square;v-text-anchor:top" o:spid="_x0000_s11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v:textbox>
                    <w:txbxContent>
                      <w:p w:rsidR="00D82C7F" w:rsidP="00B93346" w:rsidRDefault="00000000" w14:paraId="162AB6F2" w14:textId="77777777">
                        <w:pPr>
                          <w:pStyle w:val="NormalWeb"/>
                          <w:spacing w:before="0" w:beforeAutospacing="0" w:after="160" w:afterAutospacing="0" w:line="252" w:lineRule="auto"/>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tpf=∞</m:t>
                              </m:r>
                            </m:sub>
                          </m:sSub>
                        </m:oMath>
                        <w:r w:rsidR="00D82C7F">
                          <w:rPr>
                            <w:rFonts w:eastAsia="SimSun"/>
                            <w:sz w:val="16"/>
                            <w:szCs w:val="16"/>
                          </w:rPr>
                          <w:t xml:space="preserve"> </w:t>
                        </w:r>
                      </w:p>
                    </w:txbxContent>
                  </v:textbox>
                </v:shape>
                <v:line id="Line 5" style="position:absolute;flip:x;visibility:visible;mso-wrap-style:square" o:spid="_x0000_s1166" o:connectortype="straight" from="26036,2704" to="29621,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6" style="position:absolute;visibility:visible;mso-wrap-style:square" o:spid="_x0000_s1167" o:connectortype="straight" from="29463,2704" to="32814,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shape id="Arc 10" style="position:absolute;left:27890;top:1340;width:3155;height:3701;rotation:-3266777fd;flip:y;visibility:visible;mso-wrap-style:square;v-text-anchor:top" coordsize="21600,21600" o:spid="_x0000_s116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">
                  <v:path arrowok="t" o:connecttype="custom" o:connectlocs="0,0;315471,370047;0,370047" o:connectangles="0,0,0" o:extrusionok="f"/>
                </v:shape>
                <v:line id="Line 41" style="position:absolute;visibility:visible;mso-wrap-style:square" o:spid="_x0000_s1169" o:connectortype="straight" from="11153,23014" to="15731,2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42" style="position:absolute;flip:x;visibility:visible;mso-wrap-style:square" o:spid="_x0000_s1170" o:connectortype="straight" from="5184,23014" to="11140,2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shape id="Arc 43" style="position:absolute;left:9365;top:22116;width:3511;height:4076;rotation:-3266777fd;flip:y;visibility:visible;mso-wrap-style:square;v-text-anchor:top" coordsize="21600,21600" o:spid="_x0000_s117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">
                  <v:path arrowok="t" o:connecttype="custom" o:connectlocs="0,0;351155,407670;0,407670" o:connectangles="0,0,0" o:extrusionok="f"/>
                </v:shape>
                <v:line id="Line 41" style="position:absolute;flip:x;visibility:visible;mso-wrap-style:square" o:spid="_x0000_s1172" o:connectortype="straight" from="9394,23103" to="11108,2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42" style="position:absolute;flip:x;visibility:visible;mso-wrap-style:square" o:spid="_x0000_s1173" o:connectortype="straight" from="31983,28902" to="32137,3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"/>
                <v:line id="Line 41" style="position:absolute;visibility:visible;mso-wrap-style:square" o:spid="_x0000_s1174" o:connectortype="straight" from="11153,23103" to="12316,2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2" style="position:absolute;flip:x;visibility:visible;mso-wrap-style:square" o:spid="_x0000_s1175" o:connectortype="straight" from="8824,28711" to="8976,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"/>
                <v:shape id="Text Box 4" style="position:absolute;left:14885;top:34190;width:3174;height:1409;visibility:visible;mso-wrap-style:square;v-text-anchor:top" o:spid="_x0000_s117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">
                  <v:textbox inset="0,0,0,0">
                    <w:txbxContent>
                      <w:p w:rsidR="00406F2E" w:rsidP="00406F2E" w:rsidRDefault="00406F2E" w14:paraId="48243D37" w14:textId="3AF16CC8">
                        <w:pPr>
                          <w:spacing w:after="160" w:line="252" w:lineRule="auto"/>
                          <w:jc w:val="center"/>
                          <w:rPr>
                            <w:rFonts w:eastAsia="SimSun"/>
                            <w:sz w:val="18"/>
                            <w:szCs w:val="18"/>
                          </w:rPr>
                        </w:pPr>
                        <w:r>
                          <w:rPr>
                            <w:rFonts w:eastAsia="SimSun"/>
                            <w:sz w:val="18"/>
                            <w:szCs w:val="18"/>
                          </w:rPr>
                          <w:t>Conv</w:t>
                        </w:r>
                      </w:p>
                    </w:txbxContent>
                  </v:textbox>
                </v:shape>
                <v:line id="Line 42" style="position:absolute;flip:x;visibility:visible;mso-wrap-style:square" o:spid="_x0000_s1177" o:connectortype="straight" from="16210,28741" to="16289,3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"/>
                <w10:anchorlock/>
              </v:group>
            </w:pict>
          </mc:Fallback>
        </mc:AlternateContent>
      </w:r>
    </w:p>
    <w:p w:rsidRPr="00733E59" w:rsidR="008179AB" w:rsidP="0076003E" w:rsidRDefault="008179AB" w14:paraId="1310ED02" w14:textId="77777777">
      <w:pPr>
        <w:pStyle w:val="Source1"/>
      </w:pPr>
    </w:p>
    <w:p w:rsidR="0076003E" w:rsidRDefault="0076003E" w14:paraId="0568F4DD" w14:textId="77777777">
      <w:bookmarkStart w:name="_Toc503712055" w:id="52"/>
      <w:bookmarkStart w:name="_Toc503712805" w:id="53"/>
      <w:bookmarkStart w:name="_Toc504465559" w:id="54"/>
      <w:r>
        <w:br w:type="page"/>
      </w:r>
    </w:p>
    <w:p w:rsidRPr="00733E59" w:rsidR="0076003E" w:rsidP="0076003E" w:rsidRDefault="0076003E" w14:paraId="2D8E7942" w14:textId="289DD77E">
      <w:pPr>
        <w:pStyle w:val="BodyText"/>
      </w:pPr>
      <w:r>
        <w:t xml:space="preserve">The </w:t>
      </w:r>
      <w:r w:rsidR="00EB6026">
        <w:t xml:space="preserve">household composite </w:t>
      </w:r>
      <w:r>
        <w:t>good</w:t>
      </w:r>
      <w:r w:rsidR="00EB6026">
        <w:t xml:space="preserve"> includes </w:t>
      </w:r>
      <w:r>
        <w:t>transportation (separated into passenger and freight transportation), housing, energy, food, other goods, and services. P</w:t>
      </w:r>
      <w:r w:rsidRPr="00733E59">
        <w:t xml:space="preserve">assenger transportation is from airline, bus, train, </w:t>
      </w:r>
      <w:r>
        <w:t xml:space="preserve">and </w:t>
      </w:r>
      <w:r w:rsidRPr="00733E59">
        <w:t>auto</w:t>
      </w:r>
      <w:r>
        <w:t xml:space="preserve">. </w:t>
      </w:r>
      <w:proofErr w:type="spellStart"/>
      <w:r w:rsidR="00BF1BE6">
        <w:t>Nonpassenger</w:t>
      </w:r>
      <w:proofErr w:type="spellEnd"/>
      <w:r w:rsidR="00BF1BE6">
        <w:t xml:space="preserve"> </w:t>
      </w:r>
      <w:r w:rsidRPr="00733E59">
        <w:t xml:space="preserve">transportation </w:t>
      </w:r>
      <w:r w:rsidR="00BF1BE6">
        <w:t>includes transportation</w:t>
      </w:r>
      <w:r w:rsidRPr="00733E59">
        <w:t xml:space="preserve"> from water, </w:t>
      </w:r>
      <w:r w:rsidR="00BF1BE6">
        <w:t>rail</w:t>
      </w:r>
      <w:r w:rsidRPr="00733E59">
        <w:t>, truck</w:t>
      </w:r>
      <w:r>
        <w:t>,</w:t>
      </w:r>
      <w:r w:rsidRPr="00733E59">
        <w:t xml:space="preserve"> and other</w:t>
      </w:r>
      <w:r>
        <w:t xml:space="preserve"> modes</w:t>
      </w:r>
      <w:r w:rsidR="007C4418">
        <w:t xml:space="preserve"> </w:t>
      </w:r>
      <w:r w:rsidR="00906A77">
        <w:t xml:space="preserve">(e.g., </w:t>
      </w:r>
      <w:r w:rsidR="007C4418">
        <w:t>pipeline and off-road transportation</w:t>
      </w:r>
      <w:r w:rsidR="00CF2D60">
        <w:t>, such as construction vehicles and tractors</w:t>
      </w:r>
      <w:r w:rsidR="00906A77">
        <w:t>)</w:t>
      </w:r>
      <w:r w:rsidRPr="00733E59">
        <w:t>. Each on</w:t>
      </w:r>
      <w:r>
        <w:t>-</w:t>
      </w:r>
      <w:r w:rsidRPr="00733E59">
        <w:t xml:space="preserve">road transportation choice is a function of </w:t>
      </w:r>
      <w:r>
        <w:t xml:space="preserve">the </w:t>
      </w:r>
      <w:r w:rsidRPr="00733E59">
        <w:t xml:space="preserve">different fuel types consumed </w:t>
      </w:r>
      <w:r>
        <w:t>by the specific</w:t>
      </w:r>
      <w:r w:rsidRPr="00733E59">
        <w:t xml:space="preserve"> vehicle</w:t>
      </w:r>
      <w:r>
        <w:t xml:space="preserve"> types</w:t>
      </w:r>
      <w:r w:rsidRPr="00733E59">
        <w:t xml:space="preserve">, including conventional transportation </w:t>
      </w:r>
      <w:r>
        <w:t>and</w:t>
      </w:r>
      <w:r w:rsidRPr="00733E59">
        <w:t xml:space="preserve"> newer technologies, such as electric cars, hybrid</w:t>
      </w:r>
      <w:r w:rsidRPr="00F56B30">
        <w:t xml:space="preserve"> </w:t>
      </w:r>
      <w:r w:rsidRPr="00733E59">
        <w:t>vehicles</w:t>
      </w:r>
      <w:r>
        <w:t>,</w:t>
      </w:r>
      <w:r w:rsidRPr="00733E59">
        <w:t xml:space="preserve"> and fuel-cell vehicles. The elasticity of substitution at each level</w:t>
      </w:r>
      <w:r>
        <w:t xml:space="preserve"> is</w:t>
      </w:r>
      <w:r w:rsidRPr="00733E59">
        <w:t xml:space="preserve"> shown in </w:t>
      </w:r>
      <w:r>
        <w:t>T</w:t>
      </w:r>
      <w:r w:rsidRPr="00733E59">
        <w:t>able 3-</w:t>
      </w:r>
      <w:r w:rsidR="00D81336">
        <w:t>4</w:t>
      </w:r>
      <w:r>
        <w:t xml:space="preserve"> and taken from Paltsev et al. (2005)</w:t>
      </w:r>
      <w:r w:rsidRPr="00733E59">
        <w:t>, measuring the flexibility of substitution between choice</w:t>
      </w:r>
      <w:r>
        <w:t>s</w:t>
      </w:r>
      <w:r w:rsidRPr="00733E59">
        <w:t xml:space="preserve"> of transportation.</w:t>
      </w:r>
    </w:p>
    <w:p w:rsidRPr="00733E59" w:rsidR="0076003E" w:rsidP="0076003E" w:rsidRDefault="0076003E" w14:paraId="4DCE9D29" w14:textId="6DB1BD9B">
      <w:pPr>
        <w:pStyle w:val="BodyText"/>
      </w:pPr>
      <w:r>
        <w:t>The o</w:t>
      </w:r>
      <w:r w:rsidRPr="00733E59">
        <w:t>ther goods</w:t>
      </w:r>
      <w:r w:rsidR="00B124DA">
        <w:t>’</w:t>
      </w:r>
      <w:r w:rsidRPr="00733E59">
        <w:t xml:space="preserve"> aggregate</w:t>
      </w:r>
      <w:r>
        <w:t xml:space="preserve"> consists of</w:t>
      </w:r>
      <w:r w:rsidRPr="00733E59">
        <w:t xml:space="preserve"> </w:t>
      </w:r>
      <w:r>
        <w:t xml:space="preserve">a combination of everything other than transportation, including </w:t>
      </w:r>
      <w:r w:rsidRPr="00733E59">
        <w:t>housing</w:t>
      </w:r>
      <w:r>
        <w:t xml:space="preserve">, </w:t>
      </w:r>
      <w:r w:rsidRPr="00733E59">
        <w:t>energy, food</w:t>
      </w:r>
      <w:r>
        <w:t>,</w:t>
      </w:r>
      <w:r w:rsidRPr="00733E59">
        <w:t xml:space="preserve"> </w:t>
      </w:r>
      <w:r>
        <w:t xml:space="preserve">other goods, </w:t>
      </w:r>
      <w:r w:rsidRPr="00733E59">
        <w:t xml:space="preserve">and </w:t>
      </w:r>
      <w:r>
        <w:t xml:space="preserve">a </w:t>
      </w:r>
      <w:r w:rsidRPr="00733E59">
        <w:t xml:space="preserve">service aggregate </w:t>
      </w:r>
      <w:r>
        <w:t xml:space="preserve">and has an </w:t>
      </w:r>
      <w:r w:rsidRPr="00733E59">
        <w:t>elasticity of substitution</w:t>
      </w:r>
      <w:r>
        <w:t>,</w:t>
      </w:r>
      <w:r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ch</m:t>
            </m:r>
          </m:sub>
        </m:sSub>
      </m:oMath>
      <w:r>
        <w:t xml:space="preserve">, equal to </w:t>
      </w:r>
      <w:r w:rsidRPr="00733E59">
        <w:t>1.</w:t>
      </w:r>
      <w:r>
        <w:t>0</w:t>
      </w:r>
      <w:r w:rsidRPr="00733E59">
        <w:t>. The energy (coal, gas, electricity</w:t>
      </w:r>
      <w:r>
        <w:t>,</w:t>
      </w:r>
      <w:r w:rsidRPr="00733E59">
        <w:t xml:space="preserve"> and oil), food</w:t>
      </w:r>
      <w:r>
        <w:t>,</w:t>
      </w:r>
      <w:r w:rsidRPr="00733E59">
        <w:t xml:space="preserve"> </w:t>
      </w:r>
      <w:r>
        <w:t xml:space="preserve">goods, </w:t>
      </w:r>
      <w:r w:rsidRPr="00733E59">
        <w:t>and service</w:t>
      </w:r>
      <w:r>
        <w:t>s</w:t>
      </w:r>
      <w:r w:rsidRPr="00733E59">
        <w:t xml:space="preserve"> aggregates have an elasticity of substitution</w:t>
      </w:r>
      <w:r>
        <w:t>,</w:t>
      </w:r>
      <w:r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w:t>
      </w:r>
      <w:r w:rsidRPr="00733E59">
        <w:t xml:space="preserve"> of 0.5. </w:t>
      </w:r>
      <w:r>
        <w:t>These elasticities are taken from Ross (2009).</w:t>
      </w:r>
    </w:p>
    <w:p w:rsidRPr="00264326" w:rsidR="0076003E" w:rsidP="0076003E" w:rsidRDefault="0076003E" w14:paraId="0A7012FA" w14:textId="0DD24BC0">
      <w:pPr>
        <w:pStyle w:val="BodyText"/>
      </w:pPr>
      <w:r w:rsidRPr="00426F3A">
        <w:t>This neste</w:t>
      </w:r>
      <w:r w:rsidRPr="002E11AE">
        <w:t xml:space="preserve">d CES structure for </w:t>
      </w:r>
      <w:r>
        <w:t xml:space="preserve">the </w:t>
      </w:r>
      <w:r w:rsidRPr="002E11AE">
        <w:t xml:space="preserve">household has </w:t>
      </w:r>
      <w:r>
        <w:t xml:space="preserve">an </w:t>
      </w:r>
      <w:r w:rsidRPr="002E11AE">
        <w:t>elasticity of substitution at</w:t>
      </w:r>
      <w:r w:rsidRPr="00426F3A">
        <w:t xml:space="preserve"> each level, offering flexibility for </w:t>
      </w:r>
      <w:r>
        <w:t xml:space="preserve">a </w:t>
      </w:r>
      <w:r w:rsidRPr="00426F3A">
        <w:t xml:space="preserve">household to substitute </w:t>
      </w:r>
      <w:r>
        <w:t xml:space="preserve">between goods </w:t>
      </w:r>
      <w:r w:rsidRPr="00426F3A">
        <w:t xml:space="preserve">to </w:t>
      </w:r>
      <w:r w:rsidRPr="00963006">
        <w:t>maxim</w:t>
      </w:r>
      <w:r>
        <w:t>ize</w:t>
      </w:r>
      <w:r w:rsidRPr="004D5368">
        <w:t xml:space="preserve"> </w:t>
      </w:r>
      <w:r>
        <w:t>their</w:t>
      </w:r>
      <w:r w:rsidRPr="004D5368">
        <w:t xml:space="preserve"> </w:t>
      </w:r>
      <w:r w:rsidRPr="00EE7D9F">
        <w:t>utility</w:t>
      </w:r>
      <w:r w:rsidRPr="00843055">
        <w:t xml:space="preserve">. Following </w:t>
      </w:r>
      <w:r>
        <w:t xml:space="preserve">the approach used in </w:t>
      </w:r>
      <w:r w:rsidRPr="007D789B">
        <w:t>Paltsev et al. (2005</w:t>
      </w:r>
      <w:r w:rsidRPr="007D789B" w:rsidR="00F77F8E">
        <w:t>)</w:t>
      </w:r>
      <w:r w:rsidR="00F77F8E">
        <w:t xml:space="preserve">; </w:t>
      </w:r>
      <w:proofErr w:type="spellStart"/>
      <w:r w:rsidRPr="003C6DA6">
        <w:t>Lahiri</w:t>
      </w:r>
      <w:proofErr w:type="spellEnd"/>
      <w:r w:rsidRPr="003C6DA6">
        <w:t xml:space="preserve">, </w:t>
      </w:r>
      <w:proofErr w:type="spellStart"/>
      <w:r w:rsidRPr="003C6DA6">
        <w:t>Babiker</w:t>
      </w:r>
      <w:proofErr w:type="spellEnd"/>
      <w:r w:rsidR="00F77F8E">
        <w:t>,</w:t>
      </w:r>
      <w:r w:rsidRPr="003C6DA6">
        <w:t xml:space="preserve"> and </w:t>
      </w:r>
      <w:proofErr w:type="spellStart"/>
      <w:r w:rsidRPr="003C6DA6">
        <w:t>Eckaus</w:t>
      </w:r>
      <w:proofErr w:type="spellEnd"/>
      <w:r w:rsidRPr="003C6DA6">
        <w:t xml:space="preserve"> (2000</w:t>
      </w:r>
      <w:r w:rsidRPr="007D789B">
        <w:t>)</w:t>
      </w:r>
      <w:r w:rsidR="00F77F8E">
        <w:t>;</w:t>
      </w:r>
      <w:r w:rsidR="007C4418">
        <w:t xml:space="preserve"> and </w:t>
      </w:r>
      <w:proofErr w:type="spellStart"/>
      <w:r w:rsidRPr="00B25D2D" w:rsidR="007C4418">
        <w:rPr>
          <w:szCs w:val="24"/>
        </w:rPr>
        <w:t>Dargay</w:t>
      </w:r>
      <w:proofErr w:type="spellEnd"/>
      <w:r w:rsidRPr="00B25D2D" w:rsidR="007C4418">
        <w:rPr>
          <w:szCs w:val="24"/>
        </w:rPr>
        <w:t xml:space="preserve">, Gately, </w:t>
      </w:r>
      <w:r w:rsidR="007C4418">
        <w:rPr>
          <w:szCs w:val="24"/>
        </w:rPr>
        <w:t xml:space="preserve">and </w:t>
      </w:r>
      <w:r w:rsidRPr="00B25D2D" w:rsidR="007C4418">
        <w:rPr>
          <w:szCs w:val="24"/>
        </w:rPr>
        <w:t>Sommer</w:t>
      </w:r>
      <w:r w:rsidRPr="00B25D2D" w:rsidR="007C4418">
        <w:rPr>
          <w:szCs w:val="24"/>
          <w:lang w:val="en-GB"/>
        </w:rPr>
        <w:t>due (2007)</w:t>
      </w:r>
      <w:r w:rsidR="007C4418">
        <w:t xml:space="preserve">, </w:t>
      </w:r>
      <w:r w:rsidRPr="00426F3A">
        <w:t>dynamic economic growth and chang</w:t>
      </w:r>
      <w:r>
        <w:t>ing</w:t>
      </w:r>
      <w:r w:rsidRPr="002E11AE">
        <w:t xml:space="preserve"> preference</w:t>
      </w:r>
      <w:r>
        <w:t>s</w:t>
      </w:r>
      <w:r w:rsidRPr="002E11AE">
        <w:t xml:space="preserve"> in household consumption are </w:t>
      </w:r>
      <w:r>
        <w:t xml:space="preserve">incorporated into ADAGE. </w:t>
      </w:r>
      <w:r w:rsidRPr="000D458A" w:rsidR="007C4418">
        <w:t>As per</w:t>
      </w:r>
      <w:r w:rsidR="007C4418">
        <w:t xml:space="preserve"> </w:t>
      </w:r>
      <w:r w:rsidRPr="000D458A" w:rsidR="007C4418">
        <w:t xml:space="preserve">capita income rises, </w:t>
      </w:r>
      <w:r w:rsidR="007C4418">
        <w:t xml:space="preserve">consumption shares change depending on the </w:t>
      </w:r>
      <w:r w:rsidR="005E7F25">
        <w:t xml:space="preserve">income elasticity of </w:t>
      </w:r>
      <w:r w:rsidR="007C4418">
        <w:t xml:space="preserve">different goods. For example, </w:t>
      </w:r>
      <w:r w:rsidRPr="00843055">
        <w:t xml:space="preserve">consumption shares </w:t>
      </w:r>
      <w:r w:rsidR="00307BC1">
        <w:t>in</w:t>
      </w:r>
      <w:r w:rsidRPr="00843055">
        <w:t xml:space="preserve"> each period</w:t>
      </w:r>
      <w:r w:rsidR="00307BC1">
        <w:t xml:space="preserve"> </w:t>
      </w:r>
      <w:r w:rsidR="007C4418">
        <w:t>for</w:t>
      </w:r>
      <w:r w:rsidR="00307BC1">
        <w:t xml:space="preserve"> </w:t>
      </w:r>
      <w:r w:rsidR="00805EDC">
        <w:t xml:space="preserve">household </w:t>
      </w:r>
      <w:r w:rsidR="00183F1F">
        <w:t xml:space="preserve">light-duty and bus </w:t>
      </w:r>
      <w:r w:rsidR="00805EDC">
        <w:t>vehicle-mile-traveled (</w:t>
      </w:r>
      <w:r w:rsidR="00307BC1">
        <w:t>VMT</w:t>
      </w:r>
      <w:r w:rsidR="00805EDC">
        <w:t>)</w:t>
      </w:r>
      <w:r w:rsidR="00307BC1">
        <w:t xml:space="preserve"> consumption </w:t>
      </w:r>
      <w:r w:rsidRPr="00843055">
        <w:t>update as a function of per capita income growth</w:t>
      </w:r>
      <w:r w:rsidR="007C4418">
        <w:t xml:space="preserve">, population growth, </w:t>
      </w:r>
      <w:r w:rsidR="004535B4">
        <w:t xml:space="preserve">and </w:t>
      </w:r>
      <w:r w:rsidR="007C4418">
        <w:t xml:space="preserve">region-specific preference </w:t>
      </w:r>
      <w:r>
        <w:t>for each</w:t>
      </w:r>
      <w:r w:rsidRPr="00843055">
        <w:t xml:space="preserve"> period. </w:t>
      </w:r>
      <w:r w:rsidR="007C4418">
        <w:t>In addition,</w:t>
      </w:r>
      <w:r>
        <w:t xml:space="preserve"> </w:t>
      </w:r>
      <w:r w:rsidRPr="000D458A">
        <w:t>the share of agricultural goods in the consumption basket falls</w:t>
      </w:r>
      <w:r>
        <w:t xml:space="preserve"> over time as income rises</w:t>
      </w:r>
      <w:r w:rsidRPr="000D458A">
        <w:t xml:space="preserve">, while </w:t>
      </w:r>
      <w:r>
        <w:t xml:space="preserve">the </w:t>
      </w:r>
      <w:r w:rsidRPr="000D458A">
        <w:t>share</w:t>
      </w:r>
      <w:r>
        <w:t>s</w:t>
      </w:r>
      <w:r w:rsidRPr="000D458A">
        <w:t xml:space="preserve"> of energy</w:t>
      </w:r>
      <w:r>
        <w:t>-</w:t>
      </w:r>
      <w:r w:rsidRPr="000D458A">
        <w:t xml:space="preserve">intensive sectors and service sectors rise </w:t>
      </w:r>
      <w:r>
        <w:t>because</w:t>
      </w:r>
      <w:r w:rsidRPr="000D458A">
        <w:t xml:space="preserve"> their demand </w:t>
      </w:r>
      <w:r>
        <w:t>has a larger proportionate response to increases in income than</w:t>
      </w:r>
      <w:r w:rsidR="00307BC1">
        <w:t xml:space="preserve"> in</w:t>
      </w:r>
      <w:r>
        <w:t xml:space="preserve"> agricultural goods</w:t>
      </w:r>
      <w:r w:rsidRPr="000D458A">
        <w:t>.</w:t>
      </w:r>
      <w:r w:rsidRPr="00843055">
        <w:t xml:space="preserve"> </w:t>
      </w:r>
    </w:p>
    <w:p w:rsidR="0076003E" w:rsidP="0076003E" w:rsidRDefault="0076003E" w14:paraId="0894B593" w14:textId="3951C892">
      <w:pPr>
        <w:pStyle w:val="BodyText"/>
      </w:pPr>
      <w:r w:rsidRPr="002E11AE">
        <w:t xml:space="preserve">The household utility function allows </w:t>
      </w:r>
      <w:r>
        <w:t xml:space="preserve">for </w:t>
      </w:r>
      <w:r w:rsidRPr="002E11AE">
        <w:t xml:space="preserve">measurement of welfare changes associated with </w:t>
      </w:r>
      <w:r w:rsidR="0037154B">
        <w:t xml:space="preserve">different </w:t>
      </w:r>
      <w:r w:rsidRPr="002E11AE" w:rsidR="0037154B">
        <w:t>polic</w:t>
      </w:r>
      <w:r w:rsidR="0037154B">
        <w:t>ies or other economic shocks</w:t>
      </w:r>
      <w:r w:rsidRPr="002E11AE">
        <w:t>, captur</w:t>
      </w:r>
      <w:r>
        <w:t>ing</w:t>
      </w:r>
      <w:r w:rsidRPr="002E11AE">
        <w:t xml:space="preserve"> </w:t>
      </w:r>
      <w:r w:rsidR="001C40ED">
        <w:t xml:space="preserve">their economy-wide impacts </w:t>
      </w:r>
      <w:r>
        <w:t xml:space="preserve">on </w:t>
      </w:r>
      <w:r w:rsidRPr="002E11AE">
        <w:t>household</w:t>
      </w:r>
      <w:r>
        <w:t xml:space="preserve"> </w:t>
      </w:r>
      <w:r w:rsidR="001C40ED">
        <w:t>welfare</w:t>
      </w:r>
      <w:r w:rsidRPr="002E11AE">
        <w:t>.</w:t>
      </w:r>
      <w:r>
        <w:t xml:space="preserve"> </w:t>
      </w:r>
      <w:r w:rsidRPr="002E11AE">
        <w:t xml:space="preserve">These welfare </w:t>
      </w:r>
      <w:r>
        <w:t>impacts</w:t>
      </w:r>
      <w:r w:rsidRPr="002E11AE">
        <w:t xml:space="preserve"> are </w:t>
      </w:r>
      <w:r w:rsidR="001C40ED">
        <w:t xml:space="preserve">typically </w:t>
      </w:r>
      <w:r w:rsidRPr="002E11AE">
        <w:t xml:space="preserve">measured by </w:t>
      </w:r>
      <w:proofErr w:type="spellStart"/>
      <w:r w:rsidRPr="002E11AE">
        <w:t>Hicksian</w:t>
      </w:r>
      <w:proofErr w:type="spellEnd"/>
      <w:r w:rsidRPr="002E11AE">
        <w:t xml:space="preserve"> equivalent variation, which is </w:t>
      </w:r>
      <w:r>
        <w:t xml:space="preserve">a measure of </w:t>
      </w:r>
      <w:r w:rsidRPr="002E11AE">
        <w:t xml:space="preserve">the </w:t>
      </w:r>
      <w:r>
        <w:t>change in</w:t>
      </w:r>
      <w:r w:rsidRPr="002E11AE">
        <w:t xml:space="preserve"> </w:t>
      </w:r>
      <w:r w:rsidR="00146056">
        <w:t xml:space="preserve">welfare </w:t>
      </w:r>
      <w:r w:rsidR="00515004">
        <w:t xml:space="preserve">at current prices </w:t>
      </w:r>
      <w:r w:rsidR="00146056">
        <w:t xml:space="preserve">that would have </w:t>
      </w:r>
      <w:r w:rsidR="00515004">
        <w:t xml:space="preserve">been equivalent to the welfare </w:t>
      </w:r>
      <w:r w:rsidR="00806B44">
        <w:t xml:space="preserve">gain or </w:t>
      </w:r>
      <w:r w:rsidR="00515004">
        <w:t>loss experience</w:t>
      </w:r>
      <w:r w:rsidR="00806B44">
        <w:t>d</w:t>
      </w:r>
      <w:r w:rsidR="00515004">
        <w:t xml:space="preserve"> under the policy</w:t>
      </w:r>
      <w:r w:rsidRPr="002E11AE">
        <w:t>.</w:t>
      </w:r>
      <w:r w:rsidR="004C726C">
        <w:t xml:space="preserve"> </w:t>
      </w:r>
    </w:p>
    <w:p w:rsidRPr="00963006" w:rsidR="00B93346" w:rsidP="008179AB" w:rsidRDefault="00B93346" w14:paraId="2A396609" w14:textId="77777777">
      <w:pPr>
        <w:pStyle w:val="Heading2"/>
      </w:pPr>
      <w:bookmarkStart w:name="_Toc118979517" w:id="55"/>
      <w:r w:rsidRPr="00F65C48">
        <w:t>International Trade</w:t>
      </w:r>
      <w:bookmarkEnd w:id="52"/>
      <w:bookmarkEnd w:id="53"/>
      <w:bookmarkEnd w:id="54"/>
      <w:bookmarkEnd w:id="55"/>
    </w:p>
    <w:p w:rsidRPr="00733E59" w:rsidR="00B93346" w:rsidP="008179AB" w:rsidRDefault="00B93346" w14:paraId="770C3305" w14:textId="30CC43ED">
      <w:pPr>
        <w:pStyle w:val="BodyText"/>
      </w:pPr>
      <w:r w:rsidRPr="00733E59">
        <w:t xml:space="preserve">All goods are traded in </w:t>
      </w:r>
      <w:r>
        <w:t xml:space="preserve">a </w:t>
      </w:r>
      <w:r w:rsidRPr="00733E59">
        <w:t xml:space="preserve">world market, subject to tariffs, export taxes, and international transport margins. </w:t>
      </w:r>
      <w:r w:rsidR="00806B44">
        <w:t>Like</w:t>
      </w:r>
      <w:r w:rsidR="00925ECC">
        <w:t xml:space="preserve"> the EPPA model (</w:t>
      </w:r>
      <w:r w:rsidR="00A60448">
        <w:t>Paltsev et al., 2005), c</w:t>
      </w:r>
      <w:r w:rsidRPr="00733E59">
        <w:t xml:space="preserve">rude oil is </w:t>
      </w:r>
      <w:r w:rsidR="003D3C9E">
        <w:t>assumed to be</w:t>
      </w:r>
      <w:r w:rsidRPr="00733E59">
        <w:t xml:space="preserve"> a homogeneous product</w:t>
      </w:r>
      <w:r w:rsidR="00B55015">
        <w:t xml:space="preserve"> </w:t>
      </w:r>
      <w:r w:rsidRPr="003D3C9E" w:rsidR="00F76923">
        <w:t xml:space="preserve">trading at a </w:t>
      </w:r>
      <w:r w:rsidR="00B00D30">
        <w:t>single</w:t>
      </w:r>
      <w:r w:rsidRPr="003D3C9E" w:rsidR="00F76923">
        <w:t xml:space="preserve"> world price</w:t>
      </w:r>
      <w:r w:rsidR="00B00D30">
        <w:t xml:space="preserve"> with adjustments for </w:t>
      </w:r>
      <w:r w:rsidRPr="003D3C9E" w:rsidR="00F76923">
        <w:t>tariffs, export taxes, and transport margins</w:t>
      </w:r>
      <w:r w:rsidRPr="00733E59">
        <w:t xml:space="preserve">. </w:t>
      </w:r>
      <w:r>
        <w:t>C</w:t>
      </w:r>
      <w:r w:rsidRPr="00733E59">
        <w:t>oal, gas, refined oil</w:t>
      </w:r>
      <w:r>
        <w:t>,</w:t>
      </w:r>
      <w:r w:rsidRPr="00733E59">
        <w:t xml:space="preserve"> and electricity </w:t>
      </w:r>
      <w:r w:rsidR="00EF1CCB">
        <w:t xml:space="preserve">energy products </w:t>
      </w:r>
      <w:r w:rsidR="0047230A">
        <w:t xml:space="preserve">are differentiated by </w:t>
      </w:r>
      <w:r w:rsidR="00EF1CCB">
        <w:t>domestic and foreign</w:t>
      </w:r>
      <w:r w:rsidR="0047230A">
        <w:t xml:space="preserve"> sources and aggregated into a single good for local consumption using an </w:t>
      </w:r>
      <w:proofErr w:type="spellStart"/>
      <w:r w:rsidR="0047230A">
        <w:t>Armington</w:t>
      </w:r>
      <w:proofErr w:type="spellEnd"/>
      <w:r w:rsidR="0047230A">
        <w:t xml:space="preserve"> assumption</w:t>
      </w:r>
      <w:r w:rsidR="00EF1CCB">
        <w:t xml:space="preserve"> </w:t>
      </w:r>
      <w:r w:rsidRPr="00733E59">
        <w:t>(see Figure 3-</w:t>
      </w:r>
      <w:r w:rsidR="00F77F8E">
        <w:t>3</w:t>
      </w:r>
      <w:r w:rsidRPr="00733E59">
        <w:t xml:space="preserve">), </w:t>
      </w:r>
      <w:r w:rsidR="00386E04">
        <w:t xml:space="preserve">which </w:t>
      </w:r>
      <w:r w:rsidR="00922705">
        <w:t xml:space="preserve">has </w:t>
      </w:r>
      <w:r w:rsidRPr="00733E59">
        <w:t xml:space="preserve">consumers </w:t>
      </w:r>
      <w:r w:rsidR="00C11AF6">
        <w:t>treat domestic and imported goods as imperfect substitutes</w:t>
      </w:r>
      <w:r w:rsidRPr="00733E59">
        <w:t xml:space="preserve"> </w:t>
      </w:r>
      <w:r>
        <w:t>(</w:t>
      </w:r>
      <w:proofErr w:type="spellStart"/>
      <w:r w:rsidRPr="00835936">
        <w:t>Feenstra</w:t>
      </w:r>
      <w:proofErr w:type="spellEnd"/>
      <w:r w:rsidR="00805ED6">
        <w:t xml:space="preserve"> et al.</w:t>
      </w:r>
      <w:r w:rsidRPr="00835936">
        <w:t>,</w:t>
      </w:r>
      <w:r>
        <w:t xml:space="preserve"> 2014)</w:t>
      </w:r>
      <w:r w:rsidRPr="00733E59">
        <w:t xml:space="preserve">. The </w:t>
      </w:r>
      <w:proofErr w:type="spellStart"/>
      <w:r w:rsidRPr="00733E59">
        <w:t>Armington</w:t>
      </w:r>
      <w:proofErr w:type="spellEnd"/>
      <w:r w:rsidRPr="00733E59">
        <w:t xml:space="preserve"> structure is characterized by a nested CES production function</w:t>
      </w:r>
      <w:r>
        <w:t>, where t</w:t>
      </w:r>
      <w:r w:rsidRPr="00733E59">
        <w:t>he elasticity of substitution be</w:t>
      </w:r>
      <w:r>
        <w:t>tween domestic goods and import</w:t>
      </w:r>
      <w:r w:rsidRPr="00733E59">
        <w:t xml:space="preserve"> aggregates, defined as </w:t>
      </w:r>
      <m:oMath>
        <m:sSub>
          <m:sSubPr>
            <m:ctrlPr>
              <w:rPr>
                <w:rFonts w:ascii="Cambria Math" w:hAnsi="Cambria Math"/>
                <w:i/>
              </w:rPr>
            </m:ctrlPr>
          </m:sSubPr>
          <m:e>
            <m:r>
              <w:rPr>
                <w:rFonts w:ascii="Cambria Math" w:hAnsi="Cambria Math"/>
              </w:rPr>
              <m:t>σ</m:t>
            </m:r>
          </m:e>
          <m:sub>
            <m:r>
              <w:rPr>
                <w:rFonts w:ascii="Cambria Math" w:hAnsi="Cambria Math"/>
              </w:rPr>
              <m:t>dm</m:t>
            </m:r>
          </m:sub>
        </m:sSub>
        <m:r>
          <w:rPr>
            <w:rFonts w:ascii="Cambria Math" w:hAnsi="Cambria Math"/>
          </w:rPr>
          <m:t>,</m:t>
        </m:r>
      </m:oMath>
      <w:r w:rsidRPr="00733E59">
        <w:t xml:space="preserve"> is set to 4.0 for all goods </w:t>
      </w:r>
      <w:r>
        <w:t>except</w:t>
      </w:r>
      <w:r w:rsidRPr="00733E59">
        <w:t xml:space="preserve"> electricity and biofuels, which is </w:t>
      </w:r>
      <w:r>
        <w:t xml:space="preserve">set to </w:t>
      </w:r>
      <w:r w:rsidRPr="00733E59">
        <w:t>0.3. The</w:t>
      </w:r>
      <w:r w:rsidR="00732A2F">
        <w:t xml:space="preserve"> </w:t>
      </w:r>
      <w:r w:rsidRPr="00733E59">
        <w:t>imported aggregates come from different region</w:t>
      </w:r>
      <w:r>
        <w:t>s</w:t>
      </w:r>
      <w:r w:rsidRPr="00733E59">
        <w:t xml:space="preserve"> abroad </w:t>
      </w:r>
      <w:r>
        <w:t>and have</w:t>
      </w:r>
      <w:r w:rsidRPr="00733E59">
        <w:t xml:space="preserve"> an elasticity of substitution</w:t>
      </w:r>
      <w:r>
        <w:t>,</w:t>
      </w:r>
      <w:r w:rsidRPr="00733E59">
        <w:t xml:space="preserve"> </w:t>
      </w:r>
      <m:oMath>
        <m:sSub>
          <m:sSubPr>
            <m:ctrlPr>
              <w:rPr>
                <w:rFonts w:ascii="Cambria Math" w:hAnsi="Cambria Math"/>
                <w:i/>
              </w:rPr>
            </m:ctrlPr>
          </m:sSubPr>
          <m:e>
            <m:r>
              <w:rPr>
                <w:rFonts w:ascii="Cambria Math" w:hAnsi="Cambria Math"/>
              </w:rPr>
              <m:t>σ</m:t>
            </m:r>
          </m:e>
          <m:sub>
            <m:r>
              <w:rPr>
                <w:rFonts w:ascii="Cambria Math" w:hAnsi="Cambria Math"/>
              </w:rPr>
              <m:t>mm</m:t>
            </m:r>
          </m:sub>
        </m:sSub>
      </m:oMath>
      <w:r>
        <w:t xml:space="preserve">, </w:t>
      </w:r>
      <w:r w:rsidRPr="00733E59">
        <w:t xml:space="preserve">of 5.0 </w:t>
      </w:r>
      <w:r w:rsidR="00476244">
        <w:t xml:space="preserve">between different regions </w:t>
      </w:r>
      <w:r w:rsidRPr="00733E59">
        <w:t>for all imported goods and 0.5 for electricity and biofuels (Figure 3-</w:t>
      </w:r>
      <w:r w:rsidR="00F77F8E">
        <w:t>3</w:t>
      </w:r>
      <w:r w:rsidRPr="00733E59">
        <w:t xml:space="preserve">). </w:t>
      </w:r>
      <w:r w:rsidR="00624C1E">
        <w:t xml:space="preserve">The </w:t>
      </w:r>
      <w:r w:rsidR="00787EFA">
        <w:t>structure and the</w:t>
      </w:r>
      <w:r w:rsidRPr="00733E59" w:rsidR="00624C1E">
        <w:t xml:space="preserve"> elasticit</w:t>
      </w:r>
      <w:r w:rsidR="00624C1E">
        <w:t>ies</w:t>
      </w:r>
      <w:r w:rsidRPr="00733E59" w:rsidR="00624C1E">
        <w:t xml:space="preserve"> of substitution between inputs </w:t>
      </w:r>
      <w:r w:rsidR="00F86DB5">
        <w:t xml:space="preserve">selected follow </w:t>
      </w:r>
      <w:r w:rsidRPr="00733E59" w:rsidR="00624C1E">
        <w:rPr>
          <w:szCs w:val="24"/>
        </w:rPr>
        <w:t xml:space="preserve">Paltsev </w:t>
      </w:r>
      <w:r w:rsidR="00787EFA">
        <w:rPr>
          <w:szCs w:val="24"/>
        </w:rPr>
        <w:t>et al. (</w:t>
      </w:r>
      <w:r w:rsidRPr="00733E59" w:rsidR="00624C1E">
        <w:rPr>
          <w:szCs w:val="24"/>
        </w:rPr>
        <w:t>2005)</w:t>
      </w:r>
      <w:r w:rsidR="00BB60DF">
        <w:rPr>
          <w:szCs w:val="24"/>
        </w:rPr>
        <w:t xml:space="preserve">, </w:t>
      </w:r>
      <w:r w:rsidR="00787EFA">
        <w:rPr>
          <w:szCs w:val="24"/>
        </w:rPr>
        <w:t>Ross (</w:t>
      </w:r>
      <w:r w:rsidRPr="00733E59" w:rsidR="00624C1E">
        <w:rPr>
          <w:szCs w:val="24"/>
        </w:rPr>
        <w:t>2009)</w:t>
      </w:r>
      <w:r w:rsidR="00F77F8E">
        <w:rPr>
          <w:szCs w:val="24"/>
        </w:rPr>
        <w:t>,</w:t>
      </w:r>
      <w:r w:rsidR="00BB60DF">
        <w:rPr>
          <w:szCs w:val="24"/>
        </w:rPr>
        <w:t xml:space="preserve"> or expert judge</w:t>
      </w:r>
      <w:r w:rsidR="005734BD">
        <w:rPr>
          <w:szCs w:val="24"/>
        </w:rPr>
        <w:t>ment of authors</w:t>
      </w:r>
      <w:r w:rsidRPr="00733E59" w:rsidR="00624C1E">
        <w:rPr>
          <w:szCs w:val="24"/>
        </w:rPr>
        <w:t>.</w:t>
      </w:r>
      <w:r w:rsidDel="00624C1E" w:rsidR="00624C1E">
        <w:rPr>
          <w:rStyle w:val="CommentReference"/>
          <w:color w:val="000000"/>
        </w:rPr>
        <w:t xml:space="preserve"> </w:t>
      </w:r>
    </w:p>
    <w:p w:rsidR="008179AB" w:rsidP="007978C1" w:rsidRDefault="008179AB" w14:paraId="29464688" w14:textId="2756A62D">
      <w:pPr>
        <w:pStyle w:val="FigureTitle"/>
      </w:pPr>
      <w:bookmarkStart w:name="_Toc503449456" w:id="56"/>
      <w:bookmarkStart w:name="_Toc504485849" w:id="57"/>
      <w:bookmarkStart w:name="_Toc120007893" w:id="58"/>
      <w:r w:rsidRPr="00733E59">
        <w:t>Figure 3-</w:t>
      </w:r>
      <w:r w:rsidR="00F77F8E">
        <w:t>3</w:t>
      </w:r>
      <w:r>
        <w:t>.</w:t>
      </w:r>
      <w:r w:rsidRPr="00733E59">
        <w:t xml:space="preserve"> </w:t>
      </w:r>
      <w:r>
        <w:tab/>
      </w:r>
      <w:r w:rsidR="00ED7D12">
        <w:t xml:space="preserve">Structure of </w:t>
      </w:r>
      <w:r w:rsidRPr="00733E59">
        <w:t>International Trade</w:t>
      </w:r>
      <w:bookmarkEnd w:id="56"/>
      <w:bookmarkEnd w:id="57"/>
      <w:bookmarkEnd w:id="58"/>
    </w:p>
    <w:p w:rsidRPr="00733E59" w:rsidR="00B93346" w:rsidP="008179AB" w:rsidRDefault="00B93346" w14:paraId="4A573AC5" w14:textId="07036BAB">
      <w:r w:rsidRPr="00733E59">
        <w:rPr>
          <w:noProof/>
        </w:rPr>
        <mc:AlternateContent>
          <mc:Choice Requires="wpc">
            <w:drawing>
              <wp:inline distT="0" distB="0" distL="0" distR="0" wp14:anchorId="3111CF0D" wp14:editId="7ED8D503">
                <wp:extent cx="5969000" cy="1926590"/>
                <wp:effectExtent l="0" t="0" r="12700" b="16510"/>
                <wp:docPr id="85" name="Canvas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58" name="Text Box 62"/>
                        <wps:cNvSpPr txBox="1">
                          <a:spLocks noChangeArrowheads="1"/>
                        </wps:cNvSpPr>
                        <wps:spPr bwMode="auto">
                          <a:xfrm>
                            <a:off x="2210065" y="83667"/>
                            <a:ext cx="1615440" cy="228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9E3400" w:rsidR="00D82C7F" w:rsidP="00B93346" w:rsidRDefault="00D82C7F" w14:paraId="69194F3B" w14:textId="77777777">
                              <w:pPr>
                                <w:jc w:val="center"/>
                                <w:rPr>
                                  <w:sz w:val="18"/>
                                  <w:szCs w:val="18"/>
                                </w:rPr>
                              </w:pPr>
                              <w:proofErr w:type="spellStart"/>
                              <w:r w:rsidRPr="009E3400">
                                <w:rPr>
                                  <w:sz w:val="18"/>
                                  <w:szCs w:val="18"/>
                                </w:rPr>
                                <w:t>Armington</w:t>
                              </w:r>
                              <w:proofErr w:type="spellEnd"/>
                              <w:r>
                                <w:rPr>
                                  <w:sz w:val="18"/>
                                  <w:szCs w:val="18"/>
                                </w:rPr>
                                <w:t xml:space="preserve"> </w:t>
                              </w:r>
                              <w:r w:rsidRPr="009E3400">
                                <w:rPr>
                                  <w:sz w:val="18"/>
                                  <w:szCs w:val="18"/>
                                </w:rPr>
                                <w:t>Commodity</w:t>
                              </w:r>
                            </w:p>
                          </w:txbxContent>
                        </wps:txbx>
                        <wps:bodyPr rot="0" vert="horz" wrap="square" lIns="91440" tIns="45720" rIns="91440" bIns="45720" anchor="t" anchorCtr="0" upright="1">
                          <a:noAutofit/>
                        </wps:bodyPr>
                      </wps:wsp>
                      <wps:wsp>
                        <wps:cNvPr id="60" name="Line 64"/>
                        <wps:cNvCnPr>
                          <a:cxnSpLocks noChangeShapeType="1"/>
                        </wps:cNvCnPr>
                        <wps:spPr bwMode="auto">
                          <a:xfrm flipH="1">
                            <a:off x="2162815" y="312019"/>
                            <a:ext cx="794698" cy="3872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5"/>
                        <wps:cNvCnPr>
                          <a:cxnSpLocks noChangeShapeType="1"/>
                        </wps:cNvCnPr>
                        <wps:spPr bwMode="auto">
                          <a:xfrm>
                            <a:off x="2957513" y="312110"/>
                            <a:ext cx="614362" cy="387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rc 67"/>
                        <wps:cNvSpPr>
                          <a:spLocks/>
                        </wps:cNvSpPr>
                        <wps:spPr bwMode="auto">
                          <a:xfrm rot="13209131" flipH="1">
                            <a:off x="2712767" y="153473"/>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Text Box 71"/>
                        <wps:cNvSpPr txBox="1">
                          <a:spLocks noChangeArrowheads="1"/>
                        </wps:cNvSpPr>
                        <wps:spPr bwMode="auto">
                          <a:xfrm>
                            <a:off x="3408883" y="208466"/>
                            <a:ext cx="1075335" cy="42795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9E3400" w:rsidR="00D82C7F" w:rsidP="00D94CAF" w:rsidRDefault="00541246" w14:paraId="51874B0C" w14:textId="77777777">
                              <w:pPr>
                                <w:spacing w:before="100" w:beforeAutospacing="1"/>
                                <w:rPr>
                                  <w:sz w:val="18"/>
                                  <w:szCs w:val="18"/>
                                </w:rPr>
                              </w:pP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dm</m:t>
                                    </m:r>
                                  </m:sub>
                                </m:sSub>
                                <m:r>
                                  <w:rPr>
                                    <w:rFonts w:ascii="Cambria Math" w:hAnsi="Cambria Math"/>
                                    <w:sz w:val="18"/>
                                    <w:szCs w:val="18"/>
                                  </w:rPr>
                                  <m:t>=4.0 (</m:t>
                                </m:r>
                              </m:oMath>
                              <w:r w:rsidRPr="009E3400" w:rsidR="00D82C7F">
                                <w:rPr>
                                  <w:sz w:val="18"/>
                                  <w:szCs w:val="18"/>
                                </w:rPr>
                                <w:t xml:space="preserve">0.3 for electricity and </w:t>
                              </w:r>
                              <w:r w:rsidR="00D82C7F">
                                <w:rPr>
                                  <w:sz w:val="18"/>
                                  <w:szCs w:val="18"/>
                                </w:rPr>
                                <w:t>ag).</w:t>
                              </w:r>
                            </w:p>
                            <w:p w:rsidRPr="009E3400" w:rsidR="00D82C7F" w:rsidP="00B93346" w:rsidRDefault="00D82C7F" w14:paraId="4E56E57F" w14:textId="77777777">
                              <w:pPr>
                                <w:rPr>
                                  <w:i/>
                                  <w:sz w:val="16"/>
                                  <w:szCs w:val="16"/>
                                </w:rPr>
                              </w:pPr>
                            </w:p>
                          </w:txbxContent>
                        </wps:txbx>
                        <wps:bodyPr rot="0" vert="horz" wrap="square" lIns="0" tIns="0" rIns="0" bIns="0" anchor="t" anchorCtr="0" upright="1">
                          <a:noAutofit/>
                        </wps:bodyPr>
                      </wps:wsp>
                      <wps:wsp>
                        <wps:cNvPr id="68" name="Text Box 72"/>
                        <wps:cNvSpPr txBox="1">
                          <a:spLocks noChangeArrowheads="1"/>
                        </wps:cNvSpPr>
                        <wps:spPr bwMode="auto">
                          <a:xfrm>
                            <a:off x="1706611" y="672579"/>
                            <a:ext cx="8382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386BD07B" w14:textId="77777777">
                              <w:pPr>
                                <w:jc w:val="center"/>
                                <w:rPr>
                                  <w:sz w:val="20"/>
                                </w:rPr>
                              </w:pPr>
                              <w:r w:rsidRPr="00FC628C">
                                <w:rPr>
                                  <w:sz w:val="20"/>
                                </w:rPr>
                                <w:t>Imports (Foreign)</w:t>
                              </w:r>
                            </w:p>
                            <w:p w:rsidRPr="00FC628C" w:rsidR="00D82C7F" w:rsidP="00B93346" w:rsidRDefault="00D82C7F" w14:paraId="1B29CE7C" w14:textId="77777777">
                              <w:pPr>
                                <w:jc w:val="center"/>
                                <w:rPr>
                                  <w:sz w:val="20"/>
                                </w:rPr>
                              </w:pPr>
                            </w:p>
                          </w:txbxContent>
                        </wps:txbx>
                        <wps:bodyPr rot="0" vert="horz" wrap="square" lIns="91440" tIns="45720" rIns="91440" bIns="45720" anchor="t" anchorCtr="0" upright="1">
                          <a:noAutofit/>
                        </wps:bodyPr>
                      </wps:wsp>
                      <wps:wsp>
                        <wps:cNvPr id="69" name="Line 73"/>
                        <wps:cNvCnPr>
                          <a:cxnSpLocks noChangeShapeType="1"/>
                        </wps:cNvCnPr>
                        <wps:spPr bwMode="auto">
                          <a:xfrm flipH="1">
                            <a:off x="4231480" y="1020085"/>
                            <a:ext cx="350045" cy="385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74"/>
                        <wps:cNvCnPr>
                          <a:cxnSpLocks noChangeShapeType="1"/>
                        </wps:cNvCnPr>
                        <wps:spPr bwMode="auto">
                          <a:xfrm flipH="1" flipV="1">
                            <a:off x="3825504" y="1008392"/>
                            <a:ext cx="405976" cy="3973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75"/>
                        <wps:cNvSpPr txBox="1">
                          <a:spLocks noChangeArrowheads="1"/>
                        </wps:cNvSpPr>
                        <wps:spPr bwMode="auto">
                          <a:xfrm>
                            <a:off x="4255610" y="672322"/>
                            <a:ext cx="999296" cy="4840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7FA90EBB" w14:textId="77777777">
                              <w:pPr>
                                <w:rPr>
                                  <w:sz w:val="20"/>
                                </w:rPr>
                              </w:pPr>
                              <w:r>
                                <w:rPr>
                                  <w:sz w:val="20"/>
                                </w:rPr>
                                <w:t xml:space="preserve">Export </w:t>
                              </w:r>
                            </w:p>
                            <w:p w:rsidRPr="00FC628C" w:rsidR="00D82C7F" w:rsidP="00B93346" w:rsidRDefault="00D82C7F" w14:paraId="13A72B0D" w14:textId="77777777">
                              <w:pPr>
                                <w:rPr>
                                  <w:sz w:val="20"/>
                                </w:rPr>
                              </w:pPr>
                              <w:r>
                                <w:rPr>
                                  <w:sz w:val="20"/>
                                </w:rPr>
                                <w:t>Region 1…n</w:t>
                              </w:r>
                            </w:p>
                          </w:txbxContent>
                        </wps:txbx>
                        <wps:bodyPr rot="0" vert="horz" wrap="square" lIns="91440" tIns="45720" rIns="91440" bIns="45720" anchor="t" anchorCtr="0" upright="1">
                          <a:noAutofit/>
                        </wps:bodyPr>
                      </wps:wsp>
                      <wps:wsp>
                        <wps:cNvPr id="72" name="Text Box 76"/>
                        <wps:cNvSpPr txBox="1">
                          <a:spLocks noChangeArrowheads="1"/>
                        </wps:cNvSpPr>
                        <wps:spPr bwMode="auto">
                          <a:xfrm>
                            <a:off x="3825504" y="1405828"/>
                            <a:ext cx="894133" cy="3988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C628C" w:rsidR="00D82C7F" w:rsidP="00B93346" w:rsidRDefault="00D82C7F" w14:paraId="09AE8B57" w14:textId="77777777">
                              <w:pPr>
                                <w:jc w:val="center"/>
                                <w:rPr>
                                  <w:sz w:val="20"/>
                                </w:rPr>
                              </w:pPr>
                              <w:r>
                                <w:rPr>
                                  <w:sz w:val="20"/>
                                </w:rPr>
                                <w:t>Domestic Production</w:t>
                              </w:r>
                            </w:p>
                          </w:txbxContent>
                        </wps:txbx>
                        <wps:bodyPr rot="0" vert="horz" wrap="square" lIns="91440" tIns="45720" rIns="91440" bIns="45720" anchor="t" anchorCtr="0" upright="1">
                          <a:noAutofit/>
                        </wps:bodyPr>
                      </wps:wsp>
                      <wps:wsp>
                        <wps:cNvPr id="73" name="Arc 77"/>
                        <wps:cNvSpPr>
                          <a:spLocks/>
                        </wps:cNvSpPr>
                        <wps:spPr bwMode="auto">
                          <a:xfrm rot="2517440" flipH="1">
                            <a:off x="4014725" y="1158017"/>
                            <a:ext cx="458725" cy="4124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Text Box 78"/>
                        <wps:cNvSpPr txBox="1">
                          <a:spLocks noChangeArrowheads="1"/>
                        </wps:cNvSpPr>
                        <wps:spPr bwMode="auto">
                          <a:xfrm>
                            <a:off x="3288203" y="1168064"/>
                            <a:ext cx="750868" cy="28724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C628C" w:rsidR="00D82C7F" w:rsidP="00B93346" w:rsidRDefault="00541246" w14:paraId="7394671B"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de</m:t>
                                      </m:r>
                                    </m:sub>
                                  </m:sSub>
                                  <m:r>
                                    <w:rPr>
                                      <w:rFonts w:ascii="Cambria Math" w:hAnsi="Cambria Math"/>
                                      <w:sz w:val="20"/>
                                    </w:rPr>
                                    <m:t>=∞</m:t>
                                  </m:r>
                                </m:oMath>
                              </m:oMathPara>
                            </w:p>
                          </w:txbxContent>
                        </wps:txbx>
                        <wps:bodyPr rot="0" vert="horz" wrap="square" lIns="91440" tIns="45720" rIns="91440" bIns="45720" anchor="t" anchorCtr="0" upright="1">
                          <a:noAutofit/>
                        </wps:bodyPr>
                      </wps:wsp>
                      <wps:wsp>
                        <wps:cNvPr id="75" name="Text Box 79"/>
                        <wps:cNvSpPr txBox="1">
                          <a:spLocks noChangeArrowheads="1"/>
                        </wps:cNvSpPr>
                        <wps:spPr bwMode="auto">
                          <a:xfrm>
                            <a:off x="3153415" y="672586"/>
                            <a:ext cx="10668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C628C" w:rsidR="00D82C7F" w:rsidP="00B93346" w:rsidRDefault="00D82C7F" w14:paraId="1E1E1C4A" w14:textId="77777777">
                              <w:pPr>
                                <w:jc w:val="center"/>
                                <w:rPr>
                                  <w:sz w:val="20"/>
                                </w:rPr>
                              </w:pPr>
                              <w:r w:rsidRPr="00FC628C">
                                <w:rPr>
                                  <w:sz w:val="20"/>
                                </w:rPr>
                                <w:t>Domestic Commodities</w:t>
                              </w:r>
                            </w:p>
                          </w:txbxContent>
                        </wps:txbx>
                        <wps:bodyPr rot="0" vert="horz" wrap="square" lIns="91440" tIns="45720" rIns="91440" bIns="45720" anchor="t" anchorCtr="0" upright="1">
                          <a:noAutofit/>
                        </wps:bodyPr>
                      </wps:wsp>
                      <wps:wsp>
                        <wps:cNvPr id="77" name="Line 81"/>
                        <wps:cNvCnPr>
                          <a:cxnSpLocks noChangeShapeType="1"/>
                        </wps:cNvCnPr>
                        <wps:spPr bwMode="auto">
                          <a:xfrm flipH="1">
                            <a:off x="1705615" y="1129786"/>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82"/>
                        <wps:cNvCnPr>
                          <a:cxnSpLocks noChangeShapeType="1"/>
                        </wps:cNvCnPr>
                        <wps:spPr bwMode="auto">
                          <a:xfrm>
                            <a:off x="2162815" y="1129786"/>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rc 83"/>
                        <wps:cNvSpPr>
                          <a:spLocks/>
                        </wps:cNvSpPr>
                        <wps:spPr bwMode="auto">
                          <a:xfrm rot="13209131" flipH="1">
                            <a:off x="1885955" y="1016756"/>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85"/>
                        <wps:cNvCnPr>
                          <a:cxnSpLocks noChangeShapeType="1"/>
                        </wps:cNvCnPr>
                        <wps:spPr bwMode="auto">
                          <a:xfrm flipH="1">
                            <a:off x="1934215" y="1129786"/>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86"/>
                        <wps:cNvCnPr>
                          <a:cxnSpLocks noChangeShapeType="1"/>
                        </wps:cNvCnPr>
                        <wps:spPr bwMode="auto">
                          <a:xfrm>
                            <a:off x="2162815" y="1129786"/>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87"/>
                        <wps:cNvCnPr>
                          <a:cxnSpLocks noChangeShapeType="1"/>
                        </wps:cNvCnPr>
                        <wps:spPr bwMode="auto">
                          <a:xfrm>
                            <a:off x="2162815" y="1129786"/>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88"/>
                        <wps:cNvSpPr txBox="1">
                          <a:spLocks noChangeArrowheads="1"/>
                        </wps:cNvSpPr>
                        <wps:spPr bwMode="auto">
                          <a:xfrm>
                            <a:off x="1477015" y="1586727"/>
                            <a:ext cx="1371600" cy="34043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C628C" w:rsidR="00D82C7F" w:rsidP="00B93346" w:rsidRDefault="00D82C7F" w14:paraId="43A863F1" w14:textId="77777777">
                              <w:pPr>
                                <w:jc w:val="center"/>
                                <w:rPr>
                                  <w:sz w:val="20"/>
                                </w:rPr>
                              </w:pPr>
                              <w:r>
                                <w:rPr>
                                  <w:sz w:val="20"/>
                                </w:rPr>
                                <w:t>Foreign Region 1</w:t>
                              </w:r>
                              <w:proofErr w:type="gramStart"/>
                              <w:r>
                                <w:rPr>
                                  <w:sz w:val="20"/>
                                </w:rPr>
                                <w:t>….n</w:t>
                              </w:r>
                              <w:proofErr w:type="gramEnd"/>
                            </w:p>
                          </w:txbxContent>
                        </wps:txbx>
                        <wps:bodyPr rot="0" vert="horz" wrap="square" lIns="91440" tIns="45720" rIns="91440" bIns="45720" anchor="t" anchorCtr="0" upright="1">
                          <a:noAutofit/>
                        </wps:bodyPr>
                      </wps:wsp>
                      <wps:wsp>
                        <wps:cNvPr id="435" name="Text Box 71"/>
                        <wps:cNvSpPr txBox="1">
                          <a:spLocks noChangeArrowheads="1"/>
                        </wps:cNvSpPr>
                        <wps:spPr bwMode="auto">
                          <a:xfrm>
                            <a:off x="865832" y="1094793"/>
                            <a:ext cx="1296983" cy="35486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9E3400" w:rsidR="00D82C7F" w:rsidP="00B93346" w:rsidRDefault="00541246" w14:paraId="0CEDAEBD" w14:textId="77777777">
                              <w:pPr>
                                <w:pStyle w:val="NormalWeb"/>
                                <w:spacing w:before="0" w:beforeAutospacing="0" w:after="160" w:afterAutospacing="0" w:line="256" w:lineRule="auto"/>
                                <w:rPr>
                                  <w:sz w:val="16"/>
                                  <w:szCs w:val="16"/>
                                </w:rPr>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mm</m:t>
                                    </m:r>
                                  </m:sub>
                                </m:sSub>
                                <m:r>
                                  <w:rPr>
                                    <w:rFonts w:ascii="Cambria Math" w:hAnsi="Cambria Math" w:eastAsia="SimSun"/>
                                    <w:sz w:val="16"/>
                                    <w:szCs w:val="16"/>
                                  </w:rPr>
                                  <m:t>=5.0 (</m:t>
                                </m:r>
                              </m:oMath>
                              <w:r w:rsidRPr="009E3400" w:rsidR="00D82C7F">
                                <w:rPr>
                                  <w:rFonts w:eastAsia="SimSun"/>
                                  <w:iCs/>
                                  <w:sz w:val="16"/>
                                  <w:szCs w:val="16"/>
                                </w:rPr>
                                <w:t xml:space="preserve">0.5 for electricity and </w:t>
                              </w:r>
                              <w:r w:rsidR="00D82C7F">
                                <w:rPr>
                                  <w:rFonts w:eastAsia="SimSun"/>
                                  <w:iCs/>
                                  <w:sz w:val="16"/>
                                  <w:szCs w:val="16"/>
                                </w:rPr>
                                <w:t>ag)</w:t>
                              </w:r>
                            </w:p>
                            <w:p w:rsidR="00D82C7F" w:rsidP="00B93346" w:rsidRDefault="00D82C7F" w14:paraId="15553878" w14:textId="77777777">
                              <w:pPr>
                                <w:pStyle w:val="NormalWeb"/>
                                <w:spacing w:before="0" w:beforeAutospacing="0" w:after="160" w:afterAutospacing="0" w:line="256" w:lineRule="auto"/>
                              </w:pPr>
                              <w:r>
                                <w:rPr>
                                  <w:rFonts w:eastAsia="SimSun"/>
                                  <w:i/>
                                  <w:iCs/>
                                  <w:sz w:val="22"/>
                                  <w:szCs w:val="22"/>
                                </w:rPr>
                                <w:t> </w:t>
                              </w:r>
                            </w:p>
                          </w:txbxContent>
                        </wps:txbx>
                        <wps:bodyPr rot="0" vert="horz" wrap="square" lIns="91440" tIns="45720" rIns="91440" bIns="45720" anchor="t" anchorCtr="0" upright="1">
                          <a:noAutofit/>
                        </wps:bodyPr>
                      </wps:wsp>
                    </wpc:wpc>
                  </a:graphicData>
                </a:graphic>
              </wp:inline>
            </w:drawing>
          </mc:Choice>
          <mc:Fallback xmlns:arto="http://schemas.microsoft.com/office/word/2006/arto">
            <w:pict w14:anchorId="3008C637">
              <v:group id="Canvas 85" style="width:470pt;height:151.7pt;mso-position-horizontal-relative:char;mso-position-vertical-relative:line" coordsize="59690,19265" o:spid="_x0000_s1178" editas="canvas" w14:anchorId="3111CF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">
                <v:shape id="_x0000_s1179" style="position:absolute;width:59690;height:19265;visibility:visible;mso-wrap-style:square" stroked="t" strokecolor="black [3213]" strokeweight="1pt" type="#_x0000_t75">
                  <v:fill o:detectmouseclick="t"/>
                  <v:path o:connecttype="none"/>
                </v:shape>
                <v:shape id="Text Box 62" style="position:absolute;left:22100;top:836;width:16155;height:2286;visibility:visible;mso-wrap-style:square;v-text-anchor:top" o:spid="_x0000_s118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v:textbox>
                    <w:txbxContent>
                      <w:p w:rsidRPr="009E3400" w:rsidR="00D82C7F" w:rsidP="00B93346" w:rsidRDefault="00D82C7F" w14:paraId="46CC395D" w14:textId="77777777">
                        <w:pPr>
                          <w:jc w:val="center"/>
                          <w:rPr>
                            <w:sz w:val="18"/>
                            <w:szCs w:val="18"/>
                          </w:rPr>
                        </w:pPr>
                        <w:r w:rsidRPr="009E3400">
                          <w:rPr>
                            <w:sz w:val="18"/>
                            <w:szCs w:val="18"/>
                          </w:rPr>
                          <w:t>Armington</w:t>
                        </w:r>
                        <w:r>
                          <w:rPr>
                            <w:sz w:val="18"/>
                            <w:szCs w:val="18"/>
                          </w:rPr>
                          <w:t xml:space="preserve"> </w:t>
                        </w:r>
                        <w:r w:rsidRPr="009E3400">
                          <w:rPr>
                            <w:sz w:val="18"/>
                            <w:szCs w:val="18"/>
                          </w:rPr>
                          <w:t>Commodity</w:t>
                        </w:r>
                      </w:p>
                    </w:txbxContent>
                  </v:textbox>
                </v:shape>
                <v:line id="Line 64" style="position:absolute;flip:x;visibility:visible;mso-wrap-style:square" o:spid="_x0000_s1181" o:connectortype="straight" from="21628,3120" to="29575,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"/>
                <v:line id="Line 65" style="position:absolute;visibility:visible;mso-wrap-style:square" o:spid="_x0000_s1182" o:connectortype="straight" from="29575,3121" to="35718,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Arc 67" style="position:absolute;left:27127;top:1534;width:5417;height:4858;rotation:9165067fd;flip:x;visibility:visible;mso-wrap-style:square;v-text-anchor:top" coordsize="21600,21600" o:spid="_x0000_s118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">
                  <v:path arrowok="t" o:connecttype="custom" o:connectlocs="0,0;541655,485775;0,485775" o:connectangles="0,0,0" o:extrusionok="f"/>
                </v:shape>
                <v:shape id="Text Box 71" style="position:absolute;left:34088;top:2084;width:10754;height:4280;visibility:visible;mso-wrap-style:square;v-text-anchor:top" o:spid="_x0000_s118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">
                  <v:fill opacity="0"/>
                  <v:textbox inset="0,0,0,0">
                    <w:txbxContent>
                      <w:p w:rsidRPr="009E3400" w:rsidR="00D82C7F" w:rsidP="00D94CAF" w:rsidRDefault="00000000" w14:paraId="16767E65" w14:textId="77777777">
                        <w:pPr>
                          <w:spacing w:before="100" w:beforeAutospacing="1"/>
                          <w:rPr>
                            <w:sz w:val="18"/>
                            <w:szCs w:val="18"/>
                          </w:rPr>
                        </w:pP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dm</m:t>
                              </m:r>
                            </m:sub>
                          </m:sSub>
                          <m:r>
                            <w:rPr>
                              <w:rFonts w:ascii="Cambria Math" w:hAnsi="Cambria Math"/>
                              <w:sz w:val="18"/>
                              <w:szCs w:val="18"/>
                            </w:rPr>
                            <m:t>=4.0 (</m:t>
                          </m:r>
                        </m:oMath>
                        <w:r w:rsidRPr="009E3400" w:rsidR="00D82C7F">
                          <w:rPr>
                            <w:sz w:val="18"/>
                            <w:szCs w:val="18"/>
                          </w:rPr>
                          <w:t xml:space="preserve">0.3 for electricity and </w:t>
                        </w:r>
                        <w:r w:rsidR="00D82C7F">
                          <w:rPr>
                            <w:sz w:val="18"/>
                            <w:szCs w:val="18"/>
                          </w:rPr>
                          <w:t>ag).</w:t>
                        </w:r>
                      </w:p>
                      <w:p w:rsidRPr="009E3400" w:rsidR="00D82C7F" w:rsidP="00B93346" w:rsidRDefault="00D82C7F" w14:paraId="0A37501D" w14:textId="77777777">
                        <w:pPr>
                          <w:rPr>
                            <w:i/>
                            <w:sz w:val="16"/>
                            <w:szCs w:val="16"/>
                          </w:rPr>
                        </w:pPr>
                      </w:p>
                    </w:txbxContent>
                  </v:textbox>
                </v:shape>
                <v:shape id="Text Box 72" style="position:absolute;left:17066;top:6725;width:8382;height:4572;visibility:visible;mso-wrap-style:square;v-text-anchor:top" o:spid="_x0000_s118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">
                  <v:fill opacity="0"/>
                  <v:textbox>
                    <w:txbxContent>
                      <w:p w:rsidR="00D82C7F" w:rsidP="00B93346" w:rsidRDefault="00D82C7F" w14:paraId="13866AC6" w14:textId="77777777">
                        <w:pPr>
                          <w:jc w:val="center"/>
                          <w:rPr>
                            <w:sz w:val="20"/>
                          </w:rPr>
                        </w:pPr>
                        <w:r w:rsidRPr="00FC628C">
                          <w:rPr>
                            <w:sz w:val="20"/>
                          </w:rPr>
                          <w:t>Imports (Foreign)</w:t>
                        </w:r>
                      </w:p>
                      <w:p w:rsidRPr="00FC628C" w:rsidR="00D82C7F" w:rsidP="00B93346" w:rsidRDefault="00D82C7F" w14:paraId="5DAB6C7B" w14:textId="77777777">
                        <w:pPr>
                          <w:jc w:val="center"/>
                          <w:rPr>
                            <w:sz w:val="20"/>
                          </w:rPr>
                        </w:pPr>
                      </w:p>
                    </w:txbxContent>
                  </v:textbox>
                </v:shape>
                <v:line id="Line 73" style="position:absolute;flip:x;visibility:visible;mso-wrap-style:square" o:spid="_x0000_s1186" o:connectortype="straight" from="42314,10200" to="45815,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v:line id="Line 74" style="position:absolute;flip:x y;visibility:visible;mso-wrap-style:square" o:spid="_x0000_s1187" o:connectortype="straight" from="38255,10083" to="42314,1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"/>
                <v:shape id="Text Box 75" style="position:absolute;left:42556;top:6723;width:9993;height:4840;visibility:visible;mso-wrap-style:square;v-text-anchor:top" o:spid="_x0000_s118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">
                  <v:fill opacity="0"/>
                  <v:textbox>
                    <w:txbxContent>
                      <w:p w:rsidR="00D82C7F" w:rsidP="00B93346" w:rsidRDefault="00D82C7F" w14:paraId="7974ED27" w14:textId="77777777">
                        <w:pPr>
                          <w:rPr>
                            <w:sz w:val="20"/>
                          </w:rPr>
                        </w:pPr>
                        <w:r>
                          <w:rPr>
                            <w:sz w:val="20"/>
                          </w:rPr>
                          <w:t xml:space="preserve">Export </w:t>
                        </w:r>
                      </w:p>
                      <w:p w:rsidRPr="00FC628C" w:rsidR="00D82C7F" w:rsidP="00B93346" w:rsidRDefault="00D82C7F" w14:paraId="4A1787A8" w14:textId="77777777">
                        <w:pPr>
                          <w:rPr>
                            <w:sz w:val="20"/>
                          </w:rPr>
                        </w:pPr>
                        <w:r>
                          <w:rPr>
                            <w:sz w:val="20"/>
                          </w:rPr>
                          <w:t>Region 1…n</w:t>
                        </w:r>
                      </w:p>
                    </w:txbxContent>
                  </v:textbox>
                </v:shape>
                <v:shape id="Text Box 76" style="position:absolute;left:38255;top:14058;width:8941;height:3988;visibility:visible;mso-wrap-style:square;v-text-anchor:top" o:spid="_x0000_s118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">
                  <v:fill opacity="0"/>
                  <v:textbox>
                    <w:txbxContent>
                      <w:p w:rsidRPr="00FC628C" w:rsidR="00D82C7F" w:rsidP="00B93346" w:rsidRDefault="00D82C7F" w14:paraId="435036EC" w14:textId="77777777">
                        <w:pPr>
                          <w:jc w:val="center"/>
                          <w:rPr>
                            <w:sz w:val="20"/>
                          </w:rPr>
                        </w:pPr>
                        <w:r>
                          <w:rPr>
                            <w:sz w:val="20"/>
                          </w:rPr>
                          <w:t>Domestic Production</w:t>
                        </w:r>
                      </w:p>
                    </w:txbxContent>
                  </v:textbox>
                </v:shape>
                <v:shape id="Arc 77" style="position:absolute;left:40147;top:11580;width:4587;height:4124;rotation:-2749716fd;flip:x;visibility:visible;mso-wrap-style:square;v-text-anchor:top" coordsize="21600,21600" o:spid="_x0000_s119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">
                  <v:path arrowok="t" o:connecttype="custom" o:connectlocs="0,0;458725,412430;0,412430" o:connectangles="0,0,0" o:extrusionok="f"/>
                </v:shape>
                <v:shape id="Text Box 78" style="position:absolute;left:32882;top:11680;width:7508;height:2873;visibility:visible;mso-wrap-style:square;v-text-anchor:top" o:spid="_x0000_s119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nxAAAANsAAAAPAAAAZHJzL2Rvd25yZXYueG1sRI9ba8JA&#10;EIXfhf6HZQp9kbpRS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Cdj62fEAAAA2wAAAA8A&#10;AAAAAAAAAAAAAAAABwIAAGRycy9kb3ducmV2LnhtbFBLBQYAAAAAAwADALcAAAD4AgAAAAA=&#10;">
                  <v:fill opacity="0"/>
                  <v:textbox>
                    <w:txbxContent>
                      <w:p w:rsidRPr="00FC628C" w:rsidR="00D82C7F" w:rsidP="00B93346" w:rsidRDefault="00000000" w14:paraId="240064E4"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de</m:t>
                                </m:r>
                              </m:sub>
                            </m:sSub>
                            <m:r>
                              <w:rPr>
                                <w:rFonts w:ascii="Cambria Math" w:hAnsi="Cambria Math"/>
                                <w:sz w:val="20"/>
                              </w:rPr>
                              <m:t>=∞</m:t>
                            </m:r>
                          </m:oMath>
                        </m:oMathPara>
                      </w:p>
                    </w:txbxContent>
                  </v:textbox>
                </v:shape>
                <v:shape id="Text Box 79" style="position:absolute;left:31534;top:6725;width:10668;height:4572;visibility:visible;mso-wrap-style:square;v-text-anchor:top" o:spid="_x0000_s119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78xAAAANsAAAAPAAAAZHJzL2Rvd25yZXYueG1sRI9ba8JA&#10;EIXfhf6HZQp9kbpRaA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EgvTvzEAAAA2wAAAA8A&#10;AAAAAAAAAAAAAAAABwIAAGRycy9kb3ducmV2LnhtbFBLBQYAAAAAAwADALcAAAD4AgAAAAA=&#10;">
                  <v:fill opacity="0"/>
                  <v:textbox>
                    <w:txbxContent>
                      <w:p w:rsidRPr="00FC628C" w:rsidR="00D82C7F" w:rsidP="00B93346" w:rsidRDefault="00D82C7F" w14:paraId="57CE5CA2" w14:textId="77777777">
                        <w:pPr>
                          <w:jc w:val="center"/>
                          <w:rPr>
                            <w:sz w:val="20"/>
                          </w:rPr>
                        </w:pPr>
                        <w:r w:rsidRPr="00FC628C">
                          <w:rPr>
                            <w:sz w:val="20"/>
                          </w:rPr>
                          <w:t>Domestic Commodities</w:t>
                        </w:r>
                      </w:p>
                    </w:txbxContent>
                  </v:textbox>
                </v:shape>
                <v:line id="Line 81" style="position:absolute;flip:x;visibility:visible;mso-wrap-style:square" o:spid="_x0000_s1193" o:connectortype="straight" from="17056,11297" to="21628,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Line 82" style="position:absolute;visibility:visible;mso-wrap-style:square" o:spid="_x0000_s1194" o:connectortype="straight" from="21628,11297" to="26200,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shape id="Arc 83" style="position:absolute;left:18859;top:10167;width:5417;height:4858;rotation:9165067fd;flip:x;visibility:visible;mso-wrap-style:square;v-text-anchor:top" coordsize="21600,21600" o:spid="_x0000_s119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">
                  <v:path arrowok="t" o:connecttype="custom" o:connectlocs="0,0;541655,485775;0,485775" o:connectangles="0,0,0" o:extrusionok="f"/>
                </v:shape>
                <v:line id="Line 85" style="position:absolute;flip:x;visibility:visible;mso-wrap-style:square" o:spid="_x0000_s1196" o:connectortype="straight" from="19342,11297" to="21628,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"/>
                <v:line id="Line 86" style="position:absolute;visibility:visible;mso-wrap-style:square" o:spid="_x0000_s1197" o:connectortype="straight" from="21628,11297" to="23914,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87" style="position:absolute;visibility:visible;mso-wrap-style:square" o:spid="_x0000_s1198" o:connectortype="straight" from="21628,11297" to="21628,1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shape id="Text Box 88" style="position:absolute;left:14770;top:15867;width:13716;height:3404;visibility:visible;mso-wrap-style:square;v-text-anchor:top" o:spid="_x0000_s119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">
                  <v:fill opacity="0"/>
                  <v:textbox>
                    <w:txbxContent>
                      <w:p w:rsidRPr="00FC628C" w:rsidR="00D82C7F" w:rsidP="00B93346" w:rsidRDefault="00D82C7F" w14:paraId="6722182C" w14:textId="77777777">
                        <w:pPr>
                          <w:jc w:val="center"/>
                          <w:rPr>
                            <w:sz w:val="20"/>
                          </w:rPr>
                        </w:pPr>
                        <w:r>
                          <w:rPr>
                            <w:sz w:val="20"/>
                          </w:rPr>
                          <w:t>Foreign Region 1….n</w:t>
                        </w:r>
                      </w:p>
                    </w:txbxContent>
                  </v:textbox>
                </v:shape>
                <v:shape id="Text Box 71" style="position:absolute;left:8658;top:10947;width:12970;height:3549;visibility:visible;mso-wrap-style:square;v-text-anchor:top" o:spid="_x0000_s120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">
                  <v:fill opacity="0"/>
                  <v:textbox>
                    <w:txbxContent>
                      <w:p w:rsidRPr="009E3400" w:rsidR="00D82C7F" w:rsidP="00B93346" w:rsidRDefault="00000000" w14:paraId="5FD77891" w14:textId="77777777">
                        <w:pPr>
                          <w:pStyle w:val="NormalWeb"/>
                          <w:spacing w:before="0" w:beforeAutospacing="0" w:after="160" w:afterAutospacing="0" w:line="256" w:lineRule="auto"/>
                          <w:rPr>
                            <w:sz w:val="16"/>
                            <w:szCs w:val="16"/>
                          </w:rPr>
                        </w:p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mm</m:t>
                              </m:r>
                            </m:sub>
                          </m:sSub>
                          <m:r>
                            <w:rPr>
                              <w:rFonts w:ascii="Cambria Math" w:hAnsi="Cambria Math" w:eastAsia="SimSun"/>
                              <w:sz w:val="16"/>
                              <w:szCs w:val="16"/>
                            </w:rPr>
                            <m:t>=5.0 (</m:t>
                          </m:r>
                        </m:oMath>
                        <w:r w:rsidRPr="009E3400" w:rsidR="00D82C7F">
                          <w:rPr>
                            <w:rFonts w:eastAsia="SimSun"/>
                            <w:iCs/>
                            <w:sz w:val="16"/>
                            <w:szCs w:val="16"/>
                          </w:rPr>
                          <w:t xml:space="preserve">0.5 for electricity and </w:t>
                        </w:r>
                        <w:r w:rsidR="00D82C7F">
                          <w:rPr>
                            <w:rFonts w:eastAsia="SimSun"/>
                            <w:iCs/>
                            <w:sz w:val="16"/>
                            <w:szCs w:val="16"/>
                          </w:rPr>
                          <w:t>ag)</w:t>
                        </w:r>
                      </w:p>
                      <w:p w:rsidR="00D82C7F" w:rsidP="00B93346" w:rsidRDefault="00D82C7F" w14:paraId="15AA318D" w14:textId="77777777">
                        <w:pPr>
                          <w:pStyle w:val="NormalWeb"/>
                          <w:spacing w:before="0" w:beforeAutospacing="0" w:after="160" w:afterAutospacing="0" w:line="256" w:lineRule="auto"/>
                        </w:pPr>
                        <w:r>
                          <w:rPr>
                            <w:rFonts w:eastAsia="SimSun"/>
                            <w:i/>
                            <w:iCs/>
                            <w:sz w:val="22"/>
                            <w:szCs w:val="22"/>
                          </w:rPr>
                          <w:t> </w:t>
                        </w:r>
                      </w:p>
                    </w:txbxContent>
                  </v:textbox>
                </v:shape>
                <w10:anchorlock/>
              </v:group>
            </w:pict>
          </mc:Fallback>
        </mc:AlternateContent>
      </w:r>
    </w:p>
    <w:p w:rsidRPr="00F65C48" w:rsidR="00B93346" w:rsidP="008179AB" w:rsidRDefault="003F6EB3" w14:paraId="0F76651F" w14:textId="4231E656">
      <w:pPr>
        <w:pStyle w:val="Source1"/>
      </w:pPr>
      <w:r>
        <w:t xml:space="preserve">Note: </w:t>
      </w:r>
      <w:proofErr w:type="spellStart"/>
      <w:r w:rsidRPr="00733E59" w:rsidR="00B93346">
        <w:t>Armin</w:t>
      </w:r>
      <w:r w:rsidR="00B93346">
        <w:t>gton</w:t>
      </w:r>
      <w:proofErr w:type="spellEnd"/>
      <w:r w:rsidR="00B93346">
        <w:t xml:space="preserve"> elasticities </w:t>
      </w:r>
      <w:r w:rsidR="00F77F8E">
        <w:t>we</w:t>
      </w:r>
      <w:r w:rsidR="00B93346">
        <w:t xml:space="preserve">re </w:t>
      </w:r>
      <w:r>
        <w:t xml:space="preserve">based on </w:t>
      </w:r>
      <w:r w:rsidRPr="00733E59" w:rsidR="00B93346">
        <w:t xml:space="preserve">Paltsev </w:t>
      </w:r>
      <w:r w:rsidRPr="007D789B" w:rsidR="00B93346">
        <w:t>et al</w:t>
      </w:r>
      <w:r w:rsidRPr="7E4D3E7B" w:rsidR="00B93346">
        <w:rPr>
          <w:i/>
        </w:rPr>
        <w:t>.</w:t>
      </w:r>
      <w:r w:rsidRPr="00733E59" w:rsidR="00B93346">
        <w:t xml:space="preserve"> (2005) and Ross (2009).</w:t>
      </w:r>
    </w:p>
    <w:p w:rsidRPr="00733E59" w:rsidR="00841FFC" w:rsidP="00841FFC" w:rsidRDefault="00841FFC" w14:paraId="7A57E635" w14:textId="77777777">
      <w:pPr>
        <w:pStyle w:val="BodyText"/>
      </w:pPr>
      <w:bookmarkStart w:name="_Toc503712056" w:id="59"/>
      <w:bookmarkStart w:name="_Toc503712806" w:id="60"/>
      <w:bookmarkStart w:name="_Toc504465560" w:id="61"/>
      <w:r w:rsidRPr="00733E59">
        <w:t xml:space="preserve">Goods produced domestically </w:t>
      </w:r>
      <w:r>
        <w:t>are</w:t>
      </w:r>
      <w:r w:rsidRPr="00733E59">
        <w:t xml:space="preserve"> either consumed by </w:t>
      </w:r>
      <w:r>
        <w:t xml:space="preserve">the </w:t>
      </w:r>
      <w:r w:rsidRPr="00733E59">
        <w:t>domestic market or exported to other regions</w:t>
      </w:r>
      <w:r>
        <w:t>, assuming no</w:t>
      </w:r>
      <w:r w:rsidRPr="00733E59">
        <w:t xml:space="preserve"> product differentiation. In </w:t>
      </w:r>
      <w:r>
        <w:t>o</w:t>
      </w:r>
      <w:r w:rsidRPr="00733E59">
        <w:t>ther word</w:t>
      </w:r>
      <w:r>
        <w:t>s</w:t>
      </w:r>
      <w:r w:rsidRPr="00733E59">
        <w:t xml:space="preserve">, the elasticity of substitution between domestic consumption and exports, defined </w:t>
      </w:r>
      <w:r w:rsidRPr="00F65C48">
        <w:rPr>
          <w:i/>
        </w:rPr>
        <w:t>σ</w:t>
      </w:r>
      <w:r w:rsidRPr="7E4D3E7B">
        <w:rPr>
          <w:i/>
          <w:position w:val="-2"/>
          <w:vertAlign w:val="subscript"/>
        </w:rPr>
        <w:t>de</w:t>
      </w:r>
      <w:r w:rsidRPr="00733E59">
        <w:t xml:space="preserve">, is </w:t>
      </w:r>
      <w:r>
        <w:t xml:space="preserve">assumed to be </w:t>
      </w:r>
      <w:r w:rsidRPr="00733E59">
        <w:t>infinit</w:t>
      </w:r>
      <w:r>
        <w:t>y</w:t>
      </w:r>
      <w:r w:rsidRPr="00733E59">
        <w:t xml:space="preserve">. </w:t>
      </w:r>
    </w:p>
    <w:p w:rsidRPr="00733E59" w:rsidR="00841FFC" w:rsidP="00841FFC" w:rsidRDefault="00841FFC" w14:paraId="19278800" w14:textId="43ECA004">
      <w:pPr>
        <w:pStyle w:val="BodyText"/>
      </w:pPr>
      <w:r w:rsidRPr="00733E59">
        <w:t xml:space="preserve">This trade structure in ADAGE </w:t>
      </w:r>
      <w:r>
        <w:t xml:space="preserve">ensures </w:t>
      </w:r>
      <w:r w:rsidRPr="00733E59">
        <w:t>a</w:t>
      </w:r>
      <w:r>
        <w:t xml:space="preserve"> bilateral </w:t>
      </w:r>
      <w:r w:rsidRPr="00733E59">
        <w:t>representation of trade flows, calibrated to the base year 2010, s</w:t>
      </w:r>
      <w:r>
        <w:t>o</w:t>
      </w:r>
      <w:r w:rsidRPr="00733E59">
        <w:t xml:space="preserve"> that </w:t>
      </w:r>
      <w:r>
        <w:t xml:space="preserve">the </w:t>
      </w:r>
      <w:r w:rsidRPr="00733E59">
        <w:t xml:space="preserve">regions </w:t>
      </w:r>
      <w:r>
        <w:t>can be</w:t>
      </w:r>
      <w:r w:rsidRPr="00733E59">
        <w:t xml:space="preserve"> both exporters and importers of </w:t>
      </w:r>
      <w:r>
        <w:t xml:space="preserve">certain </w:t>
      </w:r>
      <w:r w:rsidRPr="00733E59">
        <w:t>good</w:t>
      </w:r>
      <w:r>
        <w:t xml:space="preserve">s (because domestically produced and imported goods are </w:t>
      </w:r>
      <w:r w:rsidR="008B5913">
        <w:t>im</w:t>
      </w:r>
      <w:r>
        <w:t xml:space="preserve">perfect substitutes in an </w:t>
      </w:r>
      <w:proofErr w:type="spellStart"/>
      <w:r>
        <w:t>Armington</w:t>
      </w:r>
      <w:proofErr w:type="spellEnd"/>
      <w:r>
        <w:t xml:space="preserve"> structure)</w:t>
      </w:r>
      <w:r w:rsidRPr="00733E59">
        <w:t xml:space="preserve">. </w:t>
      </w:r>
      <w:r>
        <w:t>The b</w:t>
      </w:r>
      <w:r w:rsidRPr="00733E59">
        <w:t>ilateral trade flows in</w:t>
      </w:r>
      <w:r>
        <w:t xml:space="preserve">clude </w:t>
      </w:r>
      <w:r w:rsidRPr="00733E59">
        <w:t>taxes</w:t>
      </w:r>
      <w:r>
        <w:t xml:space="preserve"> on </w:t>
      </w:r>
      <w:r w:rsidRPr="00733E59">
        <w:t>export</w:t>
      </w:r>
      <w:r>
        <w:t>s</w:t>
      </w:r>
      <w:r w:rsidRPr="00733E59">
        <w:t xml:space="preserve">, </w:t>
      </w:r>
      <w:r>
        <w:t xml:space="preserve">tariffs on </w:t>
      </w:r>
      <w:r w:rsidRPr="00733E59">
        <w:t>import</w:t>
      </w:r>
      <w:r>
        <w:t>s</w:t>
      </w:r>
      <w:r w:rsidRPr="00733E59">
        <w:t>, and international margins</w:t>
      </w:r>
      <w:r>
        <w:t xml:space="preserve"> of </w:t>
      </w:r>
      <w:r w:rsidRPr="00733E59">
        <w:t>transport</w:t>
      </w:r>
      <w:r>
        <w:t>ation</w:t>
      </w:r>
      <w:r w:rsidRPr="00733E59">
        <w:t xml:space="preserve">, all </w:t>
      </w:r>
      <w:r>
        <w:t xml:space="preserve">explicitly </w:t>
      </w:r>
      <w:r w:rsidRPr="00733E59">
        <w:t xml:space="preserve">represented </w:t>
      </w:r>
      <w:r>
        <w:t xml:space="preserve">in </w:t>
      </w:r>
      <w:r w:rsidRPr="00733E59">
        <w:t xml:space="preserve">ADAGE. </w:t>
      </w:r>
    </w:p>
    <w:p w:rsidRPr="00963006" w:rsidR="00B93346" w:rsidP="008179AB" w:rsidRDefault="00B93346" w14:paraId="6B098976" w14:textId="77777777">
      <w:pPr>
        <w:pStyle w:val="Heading2"/>
      </w:pPr>
      <w:bookmarkStart w:name="_Toc118979518" w:id="62"/>
      <w:r w:rsidRPr="00F65C48">
        <w:t>Government</w:t>
      </w:r>
      <w:bookmarkEnd w:id="59"/>
      <w:bookmarkEnd w:id="60"/>
      <w:bookmarkEnd w:id="61"/>
      <w:bookmarkEnd w:id="62"/>
    </w:p>
    <w:p w:rsidRPr="00733E59" w:rsidR="00B93346" w:rsidP="008179AB" w:rsidRDefault="00B93346" w14:paraId="67EB5160" w14:textId="0F5E50DB">
      <w:pPr>
        <w:pStyle w:val="BodyText"/>
      </w:pPr>
      <w:r w:rsidRPr="00733E59">
        <w:t xml:space="preserve">The government is modeled as a separate agent in ADAGE that collects taxes. </w:t>
      </w:r>
      <w:r w:rsidR="00DD421C">
        <w:t xml:space="preserve">Tax rates are discussed in </w:t>
      </w:r>
      <w:r w:rsidR="00F77F8E">
        <w:t xml:space="preserve">Section </w:t>
      </w:r>
      <w:r w:rsidR="00DD421C">
        <w:t>4.</w:t>
      </w:r>
      <w:r w:rsidR="004C726C">
        <w:t xml:space="preserve"> </w:t>
      </w:r>
      <w:r w:rsidRPr="00733E59">
        <w:t xml:space="preserve">Government purchases of goods and services are financed by taxes on output, personal income, consumption, capital, and imports/exports. Goods and services purchased by government have a Leontief </w:t>
      </w:r>
      <w:r>
        <w:t xml:space="preserve">demand </w:t>
      </w:r>
      <w:r w:rsidRPr="00733E59">
        <w:t>structure, indicating there is no substitution between</w:t>
      </w:r>
      <w:r>
        <w:t xml:space="preserve"> them</w:t>
      </w:r>
      <w:r w:rsidRPr="00733E59">
        <w:t xml:space="preserve">. </w:t>
      </w:r>
      <w:r w:rsidR="00870B8A">
        <w:t>G</w:t>
      </w:r>
      <w:r w:rsidRPr="00733E59">
        <w:t>overnment purchase</w:t>
      </w:r>
      <w:r>
        <w:t>s</w:t>
      </w:r>
      <w:r w:rsidRPr="00733E59">
        <w:t xml:space="preserve"> of good</w:t>
      </w:r>
      <w:r>
        <w:t>s</w:t>
      </w:r>
      <w:r w:rsidRPr="00733E59">
        <w:t xml:space="preserve"> </w:t>
      </w:r>
      <w:r w:rsidR="00870B8A">
        <w:t>and</w:t>
      </w:r>
      <w:r w:rsidRPr="00733E59">
        <w:t xml:space="preserve"> service</w:t>
      </w:r>
      <w:r>
        <w:t>s</w:t>
      </w:r>
      <w:r w:rsidR="00D81336">
        <w:t xml:space="preserve"> and the</w:t>
      </w:r>
      <w:r w:rsidR="007C7626">
        <w:t xml:space="preserve"> </w:t>
      </w:r>
      <w:r w:rsidR="00341418">
        <w:t>b</w:t>
      </w:r>
      <w:r w:rsidRPr="007C7626" w:rsidR="007C7626">
        <w:t>alance of payments deficit</w:t>
      </w:r>
      <w:r w:rsidRPr="00733E59">
        <w:t xml:space="preserve"> </w:t>
      </w:r>
      <w:r w:rsidR="00D81336">
        <w:t xml:space="preserve">in the base </w:t>
      </w:r>
      <w:r w:rsidR="00341418">
        <w:t xml:space="preserve">period </w:t>
      </w:r>
      <w:r>
        <w:t>are</w:t>
      </w:r>
      <w:r w:rsidRPr="00733E59">
        <w:t xml:space="preserve"> set to grow at the </w:t>
      </w:r>
      <w:r w:rsidR="00341418">
        <w:t xml:space="preserve">same </w:t>
      </w:r>
      <w:r w:rsidRPr="00733E59">
        <w:t xml:space="preserve">growth rate of </w:t>
      </w:r>
      <w:r w:rsidR="00341418">
        <w:t xml:space="preserve">simulated </w:t>
      </w:r>
      <w:r w:rsidRPr="00733E59">
        <w:t>GDP.</w:t>
      </w:r>
      <w:r w:rsidR="004C726C">
        <w:t xml:space="preserve"> </w:t>
      </w:r>
      <w:r w:rsidR="00DD421C">
        <w:t xml:space="preserve">Section 6 provides additional information on </w:t>
      </w:r>
      <w:r w:rsidR="00DE7CAD">
        <w:t>ADAGE</w:t>
      </w:r>
      <w:r w:rsidR="00B124DA">
        <w:t>’</w:t>
      </w:r>
      <w:r w:rsidR="00DE7CAD">
        <w:t xml:space="preserve">s growth </w:t>
      </w:r>
      <w:r w:rsidR="00DD421C">
        <w:t>dynamics</w:t>
      </w:r>
      <w:r w:rsidR="00DE7CAD">
        <w:t>.</w:t>
      </w:r>
      <w:r w:rsidRPr="00733E59">
        <w:t xml:space="preserve"> </w:t>
      </w:r>
    </w:p>
    <w:p w:rsidRPr="00963006" w:rsidR="00B93346" w:rsidP="008179AB" w:rsidRDefault="00B93346" w14:paraId="499DC417" w14:textId="77777777">
      <w:pPr>
        <w:pStyle w:val="Heading2"/>
      </w:pPr>
      <w:bookmarkStart w:name="_Toc503712057" w:id="63"/>
      <w:bookmarkStart w:name="_Toc503712807" w:id="64"/>
      <w:bookmarkStart w:name="_Toc504465561" w:id="65"/>
      <w:bookmarkStart w:name="_Toc118979519" w:id="66"/>
      <w:r w:rsidRPr="00F65C48">
        <w:t>Production</w:t>
      </w:r>
      <w:bookmarkEnd w:id="63"/>
      <w:bookmarkEnd w:id="64"/>
      <w:bookmarkEnd w:id="65"/>
      <w:bookmarkEnd w:id="66"/>
    </w:p>
    <w:p w:rsidRPr="00733E59" w:rsidR="00B93346" w:rsidP="000B1CF2" w:rsidRDefault="00B97FB0" w14:paraId="5C458212" w14:textId="30508C58">
      <w:pPr>
        <w:pStyle w:val="BodyText"/>
        <w:ind w:right="-90"/>
        <w:rPr>
          <w:szCs w:val="24"/>
        </w:rPr>
      </w:pPr>
      <w:r>
        <w:t>Markets</w:t>
      </w:r>
      <w:r w:rsidR="00076AB2">
        <w:t xml:space="preserve"> </w:t>
      </w:r>
      <w:r w:rsidRPr="00733E59" w:rsidR="00B93346">
        <w:t xml:space="preserve">are assumed to be perfectly competitive </w:t>
      </w:r>
      <w:r w:rsidR="00E538A2">
        <w:t>with firms</w:t>
      </w:r>
      <w:r w:rsidRPr="00733E59" w:rsidR="00B93346">
        <w:t xml:space="preserve"> unable to influence market prices. </w:t>
      </w:r>
      <w:r w:rsidR="00CC4991">
        <w:t xml:space="preserve">Firms are </w:t>
      </w:r>
      <w:r w:rsidR="00D850FC">
        <w:t xml:space="preserve">assumed to </w:t>
      </w:r>
      <w:r w:rsidRPr="00733E59" w:rsidR="00B93346">
        <w:t xml:space="preserve">maximize profits subject to </w:t>
      </w:r>
      <w:r w:rsidR="005265FB">
        <w:t xml:space="preserve">available </w:t>
      </w:r>
      <w:r w:rsidR="00D22B06">
        <w:t xml:space="preserve">production </w:t>
      </w:r>
      <w:r w:rsidRPr="00733E59" w:rsidR="00B93346">
        <w:t>technolog</w:t>
      </w:r>
      <w:r w:rsidR="00D22B06">
        <w:t>ies with constant returns to scale</w:t>
      </w:r>
      <w:r w:rsidR="00B93346">
        <w:t>.</w:t>
      </w:r>
      <w:r w:rsidR="004C726C">
        <w:t xml:space="preserve"> </w:t>
      </w:r>
      <w:r w:rsidR="000A152B">
        <w:t>Actual returns to scale observed in the model may not be constant to the extent they rely on fixed factors of production.</w:t>
      </w:r>
      <w:r w:rsidR="004C726C">
        <w:t xml:space="preserve"> </w:t>
      </w:r>
      <w:r w:rsidR="00357E79">
        <w:t xml:space="preserve">Production technologies </w:t>
      </w:r>
      <w:r w:rsidR="00B93346">
        <w:t>are</w:t>
      </w:r>
      <w:r w:rsidRPr="00733E59" w:rsidR="00B93346">
        <w:t xml:space="preserve"> characterized by nested CES equations that allow firms to change the technologies used to manufacture goods. The nesting structure is designed to allow </w:t>
      </w:r>
      <w:r w:rsidR="001C4D76">
        <w:t xml:space="preserve">for </w:t>
      </w:r>
      <w:r w:rsidRPr="00733E59" w:rsidR="00B93346">
        <w:t xml:space="preserve">setting </w:t>
      </w:r>
      <w:r w:rsidR="001C4D76">
        <w:t xml:space="preserve">multiple </w:t>
      </w:r>
      <w:r w:rsidRPr="00733E59" w:rsidR="00B93346">
        <w:t>elasticities of substitution</w:t>
      </w:r>
      <w:r w:rsidR="004F748A">
        <w:t xml:space="preserve"> among different groups of inputs</w:t>
      </w:r>
      <w:r w:rsidRPr="00733E59" w:rsidR="00B93346">
        <w:t>. The elasticit</w:t>
      </w:r>
      <w:r w:rsidR="00B93346">
        <w:t>ies</w:t>
      </w:r>
      <w:r w:rsidRPr="00733E59" w:rsidR="00B93346">
        <w:t xml:space="preserve"> of substitution between inputs </w:t>
      </w:r>
      <w:r w:rsidR="00F77F8E">
        <w:t>we</w:t>
      </w:r>
      <w:r w:rsidRPr="00733E59" w:rsidR="00F77F8E">
        <w:t xml:space="preserve">re </w:t>
      </w:r>
      <w:r w:rsidRPr="00733E59" w:rsidR="00B93346">
        <w:t>taken from</w:t>
      </w:r>
      <w:r w:rsidR="00B93346">
        <w:t xml:space="preserve"> </w:t>
      </w:r>
      <w:r w:rsidRPr="00733E59" w:rsidR="00B93346">
        <w:rPr>
          <w:szCs w:val="24"/>
        </w:rPr>
        <w:t xml:space="preserve">Paltsev </w:t>
      </w:r>
      <w:r w:rsidRPr="007D789B" w:rsidR="00B93346">
        <w:rPr>
          <w:szCs w:val="24"/>
        </w:rPr>
        <w:t>et al.</w:t>
      </w:r>
      <w:r w:rsidR="00CA7949">
        <w:rPr>
          <w:szCs w:val="24"/>
        </w:rPr>
        <w:t xml:space="preserve"> (</w:t>
      </w:r>
      <w:r w:rsidRPr="00733E59" w:rsidR="00B93346">
        <w:rPr>
          <w:szCs w:val="24"/>
        </w:rPr>
        <w:t xml:space="preserve">2005) and Ross </w:t>
      </w:r>
      <w:r w:rsidR="00CC1D8E">
        <w:rPr>
          <w:szCs w:val="24"/>
        </w:rPr>
        <w:t>(</w:t>
      </w:r>
      <w:r w:rsidRPr="00733E59" w:rsidR="00B93346">
        <w:rPr>
          <w:szCs w:val="24"/>
        </w:rPr>
        <w:t>2009)</w:t>
      </w:r>
      <w:r w:rsidR="00B93346">
        <w:rPr>
          <w:szCs w:val="24"/>
        </w:rPr>
        <w:t>,</w:t>
      </w:r>
      <w:r w:rsidRPr="00733E59" w:rsidR="00B93346">
        <w:rPr>
          <w:szCs w:val="24"/>
        </w:rPr>
        <w:t xml:space="preserve"> </w:t>
      </w:r>
      <w:r w:rsidR="00B93346">
        <w:rPr>
          <w:szCs w:val="24"/>
        </w:rPr>
        <w:t>a</w:t>
      </w:r>
      <w:r w:rsidR="00CA7949">
        <w:rPr>
          <w:szCs w:val="24"/>
        </w:rPr>
        <w:t>s</w:t>
      </w:r>
      <w:r w:rsidRPr="00733E59" w:rsidR="00B93346">
        <w:rPr>
          <w:szCs w:val="24"/>
        </w:rPr>
        <w:t xml:space="preserve"> shown </w:t>
      </w:r>
      <w:r w:rsidR="00B93346">
        <w:rPr>
          <w:szCs w:val="24"/>
        </w:rPr>
        <w:t xml:space="preserve">previously </w:t>
      </w:r>
      <w:r w:rsidRPr="00733E59" w:rsidR="00B93346">
        <w:rPr>
          <w:szCs w:val="24"/>
        </w:rPr>
        <w:t>in Table</w:t>
      </w:r>
      <w:r w:rsidR="000B1CF2">
        <w:rPr>
          <w:szCs w:val="24"/>
        </w:rPr>
        <w:t xml:space="preserve"> </w:t>
      </w:r>
      <w:r w:rsidRPr="00733E59" w:rsidR="00B93346">
        <w:rPr>
          <w:szCs w:val="24"/>
        </w:rPr>
        <w:t>3-</w:t>
      </w:r>
      <w:r w:rsidR="00D81336">
        <w:rPr>
          <w:szCs w:val="24"/>
        </w:rPr>
        <w:t>4</w:t>
      </w:r>
      <w:r w:rsidRPr="00733E59" w:rsidR="00B93346">
        <w:rPr>
          <w:szCs w:val="24"/>
        </w:rPr>
        <w:t>.</w:t>
      </w:r>
    </w:p>
    <w:p w:rsidRPr="00733E59" w:rsidR="00B93346" w:rsidP="008179AB" w:rsidRDefault="00B93346" w14:paraId="719BCB8C" w14:textId="7AD3033D">
      <w:pPr>
        <w:pStyle w:val="BodyText"/>
      </w:pPr>
      <w:r w:rsidRPr="00733E59">
        <w:t xml:space="preserve">Most production technologies </w:t>
      </w:r>
      <w:r>
        <w:t>in the model</w:t>
      </w:r>
      <w:r w:rsidRPr="00733E59">
        <w:t xml:space="preserve"> share </w:t>
      </w:r>
      <w:r>
        <w:t>a</w:t>
      </w:r>
      <w:r w:rsidRPr="00733E59">
        <w:t xml:space="preserve"> common nest</w:t>
      </w:r>
      <w:r w:rsidR="00905747">
        <w:t>ed</w:t>
      </w:r>
      <w:r w:rsidRPr="00733E59">
        <w:t xml:space="preserve"> CES structure</w:t>
      </w:r>
      <w:r>
        <w:t>,</w:t>
      </w:r>
      <w:r w:rsidRPr="00733E59">
        <w:t xml:space="preserve"> illustrated in Figure 3-</w:t>
      </w:r>
      <w:r w:rsidR="00D81336">
        <w:t>4</w:t>
      </w:r>
      <w:r w:rsidRPr="00733E59">
        <w:t>: 1) Intermediate inputs (</w:t>
      </w:r>
      <w:r w:rsidR="00FA61C5">
        <w:t>non</w:t>
      </w:r>
      <w:r w:rsidRPr="00733E59">
        <w:t xml:space="preserve">energy, </w:t>
      </w:r>
      <w:r w:rsidR="00FA61C5">
        <w:t>non</w:t>
      </w:r>
      <w:r w:rsidRPr="00733E59">
        <w:t>factor inputs) generally enter production using fixed proportion</w:t>
      </w:r>
      <w:r>
        <w:t>s</w:t>
      </w:r>
      <w:r w:rsidRPr="00733E59">
        <w:t xml:space="preserve">, or a Leontief structure; 2) </w:t>
      </w:r>
      <w:r w:rsidR="00FA61C5">
        <w:t>c</w:t>
      </w:r>
      <w:r w:rsidRPr="00733E59" w:rsidR="00FA61C5">
        <w:t xml:space="preserve">apital </w:t>
      </w:r>
      <w:r w:rsidRPr="00733E59">
        <w:t>and labor are combined using a Cobb-Douglas function (</w:t>
      </w:r>
      <w:proofErr w:type="spellStart"/>
      <w:r w:rsidRPr="00F65C48">
        <w:rPr>
          <w:i/>
        </w:rPr>
        <w:t>σ</w:t>
      </w:r>
      <w:r w:rsidRPr="7E4D3E7B">
        <w:rPr>
          <w:i/>
          <w:vertAlign w:val="subscript"/>
        </w:rPr>
        <w:t>va</w:t>
      </w:r>
      <w:proofErr w:type="spellEnd"/>
      <w:r w:rsidRPr="00733E59">
        <w:t xml:space="preserve"> of 1) to form the value-added good</w:t>
      </w:r>
      <w:r>
        <w:t>s</w:t>
      </w:r>
      <w:r w:rsidRPr="00733E59">
        <w:t xml:space="preserve">; 3) </w:t>
      </w:r>
      <w:r w:rsidR="00FA61C5">
        <w:t xml:space="preserve">the </w:t>
      </w:r>
      <w:r>
        <w:t>e</w:t>
      </w:r>
      <w:r w:rsidRPr="00733E59">
        <w:t>nergy composite</w:t>
      </w:r>
      <w:r>
        <w:t xml:space="preserve"> good</w:t>
      </w:r>
      <w:r w:rsidRPr="00733E59">
        <w:t xml:space="preserve">, made up of electricity and </w:t>
      </w:r>
      <w:proofErr w:type="spellStart"/>
      <w:r w:rsidR="00FA61C5">
        <w:t>non</w:t>
      </w:r>
      <w:r w:rsidRPr="00733E59">
        <w:t>electricity</w:t>
      </w:r>
      <w:proofErr w:type="spellEnd"/>
      <w:r w:rsidRPr="00733E59">
        <w:t>, has an elasticity of substitution</w:t>
      </w:r>
      <w:r>
        <w:t>,</w:t>
      </w:r>
      <w:r w:rsidRPr="00733E59">
        <w:t xml:space="preserve"> </w:t>
      </w:r>
      <m:oMath>
        <m:sSub>
          <m:sSubPr>
            <m:ctrlPr>
              <w:rPr>
                <w:rFonts w:ascii="Cambria Math" w:hAnsi="Cambria Math"/>
              </w:rPr>
            </m:ctrlPr>
          </m:sSubPr>
          <m:e>
            <m:r>
              <w:rPr>
                <w:rFonts w:ascii="Cambria Math" w:hAnsi="Cambria Math"/>
              </w:rPr>
              <m:t>σ</m:t>
            </m:r>
          </m:e>
          <m:sub>
            <m:r>
              <w:rPr>
                <w:rFonts w:ascii="Cambria Math" w:hAnsi="Cambria Math"/>
              </w:rPr>
              <m:t>enoe</m:t>
            </m:r>
          </m:sub>
        </m:sSub>
      </m:oMath>
      <w:r>
        <w:t>, of</w:t>
      </w:r>
      <w:r w:rsidRPr="00733E59">
        <w:t xml:space="preserve"> 0.5</w:t>
      </w:r>
      <w:r>
        <w:t xml:space="preserve">. This measure </w:t>
      </w:r>
      <w:r w:rsidRPr="00733E59">
        <w:t>control</w:t>
      </w:r>
      <w:r>
        <w:t>s</w:t>
      </w:r>
      <w:r w:rsidRPr="00733E59">
        <w:t xml:space="preserve"> the ability to shift between electricity and </w:t>
      </w:r>
      <w:proofErr w:type="spellStart"/>
      <w:r w:rsidR="00FA61C5">
        <w:t>non</w:t>
      </w:r>
      <w:r w:rsidRPr="00733E59">
        <w:t>electricity</w:t>
      </w:r>
      <w:proofErr w:type="spellEnd"/>
      <w:r>
        <w:t xml:space="preserve"> goods</w:t>
      </w:r>
      <w:r w:rsidRPr="00733E59">
        <w:t xml:space="preserve">. Electricity </w:t>
      </w:r>
      <w:r w:rsidR="002468E6">
        <w:t xml:space="preserve">is generated by </w:t>
      </w:r>
      <w:r w:rsidRPr="00733E59">
        <w:t xml:space="preserve">conventional fossil fuel </w:t>
      </w:r>
      <w:r>
        <w:t xml:space="preserve">types </w:t>
      </w:r>
      <w:r w:rsidR="0044750F">
        <w:t>and by</w:t>
      </w:r>
      <w:r w:rsidRPr="00733E59">
        <w:t xml:space="preserve"> renewable sources</w:t>
      </w:r>
      <w:r>
        <w:t>,</w:t>
      </w:r>
      <w:r w:rsidRPr="00733E59">
        <w:t xml:space="preserve"> such as hydropower, </w:t>
      </w:r>
      <w:r w:rsidRPr="00733E59" w:rsidR="5A7446FF">
        <w:t xml:space="preserve">geothermal, </w:t>
      </w:r>
      <w:r w:rsidRPr="00733E59">
        <w:t>nuclear, solar</w:t>
      </w:r>
      <w:r>
        <w:t>,</w:t>
      </w:r>
      <w:r w:rsidRPr="00733E59">
        <w:t xml:space="preserve"> wind, </w:t>
      </w:r>
      <w:r>
        <w:t xml:space="preserve">and </w:t>
      </w:r>
      <w:r w:rsidRPr="00733E59">
        <w:t>bioelectricity</w:t>
      </w:r>
      <w:r>
        <w:t>. There also exists an</w:t>
      </w:r>
      <w:r w:rsidRPr="00733E59">
        <w:t xml:space="preserve"> elasticity of substitution</w:t>
      </w:r>
      <w:r>
        <w:t>,</w:t>
      </w:r>
      <w:r w:rsidRPr="00733E59">
        <w:t xml:space="preserve"> </w:t>
      </w:r>
      <m:oMath>
        <m:sSub>
          <m:sSubPr>
            <m:ctrlPr>
              <w:rPr>
                <w:rFonts w:ascii="Cambria Math" w:hAnsi="Cambria Math"/>
              </w:rPr>
            </m:ctrlPr>
          </m:sSubPr>
          <m:e>
            <m:r>
              <w:rPr>
                <w:rFonts w:ascii="Cambria Math" w:hAnsi="Cambria Math"/>
              </w:rPr>
              <m:t>σ</m:t>
            </m:r>
          </m:e>
          <m:sub>
            <m:r>
              <w:rPr>
                <w:rFonts w:ascii="Cambria Math" w:hAnsi="Cambria Math"/>
              </w:rPr>
              <m:t>el</m:t>
            </m:r>
          </m:sub>
        </m:sSub>
        <m:r>
          <w:rPr>
            <w:rFonts w:ascii="Cambria Math" w:hAnsi="Cambria Math"/>
          </w:rPr>
          <m:t xml:space="preserve">, </m:t>
        </m:r>
      </m:oMath>
      <w:r w:rsidR="008857DF">
        <w:t>as 0.3</w:t>
      </w:r>
      <w:r w:rsidR="00351A7A">
        <w:t xml:space="preserve"> </w:t>
      </w:r>
      <w:r w:rsidRPr="00733E59">
        <w:t xml:space="preserve">among </w:t>
      </w:r>
      <w:r>
        <w:t>electricity generation sources</w:t>
      </w:r>
      <w:r w:rsidRPr="00733E59">
        <w:t xml:space="preserve"> so </w:t>
      </w:r>
      <w:r>
        <w:t>firms</w:t>
      </w:r>
      <w:r w:rsidRPr="00733E59">
        <w:t xml:space="preserve"> can freely choose any type of electricity generation to maximize profit. </w:t>
      </w:r>
      <w:proofErr w:type="spellStart"/>
      <w:r w:rsidR="00FA61C5">
        <w:t>Non</w:t>
      </w:r>
      <w:r w:rsidRPr="00733E59">
        <w:t>electricity</w:t>
      </w:r>
      <w:proofErr w:type="spellEnd"/>
      <w:r w:rsidRPr="00733E59">
        <w:t xml:space="preserve"> is composed </w:t>
      </w:r>
      <w:r w:rsidR="00144D66">
        <w:t>of</w:t>
      </w:r>
      <w:r w:rsidRPr="00733E59" w:rsidR="00144D66">
        <w:t xml:space="preserve"> </w:t>
      </w:r>
      <w:r w:rsidRPr="00733E59">
        <w:t>coal, natural gas</w:t>
      </w:r>
      <w:r>
        <w:t>,</w:t>
      </w:r>
      <w:r w:rsidRPr="00733E59">
        <w:t xml:space="preserve"> and refined oil</w:t>
      </w:r>
      <w:r>
        <w:t>,</w:t>
      </w:r>
      <w:r w:rsidRPr="00733E59">
        <w:t xml:space="preserve"> with an elasticity of substitution </w:t>
      </w:r>
      <w:r>
        <w:t>(</w:t>
      </w:r>
      <m:oMath>
        <m:sSub>
          <m:sSubPr>
            <m:ctrlPr>
              <w:rPr>
                <w:rFonts w:ascii="Cambria Math" w:hAnsi="Cambria Math"/>
              </w:rPr>
            </m:ctrlPr>
          </m:sSubPr>
          <m:e>
            <m:r>
              <w:rPr>
                <w:rFonts w:ascii="Cambria Math" w:hAnsi="Cambria Math"/>
              </w:rPr>
              <m:t>σ</m:t>
            </m:r>
          </m:e>
          <m:sub>
            <m:r>
              <w:rPr>
                <w:rFonts w:ascii="Cambria Math" w:hAnsi="Cambria Math"/>
              </w:rPr>
              <m:t>en</m:t>
            </m:r>
          </m:sub>
        </m:sSub>
      </m:oMath>
      <w:r>
        <w:t xml:space="preserve">) </w:t>
      </w:r>
      <w:r w:rsidRPr="00733E59">
        <w:t>of 1</w:t>
      </w:r>
      <w:r>
        <w:t>.</w:t>
      </w:r>
      <w:r w:rsidR="00871266">
        <w:t>0</w:t>
      </w:r>
      <w:r>
        <w:t>.</w:t>
      </w:r>
      <w:r w:rsidRPr="00733E59">
        <w:t xml:space="preserve"> </w:t>
      </w:r>
      <w:r>
        <w:t>Thus,</w:t>
      </w:r>
      <w:r w:rsidRPr="00733E59">
        <w:t xml:space="preserve"> coal, natural gas</w:t>
      </w:r>
      <w:r>
        <w:t>,</w:t>
      </w:r>
      <w:r w:rsidRPr="00733E59">
        <w:t xml:space="preserve"> and refined oil can be substituted for each othe</w:t>
      </w:r>
      <w:r>
        <w:t>r.</w:t>
      </w:r>
      <w:r w:rsidRPr="00733E59">
        <w:t xml:space="preserve"> </w:t>
      </w:r>
    </w:p>
    <w:p w:rsidRPr="00733E59" w:rsidR="00B93346" w:rsidP="008179AB" w:rsidRDefault="00B93346" w14:paraId="00DC9FFE" w14:textId="057AC24D">
      <w:pPr>
        <w:pStyle w:val="BodyText"/>
      </w:pPr>
      <w:r w:rsidRPr="00733E59">
        <w:t>Th</w:t>
      </w:r>
      <w:r>
        <w:t>e</w:t>
      </w:r>
      <w:r w:rsidRPr="00733E59">
        <w:t xml:space="preserve"> nested CES structure of production technologies in ADAGE allows for energy-efficiency improvements. Producers can adjust their energy consumption by changing total output, substituting one type of energy for another, or using additional labor or capital to achieve energy-efficiency improvements. </w:t>
      </w:r>
      <w:r>
        <w:t>S</w:t>
      </w:r>
      <w:r w:rsidRPr="00733E59">
        <w:t xml:space="preserve">ubstitution elasticities related to energy consumption are </w:t>
      </w:r>
      <w:r>
        <w:t xml:space="preserve">also </w:t>
      </w:r>
      <w:r w:rsidRPr="00733E59">
        <w:t>important when investigating energy</w:t>
      </w:r>
      <w:r w:rsidR="00106D24">
        <w:t xml:space="preserve"> price impacts</w:t>
      </w:r>
      <w:r w:rsidRPr="00733E59">
        <w:t xml:space="preserve">. If, for instance, an industry </w:t>
      </w:r>
      <w:r>
        <w:t xml:space="preserve">can </w:t>
      </w:r>
      <w:r w:rsidR="00D82236">
        <w:t xml:space="preserve">improve its </w:t>
      </w:r>
      <w:r w:rsidRPr="00733E59">
        <w:t xml:space="preserve">energy </w:t>
      </w:r>
      <w:r w:rsidR="00D82236">
        <w:t xml:space="preserve">efficiency </w:t>
      </w:r>
      <w:r w:rsidRPr="00733E59">
        <w:t xml:space="preserve">with relative ease or </w:t>
      </w:r>
      <w:r w:rsidR="000F4F79">
        <w:t xml:space="preserve">substitute </w:t>
      </w:r>
      <w:r w:rsidRPr="00733E59">
        <w:t xml:space="preserve">from one type of energy to another, the price of its output will </w:t>
      </w:r>
      <w:r w:rsidR="00DF1579">
        <w:t xml:space="preserve">be less </w:t>
      </w:r>
      <w:r w:rsidR="00FA61C5">
        <w:t xml:space="preserve">affected </w:t>
      </w:r>
      <w:r w:rsidR="00DF1579">
        <w:t xml:space="preserve">by </w:t>
      </w:r>
      <w:r w:rsidRPr="00733E59">
        <w:t>change</w:t>
      </w:r>
      <w:r w:rsidR="00DF1579">
        <w:t>s</w:t>
      </w:r>
      <w:r w:rsidRPr="00733E59">
        <w:t xml:space="preserve"> </w:t>
      </w:r>
      <w:r w:rsidR="00DF1579">
        <w:t>in</w:t>
      </w:r>
      <w:r w:rsidRPr="00733E59">
        <w:t xml:space="preserve"> </w:t>
      </w:r>
      <w:r w:rsidR="00313783">
        <w:t xml:space="preserve">the price of one type of </w:t>
      </w:r>
      <w:r w:rsidRPr="00733E59">
        <w:t>energy.</w:t>
      </w:r>
      <w:r>
        <w:t xml:space="preserve"> The remaining </w:t>
      </w:r>
      <w:r w:rsidR="0094232F">
        <w:t>sub</w:t>
      </w:r>
      <w:r>
        <w:t xml:space="preserve">sections outline the specific model structure across sectors included in the ADAGE </w:t>
      </w:r>
      <w:r w:rsidR="00313783">
        <w:t>model</w:t>
      </w:r>
      <w:r>
        <w:t xml:space="preserve">. </w:t>
      </w:r>
    </w:p>
    <w:p w:rsidRPr="00733E59" w:rsidR="00B93346" w:rsidP="008179AB" w:rsidRDefault="00B27448" w14:paraId="2AF27691" w14:textId="4336E790">
      <w:pPr>
        <w:pStyle w:val="Heading3"/>
      </w:pPr>
      <w:bookmarkStart w:name="_Toc503712058" w:id="67"/>
      <w:bookmarkStart w:name="_Toc503712808" w:id="68"/>
      <w:bookmarkStart w:name="_Toc504465562" w:id="69"/>
      <w:bookmarkStart w:name="_Toc118979520" w:id="70"/>
      <w:r>
        <w:t xml:space="preserve">General </w:t>
      </w:r>
      <w:r w:rsidR="00DC632D">
        <w:t>Industry</w:t>
      </w:r>
      <w:r w:rsidRPr="00733E59" w:rsidR="00DC632D">
        <w:t xml:space="preserve"> </w:t>
      </w:r>
      <w:r w:rsidRPr="00733E59" w:rsidR="00B93346">
        <w:t xml:space="preserve">and </w:t>
      </w:r>
      <w:bookmarkEnd w:id="67"/>
      <w:bookmarkEnd w:id="68"/>
      <w:r w:rsidR="00B93346">
        <w:t>S</w:t>
      </w:r>
      <w:r w:rsidRPr="00733E59" w:rsidR="00B93346">
        <w:t>ervices</w:t>
      </w:r>
      <w:bookmarkEnd w:id="69"/>
      <w:bookmarkEnd w:id="70"/>
    </w:p>
    <w:p w:rsidRPr="00733E59" w:rsidR="00B93346" w:rsidP="000A2400" w:rsidRDefault="00B93346" w14:paraId="32BB615C" w14:textId="6DE08E90">
      <w:pPr>
        <w:pStyle w:val="BodyText"/>
      </w:pPr>
      <w:r>
        <w:t xml:space="preserve">The </w:t>
      </w:r>
      <w:r w:rsidR="00E803E9">
        <w:t xml:space="preserve">sectors for </w:t>
      </w:r>
      <w:r w:rsidR="00B27448">
        <w:t xml:space="preserve">general </w:t>
      </w:r>
      <w:r w:rsidR="00DC632D">
        <w:t>industry</w:t>
      </w:r>
      <w:r w:rsidRPr="00733E59" w:rsidR="00DC632D">
        <w:t xml:space="preserve"> </w:t>
      </w:r>
      <w:r w:rsidRPr="00733E59">
        <w:t>and services</w:t>
      </w:r>
      <w:r w:rsidR="003A2BC2">
        <w:t xml:space="preserve"> </w:t>
      </w:r>
      <w:r w:rsidRPr="00733E59">
        <w:t xml:space="preserve">covered in this </w:t>
      </w:r>
      <w:r w:rsidR="0094232F">
        <w:t>subsection</w:t>
      </w:r>
      <w:r w:rsidRPr="00733E59">
        <w:t xml:space="preserve"> </w:t>
      </w:r>
      <w:r w:rsidR="00441ED0">
        <w:t>are</w:t>
      </w:r>
      <w:r w:rsidRPr="00733E59">
        <w:t xml:space="preserve"> food (</w:t>
      </w:r>
      <w:proofErr w:type="spellStart"/>
      <w:r w:rsidRPr="00733E59">
        <w:t>M</w:t>
      </w:r>
      <w:r>
        <w:t>ea</w:t>
      </w:r>
      <w:proofErr w:type="spellEnd"/>
      <w:r w:rsidRPr="00733E59">
        <w:t>, V</w:t>
      </w:r>
      <w:r>
        <w:t>ol</w:t>
      </w:r>
      <w:r w:rsidRPr="00733E59">
        <w:t xml:space="preserve">, </w:t>
      </w:r>
      <w:proofErr w:type="spellStart"/>
      <w:r w:rsidRPr="00733E59">
        <w:t>O</w:t>
      </w:r>
      <w:r>
        <w:t>fd</w:t>
      </w:r>
      <w:proofErr w:type="spellEnd"/>
      <w:r w:rsidRPr="00733E59">
        <w:t>), manufacturing (</w:t>
      </w:r>
      <w:proofErr w:type="spellStart"/>
      <w:r w:rsidRPr="00733E59">
        <w:t>E</w:t>
      </w:r>
      <w:r>
        <w:t>im</w:t>
      </w:r>
      <w:proofErr w:type="spellEnd"/>
      <w:r w:rsidRPr="00733E59">
        <w:t>, M</w:t>
      </w:r>
      <w:r>
        <w:t>an</w:t>
      </w:r>
      <w:r w:rsidRPr="00733E59">
        <w:t>), service</w:t>
      </w:r>
      <w:r w:rsidR="00B7645A">
        <w:t>s</w:t>
      </w:r>
      <w:r w:rsidRPr="00733E59">
        <w:t xml:space="preserve"> (</w:t>
      </w:r>
      <w:proofErr w:type="spellStart"/>
      <w:r w:rsidRPr="00733E59">
        <w:t>S</w:t>
      </w:r>
      <w:r>
        <w:t>rv</w:t>
      </w:r>
      <w:proofErr w:type="spellEnd"/>
      <w:r w:rsidRPr="00733E59">
        <w:t xml:space="preserve">), and conventional </w:t>
      </w:r>
      <w:r w:rsidR="00FA61C5">
        <w:t>non</w:t>
      </w:r>
      <w:r w:rsidR="00F20ACF">
        <w:t xml:space="preserve">road </w:t>
      </w:r>
      <w:r w:rsidRPr="00733E59">
        <w:t>transportation services (</w:t>
      </w:r>
      <w:proofErr w:type="spellStart"/>
      <w:r w:rsidRPr="00733E59">
        <w:t>AirP</w:t>
      </w:r>
      <w:proofErr w:type="spellEnd"/>
      <w:r w:rsidRPr="00733E59">
        <w:t xml:space="preserve">, </w:t>
      </w:r>
      <w:proofErr w:type="spellStart"/>
      <w:r w:rsidRPr="00733E59">
        <w:t>WtrP</w:t>
      </w:r>
      <w:proofErr w:type="spellEnd"/>
      <w:r w:rsidRPr="00733E59">
        <w:t xml:space="preserve">, </w:t>
      </w:r>
      <w:proofErr w:type="spellStart"/>
      <w:r w:rsidRPr="00733E59">
        <w:t>RalF</w:t>
      </w:r>
      <w:proofErr w:type="spellEnd"/>
      <w:r w:rsidRPr="00733E59">
        <w:t xml:space="preserve">, </w:t>
      </w:r>
      <w:proofErr w:type="spellStart"/>
      <w:r w:rsidRPr="00733E59">
        <w:t>RalP</w:t>
      </w:r>
      <w:proofErr w:type="spellEnd"/>
      <w:r w:rsidRPr="00733E59">
        <w:t xml:space="preserve">, </w:t>
      </w:r>
      <w:proofErr w:type="spellStart"/>
      <w:r w:rsidRPr="00733E59">
        <w:t>Otrn</w:t>
      </w:r>
      <w:proofErr w:type="spellEnd"/>
      <w:r w:rsidRPr="00733E59">
        <w:t>). The</w:t>
      </w:r>
      <w:r w:rsidR="007805BC">
        <w:t>se</w:t>
      </w:r>
      <w:r w:rsidR="00CD065E">
        <w:t xml:space="preserve"> </w:t>
      </w:r>
      <w:r w:rsidR="00345258">
        <w:t xml:space="preserve">industry </w:t>
      </w:r>
      <w:r w:rsidR="00AE458B">
        <w:t xml:space="preserve">and service </w:t>
      </w:r>
      <w:r w:rsidR="003A2BC2">
        <w:t>sectors</w:t>
      </w:r>
      <w:r w:rsidR="00D466F6">
        <w:t xml:space="preserve"> </w:t>
      </w:r>
      <w:r w:rsidR="00DD390D">
        <w:t>have s</w:t>
      </w:r>
      <w:r w:rsidRPr="00733E59" w:rsidR="00DD390D">
        <w:t>imilar production structure</w:t>
      </w:r>
      <w:r w:rsidR="00B7645A">
        <w:t>s</w:t>
      </w:r>
      <w:r w:rsidR="00DD390D">
        <w:t xml:space="preserve"> and </w:t>
      </w:r>
      <w:r w:rsidRPr="00733E59">
        <w:t xml:space="preserve">represent </w:t>
      </w:r>
      <w:r w:rsidR="0025769A">
        <w:t>most</w:t>
      </w:r>
      <w:r w:rsidRPr="00733E59">
        <w:t xml:space="preserve"> gross output </w:t>
      </w:r>
      <w:r>
        <w:t xml:space="preserve">produced </w:t>
      </w:r>
      <w:r w:rsidRPr="00733E59">
        <w:t>in m</w:t>
      </w:r>
      <w:r>
        <w:t>any of the world</w:t>
      </w:r>
      <w:r w:rsidR="00B124DA">
        <w:t>’</w:t>
      </w:r>
      <w:r>
        <w:t>s economies</w:t>
      </w:r>
      <w:r w:rsidRPr="00733E59">
        <w:t xml:space="preserve">. </w:t>
      </w:r>
      <w:r w:rsidR="00E83DCD">
        <w:t>T</w:t>
      </w:r>
      <w:r w:rsidRPr="00733E59">
        <w:t>he</w:t>
      </w:r>
      <w:r>
        <w:t xml:space="preserve"> production</w:t>
      </w:r>
      <w:r w:rsidRPr="00733E59">
        <w:t xml:space="preserve"> structure for</w:t>
      </w:r>
      <w:r>
        <w:t xml:space="preserve"> </w:t>
      </w:r>
      <w:r w:rsidRPr="00733E59">
        <w:t>conventional on-road transportation services has a slightly different CES structure</w:t>
      </w:r>
      <w:r>
        <w:t>;</w:t>
      </w:r>
      <w:r w:rsidRPr="00733E59">
        <w:t xml:space="preserve"> thus</w:t>
      </w:r>
      <w:r>
        <w:t>,</w:t>
      </w:r>
      <w:r w:rsidRPr="00733E59">
        <w:t xml:space="preserve"> </w:t>
      </w:r>
      <w:r>
        <w:t xml:space="preserve">it is </w:t>
      </w:r>
      <w:r w:rsidRPr="00733E59">
        <w:t xml:space="preserve">discussed </w:t>
      </w:r>
      <w:r w:rsidR="00505691">
        <w:t>separately</w:t>
      </w:r>
      <w:r>
        <w:t xml:space="preserve"> in</w:t>
      </w:r>
      <w:r w:rsidRPr="00733E59">
        <w:t xml:space="preserve"> </w:t>
      </w:r>
      <w:r w:rsidR="0044750F">
        <w:t>Section</w:t>
      </w:r>
      <w:r w:rsidRPr="00733E59" w:rsidR="0044750F">
        <w:t xml:space="preserve"> </w:t>
      </w:r>
      <w:r w:rsidRPr="00733E59">
        <w:t>3.4.4.</w:t>
      </w:r>
      <w:r>
        <w:t xml:space="preserve"> </w:t>
      </w:r>
    </w:p>
    <w:p w:rsidRPr="00733E59" w:rsidR="00B93346" w:rsidP="008179AB" w:rsidRDefault="00B93346" w14:paraId="5992CCBE" w14:textId="1832A2B0">
      <w:pPr>
        <w:pStyle w:val="BodyText"/>
      </w:pPr>
      <w:r w:rsidRPr="00733E59">
        <w:t xml:space="preserve">The nested CES production structure for </w:t>
      </w:r>
      <w:r w:rsidR="00C53D64">
        <w:t>general industry</w:t>
      </w:r>
      <w:r w:rsidRPr="00733E59">
        <w:t xml:space="preserve"> and services </w:t>
      </w:r>
      <w:r w:rsidR="00900C36">
        <w:t xml:space="preserve">sectors </w:t>
      </w:r>
      <w:r>
        <w:t>(</w:t>
      </w:r>
      <w:r w:rsidRPr="00733E59">
        <w:t>other than on-road transportation</w:t>
      </w:r>
      <w:r>
        <w:t>)</w:t>
      </w:r>
      <w:r w:rsidRPr="00733E59">
        <w:t xml:space="preserve"> is shown in Figure 3-</w:t>
      </w:r>
      <w:r w:rsidR="0044750F">
        <w:t>4</w:t>
      </w:r>
      <w:r w:rsidRPr="00733E59">
        <w:t>. Intermediate inputs (materials),</w:t>
      </w:r>
      <w:r>
        <w:t xml:space="preserve"> </w:t>
      </w:r>
      <w:r w:rsidRPr="00733E59">
        <w:t>which are</w:t>
      </w:r>
      <w:r w:rsidR="00537CB4">
        <w:t xml:space="preserve"> purchased as</w:t>
      </w:r>
      <w:r w:rsidRPr="00733E59">
        <w:t xml:space="preserve"> </w:t>
      </w:r>
      <w:proofErr w:type="spellStart"/>
      <w:r w:rsidRPr="00733E59">
        <w:t>Armington</w:t>
      </w:r>
      <w:proofErr w:type="spellEnd"/>
      <w:r w:rsidRPr="00733E59">
        <w:t xml:space="preserve"> </w:t>
      </w:r>
      <w:r w:rsidR="0063669A">
        <w:t>aggregates</w:t>
      </w:r>
      <w:r w:rsidRPr="00733E59" w:rsidR="0063669A">
        <w:t xml:space="preserve"> </w:t>
      </w:r>
      <w:r w:rsidRPr="00733E59">
        <w:t xml:space="preserve">of domestic and imported goods </w:t>
      </w:r>
      <w:r>
        <w:t xml:space="preserve">in conjunction with the energy composite </w:t>
      </w:r>
      <w:r w:rsidRPr="00733E59">
        <w:t xml:space="preserve">and value-added (capital and labor), </w:t>
      </w:r>
      <w:r>
        <w:t>are</w:t>
      </w:r>
      <w:r w:rsidRPr="00733E59">
        <w:t xml:space="preserve"> at the top of the CES nest </w:t>
      </w:r>
      <w:r>
        <w:t>with</w:t>
      </w:r>
      <w:r w:rsidRPr="00733E59">
        <w:t xml:space="preserve"> fixed proportions (</w:t>
      </w:r>
      <w:r w:rsidRPr="00F65C48">
        <w:rPr>
          <w:i/>
        </w:rPr>
        <w:t>σ</w:t>
      </w:r>
      <w:r w:rsidRPr="00F65C48">
        <w:rPr>
          <w:i/>
          <w:position w:val="-2"/>
          <w:vertAlign w:val="subscript"/>
        </w:rPr>
        <w:t>mat</w:t>
      </w:r>
      <m:oMath>
        <m:r>
          <w:rPr>
            <w:rFonts w:ascii="Cambria Math" w:hAnsi="Cambria Math"/>
          </w:rPr>
          <m:t>=0</m:t>
        </m:r>
      </m:oMath>
      <w:r w:rsidR="00BE7BEF">
        <w:t>)</w:t>
      </w:r>
      <w:r>
        <w:t>.</w:t>
      </w:r>
      <w:r w:rsidRPr="00733E59">
        <w:t xml:space="preserve"> </w:t>
      </w:r>
      <w:r>
        <w:t xml:space="preserve">In </w:t>
      </w:r>
      <w:r w:rsidR="0044750F">
        <w:t xml:space="preserve">figures </w:t>
      </w:r>
      <w:r w:rsidR="00BE7BEF">
        <w:t>that represent production structures</w:t>
      </w:r>
      <w:r>
        <w:t xml:space="preserve">, </w:t>
      </w:r>
      <w:r w:rsidRPr="00733E59">
        <w:t>we use horizontal line</w:t>
      </w:r>
      <w:r>
        <w:t>s</w:t>
      </w:r>
      <w:r w:rsidRPr="00733E59">
        <w:t xml:space="preserve"> to represent </w:t>
      </w:r>
      <w:r w:rsidRPr="00733E59" w:rsidR="0025769A">
        <w:t>fixed</w:t>
      </w:r>
      <w:r w:rsidR="0025769A">
        <w:t>-</w:t>
      </w:r>
      <w:r w:rsidRPr="00733E59" w:rsidR="0025769A">
        <w:t>proportion</w:t>
      </w:r>
      <w:r w:rsidR="0025769A">
        <w:t>, Leontief production structures</w:t>
      </w:r>
      <w:r w:rsidRPr="00733E59">
        <w:t xml:space="preserve">. The energy/value-added, composed from </w:t>
      </w:r>
      <w:r>
        <w:t xml:space="preserve">the </w:t>
      </w:r>
      <w:r w:rsidRPr="00733E59">
        <w:t>energy composite and value-added from labor and capital, possess</w:t>
      </w:r>
      <w:r>
        <w:t>es</w:t>
      </w:r>
      <w:r w:rsidRPr="00733E59">
        <w:t xml:space="preserve"> an elasticity of substitution (</w:t>
      </w:r>
      <w:r w:rsidRPr="00F65C48">
        <w:rPr>
          <w:i/>
        </w:rPr>
        <w:t>σ</w:t>
      </w:r>
      <w:proofErr w:type="spellStart"/>
      <w:r w:rsidRPr="00F65C48">
        <w:rPr>
          <w:i/>
          <w:position w:val="-2"/>
          <w:vertAlign w:val="subscript"/>
        </w:rPr>
        <w:t>eva</w:t>
      </w:r>
      <w:proofErr w:type="spellEnd"/>
      <w:r w:rsidRPr="00733E59">
        <w:t xml:space="preserve">) </w:t>
      </w:r>
      <w:r>
        <w:t>of</w:t>
      </w:r>
      <w:r w:rsidRPr="00733E59">
        <w:t xml:space="preserve"> 1 at the reference year</w:t>
      </w:r>
      <w:r w:rsidR="00D7163F">
        <w:t xml:space="preserve"> and </w:t>
      </w:r>
      <w:r w:rsidR="00D7163F">
        <w:rPr>
          <w:color w:val="000000" w:themeColor="text1"/>
        </w:rPr>
        <w:t>grows to 1.5 linearly by 2050</w:t>
      </w:r>
      <w:r w:rsidRPr="00733E59">
        <w:t>. Th</w:t>
      </w:r>
      <w:r>
        <w:t>is</w:t>
      </w:r>
      <w:r w:rsidRPr="00733E59">
        <w:t xml:space="preserve"> </w:t>
      </w:r>
      <w:r w:rsidRPr="007D789B">
        <w:t>measure</w:t>
      </w:r>
      <w:r w:rsidRPr="00733E59">
        <w:t xml:space="preserve"> controls overall energy-efficiency improvements that can be achieved by substituting capital and labor for energy in production. Within this structure, the elasticity for energy/valued-added (</w:t>
      </w:r>
      <w:r w:rsidRPr="00F65C48">
        <w:rPr>
          <w:i/>
        </w:rPr>
        <w:t>σ</w:t>
      </w:r>
      <w:proofErr w:type="spellStart"/>
      <w:r w:rsidRPr="00F65C48">
        <w:rPr>
          <w:i/>
          <w:position w:val="-2"/>
          <w:vertAlign w:val="subscript"/>
        </w:rPr>
        <w:t>eva</w:t>
      </w:r>
      <w:proofErr w:type="spellEnd"/>
      <w:r w:rsidRPr="00733E59">
        <w:t xml:space="preserve">) and </w:t>
      </w:r>
      <w:r>
        <w:t xml:space="preserve">the </w:t>
      </w:r>
      <w:r w:rsidRPr="00733E59">
        <w:t>two energy elasticities (</w:t>
      </w:r>
      <w:r w:rsidRPr="00F65C48">
        <w:rPr>
          <w:i/>
        </w:rPr>
        <w:t>σ</w:t>
      </w:r>
      <w:proofErr w:type="spellStart"/>
      <w:r w:rsidRPr="00F65C48">
        <w:rPr>
          <w:i/>
          <w:position w:val="-2"/>
          <w:vertAlign w:val="subscript"/>
        </w:rPr>
        <w:t>enoe</w:t>
      </w:r>
      <w:proofErr w:type="spellEnd"/>
      <w:r w:rsidRPr="00F65C48">
        <w:rPr>
          <w:i/>
          <w:position w:val="-2"/>
        </w:rPr>
        <w:t xml:space="preserve"> </w:t>
      </w:r>
      <w:r w:rsidRPr="00733E59">
        <w:t xml:space="preserve">and </w:t>
      </w:r>
      <w:r w:rsidRPr="00F65C48">
        <w:rPr>
          <w:i/>
        </w:rPr>
        <w:t>σ</w:t>
      </w:r>
      <w:proofErr w:type="spellStart"/>
      <w:r w:rsidRPr="00F65C48">
        <w:rPr>
          <w:i/>
          <w:position w:val="-2"/>
          <w:vertAlign w:val="subscript"/>
        </w:rPr>
        <w:t>en</w:t>
      </w:r>
      <w:proofErr w:type="spellEnd"/>
      <w:r w:rsidRPr="00733E59">
        <w:t xml:space="preserve">) have the </w:t>
      </w:r>
      <w:r>
        <w:t>greatest</w:t>
      </w:r>
      <w:r w:rsidRPr="00733E59">
        <w:t xml:space="preserve"> impact</w:t>
      </w:r>
      <w:r>
        <w:t xml:space="preserve"> </w:t>
      </w:r>
      <w:r w:rsidR="003B14A2">
        <w:t xml:space="preserve">on production possibilities </w:t>
      </w:r>
      <w:r w:rsidRPr="00733E59">
        <w:t xml:space="preserve">when examining energy and environmental policies because they control </w:t>
      </w:r>
      <w:r>
        <w:t>both</w:t>
      </w:r>
      <w:r w:rsidRPr="00733E59">
        <w:t xml:space="preserve"> efficiency improvements and fuel switching.</w:t>
      </w:r>
    </w:p>
    <w:p w:rsidRPr="00733E59" w:rsidR="00B93346" w:rsidP="008179AB" w:rsidRDefault="00A375D3" w14:paraId="6FC56DB3" w14:textId="6EE49C05">
      <w:pPr>
        <w:pStyle w:val="BodyText"/>
      </w:pPr>
      <w:r>
        <w:t xml:space="preserve">If a sector </w:t>
      </w:r>
      <w:r w:rsidR="00746C39">
        <w:t>jointly produces multiple goods</w:t>
      </w:r>
      <w:r w:rsidR="000577D2">
        <w:t xml:space="preserve"> (e.g., in biofuels production)</w:t>
      </w:r>
      <w:r>
        <w:t xml:space="preserve">, a </w:t>
      </w:r>
      <w:r w:rsidR="009A6EE6">
        <w:t xml:space="preserve">constant elasticity of transformation </w:t>
      </w:r>
      <w:r w:rsidR="00304E99">
        <w:t xml:space="preserve">(CET) </w:t>
      </w:r>
      <w:r w:rsidR="00B93346">
        <w:t xml:space="preserve">is </w:t>
      </w:r>
      <w:r w:rsidR="00DD60B3">
        <w:t xml:space="preserve">introduced </w:t>
      </w:r>
      <w:r w:rsidRPr="00733E59" w:rsidR="00B93346">
        <w:t xml:space="preserve">to account for </w:t>
      </w:r>
      <w:r w:rsidR="0044750F">
        <w:t xml:space="preserve">the </w:t>
      </w:r>
      <w:r w:rsidR="00630E57">
        <w:t xml:space="preserve">relationship between the sector and its coproduct. </w:t>
      </w:r>
      <w:r w:rsidR="000437C5">
        <w:t>O</w:t>
      </w:r>
      <w:r w:rsidRPr="00733E59" w:rsidR="00B93346">
        <w:t>il meal (</w:t>
      </w:r>
      <m:oMath>
        <m:r>
          <m:rPr>
            <m:sty m:val="p"/>
          </m:rPr>
          <w:rPr>
            <w:rFonts w:ascii="Cambria Math" w:hAnsi="Cambria Math"/>
          </w:rPr>
          <m:t>Omel</m:t>
        </m:r>
      </m:oMath>
      <w:r w:rsidRPr="00733E59" w:rsidR="00B93346">
        <w:t xml:space="preserve">), </w:t>
      </w:r>
      <w:r w:rsidR="007720B2">
        <w:t xml:space="preserve">which is </w:t>
      </w:r>
      <w:r w:rsidR="00B93346">
        <w:t>a</w:t>
      </w:r>
      <w:r w:rsidRPr="00733E59" w:rsidR="00B93346">
        <w:t xml:space="preserve"> coproduct of vegetable oil</w:t>
      </w:r>
      <w:r w:rsidR="007720B2">
        <w:t xml:space="preserve"> production</w:t>
      </w:r>
      <w:r w:rsidRPr="00733E59" w:rsidR="00B93346">
        <w:t xml:space="preserve">, </w:t>
      </w:r>
      <w:r w:rsidR="00B93346">
        <w:t>is included in the</w:t>
      </w:r>
      <w:r w:rsidRPr="00733E59" w:rsidR="00B93346">
        <w:t xml:space="preserve"> vegetable oil production structure (V</w:t>
      </w:r>
      <w:r w:rsidR="00B93346">
        <w:t>ol</w:t>
      </w:r>
      <w:r w:rsidRPr="00733E59" w:rsidR="00B93346">
        <w:t xml:space="preserve">) </w:t>
      </w:r>
      <w:r w:rsidR="00B93346">
        <w:t>with a</w:t>
      </w:r>
      <w:r w:rsidRPr="00733E59" w:rsidR="00B93346">
        <w:t xml:space="preserve"> fixed </w:t>
      </w:r>
      <w:r w:rsidR="00B93346">
        <w:t xml:space="preserve">production </w:t>
      </w:r>
      <w:r w:rsidRPr="00733E59" w:rsidR="00B93346">
        <w:t xml:space="preserve">share </w:t>
      </w:r>
      <w:r w:rsidR="00B93346">
        <w:t>relative to</w:t>
      </w:r>
      <w:r w:rsidRPr="00733E59" w:rsidR="00B93346">
        <w:t xml:space="preserve"> vegetable oil</w:t>
      </w:r>
      <w:r w:rsidR="00B93346">
        <w:t xml:space="preserve"> production</w:t>
      </w:r>
      <w:r w:rsidR="00AB2324">
        <w:t xml:space="preserve"> (1 ton of soybean produces 0.8</w:t>
      </w:r>
      <w:r w:rsidR="00665DB7">
        <w:t>0</w:t>
      </w:r>
      <w:r w:rsidR="00AB2324">
        <w:t xml:space="preserve"> tons of </w:t>
      </w:r>
      <w:proofErr w:type="spellStart"/>
      <w:r w:rsidR="00AB2324">
        <w:t>Omel</w:t>
      </w:r>
      <w:proofErr w:type="spellEnd"/>
      <w:r w:rsidR="00AB2324">
        <w:t xml:space="preserve"> and 0.19 tons of Vol)</w:t>
      </w:r>
      <w:r w:rsidRPr="00733E59" w:rsidR="00B93346">
        <w:t xml:space="preserve">. </w:t>
      </w:r>
      <w:r w:rsidR="00B93346">
        <w:t xml:space="preserve">This relationship assumes that </w:t>
      </w:r>
      <w:r w:rsidRPr="00733E59" w:rsidR="00B93346">
        <w:t xml:space="preserve">any </w:t>
      </w:r>
      <w:r w:rsidR="00B93346">
        <w:t>improvement to</w:t>
      </w:r>
      <w:r w:rsidRPr="00733E59" w:rsidR="00B93346">
        <w:t xml:space="preserve"> the conversion rate of vegetable oil will have </w:t>
      </w:r>
      <w:r w:rsidR="00B93346">
        <w:t>an</w:t>
      </w:r>
      <w:r w:rsidRPr="00733E59" w:rsidR="00B93346">
        <w:t xml:space="preserve"> equivalent effect on oil meal.</w:t>
      </w:r>
    </w:p>
    <w:p w:rsidRPr="00733E59" w:rsidR="00B93346" w:rsidP="007978C1" w:rsidRDefault="00B16BFB" w14:paraId="040E57EE" w14:textId="6997EC49">
      <w:pPr>
        <w:pStyle w:val="FigureTitle"/>
      </w:pPr>
      <w:bookmarkStart w:name="_Toc109114827" w:id="71"/>
      <w:bookmarkStart w:name="_Toc503449457" w:id="72"/>
      <w:bookmarkStart w:name="_Toc504485850" w:id="73"/>
      <w:bookmarkStart w:name="_Toc120007894" w:id="74"/>
      <w:r w:rsidRPr="00733E59">
        <w:t>Figure 3-</w:t>
      </w:r>
      <w:r w:rsidR="0044750F">
        <w:t>4</w:t>
      </w:r>
      <w:r>
        <w:t>.</w:t>
      </w:r>
      <w:r w:rsidRPr="00733E59">
        <w:t xml:space="preserve"> </w:t>
      </w:r>
      <w:r>
        <w:tab/>
      </w:r>
      <w:r w:rsidR="00B27448">
        <w:t>General Industry</w:t>
      </w:r>
      <w:r w:rsidRPr="00733E59" w:rsidR="00B27448">
        <w:t xml:space="preserve"> </w:t>
      </w:r>
      <w:r w:rsidRPr="00733E59">
        <w:t>and Services Production</w:t>
      </w:r>
      <w:bookmarkEnd w:id="71"/>
      <w:bookmarkEnd w:id="72"/>
      <w:bookmarkEnd w:id="73"/>
      <w:r w:rsidR="00ED7D12">
        <w:t xml:space="preserve"> Structure</w:t>
      </w:r>
      <w:r w:rsidR="00F147A3">
        <w:t>*</w:t>
      </w:r>
      <w:bookmarkEnd w:id="74"/>
    </w:p>
    <w:p w:rsidR="00B93346" w:rsidP="008179AB" w:rsidRDefault="00B93346" w14:paraId="354FE827" w14:textId="0A537A8C">
      <w:r w:rsidRPr="00733E59">
        <w:rPr>
          <w:noProof/>
        </w:rPr>
        <mc:AlternateContent>
          <mc:Choice Requires="wpc">
            <w:drawing>
              <wp:inline distT="0" distB="0" distL="0" distR="0" wp14:anchorId="3C3D8FA7" wp14:editId="0368F353">
                <wp:extent cx="5613677" cy="2974340"/>
                <wp:effectExtent l="0" t="0" r="25400" b="16510"/>
                <wp:docPr id="437" name="Canvas 4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56" name="Text Box 91"/>
                        <wps:cNvSpPr txBox="1">
                          <a:spLocks noChangeArrowheads="1"/>
                        </wps:cNvSpPr>
                        <wps:spPr bwMode="auto">
                          <a:xfrm>
                            <a:off x="973345" y="1294296"/>
                            <a:ext cx="1828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D82C7F" w14:paraId="74C956B5" w14:textId="77777777">
                              <w:pPr>
                                <w:jc w:val="center"/>
                                <w:rPr>
                                  <w:sz w:val="20"/>
                                </w:rPr>
                              </w:pPr>
                              <w:r w:rsidRPr="00775014">
                                <w:rPr>
                                  <w:sz w:val="20"/>
                                </w:rPr>
                                <w:t>Energy Composite</w:t>
                              </w:r>
                            </w:p>
                            <w:p w:rsidRPr="00775014" w:rsidR="00D82C7F" w:rsidP="00B93346" w:rsidRDefault="00D82C7F" w14:paraId="6B106659" w14:textId="77777777">
                              <w:pPr>
                                <w:jc w:val="center"/>
                                <w:rPr>
                                  <w:sz w:val="20"/>
                                </w:rPr>
                              </w:pPr>
                            </w:p>
                          </w:txbxContent>
                        </wps:txbx>
                        <wps:bodyPr rot="0" vert="horz" wrap="square" lIns="91440" tIns="45720" rIns="91440" bIns="45720" anchor="t" anchorCtr="0" upright="1">
                          <a:noAutofit/>
                        </wps:bodyPr>
                      </wps:wsp>
                      <wps:wsp>
                        <wps:cNvPr id="59" name="Line 92"/>
                        <wps:cNvCnPr>
                          <a:cxnSpLocks noChangeShapeType="1"/>
                        </wps:cNvCnPr>
                        <wps:spPr bwMode="auto">
                          <a:xfrm flipH="1">
                            <a:off x="1223963" y="1562852"/>
                            <a:ext cx="642269" cy="3500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93"/>
                        <wps:cNvCnPr>
                          <a:cxnSpLocks noChangeShapeType="1"/>
                        </wps:cNvCnPr>
                        <wps:spPr bwMode="auto">
                          <a:xfrm>
                            <a:off x="1866232" y="1570389"/>
                            <a:ext cx="572168" cy="3767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Text Box 94"/>
                        <wps:cNvSpPr txBox="1">
                          <a:spLocks noChangeArrowheads="1"/>
                        </wps:cNvSpPr>
                        <wps:spPr bwMode="auto">
                          <a:xfrm>
                            <a:off x="673333" y="1947140"/>
                            <a:ext cx="85725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D82C7F" w14:paraId="1E631306" w14:textId="77777777">
                              <w:pPr>
                                <w:jc w:val="center"/>
                                <w:rPr>
                                  <w:sz w:val="20"/>
                                </w:rPr>
                              </w:pPr>
                              <w:r w:rsidRPr="00775014">
                                <w:rPr>
                                  <w:sz w:val="20"/>
                                </w:rPr>
                                <w:t>Electricity</w:t>
                              </w:r>
                            </w:p>
                          </w:txbxContent>
                        </wps:txbx>
                        <wps:bodyPr rot="0" vert="horz" wrap="square" lIns="91440" tIns="45720" rIns="91440" bIns="45720" anchor="t" anchorCtr="0" upright="1">
                          <a:noAutofit/>
                        </wps:bodyPr>
                      </wps:wsp>
                      <wps:wsp>
                        <wps:cNvPr id="931" name="Text Box 96"/>
                        <wps:cNvSpPr txBox="1">
                          <a:spLocks noChangeArrowheads="1"/>
                        </wps:cNvSpPr>
                        <wps:spPr bwMode="auto">
                          <a:xfrm>
                            <a:off x="0" y="2670215"/>
                            <a:ext cx="2348178" cy="304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25769A" w14:paraId="237AA93D" w14:textId="469B6CFA">
                              <w:pPr>
                                <w:jc w:val="center"/>
                              </w:pPr>
                              <w:r>
                                <w:rPr>
                                  <w:sz w:val="20"/>
                                </w:rPr>
                                <w:t>Coal, Gas, Oil, Nuclear,</w:t>
                              </w:r>
                              <w:r w:rsidR="002F2B43">
                                <w:rPr>
                                  <w:sz w:val="20"/>
                                </w:rPr>
                                <w:t xml:space="preserve"> Hydro</w:t>
                              </w:r>
                              <w:r w:rsidR="00FA266B">
                                <w:rPr>
                                  <w:sz w:val="20"/>
                                </w:rPr>
                                <w:t>….</w:t>
                              </w:r>
                            </w:p>
                          </w:txbxContent>
                        </wps:txbx>
                        <wps:bodyPr rot="0" vert="horz" wrap="square" lIns="91440" tIns="45720" rIns="91440" bIns="45720" anchor="t" anchorCtr="0" upright="1">
                          <a:noAutofit/>
                        </wps:bodyPr>
                      </wps:wsp>
                      <wps:wsp>
                        <wps:cNvPr id="932" name="Text Box 97"/>
                        <wps:cNvSpPr txBox="1">
                          <a:spLocks noChangeArrowheads="1"/>
                        </wps:cNvSpPr>
                        <wps:spPr bwMode="auto">
                          <a:xfrm>
                            <a:off x="3686369" y="1917706"/>
                            <a:ext cx="838200" cy="342900"/>
                          </a:xfrm>
                          <a:prstGeom prst="rect">
                            <a:avLst/>
                          </a:prstGeom>
                          <a:noFill/>
                          <a:ln>
                            <a:noFill/>
                          </a:ln>
                        </wps:spPr>
                        <wps:txbx>
                          <w:txbxContent>
                            <w:p w:rsidRPr="00775014" w:rsidR="00D82C7F" w:rsidP="00B93346" w:rsidRDefault="00D82C7F" w14:paraId="31F8008B" w14:textId="77777777">
                              <w:pPr>
                                <w:rPr>
                                  <w:sz w:val="20"/>
                                </w:rPr>
                              </w:pPr>
                              <w:r w:rsidRPr="00775014">
                                <w:rPr>
                                  <w:sz w:val="20"/>
                                </w:rPr>
                                <w:t>Capital</w:t>
                              </w:r>
                            </w:p>
                          </w:txbxContent>
                        </wps:txbx>
                        <wps:bodyPr rot="0" vert="horz" wrap="square" lIns="91440" tIns="45720" rIns="91440" bIns="45720" anchor="t" anchorCtr="0" upright="1">
                          <a:noAutofit/>
                        </wps:bodyPr>
                      </wps:wsp>
                      <wps:wsp>
                        <wps:cNvPr id="933" name="Arc 98"/>
                        <wps:cNvSpPr>
                          <a:spLocks/>
                        </wps:cNvSpPr>
                        <wps:spPr bwMode="auto">
                          <a:xfrm rot="13209131" flipH="1">
                            <a:off x="1623375" y="1359313"/>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Text Box 99"/>
                        <wps:cNvSpPr txBox="1">
                          <a:spLocks noChangeArrowheads="1"/>
                        </wps:cNvSpPr>
                        <wps:spPr bwMode="auto">
                          <a:xfrm>
                            <a:off x="2086178" y="1480519"/>
                            <a:ext cx="1066800" cy="258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B2B11" w:rsidR="00D82C7F" w:rsidP="00B93346" w:rsidRDefault="00541246" w14:paraId="4666D301"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enoe</m:t>
                                      </m:r>
                                    </m:sub>
                                  </m:sSub>
                                  <m:r>
                                    <w:rPr>
                                      <w:rFonts w:ascii="Cambria Math" w:hAnsi="Cambria Math"/>
                                      <w:sz w:val="20"/>
                                    </w:rPr>
                                    <m:t>=0.5</m:t>
                                  </m:r>
                                </m:oMath>
                              </m:oMathPara>
                            </w:p>
                          </w:txbxContent>
                        </wps:txbx>
                        <wps:bodyPr rot="0" vert="horz" wrap="square" lIns="91440" tIns="45720" rIns="91440" bIns="45720" anchor="t" anchorCtr="0" upright="1">
                          <a:noAutofit/>
                        </wps:bodyPr>
                      </wps:wsp>
                      <wps:wsp>
                        <wps:cNvPr id="935" name="Text Box 101"/>
                        <wps:cNvSpPr txBox="1">
                          <a:spLocks noChangeArrowheads="1"/>
                        </wps:cNvSpPr>
                        <wps:spPr bwMode="auto">
                          <a:xfrm>
                            <a:off x="4647121" y="1930251"/>
                            <a:ext cx="685800" cy="342900"/>
                          </a:xfrm>
                          <a:prstGeom prst="rect">
                            <a:avLst/>
                          </a:prstGeom>
                          <a:noFill/>
                          <a:ln>
                            <a:noFill/>
                          </a:ln>
                        </wps:spPr>
                        <wps:txbx>
                          <w:txbxContent>
                            <w:p w:rsidRPr="00775014" w:rsidR="00D82C7F" w:rsidP="00B93346" w:rsidRDefault="00D82C7F" w14:paraId="7BF9B46B" w14:textId="77777777">
                              <w:pPr>
                                <w:rPr>
                                  <w:sz w:val="20"/>
                                </w:rPr>
                              </w:pPr>
                              <w:r w:rsidRPr="00775014">
                                <w:rPr>
                                  <w:sz w:val="20"/>
                                </w:rPr>
                                <w:t>Labor</w:t>
                              </w:r>
                            </w:p>
                          </w:txbxContent>
                        </wps:txbx>
                        <wps:bodyPr rot="0" vert="horz" wrap="square" lIns="91440" tIns="45720" rIns="91440" bIns="45720" anchor="t" anchorCtr="0" upright="1">
                          <a:noAutofit/>
                        </wps:bodyPr>
                      </wps:wsp>
                      <wps:wsp>
                        <wps:cNvPr id="943" name="Text Box 102"/>
                        <wps:cNvSpPr txBox="1">
                          <a:spLocks noChangeArrowheads="1"/>
                        </wps:cNvSpPr>
                        <wps:spPr bwMode="auto">
                          <a:xfrm>
                            <a:off x="1990583" y="1913798"/>
                            <a:ext cx="1295400" cy="238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D82C7F" w14:paraId="416E3D71" w14:textId="023D1C0B">
                              <w:pPr>
                                <w:jc w:val="center"/>
                                <w:rPr>
                                  <w:sz w:val="20"/>
                                </w:rPr>
                              </w:pPr>
                              <w:r>
                                <w:rPr>
                                  <w:sz w:val="20"/>
                                </w:rPr>
                                <w:t>Non</w:t>
                              </w:r>
                              <w:r w:rsidR="0025769A">
                                <w:rPr>
                                  <w:sz w:val="20"/>
                                </w:rPr>
                                <w:t>-</w:t>
                              </w:r>
                              <w:r>
                                <w:rPr>
                                  <w:sz w:val="20"/>
                                </w:rPr>
                                <w:t>el</w:t>
                              </w:r>
                              <w:r w:rsidRPr="00775014">
                                <w:rPr>
                                  <w:sz w:val="20"/>
                                </w:rPr>
                                <w:t>ectricity</w:t>
                              </w:r>
                            </w:p>
                          </w:txbxContent>
                        </wps:txbx>
                        <wps:bodyPr rot="0" vert="horz" wrap="square" lIns="91440" tIns="45720" rIns="91440" bIns="45720" anchor="t" anchorCtr="0" upright="1">
                          <a:noAutofit/>
                        </wps:bodyPr>
                      </wps:wsp>
                      <wps:wsp>
                        <wps:cNvPr id="945" name="Line 103"/>
                        <wps:cNvCnPr>
                          <a:cxnSpLocks noChangeShapeType="1"/>
                        </wps:cNvCnPr>
                        <wps:spPr bwMode="auto">
                          <a:xfrm flipH="1">
                            <a:off x="326190" y="2140717"/>
                            <a:ext cx="759155" cy="4950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104"/>
                        <wps:cNvCnPr>
                          <a:cxnSpLocks noChangeShapeType="1"/>
                        </wps:cNvCnPr>
                        <wps:spPr bwMode="auto">
                          <a:xfrm flipH="1">
                            <a:off x="3919875" y="1637196"/>
                            <a:ext cx="457200" cy="3359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rc 106"/>
                        <wps:cNvSpPr>
                          <a:spLocks/>
                        </wps:cNvSpPr>
                        <wps:spPr bwMode="auto">
                          <a:xfrm rot="13209131" flipH="1">
                            <a:off x="812929" y="1898114"/>
                            <a:ext cx="517637" cy="48273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108"/>
                        <wps:cNvSpPr>
                          <a:spLocks/>
                        </wps:cNvSpPr>
                        <wps:spPr bwMode="auto">
                          <a:xfrm rot="13209131" flipH="1">
                            <a:off x="4111745" y="1411690"/>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Text Box 112"/>
                        <wps:cNvSpPr txBox="1">
                          <a:spLocks noChangeArrowheads="1"/>
                        </wps:cNvSpPr>
                        <wps:spPr bwMode="auto">
                          <a:xfrm>
                            <a:off x="4511189" y="1523181"/>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541246" w14:paraId="5A39696C"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va</m:t>
                                      </m:r>
                                    </m:sub>
                                  </m:sSub>
                                  <m:r>
                                    <w:rPr>
                                      <w:rFonts w:ascii="Cambria Math" w:hAnsi="Cambria Math"/>
                                      <w:sz w:val="20"/>
                                    </w:rPr>
                                    <m:t>=1.0</m:t>
                                  </m:r>
                                </m:oMath>
                              </m:oMathPara>
                            </w:p>
                          </w:txbxContent>
                        </wps:txbx>
                        <wps:bodyPr rot="0" vert="horz" wrap="square" lIns="91440" tIns="45720" rIns="91440" bIns="45720" anchor="t" anchorCtr="0" upright="1">
                          <a:noAutofit/>
                        </wps:bodyPr>
                      </wps:wsp>
                      <wps:wsp>
                        <wps:cNvPr id="86" name="Line 117"/>
                        <wps:cNvCnPr>
                          <a:cxnSpLocks noChangeShapeType="1"/>
                        </wps:cNvCnPr>
                        <wps:spPr bwMode="auto">
                          <a:xfrm>
                            <a:off x="4377079" y="1637196"/>
                            <a:ext cx="499721" cy="3252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Text Box 118"/>
                        <wps:cNvSpPr txBox="1">
                          <a:spLocks noChangeArrowheads="1"/>
                        </wps:cNvSpPr>
                        <wps:spPr bwMode="auto">
                          <a:xfrm>
                            <a:off x="3717378" y="1169"/>
                            <a:ext cx="685165"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D82C7F" w14:paraId="53D82897" w14:textId="77777777">
                              <w:pPr>
                                <w:rPr>
                                  <w:sz w:val="20"/>
                                </w:rPr>
                              </w:pPr>
                              <w:r w:rsidRPr="00775014">
                                <w:rPr>
                                  <w:sz w:val="20"/>
                                </w:rPr>
                                <w:t>Output</w:t>
                              </w:r>
                            </w:p>
                          </w:txbxContent>
                        </wps:txbx>
                        <wps:bodyPr rot="0" vert="horz" wrap="square" lIns="91440" tIns="45720" rIns="91440" bIns="45720" anchor="t" anchorCtr="0" upright="1">
                          <a:noAutofit/>
                        </wps:bodyPr>
                      </wps:wsp>
                      <wps:wsp>
                        <wps:cNvPr id="88" name="Text Box 119"/>
                        <wps:cNvSpPr txBox="1">
                          <a:spLocks noChangeArrowheads="1"/>
                        </wps:cNvSpPr>
                        <wps:spPr bwMode="auto">
                          <a:xfrm>
                            <a:off x="3747918" y="322558"/>
                            <a:ext cx="685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22192F" w:rsidR="00D82C7F" w:rsidP="00B93346" w:rsidRDefault="00541246" w14:paraId="01208D67"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mat</m:t>
                                      </m:r>
                                    </m:sub>
                                  </m:sSub>
                                  <m:r>
                                    <w:rPr>
                                      <w:rFonts w:ascii="Cambria Math" w:hAnsi="Cambria Math"/>
                                      <w:sz w:val="20"/>
                                    </w:rPr>
                                    <m:t>=0</m:t>
                                  </m:r>
                                </m:oMath>
                              </m:oMathPara>
                            </w:p>
                          </w:txbxContent>
                        </wps:txbx>
                        <wps:bodyPr rot="0" vert="horz" wrap="square" lIns="91440" tIns="45720" rIns="91440" bIns="45720" anchor="t" anchorCtr="0" upright="1">
                          <a:noAutofit/>
                        </wps:bodyPr>
                      </wps:wsp>
                      <wps:wsp>
                        <wps:cNvPr id="89" name="Text Box 72"/>
                        <wps:cNvSpPr txBox="1">
                          <a:spLocks noChangeArrowheads="1"/>
                        </wps:cNvSpPr>
                        <wps:spPr bwMode="auto">
                          <a:xfrm>
                            <a:off x="4362791" y="535329"/>
                            <a:ext cx="1126779" cy="375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40F85C66" w14:textId="77777777">
                              <w:pPr>
                                <w:pStyle w:val="NormalWeb"/>
                                <w:spacing w:before="0" w:beforeAutospacing="0" w:after="0" w:afterAutospacing="0"/>
                                <w:jc w:val="center"/>
                              </w:pPr>
                              <w:r>
                                <w:rPr>
                                  <w:rFonts w:eastAsia="SimSun"/>
                                  <w:sz w:val="20"/>
                                  <w:szCs w:val="20"/>
                                </w:rPr>
                                <w:t>Material Inputs Bundle 1…n</w:t>
                              </w:r>
                            </w:p>
                          </w:txbxContent>
                        </wps:txbx>
                        <wps:bodyPr rot="0" vert="horz" wrap="square" lIns="91440" tIns="45720" rIns="91440" bIns="45720" anchor="t" anchorCtr="0" upright="1">
                          <a:noAutofit/>
                        </wps:bodyPr>
                      </wps:wsp>
                      <wps:wsp>
                        <wps:cNvPr id="90" name="Line 120"/>
                        <wps:cNvCnPr>
                          <a:cxnSpLocks noChangeShapeType="1"/>
                        </wps:cNvCnPr>
                        <wps:spPr bwMode="auto">
                          <a:xfrm flipH="1">
                            <a:off x="1026695" y="2155724"/>
                            <a:ext cx="58650" cy="5179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Text Box 99"/>
                        <wps:cNvSpPr txBox="1">
                          <a:spLocks noChangeArrowheads="1"/>
                        </wps:cNvSpPr>
                        <wps:spPr bwMode="auto">
                          <a:xfrm>
                            <a:off x="1124168" y="2058785"/>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B2B11" w:rsidR="00D82C7F" w:rsidP="00B93346" w:rsidRDefault="00541246" w14:paraId="213DBCF3" w14:textId="5B7F6142">
                              <w:pPr>
                                <w:pStyle w:val="NormalWeb"/>
                                <w:spacing w:before="0" w:beforeAutospacing="0" w:after="0" w:afterAutospacing="0"/>
                                <w:rPr>
                                  <w:sz w:val="20"/>
                                  <w:szCs w:val="20"/>
                                </w:rPr>
                              </w:pPr>
                              <m:oMathPara>
                                <m:oMathParaPr>
                                  <m:jc m:val="centerGroup"/>
                                </m:oMathPara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el</m:t>
                                      </m:r>
                                    </m:sub>
                                  </m:sSub>
                                  <m:r>
                                    <w:rPr>
                                      <w:rFonts w:ascii="Cambria Math" w:hAnsi="Cambria Math" w:eastAsia="SimSun"/>
                                      <w:sz w:val="20"/>
                                      <w:szCs w:val="20"/>
                                    </w:rPr>
                                    <m:t>=0.3</m:t>
                                  </m:r>
                                </m:oMath>
                              </m:oMathPara>
                            </w:p>
                          </w:txbxContent>
                        </wps:txbx>
                        <wps:bodyPr rot="0" vert="horz" wrap="square" lIns="91440" tIns="45720" rIns="91440" bIns="45720" anchor="t" anchorCtr="0" upright="1">
                          <a:noAutofit/>
                        </wps:bodyPr>
                      </wps:wsp>
                      <wps:wsp>
                        <wps:cNvPr id="92" name="Text Box 111"/>
                        <wps:cNvSpPr txBox="1">
                          <a:spLocks noChangeArrowheads="1"/>
                        </wps:cNvSpPr>
                        <wps:spPr bwMode="auto">
                          <a:xfrm>
                            <a:off x="2334791" y="535329"/>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37578580" w14:textId="62960079">
                              <w:pPr>
                                <w:pStyle w:val="NormalWeb"/>
                                <w:spacing w:before="0" w:beforeAutospacing="0" w:after="0" w:afterAutospacing="0"/>
                                <w:jc w:val="center"/>
                              </w:pPr>
                              <w:r>
                                <w:rPr>
                                  <w:rFonts w:eastAsia="SimSun"/>
                                  <w:sz w:val="20"/>
                                  <w:szCs w:val="20"/>
                                </w:rPr>
                                <w:t>Energy/Value-Added Composite</w:t>
                              </w:r>
                            </w:p>
                          </w:txbxContent>
                        </wps:txbx>
                        <wps:bodyPr rot="0" vert="horz" wrap="square" lIns="91440" tIns="45720" rIns="91440" bIns="45720" anchor="t" anchorCtr="0" upright="1">
                          <a:noAutofit/>
                        </wps:bodyPr>
                      </wps:wsp>
                      <wps:wsp>
                        <wps:cNvPr id="93" name="Text Box 116"/>
                        <wps:cNvSpPr txBox="1">
                          <a:spLocks noChangeArrowheads="1"/>
                        </wps:cNvSpPr>
                        <wps:spPr bwMode="auto">
                          <a:xfrm>
                            <a:off x="3747918" y="1278403"/>
                            <a:ext cx="1219200"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043C801E" w14:textId="77777777">
                              <w:pPr>
                                <w:pStyle w:val="NormalWeb"/>
                                <w:spacing w:before="0" w:beforeAutospacing="0" w:after="0" w:afterAutospacing="0"/>
                                <w:jc w:val="center"/>
                              </w:pPr>
                              <w:r>
                                <w:rPr>
                                  <w:rFonts w:eastAsia="SimSun"/>
                                  <w:sz w:val="20"/>
                                  <w:szCs w:val="20"/>
                                </w:rPr>
                                <w:t>Value-Added Composite</w:t>
                              </w:r>
                            </w:p>
                          </w:txbxContent>
                        </wps:txbx>
                        <wps:bodyPr rot="0" vert="horz" wrap="square" lIns="91440" tIns="45720" rIns="91440" bIns="45720" anchor="t" anchorCtr="0" upright="1">
                          <a:noAutofit/>
                        </wps:bodyPr>
                      </wps:wsp>
                      <wps:wsp>
                        <wps:cNvPr id="94" name="Text Box 99"/>
                        <wps:cNvSpPr txBox="1">
                          <a:spLocks noChangeArrowheads="1"/>
                        </wps:cNvSpPr>
                        <wps:spPr bwMode="auto">
                          <a:xfrm>
                            <a:off x="1989624" y="855098"/>
                            <a:ext cx="1047682" cy="3093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79401BA4" w14:textId="77777777">
                              <w:pPr>
                                <w:pStyle w:val="NormalWeb"/>
                                <w:spacing w:before="0" w:beforeAutospacing="0" w:after="0" w:afterAutospacing="0"/>
                              </w:p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eva</m:t>
                                    </m:r>
                                  </m:sub>
                                </m:sSub>
                                <m:r>
                                  <w:rPr>
                                    <w:rFonts w:ascii="Cambria Math" w:hAnsi="Cambria Math" w:eastAsia="SimSun"/>
                                    <w:sz w:val="20"/>
                                    <w:szCs w:val="20"/>
                                  </w:rPr>
                                  <m:t>=1.0</m:t>
                                </m:r>
                              </m:oMath>
                              <w:r w:rsidR="00D82C7F">
                                <w:rPr>
                                  <w:rFonts w:eastAsia="SimSun"/>
                                  <w:sz w:val="16"/>
                                  <w:szCs w:val="16"/>
                                </w:rPr>
                                <w:t xml:space="preserve"> </w:t>
                              </w:r>
                            </w:p>
                          </w:txbxContent>
                        </wps:txbx>
                        <wps:bodyPr rot="0" vert="horz" wrap="square" lIns="91440" tIns="45720" rIns="91440" bIns="45720" anchor="t" anchorCtr="0" upright="1">
                          <a:noAutofit/>
                        </wps:bodyPr>
                      </wps:wsp>
                      <wps:wsp>
                        <wps:cNvPr id="96" name="Line 103"/>
                        <wps:cNvCnPr>
                          <a:cxnSpLocks noChangeShapeType="1"/>
                        </wps:cNvCnPr>
                        <wps:spPr bwMode="auto">
                          <a:xfrm flipH="1">
                            <a:off x="2479853" y="2141571"/>
                            <a:ext cx="295360" cy="486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120"/>
                        <wps:cNvCnPr>
                          <a:cxnSpLocks noChangeShapeType="1"/>
                        </wps:cNvCnPr>
                        <wps:spPr bwMode="auto">
                          <a:xfrm>
                            <a:off x="2775345" y="2126411"/>
                            <a:ext cx="261961" cy="5093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120"/>
                        <wps:cNvCnPr>
                          <a:cxnSpLocks noChangeShapeType="1"/>
                        </wps:cNvCnPr>
                        <wps:spPr bwMode="auto">
                          <a:xfrm flipH="1">
                            <a:off x="2748548" y="2127436"/>
                            <a:ext cx="26798" cy="5154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Text Box 97"/>
                        <wps:cNvSpPr txBox="1">
                          <a:spLocks noChangeArrowheads="1"/>
                        </wps:cNvSpPr>
                        <wps:spPr bwMode="auto">
                          <a:xfrm>
                            <a:off x="2174569" y="2631274"/>
                            <a:ext cx="483074" cy="240217"/>
                          </a:xfrm>
                          <a:prstGeom prst="rect">
                            <a:avLst/>
                          </a:prstGeom>
                          <a:noFill/>
                          <a:ln>
                            <a:noFill/>
                          </a:ln>
                        </wps:spPr>
                        <wps:txbx>
                          <w:txbxContent>
                            <w:p w:rsidR="00D82C7F" w:rsidP="00B93346" w:rsidRDefault="00D82C7F" w14:paraId="38D039DA" w14:textId="77777777">
                              <w:pPr>
                                <w:pStyle w:val="NormalWeb"/>
                                <w:spacing w:before="0" w:beforeAutospacing="0" w:after="0" w:afterAutospacing="0"/>
                              </w:pPr>
                              <w:r>
                                <w:rPr>
                                  <w:rFonts w:eastAsia="SimSun"/>
                                  <w:sz w:val="20"/>
                                  <w:szCs w:val="20"/>
                                </w:rPr>
                                <w:t>Coal</w:t>
                              </w:r>
                            </w:p>
                          </w:txbxContent>
                        </wps:txbx>
                        <wps:bodyPr rot="0" vert="horz" wrap="square" lIns="91440" tIns="45720" rIns="91440" bIns="45720" anchor="t" anchorCtr="0" upright="1">
                          <a:noAutofit/>
                        </wps:bodyPr>
                      </wps:wsp>
                      <wps:wsp>
                        <wps:cNvPr id="100" name="Text Box 97"/>
                        <wps:cNvSpPr txBox="1">
                          <a:spLocks noChangeArrowheads="1"/>
                        </wps:cNvSpPr>
                        <wps:spPr bwMode="auto">
                          <a:xfrm>
                            <a:off x="2527494" y="2635987"/>
                            <a:ext cx="675005" cy="235801"/>
                          </a:xfrm>
                          <a:prstGeom prst="rect">
                            <a:avLst/>
                          </a:prstGeom>
                          <a:noFill/>
                          <a:ln>
                            <a:noFill/>
                          </a:ln>
                        </wps:spPr>
                        <wps:txbx>
                          <w:txbxContent>
                            <w:p w:rsidR="00D82C7F" w:rsidP="00B93346" w:rsidRDefault="00D82C7F" w14:paraId="1A8DC9EF" w14:textId="77777777">
                              <w:pPr>
                                <w:pStyle w:val="NormalWeb"/>
                                <w:spacing w:before="0" w:beforeAutospacing="0" w:after="0" w:afterAutospacing="0"/>
                              </w:pPr>
                              <w:r>
                                <w:rPr>
                                  <w:rFonts w:eastAsia="SimSun"/>
                                  <w:sz w:val="20"/>
                                  <w:szCs w:val="20"/>
                                </w:rPr>
                                <w:t>Gas</w:t>
                              </w:r>
                            </w:p>
                          </w:txbxContent>
                        </wps:txbx>
                        <wps:bodyPr rot="0" vert="horz" wrap="square" lIns="91440" tIns="45720" rIns="91440" bIns="45720" anchor="t" anchorCtr="0" upright="1">
                          <a:noAutofit/>
                        </wps:bodyPr>
                      </wps:wsp>
                      <wps:wsp>
                        <wps:cNvPr id="101" name="Text Box 97"/>
                        <wps:cNvSpPr txBox="1">
                          <a:spLocks noChangeArrowheads="1"/>
                        </wps:cNvSpPr>
                        <wps:spPr bwMode="auto">
                          <a:xfrm>
                            <a:off x="2895085" y="2630856"/>
                            <a:ext cx="810641" cy="240636"/>
                          </a:xfrm>
                          <a:prstGeom prst="rect">
                            <a:avLst/>
                          </a:prstGeom>
                          <a:noFill/>
                          <a:ln>
                            <a:noFill/>
                          </a:ln>
                        </wps:spPr>
                        <wps:txbx>
                          <w:txbxContent>
                            <w:p w:rsidR="00D82C7F" w:rsidP="00B93346" w:rsidRDefault="00D82C7F" w14:paraId="2E2A7396" w14:textId="03F588A7">
                              <w:pPr>
                                <w:pStyle w:val="NormalWeb"/>
                                <w:spacing w:before="0" w:beforeAutospacing="0" w:after="0" w:afterAutospacing="0"/>
                              </w:pPr>
                              <w:r>
                                <w:rPr>
                                  <w:rFonts w:eastAsia="SimSun"/>
                                  <w:sz w:val="20"/>
                                  <w:szCs w:val="20"/>
                                </w:rPr>
                                <w:t>Refined Oil</w:t>
                              </w:r>
                            </w:p>
                          </w:txbxContent>
                        </wps:txbx>
                        <wps:bodyPr rot="0" vert="horz" wrap="square" lIns="91440" tIns="45720" rIns="91440" bIns="45720" anchor="t" anchorCtr="0" upright="1">
                          <a:noAutofit/>
                        </wps:bodyPr>
                      </wps:wsp>
                      <wps:wsp>
                        <wps:cNvPr id="102" name="Arc 108"/>
                        <wps:cNvSpPr>
                          <a:spLocks/>
                        </wps:cNvSpPr>
                        <wps:spPr bwMode="auto">
                          <a:xfrm rot="13209131" flipH="1">
                            <a:off x="2490062" y="1970825"/>
                            <a:ext cx="541655" cy="4851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Text Box 99"/>
                        <wps:cNvSpPr txBox="1">
                          <a:spLocks noChangeArrowheads="1"/>
                        </wps:cNvSpPr>
                        <wps:spPr bwMode="auto">
                          <a:xfrm>
                            <a:off x="2800211" y="1998104"/>
                            <a:ext cx="1066800" cy="258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B2B11" w:rsidR="00D82C7F" w:rsidP="00B93346" w:rsidRDefault="00541246" w14:paraId="13AEB696" w14:textId="77777777">
                              <w:pPr>
                                <w:pStyle w:val="NormalWeb"/>
                                <w:spacing w:before="0" w:beforeAutospacing="0" w:after="0" w:afterAutospacing="0"/>
                                <w:rPr>
                                  <w:sz w:val="20"/>
                                  <w:szCs w:val="20"/>
                                </w:rPr>
                              </w:pPr>
                              <m:oMathPara>
                                <m:oMathParaPr>
                                  <m:jc m:val="centerGroup"/>
                                </m:oMathPara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en</m:t>
                                      </m:r>
                                    </m:sub>
                                  </m:sSub>
                                  <m:r>
                                    <w:rPr>
                                      <w:rFonts w:ascii="Cambria Math" w:hAnsi="Cambria Math" w:eastAsia="SimSun"/>
                                      <w:sz w:val="20"/>
                                      <w:szCs w:val="20"/>
                                    </w:rPr>
                                    <m:t>=1.0</m:t>
                                  </m:r>
                                </m:oMath>
                              </m:oMathPara>
                            </w:p>
                          </w:txbxContent>
                        </wps:txbx>
                        <wps:bodyPr rot="0" vert="horz" wrap="square" lIns="91440" tIns="45720" rIns="91440" bIns="45720" anchor="t" anchorCtr="0" upright="1">
                          <a:noAutofit/>
                        </wps:bodyPr>
                      </wps:wsp>
                      <wps:wsp>
                        <wps:cNvPr id="104" name="Line 120"/>
                        <wps:cNvCnPr>
                          <a:cxnSpLocks noChangeShapeType="1"/>
                        </wps:cNvCnPr>
                        <wps:spPr bwMode="auto">
                          <a:xfrm>
                            <a:off x="1073315" y="2152218"/>
                            <a:ext cx="397040" cy="52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20"/>
                        <wps:cNvCnPr>
                          <a:cxnSpLocks noChangeShapeType="1"/>
                        </wps:cNvCnPr>
                        <wps:spPr bwMode="auto">
                          <a:xfrm>
                            <a:off x="1073315" y="2151821"/>
                            <a:ext cx="623811" cy="518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0"/>
                        <wps:cNvCnPr>
                          <a:cxnSpLocks noChangeShapeType="1"/>
                        </wps:cNvCnPr>
                        <wps:spPr bwMode="auto">
                          <a:xfrm>
                            <a:off x="1085345" y="2151814"/>
                            <a:ext cx="780887" cy="500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121"/>
                        <wps:cNvCnPr>
                          <a:cxnSpLocks noChangeShapeType="1"/>
                        </wps:cNvCnPr>
                        <wps:spPr bwMode="auto">
                          <a:xfrm>
                            <a:off x="4014271" y="233951"/>
                            <a:ext cx="0" cy="1289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122"/>
                        <wps:cNvCnPr>
                          <a:cxnSpLocks noChangeShapeType="1"/>
                        </wps:cNvCnPr>
                        <wps:spPr bwMode="auto">
                          <a:xfrm>
                            <a:off x="3060949" y="363035"/>
                            <a:ext cx="2408514"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23"/>
                        <wps:cNvCnPr>
                          <a:cxnSpLocks noChangeShapeType="1"/>
                        </wps:cNvCnPr>
                        <wps:spPr bwMode="auto">
                          <a:xfrm>
                            <a:off x="3070561" y="372063"/>
                            <a:ext cx="0" cy="1627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24"/>
                        <wps:cNvCnPr>
                          <a:cxnSpLocks noChangeShapeType="1"/>
                        </wps:cNvCnPr>
                        <wps:spPr bwMode="auto">
                          <a:xfrm>
                            <a:off x="4570748" y="371963"/>
                            <a:ext cx="0" cy="1684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25"/>
                        <wps:cNvCnPr>
                          <a:cxnSpLocks noChangeShapeType="1"/>
                        </wps:cNvCnPr>
                        <wps:spPr bwMode="auto">
                          <a:xfrm>
                            <a:off x="5470861" y="371963"/>
                            <a:ext cx="0" cy="1627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26"/>
                        <wps:cNvCnPr>
                          <a:cxnSpLocks noChangeShapeType="1"/>
                        </wps:cNvCnPr>
                        <wps:spPr bwMode="auto">
                          <a:xfrm>
                            <a:off x="5242261" y="371963"/>
                            <a:ext cx="0" cy="1627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127"/>
                        <wps:cNvCnPr>
                          <a:cxnSpLocks noChangeShapeType="1"/>
                        </wps:cNvCnPr>
                        <wps:spPr bwMode="auto">
                          <a:xfrm>
                            <a:off x="5013661" y="371963"/>
                            <a:ext cx="0" cy="1628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128"/>
                        <wps:cNvCnPr>
                          <a:cxnSpLocks noChangeShapeType="1"/>
                        </wps:cNvCnPr>
                        <wps:spPr bwMode="auto">
                          <a:xfrm>
                            <a:off x="4785061" y="371863"/>
                            <a:ext cx="0" cy="1627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9"/>
                        <wps:cNvCnPr>
                          <a:cxnSpLocks noChangeShapeType="1"/>
                        </wps:cNvCnPr>
                        <wps:spPr bwMode="auto">
                          <a:xfrm flipV="1">
                            <a:off x="2010613" y="948271"/>
                            <a:ext cx="1119546" cy="387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110"/>
                        <wps:cNvCnPr>
                          <a:cxnSpLocks noChangeShapeType="1"/>
                        </wps:cNvCnPr>
                        <wps:spPr bwMode="auto">
                          <a:xfrm>
                            <a:off x="3114878" y="948236"/>
                            <a:ext cx="1096483" cy="387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Arc 114"/>
                        <wps:cNvSpPr>
                          <a:spLocks/>
                        </wps:cNvSpPr>
                        <wps:spPr bwMode="auto">
                          <a:xfrm rot="13209131" flipH="1">
                            <a:off x="2810713" y="732720"/>
                            <a:ext cx="541655" cy="4851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Line 120"/>
                        <wps:cNvCnPr>
                          <a:cxnSpLocks noChangeShapeType="1"/>
                        </wps:cNvCnPr>
                        <wps:spPr bwMode="auto">
                          <a:xfrm flipH="1">
                            <a:off x="609927" y="2146066"/>
                            <a:ext cx="463442" cy="4967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120"/>
                        <wps:cNvCnPr>
                          <a:cxnSpLocks noChangeShapeType="1"/>
                        </wps:cNvCnPr>
                        <wps:spPr bwMode="auto">
                          <a:xfrm flipH="1">
                            <a:off x="826618" y="2140717"/>
                            <a:ext cx="246680" cy="5220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120"/>
                        <wps:cNvCnPr>
                          <a:cxnSpLocks noChangeShapeType="1"/>
                        </wps:cNvCnPr>
                        <wps:spPr bwMode="auto">
                          <a:xfrm>
                            <a:off x="1084978" y="2169735"/>
                            <a:ext cx="151291" cy="482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arto="http://schemas.microsoft.com/office/word/2006/arto">
            <w:pict w14:anchorId="29B5DEAA">
              <v:group id="Canvas 437" style="width:442pt;height:234.2pt;mso-position-horizontal-relative:char;mso-position-vertical-relative:line" coordsize="56134,29743" o:spid="_x0000_s1201" editas="canvas" w14:anchorId="3C3D8F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">
                <v:shape id="_x0000_s1202" style="position:absolute;width:56134;height:29743;visibility:visible;mso-wrap-style:square" stroked="t" strokecolor="black [3213]" strokeweight="1pt" type="#_x0000_t75">
                  <v:fill o:detectmouseclick="t"/>
                  <v:path o:connecttype="none"/>
                </v:shape>
                <v:shape id="Text Box 91" style="position:absolute;left:9733;top:12942;width:18288;height:3429;visibility:visible;mso-wrap-style:square;v-text-anchor:top" o:spid="_x0000_s12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v:textbox>
                    <w:txbxContent>
                      <w:p w:rsidRPr="00775014" w:rsidR="00D82C7F" w:rsidP="00B93346" w:rsidRDefault="00D82C7F" w14:paraId="0D460820" w14:textId="77777777">
                        <w:pPr>
                          <w:jc w:val="center"/>
                          <w:rPr>
                            <w:sz w:val="20"/>
                          </w:rPr>
                        </w:pPr>
                        <w:r w:rsidRPr="00775014">
                          <w:rPr>
                            <w:sz w:val="20"/>
                          </w:rPr>
                          <w:t>Energy Composite</w:t>
                        </w:r>
                      </w:p>
                      <w:p w:rsidRPr="00775014" w:rsidR="00D82C7F" w:rsidP="00B93346" w:rsidRDefault="00D82C7F" w14:paraId="02EB378F" w14:textId="77777777">
                        <w:pPr>
                          <w:jc w:val="center"/>
                          <w:rPr>
                            <w:sz w:val="20"/>
                          </w:rPr>
                        </w:pPr>
                      </w:p>
                    </w:txbxContent>
                  </v:textbox>
                </v:shape>
                <v:line id="Line 92" style="position:absolute;flip:x;visibility:visible;mso-wrap-style:square" o:spid="_x0000_s1204" o:connectortype="straight" from="12239,15628" to="18662,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line id="Line 93" style="position:absolute;visibility:visible;mso-wrap-style:square" o:spid="_x0000_s1205" o:connectortype="straight" from="18662,15703" to="24384,1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shape id="Text Box 94" style="position:absolute;left:6733;top:19471;width:8572;height:3429;visibility:visible;mso-wrap-style:square;v-text-anchor:top" o:spid="_x0000_s12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">
                  <v:fill opacity="0"/>
                  <v:textbox>
                    <w:txbxContent>
                      <w:p w:rsidRPr="00775014" w:rsidR="00D82C7F" w:rsidP="00B93346" w:rsidRDefault="00D82C7F" w14:paraId="3B1233B7" w14:textId="77777777">
                        <w:pPr>
                          <w:jc w:val="center"/>
                          <w:rPr>
                            <w:sz w:val="20"/>
                          </w:rPr>
                        </w:pPr>
                        <w:r w:rsidRPr="00775014">
                          <w:rPr>
                            <w:sz w:val="20"/>
                          </w:rPr>
                          <w:t>Electricity</w:t>
                        </w:r>
                      </w:p>
                    </w:txbxContent>
                  </v:textbox>
                </v:shape>
                <v:shape id="Text Box 96" style="position:absolute;top:26702;width:23481;height:3041;visibility:visible;mso-wrap-style:square;v-text-anchor:top" o:spid="_x0000_s120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">
                  <v:fill opacity="0"/>
                  <v:textbox>
                    <w:txbxContent>
                      <w:p w:rsidR="00D82C7F" w:rsidP="00B93346" w:rsidRDefault="0025769A" w14:paraId="0C9CA4EC" w14:textId="469B6CFA">
                        <w:pPr>
                          <w:jc w:val="center"/>
                        </w:pPr>
                        <w:r>
                          <w:rPr>
                            <w:sz w:val="20"/>
                          </w:rPr>
                          <w:t>Coal, Gas, Oil, Nuclear,</w:t>
                        </w:r>
                        <w:r w:rsidR="002F2B43">
                          <w:rPr>
                            <w:sz w:val="20"/>
                          </w:rPr>
                          <w:t xml:space="preserve"> Hydro</w:t>
                        </w:r>
                        <w:r w:rsidR="00FA266B">
                          <w:rPr>
                            <w:sz w:val="20"/>
                          </w:rPr>
                          <w:t>….</w:t>
                        </w:r>
                      </w:p>
                    </w:txbxContent>
                  </v:textbox>
                </v:shape>
                <v:shape id="Text Box 97" style="position:absolute;left:36863;top:19177;width:8382;height:3429;visibility:visible;mso-wrap-style:square;v-text-anchor:top" o:spid="_x0000_s12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">
                  <v:textbox>
                    <w:txbxContent>
                      <w:p w:rsidRPr="00775014" w:rsidR="00D82C7F" w:rsidP="00B93346" w:rsidRDefault="00D82C7F" w14:paraId="1FBD3B62" w14:textId="77777777">
                        <w:pPr>
                          <w:rPr>
                            <w:sz w:val="20"/>
                          </w:rPr>
                        </w:pPr>
                        <w:r w:rsidRPr="00775014">
                          <w:rPr>
                            <w:sz w:val="20"/>
                          </w:rPr>
                          <w:t>Capital</w:t>
                        </w:r>
                      </w:p>
                    </w:txbxContent>
                  </v:textbox>
                </v:shape>
                <v:shape id="Arc 98" style="position:absolute;left:16233;top:13593;width:5417;height:4857;rotation:9165067fd;flip:x;visibility:visible;mso-wrap-style:square;v-text-anchor:top" coordsize="21600,21600" o:spid="_x0000_s1209"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">
                  <v:path arrowok="t" o:connecttype="custom" o:connectlocs="0,0;541655,485775;0,485775" o:connectangles="0,0,0" o:extrusionok="f"/>
                </v:shape>
                <v:shape id="Text Box 99" style="position:absolute;left:20861;top:14805;width:10668;height:2585;visibility:visible;mso-wrap-style:square;v-text-anchor:top" o:spid="_x0000_s121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">
                  <v:fill opacity="0"/>
                  <v:textbox>
                    <w:txbxContent>
                      <w:p w:rsidRPr="008B2B11" w:rsidR="00D82C7F" w:rsidP="00B93346" w:rsidRDefault="00000000" w14:paraId="750BFA6A"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enoe</m:t>
                                </m:r>
                              </m:sub>
                            </m:sSub>
                            <m:r>
                              <w:rPr>
                                <w:rFonts w:ascii="Cambria Math" w:hAnsi="Cambria Math"/>
                                <w:sz w:val="20"/>
                              </w:rPr>
                              <m:t>=0.5</m:t>
                            </m:r>
                          </m:oMath>
                        </m:oMathPara>
                      </w:p>
                    </w:txbxContent>
                  </v:textbox>
                </v:shape>
                <v:shape id="Text Box 101" style="position:absolute;left:46471;top:19302;width:6858;height:3429;visibility:visible;mso-wrap-style:square;v-text-anchor:top" o:spid="_x0000_s121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">
                  <v:textbox>
                    <w:txbxContent>
                      <w:p w:rsidRPr="00775014" w:rsidR="00D82C7F" w:rsidP="00B93346" w:rsidRDefault="00D82C7F" w14:paraId="2F724A59" w14:textId="77777777">
                        <w:pPr>
                          <w:rPr>
                            <w:sz w:val="20"/>
                          </w:rPr>
                        </w:pPr>
                        <w:r w:rsidRPr="00775014">
                          <w:rPr>
                            <w:sz w:val="20"/>
                          </w:rPr>
                          <w:t>Labor</w:t>
                        </w:r>
                      </w:p>
                    </w:txbxContent>
                  </v:textbox>
                </v:shape>
                <v:shape id="Text Box 102" style="position:absolute;left:19905;top:19137;width:12954;height:2381;visibility:visible;mso-wrap-style:square;v-text-anchor:top" o:spid="_x0000_s121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">
                  <v:fill opacity="0"/>
                  <v:textbox>
                    <w:txbxContent>
                      <w:p w:rsidRPr="00775014" w:rsidR="00D82C7F" w:rsidP="00B93346" w:rsidRDefault="00D82C7F" w14:paraId="478DFD94" w14:textId="023D1C0B">
                        <w:pPr>
                          <w:jc w:val="center"/>
                          <w:rPr>
                            <w:sz w:val="20"/>
                          </w:rPr>
                        </w:pPr>
                        <w:r>
                          <w:rPr>
                            <w:sz w:val="20"/>
                          </w:rPr>
                          <w:t>Non</w:t>
                        </w:r>
                        <w:r w:rsidR="0025769A">
                          <w:rPr>
                            <w:sz w:val="20"/>
                          </w:rPr>
                          <w:t>-</w:t>
                        </w:r>
                        <w:r>
                          <w:rPr>
                            <w:sz w:val="20"/>
                          </w:rPr>
                          <w:t>el</w:t>
                        </w:r>
                        <w:r w:rsidRPr="00775014">
                          <w:rPr>
                            <w:sz w:val="20"/>
                          </w:rPr>
                          <w:t>ectricity</w:t>
                        </w:r>
                      </w:p>
                    </w:txbxContent>
                  </v:textbox>
                </v:shape>
                <v:line id="Line 103" style="position:absolute;flip:x;visibility:visible;mso-wrap-style:square" o:spid="_x0000_s1213" o:connectortype="straight" from="3261,21407" to="10853,2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"/>
                <v:line id="Line 104" style="position:absolute;flip:x;visibility:visible;mso-wrap-style:square" o:spid="_x0000_s1214" o:connectortype="straight" from="39198,16371" to="43770,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"/>
                <v:shape id="Arc 106" style="position:absolute;left:8129;top:18981;width:5176;height:4827;rotation:9165067fd;flip:x;visibility:visible;mso-wrap-style:square;v-text-anchor:top" coordsize="21600,21600" o:spid="_x0000_s121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">
                  <v:path arrowok="t" o:connecttype="custom" o:connectlocs="0,0;517637,482734;0,482734" o:connectangles="0,0,0" o:extrusionok="f"/>
                </v:shape>
                <v:shape id="Arc 108" style="position:absolute;left:41117;top:14116;width:5417;height:4858;rotation:9165067fd;flip:x;visibility:visible;mso-wrap-style:square;v-text-anchor:top" coordsize="21600,21600" o:spid="_x0000_s121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">
                  <v:path arrowok="t" o:connecttype="custom" o:connectlocs="0,0;541655,485775;0,485775" o:connectangles="0,0,0" o:extrusionok="f"/>
                </v:shape>
                <v:shape id="Text Box 112" style="position:absolute;left:45111;top:15231;width:10668;height:3429;visibility:visible;mso-wrap-style:square;v-text-anchor:top" o:spid="_x0000_s121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">
                  <v:fill opacity="0"/>
                  <v:textbox>
                    <w:txbxContent>
                      <w:p w:rsidRPr="00775014" w:rsidR="00D82C7F" w:rsidP="00B93346" w:rsidRDefault="00000000" w14:paraId="5CBBDB8C"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va</m:t>
                                </m:r>
                              </m:sub>
                            </m:sSub>
                            <m:r>
                              <w:rPr>
                                <w:rFonts w:ascii="Cambria Math" w:hAnsi="Cambria Math"/>
                                <w:sz w:val="20"/>
                              </w:rPr>
                              <m:t>=1.0</m:t>
                            </m:r>
                          </m:oMath>
                        </m:oMathPara>
                      </w:p>
                    </w:txbxContent>
                  </v:textbox>
                </v:shape>
                <v:line id="Line 117" style="position:absolute;visibility:visible;mso-wrap-style:square" o:spid="_x0000_s1218" o:connectortype="straight" from="43770,16371" to="48768,1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shape id="Text Box 118" style="position:absolute;left:37173;top:11;width:6852;height:2743;visibility:visible;mso-wrap-style:square;v-text-anchor:top" o:spid="_x0000_s121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">
                  <v:fill opacity="0"/>
                  <v:textbox>
                    <w:txbxContent>
                      <w:p w:rsidRPr="00775014" w:rsidR="00D82C7F" w:rsidP="00B93346" w:rsidRDefault="00D82C7F" w14:paraId="572E2AB2" w14:textId="77777777">
                        <w:pPr>
                          <w:rPr>
                            <w:sz w:val="20"/>
                          </w:rPr>
                        </w:pPr>
                        <w:r w:rsidRPr="00775014">
                          <w:rPr>
                            <w:sz w:val="20"/>
                          </w:rPr>
                          <w:t>Output</w:t>
                        </w:r>
                      </w:p>
                    </w:txbxContent>
                  </v:textbox>
                </v:shape>
                <v:shape id="Text Box 119" style="position:absolute;left:37479;top:3225;width:6858;height:3429;visibility:visible;mso-wrap-style:square;v-text-anchor:top" o:spid="_x0000_s122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">
                  <v:fill opacity="0"/>
                  <v:textbox>
                    <w:txbxContent>
                      <w:p w:rsidRPr="0022192F" w:rsidR="00D82C7F" w:rsidP="00B93346" w:rsidRDefault="00000000" w14:paraId="6CDB5544"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rPr>
                                  <m:t>mat</m:t>
                                </m:r>
                              </m:sub>
                            </m:sSub>
                            <m:r>
                              <w:rPr>
                                <w:rFonts w:ascii="Cambria Math" w:hAnsi="Cambria Math"/>
                                <w:sz w:val="20"/>
                              </w:rPr>
                              <m:t>=0</m:t>
                            </m:r>
                          </m:oMath>
                        </m:oMathPara>
                      </w:p>
                    </w:txbxContent>
                  </v:textbox>
                </v:shape>
                <v:shape id="Text Box 72" style="position:absolute;left:43627;top:5353;width:11268;height:3752;visibility:visible;mso-wrap-style:square;v-text-anchor:top" o:spid="_x0000_s122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">
                  <v:fill opacity="0"/>
                  <v:textbox>
                    <w:txbxContent>
                      <w:p w:rsidR="00D82C7F" w:rsidP="00B93346" w:rsidRDefault="00D82C7F" w14:paraId="57E4F2B6" w14:textId="77777777">
                        <w:pPr>
                          <w:pStyle w:val="NormalWeb"/>
                          <w:spacing w:before="0" w:beforeAutospacing="0" w:after="0" w:afterAutospacing="0"/>
                          <w:jc w:val="center"/>
                        </w:pPr>
                        <w:r>
                          <w:rPr>
                            <w:rFonts w:eastAsia="SimSun"/>
                            <w:sz w:val="20"/>
                            <w:szCs w:val="20"/>
                          </w:rPr>
                          <w:t>Material Inputs Bundle 1…n</w:t>
                        </w:r>
                      </w:p>
                    </w:txbxContent>
                  </v:textbox>
                </v:shape>
                <v:line id="Line 120" style="position:absolute;flip:x;visibility:visible;mso-wrap-style:square" o:spid="_x0000_s1222" o:connectortype="straight" from="10266,21557" to="10853,2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"/>
                <v:shape id="Text Box 99" style="position:absolute;left:11241;top:20587;width:10668;height:3429;visibility:visible;mso-wrap-style:square;v-text-anchor:top" o:spid="_x0000_s122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">
                  <v:fill opacity="0"/>
                  <v:textbox>
                    <w:txbxContent>
                      <w:p w:rsidRPr="008B2B11" w:rsidR="00D82C7F" w:rsidP="00B93346" w:rsidRDefault="00000000" w14:paraId="7F024763" w14:textId="5B7F6142">
                        <w:pPr>
                          <w:pStyle w:val="NormalWeb"/>
                          <w:spacing w:before="0" w:beforeAutospacing="0" w:after="0" w:afterAutospacing="0"/>
                          <w:rPr>
                            <w:sz w:val="20"/>
                            <w:szCs w:val="20"/>
                          </w:rPr>
                        </w:pPr>
                        <m:oMathPara>
                          <m:oMathParaPr>
                            <m:jc m:val="centerGroup"/>
                          </m:oMathPara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el</m:t>
                                </m:r>
                              </m:sub>
                            </m:sSub>
                            <m:r>
                              <w:rPr>
                                <w:rFonts w:ascii="Cambria Math" w:hAnsi="Cambria Math" w:eastAsia="SimSun"/>
                                <w:sz w:val="20"/>
                                <w:szCs w:val="20"/>
                              </w:rPr>
                              <m:t>=0.3</m:t>
                            </m:r>
                          </m:oMath>
                        </m:oMathPara>
                      </w:p>
                    </w:txbxContent>
                  </v:textbox>
                </v:shape>
                <v:shape id="Text Box 111" style="position:absolute;left:23347;top:5353;width:15996;height:4565;visibility:visible;mso-wrap-style:square;v-text-anchor:top" o:spid="_x0000_s122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">
                  <v:fill opacity="0"/>
                  <v:textbox>
                    <w:txbxContent>
                      <w:p w:rsidR="00D82C7F" w:rsidP="00B93346" w:rsidRDefault="00D82C7F" w14:paraId="408E9522" w14:textId="62960079">
                        <w:pPr>
                          <w:pStyle w:val="NormalWeb"/>
                          <w:spacing w:before="0" w:beforeAutospacing="0" w:after="0" w:afterAutospacing="0"/>
                          <w:jc w:val="center"/>
                        </w:pPr>
                        <w:r>
                          <w:rPr>
                            <w:rFonts w:eastAsia="SimSun"/>
                            <w:sz w:val="20"/>
                            <w:szCs w:val="20"/>
                          </w:rPr>
                          <w:t>Energy/Value-Added Composite</w:t>
                        </w:r>
                      </w:p>
                    </w:txbxContent>
                  </v:textbox>
                </v:shape>
                <v:shape id="Text Box 116" style="position:absolute;left:37479;top:12784;width:12192;height:4565;visibility:visible;mso-wrap-style:square;v-text-anchor:top" o:spid="_x0000_s122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">
                  <v:fill opacity="0"/>
                  <v:textbox>
                    <w:txbxContent>
                      <w:p w:rsidR="00D82C7F" w:rsidP="00B93346" w:rsidRDefault="00D82C7F" w14:paraId="7D0D3222" w14:textId="77777777">
                        <w:pPr>
                          <w:pStyle w:val="NormalWeb"/>
                          <w:spacing w:before="0" w:beforeAutospacing="0" w:after="0" w:afterAutospacing="0"/>
                          <w:jc w:val="center"/>
                        </w:pPr>
                        <w:r>
                          <w:rPr>
                            <w:rFonts w:eastAsia="SimSun"/>
                            <w:sz w:val="20"/>
                            <w:szCs w:val="20"/>
                          </w:rPr>
                          <w:t>Value-Added Composite</w:t>
                        </w:r>
                      </w:p>
                    </w:txbxContent>
                  </v:textbox>
                </v:shape>
                <v:shape id="Text Box 99" style="position:absolute;left:19896;top:8550;width:10477;height:3094;visibility:visible;mso-wrap-style:square;v-text-anchor:top" o:spid="_x0000_s122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">
                  <v:fill opacity="0"/>
                  <v:textbox>
                    <w:txbxContent>
                      <w:p w:rsidR="00D82C7F" w:rsidP="00B93346" w:rsidRDefault="00000000" w14:paraId="5A7B696E" w14:textId="77777777">
                        <w:pPr>
                          <w:pStyle w:val="NormalWeb"/>
                          <w:spacing w:before="0" w:beforeAutospacing="0" w:after="0" w:afterAutospacing="0"/>
                        </w:p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eva</m:t>
                              </m:r>
                            </m:sub>
                          </m:sSub>
                          <m:r>
                            <w:rPr>
                              <w:rFonts w:ascii="Cambria Math" w:hAnsi="Cambria Math" w:eastAsia="SimSun"/>
                              <w:sz w:val="20"/>
                              <w:szCs w:val="20"/>
                            </w:rPr>
                            <m:t>=1.0</m:t>
                          </m:r>
                        </m:oMath>
                        <w:r w:rsidR="00D82C7F">
                          <w:rPr>
                            <w:rFonts w:eastAsia="SimSun"/>
                            <w:sz w:val="16"/>
                            <w:szCs w:val="16"/>
                          </w:rPr>
                          <w:t xml:space="preserve"> </w:t>
                        </w:r>
                      </w:p>
                    </w:txbxContent>
                  </v:textbox>
                </v:shape>
                <v:line id="Line 103" style="position:absolute;flip:x;visibility:visible;mso-wrap-style:square" o:spid="_x0000_s1227" o:connectortype="straight" from="24798,21415" to="27752,2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120" style="position:absolute;visibility:visible;mso-wrap-style:square" o:spid="_x0000_s1228" o:connectortype="straight" from="27753,21264" to="30373,2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line id="Line 120" style="position:absolute;flip:x;visibility:visible;mso-wrap-style:square" o:spid="_x0000_s1229" o:connectortype="straight" from="27485,21274" to="27753,2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shape id="Text Box 97" style="position:absolute;left:21745;top:26312;width:4831;height:2402;visibility:visible;mso-wrap-style:square;v-text-anchor:top" o:spid="_x0000_s12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v:textbox>
                    <w:txbxContent>
                      <w:p w:rsidR="00D82C7F" w:rsidP="00B93346" w:rsidRDefault="00D82C7F" w14:paraId="7D35FC2C" w14:textId="77777777">
                        <w:pPr>
                          <w:pStyle w:val="NormalWeb"/>
                          <w:spacing w:before="0" w:beforeAutospacing="0" w:after="0" w:afterAutospacing="0"/>
                        </w:pPr>
                        <w:r>
                          <w:rPr>
                            <w:rFonts w:eastAsia="SimSun"/>
                            <w:sz w:val="20"/>
                            <w:szCs w:val="20"/>
                          </w:rPr>
                          <w:t>Coal</w:t>
                        </w:r>
                      </w:p>
                    </w:txbxContent>
                  </v:textbox>
                </v:shape>
                <v:shape id="Text Box 97" style="position:absolute;left:25274;top:26359;width:6750;height:2358;visibility:visible;mso-wrap-style:square;v-text-anchor:top" o:spid="_x0000_s12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v:textbox>
                    <w:txbxContent>
                      <w:p w:rsidR="00D82C7F" w:rsidP="00B93346" w:rsidRDefault="00D82C7F" w14:paraId="2C606EFA" w14:textId="77777777">
                        <w:pPr>
                          <w:pStyle w:val="NormalWeb"/>
                          <w:spacing w:before="0" w:beforeAutospacing="0" w:after="0" w:afterAutospacing="0"/>
                        </w:pPr>
                        <w:r>
                          <w:rPr>
                            <w:rFonts w:eastAsia="SimSun"/>
                            <w:sz w:val="20"/>
                            <w:szCs w:val="20"/>
                          </w:rPr>
                          <w:t>Gas</w:t>
                        </w:r>
                      </w:p>
                    </w:txbxContent>
                  </v:textbox>
                </v:shape>
                <v:shape id="Text Box 97" style="position:absolute;left:28950;top:26308;width:8107;height:2406;visibility:visible;mso-wrap-style:square;v-text-anchor:top" o:spid="_x0000_s12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v:textbox>
                    <w:txbxContent>
                      <w:p w:rsidR="00D82C7F" w:rsidP="00B93346" w:rsidRDefault="00D82C7F" w14:paraId="20794706" w14:textId="03F588A7">
                        <w:pPr>
                          <w:pStyle w:val="NormalWeb"/>
                          <w:spacing w:before="0" w:beforeAutospacing="0" w:after="0" w:afterAutospacing="0"/>
                        </w:pPr>
                        <w:r>
                          <w:rPr>
                            <w:rFonts w:eastAsia="SimSun"/>
                            <w:sz w:val="20"/>
                            <w:szCs w:val="20"/>
                          </w:rPr>
                          <w:t>Refined Oil</w:t>
                        </w:r>
                      </w:p>
                    </w:txbxContent>
                  </v:textbox>
                </v:shape>
                <v:shape id="Arc 108" style="position:absolute;left:24900;top:19708;width:5417;height:4851;rotation:9165067fd;flip:x;visibility:visible;mso-wrap-style:square;v-text-anchor:top" coordsize="21600,21600" o:spid="_x0000_s123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">
                  <v:path arrowok="t" o:connecttype="custom" o:connectlocs="0,0;541655,485140;0,485140" o:connectangles="0,0,0" o:extrusionok="f"/>
                </v:shape>
                <v:shape id="Text Box 99" style="position:absolute;left:28002;top:19981;width:10668;height:2584;visibility:visible;mso-wrap-style:square;v-text-anchor:top" o:spid="_x0000_s12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">
                  <v:fill opacity="0"/>
                  <v:textbox>
                    <w:txbxContent>
                      <w:p w:rsidRPr="008B2B11" w:rsidR="00D82C7F" w:rsidP="00B93346" w:rsidRDefault="00000000" w14:paraId="2DEE09E9" w14:textId="77777777">
                        <w:pPr>
                          <w:pStyle w:val="NormalWeb"/>
                          <w:spacing w:before="0" w:beforeAutospacing="0" w:after="0" w:afterAutospacing="0"/>
                          <w:rPr>
                            <w:sz w:val="20"/>
                            <w:szCs w:val="20"/>
                          </w:rPr>
                        </w:pPr>
                        <m:oMathPara>
                          <m:oMathParaPr>
                            <m:jc m:val="centerGroup"/>
                          </m:oMathParaPr>
                          <m:oMath>
                            <m:sSub>
                              <m:sSubPr>
                                <m:ctrlPr>
                                  <w:rPr>
                                    <w:rFonts w:ascii="Cambria Math" w:hAnsi="Cambria Math" w:eastAsia="SimSun"/>
                                    <w:i/>
                                    <w:iCs/>
                                    <w:sz w:val="20"/>
                                    <w:szCs w:val="20"/>
                                  </w:rPr>
                                </m:ctrlPr>
                              </m:sSubPr>
                              <m:e>
                                <m:r>
                                  <w:rPr>
                                    <w:rFonts w:ascii="Cambria Math" w:hAnsi="Cambria Math" w:eastAsia="SimSun"/>
                                    <w:sz w:val="20"/>
                                    <w:szCs w:val="20"/>
                                  </w:rPr>
                                  <m:t>σ</m:t>
                                </m:r>
                              </m:e>
                              <m:sub>
                                <m:r>
                                  <w:rPr>
                                    <w:rFonts w:ascii="Cambria Math" w:hAnsi="Cambria Math" w:eastAsia="SimSun"/>
                                    <w:sz w:val="20"/>
                                    <w:szCs w:val="20"/>
                                  </w:rPr>
                                  <m:t>en</m:t>
                                </m:r>
                              </m:sub>
                            </m:sSub>
                            <m:r>
                              <w:rPr>
                                <w:rFonts w:ascii="Cambria Math" w:hAnsi="Cambria Math" w:eastAsia="SimSun"/>
                                <w:sz w:val="20"/>
                                <w:szCs w:val="20"/>
                              </w:rPr>
                              <m:t>=1.0</m:t>
                            </m:r>
                          </m:oMath>
                        </m:oMathPara>
                      </w:p>
                    </w:txbxContent>
                  </v:textbox>
                </v:shape>
                <v:line id="Line 120" style="position:absolute;visibility:visible;mso-wrap-style:square" o:spid="_x0000_s1235" o:connectortype="straight" from="10733,21522" to="14703,2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120" style="position:absolute;visibility:visible;mso-wrap-style:square" o:spid="_x0000_s1236" o:connectortype="straight" from="10733,21518" to="16971,2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120" style="position:absolute;visibility:visible;mso-wrap-style:square" o:spid="_x0000_s1237" o:connectortype="straight" from="10853,21518" to="18662,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121" style="position:absolute;visibility:visible;mso-wrap-style:square" o:spid="_x0000_s1238" o:connectortype="straight" from="40142,2339" to="4014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122" style="position:absolute;visibility:visible;mso-wrap-style:square" o:spid="_x0000_s1239" o:connectortype="straight" from="30609,3630" to="54694,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123" style="position:absolute;visibility:visible;mso-wrap-style:square" o:spid="_x0000_s1240" o:connectortype="straight" from="30705,3720" to="30705,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line id="Line 124" style="position:absolute;visibility:visible;mso-wrap-style:square" o:spid="_x0000_s1241" o:connectortype="straight" from="45707,3719" to="45707,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line id="Line 125" style="position:absolute;visibility:visible;mso-wrap-style:square" o:spid="_x0000_s1242" o:connectortype="straight" from="54708,3719" to="54708,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126" style="position:absolute;visibility:visible;mso-wrap-style:square" o:spid="_x0000_s1243" o:connectortype="straight" from="52422,3719" to="524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127" style="position:absolute;visibility:visible;mso-wrap-style:square" o:spid="_x0000_s1244" o:connectortype="straight" from="50136,3719" to="5013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tmxwAAANwAAAAPAAAAZHJzL2Rvd25yZXYueG1sRI9Pa8JA&#10;FMTvBb/D8oTe6qa1BI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CnVa2bHAAAA3AAA&#10;AA8AAAAAAAAAAAAAAAAABwIAAGRycy9kb3ducmV2LnhtbFBLBQYAAAAAAwADALcAAAD7AgAAAAA=&#10;"/>
                <v:line id="Line 128" style="position:absolute;visibility:visible;mso-wrap-style:square" o:spid="_x0000_s1245" o:connectortype="straight" from="47850,3718" to="4785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79xwAAANwAAAAPAAAAZHJzL2Rvd25yZXYueG1sRI9Pa8JA&#10;FMTvBb/D8oTe6qaVBo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EaZzv3HAAAA3AAA&#10;AA8AAAAAAAAAAAAAAAAABwIAAGRycy9kb3ducmV2LnhtbFBLBQYAAAAAAwADALcAAAD7AgAAAAA=&#10;"/>
                <v:line id="Line 109" style="position:absolute;flip:y;visibility:visible;mso-wrap-style:square" o:spid="_x0000_s1246" o:connectortype="straight" from="20106,9482" to="31301,1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"/>
                <v:line id="Line 110" style="position:absolute;visibility:visible;mso-wrap-style:square" o:spid="_x0000_s1247" o:connectortype="straight" from="31148,9482" to="42113,1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v:shape id="Arc 114" style="position:absolute;left:28107;top:7327;width:5416;height:4851;rotation:9165067fd;flip:x;visibility:visible;mso-wrap-style:square;v-text-anchor:top" coordsize="21600,21600" o:spid="_x0000_s124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">
                  <v:path arrowok="t" o:connecttype="custom" o:connectlocs="0,0;541655,485140;0,485140" o:connectangles="0,0,0" o:extrusionok="f"/>
                </v:shape>
                <v:line id="Line 120" style="position:absolute;flip:x;visibility:visible;mso-wrap-style:square" o:spid="_x0000_s1249" o:connectortype="straight" from="6099,21460" to="10733,2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"/>
                <v:line id="Line 120" style="position:absolute;flip:x;visibility:visible;mso-wrap-style:square" o:spid="_x0000_s1250" o:connectortype="straight" from="8266,21407" to="10732,2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"/>
                <v:line id="Line 120" style="position:absolute;visibility:visible;mso-wrap-style:square" o:spid="_x0000_s1251" o:connectortype="straight" from="10849,21697" to="12362,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"/>
                <w10:anchorlock/>
              </v:group>
            </w:pict>
          </mc:Fallback>
        </mc:AlternateContent>
      </w:r>
    </w:p>
    <w:p w:rsidRPr="00733E59" w:rsidR="00B16BFB" w:rsidP="006E7E27" w:rsidRDefault="00087E93" w14:paraId="3F910B81" w14:textId="4D5AE66A">
      <w:pPr>
        <w:pStyle w:val="Source1"/>
        <w:tabs>
          <w:tab w:val="center" w:pos="90"/>
        </w:tabs>
        <w:ind w:left="90" w:hanging="90"/>
      </w:pPr>
      <w:r>
        <w:t>*</w:t>
      </w:r>
      <w:r w:rsidR="006E7E27">
        <w:t xml:space="preserve"> </w:t>
      </w:r>
      <w:r>
        <w:t xml:space="preserve">Electricity </w:t>
      </w:r>
      <w:r w:rsidR="00D426FA">
        <w:t>includes generation from all technologies</w:t>
      </w:r>
      <w:r w:rsidR="00B318E4">
        <w:t xml:space="preserve"> which is simplified here. More information is </w:t>
      </w:r>
      <w:r w:rsidR="006E7E27">
        <w:t>described</w:t>
      </w:r>
      <w:r w:rsidR="00B318E4">
        <w:t xml:space="preserve"> in Section 3.4.</w:t>
      </w:r>
      <w:r w:rsidR="006E7E27">
        <w:t>3.</w:t>
      </w:r>
    </w:p>
    <w:p w:rsidRPr="00733E59" w:rsidR="00B93346" w:rsidP="00B16BFB" w:rsidRDefault="00B93346" w14:paraId="29DB89CE" w14:textId="77777777">
      <w:pPr>
        <w:pStyle w:val="Heading3"/>
      </w:pPr>
      <w:bookmarkStart w:name="_Toc503712059" w:id="75"/>
      <w:bookmarkStart w:name="_Toc503712809" w:id="76"/>
      <w:bookmarkStart w:name="_Toc504465563" w:id="77"/>
      <w:bookmarkStart w:name="_Toc118979521" w:id="78"/>
      <w:r w:rsidRPr="00733E59">
        <w:t>Fossil Fuels</w:t>
      </w:r>
      <w:bookmarkEnd w:id="75"/>
      <w:bookmarkEnd w:id="76"/>
      <w:bookmarkEnd w:id="77"/>
      <w:bookmarkEnd w:id="78"/>
    </w:p>
    <w:p w:rsidR="0076003E" w:rsidP="0076003E" w:rsidRDefault="00B93346" w14:paraId="5D7FCBD7" w14:textId="64B629B3">
      <w:pPr>
        <w:pStyle w:val="BodyText"/>
        <w:rPr>
          <w:rFonts w:eastAsia="Verdana"/>
        </w:rPr>
      </w:pPr>
      <w:r>
        <w:t>The supply of various f</w:t>
      </w:r>
      <w:r w:rsidRPr="00733E59">
        <w:t>ossil</w:t>
      </w:r>
      <w:r w:rsidR="00FA61C5">
        <w:t xml:space="preserve"> </w:t>
      </w:r>
      <w:r w:rsidRPr="00733E59">
        <w:t>fuel</w:t>
      </w:r>
      <w:r>
        <w:t>s</w:t>
      </w:r>
      <w:r w:rsidRPr="00733E59">
        <w:t xml:space="preserve"> </w:t>
      </w:r>
      <w:r>
        <w:t>is</w:t>
      </w:r>
      <w:r w:rsidRPr="00733E59">
        <w:t xml:space="preserve"> limited by the availability of </w:t>
      </w:r>
      <w:r w:rsidR="00C450C0">
        <w:t xml:space="preserve">their corresponding </w:t>
      </w:r>
      <w:r w:rsidRPr="00733E59">
        <w:t xml:space="preserve">natural resource </w:t>
      </w:r>
      <w:r>
        <w:t>reservoir</w:t>
      </w:r>
      <w:r w:rsidR="00C450C0">
        <w:t>s</w:t>
      </w:r>
      <w:r w:rsidRPr="00733E59">
        <w:t xml:space="preserve">. </w:t>
      </w:r>
      <w:r w:rsidR="00C450C0">
        <w:t>A</w:t>
      </w:r>
      <w:r w:rsidRPr="00733E59">
        <w:t xml:space="preserve"> fixed factor in </w:t>
      </w:r>
      <w:r>
        <w:t xml:space="preserve">the </w:t>
      </w:r>
      <w:r w:rsidRPr="00733E59">
        <w:t>production of coal, natural gas</w:t>
      </w:r>
      <w:r>
        <w:t>,</w:t>
      </w:r>
      <w:r w:rsidRPr="00733E59">
        <w:t xml:space="preserve"> and crude oil is introduced </w:t>
      </w:r>
      <w:r w:rsidR="001A00FD">
        <w:t>in</w:t>
      </w:r>
      <w:r w:rsidRPr="00733E59">
        <w:t xml:space="preserve">to the model to represent </w:t>
      </w:r>
      <w:r>
        <w:t xml:space="preserve">this </w:t>
      </w:r>
      <w:r w:rsidRPr="00733E59">
        <w:t>natural resource constraint</w:t>
      </w:r>
      <w:r w:rsidR="00F16FBF">
        <w:t xml:space="preserve"> </w:t>
      </w:r>
      <w:r w:rsidR="001A00FD">
        <w:t>based on</w:t>
      </w:r>
      <w:r w:rsidR="00F16FBF">
        <w:t xml:space="preserve"> data from </w:t>
      </w:r>
      <w:r w:rsidR="001A00FD">
        <w:t xml:space="preserve">the </w:t>
      </w:r>
      <w:r w:rsidR="00B87A10">
        <w:t>EIA</w:t>
      </w:r>
      <w:r w:rsidR="00B124DA">
        <w:t>’</w:t>
      </w:r>
      <w:r w:rsidR="00B87A10">
        <w:t xml:space="preserve">s </w:t>
      </w:r>
      <w:r w:rsidRPr="1BF41688" w:rsidR="00B87A10">
        <w:t>International Energy Statistics</w:t>
      </w:r>
      <w:r w:rsidR="00B87A10">
        <w:rPr>
          <w:szCs w:val="24"/>
        </w:rPr>
        <w:t xml:space="preserve"> (</w:t>
      </w:r>
      <w:r w:rsidRPr="1BF41688" w:rsidR="003D1EB1">
        <w:t xml:space="preserve">DOE, EIA, </w:t>
      </w:r>
      <w:r w:rsidRPr="1BF41688" w:rsidR="00B87A10">
        <w:t>2013)</w:t>
      </w:r>
      <w:r>
        <w:t>.</w:t>
      </w:r>
      <w:r w:rsidR="003B2E14">
        <w:t xml:space="preserve"> </w:t>
      </w:r>
      <w:r>
        <w:t xml:space="preserve">The </w:t>
      </w:r>
      <w:r w:rsidR="004E4F25">
        <w:t xml:space="preserve">presence of this </w:t>
      </w:r>
      <w:r>
        <w:t xml:space="preserve">factor also </w:t>
      </w:r>
      <w:r w:rsidR="006E33B9">
        <w:t xml:space="preserve">leads to </w:t>
      </w:r>
      <w:r w:rsidRPr="00733E59">
        <w:t>decreasing returns to scale</w:t>
      </w:r>
      <w:r>
        <w:t>.</w:t>
      </w:r>
      <w:r w:rsidRPr="00733E59">
        <w:t xml:space="preserve"> The formulation of the CES equations (Figure 3-</w:t>
      </w:r>
      <w:r w:rsidR="0044750F">
        <w:t>5</w:t>
      </w:r>
      <w:r w:rsidRPr="00733E59">
        <w:t xml:space="preserve">) captures the idea that, while it is possible to develop more efficient mining equipment or invest in </w:t>
      </w:r>
      <w:r>
        <w:t>new deposit discoveries</w:t>
      </w:r>
      <w:r w:rsidRPr="00733E59">
        <w:t>, it is not possible to produce the</w:t>
      </w:r>
      <w:r>
        <w:t>se</w:t>
      </w:r>
      <w:r w:rsidRPr="00733E59">
        <w:t xml:space="preserve"> </w:t>
      </w:r>
      <w:r w:rsidR="00D24B9C">
        <w:t xml:space="preserve">natural </w:t>
      </w:r>
      <w:r w:rsidRPr="00733E59">
        <w:t xml:space="preserve">resources using only </w:t>
      </w:r>
      <w:r w:rsidR="00D24B9C">
        <w:t xml:space="preserve">other </w:t>
      </w:r>
      <w:r w:rsidRPr="00733E59">
        <w:t>inputs</w:t>
      </w:r>
      <w:r w:rsidR="003653AA">
        <w:t xml:space="preserve"> </w:t>
      </w:r>
      <w:r w:rsidRPr="00733E59">
        <w:t>like capital, labor, or materials</w:t>
      </w:r>
      <w:r>
        <w:t xml:space="preserve"> (Thomas</w:t>
      </w:r>
      <w:r w:rsidR="00063B9A">
        <w:t xml:space="preserve"> and </w:t>
      </w:r>
      <w:r w:rsidRPr="00171709" w:rsidR="00063B9A">
        <w:t>Gilbert</w:t>
      </w:r>
      <w:r>
        <w:t>, 2014)</w:t>
      </w:r>
      <w:r w:rsidRPr="00733E59">
        <w:t xml:space="preserve">. In the production </w:t>
      </w:r>
      <w:r>
        <w:t>functions</w:t>
      </w:r>
      <w:r w:rsidRPr="00733E59">
        <w:t xml:space="preserve">, the natural resource is combined with </w:t>
      </w:r>
      <w:r w:rsidRPr="00733E59" w:rsidR="423E8915">
        <w:t>the</w:t>
      </w:r>
      <w:r w:rsidRPr="00733E59">
        <w:t xml:space="preserve"> materials/value</w:t>
      </w:r>
      <w:r>
        <w:t>-</w:t>
      </w:r>
      <w:r w:rsidRPr="00733E59">
        <w:t xml:space="preserve">added composite to extract and make </w:t>
      </w:r>
      <w:r>
        <w:t>the resource</w:t>
      </w:r>
      <w:r w:rsidRPr="00733E59">
        <w:t xml:space="preserve"> available for use by other industries. Natural resource</w:t>
      </w:r>
      <w:r>
        <w:t>s</w:t>
      </w:r>
      <w:r w:rsidRPr="00733E59">
        <w:t xml:space="preserve">, together with </w:t>
      </w:r>
      <w:r w:rsidRPr="00733E59" w:rsidR="4CB124AD">
        <w:t>the</w:t>
      </w:r>
      <w:r w:rsidRPr="00733E59">
        <w:t xml:space="preserve"> materials/value-added composite, enter the top nest of </w:t>
      </w:r>
      <w:r>
        <w:t xml:space="preserve">the </w:t>
      </w:r>
      <w:r w:rsidRPr="00733E59">
        <w:t>production function at proportion</w:t>
      </w:r>
      <w:r>
        <w:t>s</w:t>
      </w:r>
      <w:r w:rsidR="2D48446E">
        <w:t xml:space="preserve"> specified in the reference year</w:t>
      </w:r>
      <w:r w:rsidRPr="00733E59">
        <w:t xml:space="preserve">. The elasticity of substitution for </w:t>
      </w:r>
      <w:r>
        <w:t>a</w:t>
      </w:r>
      <w:r w:rsidRPr="00733E59">
        <w:t xml:space="preserve"> fossil fuel </w:t>
      </w:r>
      <w:r w:rsidR="00D359D3">
        <w:t xml:space="preserve">natural </w:t>
      </w:r>
      <w:r w:rsidRPr="00733E59">
        <w:t>resource</w:t>
      </w:r>
      <w:r w:rsidR="00D359D3">
        <w:t xml:space="preserve"> (nr)</w:t>
      </w:r>
      <w:r>
        <w:t>,</w:t>
      </w:r>
      <w:r w:rsidRPr="00733E59">
        <w:t xml:space="preserve"> </w:t>
      </w:r>
      <w:r w:rsidRPr="00F65C48">
        <w:rPr>
          <w:i/>
        </w:rPr>
        <w:t>σ</w:t>
      </w:r>
      <w:r w:rsidRPr="00F65C48">
        <w:rPr>
          <w:i/>
          <w:position w:val="-2"/>
          <w:vertAlign w:val="subscript"/>
        </w:rPr>
        <w:t>nr</w:t>
      </w:r>
      <w:r w:rsidRPr="007D789B">
        <w:rPr>
          <w:i/>
          <w:position w:val="-2"/>
        </w:rPr>
        <w:t>,</w:t>
      </w:r>
      <w:r w:rsidRPr="00733E59">
        <w:t xml:space="preserve"> is</w:t>
      </w:r>
      <w:r w:rsidRPr="00733E59" w:rsidR="405E6B11">
        <w:t xml:space="preserve"> </w:t>
      </w:r>
      <w:r w:rsidR="00ED36D4">
        <w:t>assume</w:t>
      </w:r>
      <w:r w:rsidR="00DF61E0">
        <w:t>d to be</w:t>
      </w:r>
      <w:r w:rsidRPr="00733E59" w:rsidR="499BCE6D">
        <w:t xml:space="preserve"> 0.6</w:t>
      </w:r>
      <w:r w:rsidR="0033608F">
        <w:t xml:space="preserve"> for all regions</w:t>
      </w:r>
      <w:r w:rsidRPr="00733E59" w:rsidR="499BCE6D">
        <w:t>.</w:t>
      </w:r>
      <w:r w:rsidRPr="00733E59">
        <w:t xml:space="preserve"> </w:t>
      </w:r>
      <w:bookmarkStart w:name="_Toc503449458" w:id="79"/>
      <w:bookmarkStart w:name="_Toc504477904" w:id="80"/>
      <w:bookmarkStart w:name="_Toc504485851" w:id="81"/>
      <w:r w:rsidRPr="00733E59" w:rsidR="0076003E">
        <w:rPr>
          <w:rFonts w:eastAsia="Verdana"/>
        </w:rPr>
        <w:t xml:space="preserve">Refined oil is not a natural resource sector that relies </w:t>
      </w:r>
      <w:r w:rsidR="0076003E">
        <w:rPr>
          <w:rFonts w:eastAsia="Verdana"/>
        </w:rPr>
        <w:t xml:space="preserve">directly </w:t>
      </w:r>
      <w:r w:rsidRPr="00733E59" w:rsidR="0076003E">
        <w:rPr>
          <w:rFonts w:eastAsia="Verdana"/>
        </w:rPr>
        <w:t>on extraction, but its production depend</w:t>
      </w:r>
      <w:r w:rsidR="0044750F">
        <w:rPr>
          <w:rFonts w:eastAsia="Verdana"/>
        </w:rPr>
        <w:t>s</w:t>
      </w:r>
      <w:r w:rsidRPr="00733E59" w:rsidR="0076003E">
        <w:rPr>
          <w:rFonts w:eastAsia="Verdana"/>
        </w:rPr>
        <w:t xml:space="preserve"> on </w:t>
      </w:r>
      <w:r w:rsidR="0076003E">
        <w:rPr>
          <w:rFonts w:eastAsia="Verdana"/>
        </w:rPr>
        <w:t xml:space="preserve">the </w:t>
      </w:r>
      <w:r w:rsidRPr="00733E59" w:rsidR="0076003E">
        <w:rPr>
          <w:rFonts w:eastAsia="Verdana"/>
        </w:rPr>
        <w:t>input of crude oil. The CES functions</w:t>
      </w:r>
      <w:r w:rsidR="0076003E">
        <w:rPr>
          <w:rFonts w:eastAsia="Verdana"/>
        </w:rPr>
        <w:t>,</w:t>
      </w:r>
      <w:r w:rsidRPr="00733E59" w:rsidR="0076003E">
        <w:rPr>
          <w:rFonts w:eastAsia="Verdana"/>
        </w:rPr>
        <w:t xml:space="preserve"> </w:t>
      </w:r>
      <w:r w:rsidR="0076003E">
        <w:rPr>
          <w:rFonts w:eastAsia="Verdana"/>
        </w:rPr>
        <w:t>as seen</w:t>
      </w:r>
      <w:r w:rsidRPr="00733E59" w:rsidR="0076003E">
        <w:rPr>
          <w:rFonts w:eastAsia="Verdana"/>
        </w:rPr>
        <w:t xml:space="preserve"> in Figure 3-</w:t>
      </w:r>
      <w:r w:rsidR="0044750F">
        <w:rPr>
          <w:rFonts w:eastAsia="Verdana"/>
        </w:rPr>
        <w:t>6</w:t>
      </w:r>
      <w:r w:rsidR="0076003E">
        <w:rPr>
          <w:rFonts w:eastAsia="Verdana"/>
        </w:rPr>
        <w:t>,</w:t>
      </w:r>
      <w:r w:rsidRPr="00733E59" w:rsidR="0076003E">
        <w:rPr>
          <w:rFonts w:eastAsia="Verdana"/>
        </w:rPr>
        <w:t xml:space="preserve"> capture this idea by allowing some substitution of factors (elasticity </w:t>
      </w:r>
      <w:proofErr w:type="spellStart"/>
      <w:r w:rsidRPr="006B5783" w:rsidR="0076003E">
        <w:rPr>
          <w:rFonts w:eastAsia="Verdana"/>
          <w:i/>
        </w:rPr>
        <w:t>σ</w:t>
      </w:r>
      <w:r w:rsidRPr="006B5783" w:rsidR="0076003E">
        <w:rPr>
          <w:rFonts w:eastAsia="Verdana"/>
          <w:i/>
          <w:vertAlign w:val="subscript"/>
        </w:rPr>
        <w:t>va</w:t>
      </w:r>
      <w:proofErr w:type="spellEnd"/>
      <w:r w:rsidRPr="00733E59" w:rsidR="0076003E">
        <w:rPr>
          <w:rFonts w:eastAsia="Verdana"/>
        </w:rPr>
        <w:t xml:space="preserve">) but </w:t>
      </w:r>
      <w:r w:rsidR="0076003E">
        <w:rPr>
          <w:rFonts w:eastAsia="Verdana"/>
        </w:rPr>
        <w:t xml:space="preserve">also assume that </w:t>
      </w:r>
      <w:r w:rsidRPr="00733E59" w:rsidR="0076003E">
        <w:rPr>
          <w:rFonts w:eastAsia="Verdana"/>
        </w:rPr>
        <w:t xml:space="preserve">crude oil and materials enter the production structure in fixed proportions. This ensures that the model must use crude oil to produce petroleum products and cannot increase output of refined oil </w:t>
      </w:r>
      <w:r w:rsidR="0076003E">
        <w:rPr>
          <w:rFonts w:eastAsia="Verdana"/>
        </w:rPr>
        <w:t xml:space="preserve">solely </w:t>
      </w:r>
      <w:r w:rsidRPr="00733E59" w:rsidR="0076003E">
        <w:rPr>
          <w:rFonts w:eastAsia="Verdana"/>
        </w:rPr>
        <w:t xml:space="preserve">by using other inputs. </w:t>
      </w:r>
    </w:p>
    <w:p w:rsidRPr="00733E59" w:rsidR="00B16BFB" w:rsidP="007978C1" w:rsidRDefault="00B16BFB" w14:paraId="6F9003B6" w14:textId="3B6AAC8B">
      <w:pPr>
        <w:pStyle w:val="FigureTitle"/>
      </w:pPr>
      <w:bookmarkStart w:name="_Toc120007895" w:id="82"/>
      <w:r w:rsidRPr="00733E59">
        <w:t>Figure 3-</w:t>
      </w:r>
      <w:r w:rsidR="0044750F">
        <w:t>5</w:t>
      </w:r>
      <w:r>
        <w:t>.</w:t>
      </w:r>
      <w:r w:rsidRPr="00733E59">
        <w:t xml:space="preserve"> </w:t>
      </w:r>
      <w:r>
        <w:tab/>
      </w:r>
      <w:r w:rsidRPr="00733E59">
        <w:t>Fossil</w:t>
      </w:r>
      <w:r>
        <w:t xml:space="preserve"> </w:t>
      </w:r>
      <w:r w:rsidRPr="00733E59">
        <w:t>Fuel Production (Coal, Crude Oil, and Natural Gas)</w:t>
      </w:r>
      <w:bookmarkEnd w:id="79"/>
      <w:bookmarkEnd w:id="80"/>
      <w:bookmarkEnd w:id="81"/>
      <w:bookmarkEnd w:id="82"/>
    </w:p>
    <w:p w:rsidR="0A31A3BE" w:rsidP="007978C1" w:rsidRDefault="3AC2D4B9" w14:paraId="5D292D27" w14:textId="35CF895B">
      <w:pPr>
        <w:pStyle w:val="FigureTitle"/>
      </w:pPr>
      <w:bookmarkStart w:name="_Toc118979402" w:id="83"/>
      <w:bookmarkStart w:name="_Toc120007896" w:id="84"/>
      <w:r>
        <w:rPr>
          <w:noProof/>
        </w:rPr>
        <w:drawing>
          <wp:inline distT="0" distB="0" distL="0" distR="0" wp14:anchorId="386E4079" wp14:editId="7905C5DD">
            <wp:extent cx="3019425" cy="2585382"/>
            <wp:effectExtent l="19050" t="19050" r="9525" b="24765"/>
            <wp:docPr id="1981386293" name="Picture 198138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386293"/>
                    <pic:cNvPicPr/>
                  </pic:nvPicPr>
                  <pic:blipFill>
                    <a:blip r:embed="rId27">
                      <a:extLst>
                        <a:ext uri="{28A0092B-C50C-407E-A947-70E740481C1C}">
                          <a14:useLocalDpi xmlns:a14="http://schemas.microsoft.com/office/drawing/2010/main" val="0"/>
                        </a:ext>
                      </a:extLst>
                    </a:blip>
                    <a:stretch>
                      <a:fillRect/>
                    </a:stretch>
                  </pic:blipFill>
                  <pic:spPr>
                    <a:xfrm>
                      <a:off x="0" y="0"/>
                      <a:ext cx="3019425" cy="2585382"/>
                    </a:xfrm>
                    <a:prstGeom prst="rect">
                      <a:avLst/>
                    </a:prstGeom>
                    <a:ln w="12700">
                      <a:solidFill>
                        <a:schemeClr val="tx1"/>
                      </a:solidFill>
                    </a:ln>
                  </pic:spPr>
                </pic:pic>
              </a:graphicData>
            </a:graphic>
          </wp:inline>
        </w:drawing>
      </w:r>
      <w:bookmarkEnd w:id="83"/>
      <w:bookmarkEnd w:id="84"/>
    </w:p>
    <w:p w:rsidR="00B93346" w:rsidP="00B16BFB" w:rsidRDefault="00B93346" w14:paraId="3CDB2026" w14:textId="19990DA3">
      <w:pPr>
        <w:rPr>
          <w:sz w:val="20"/>
        </w:rPr>
      </w:pPr>
    </w:p>
    <w:p w:rsidR="00B16BFB" w:rsidP="0076003E" w:rsidRDefault="00B16BFB" w14:paraId="664A39E6" w14:textId="77777777">
      <w:pPr>
        <w:pStyle w:val="Source1"/>
      </w:pPr>
      <w:bookmarkStart w:name="_Toc503449459" w:id="85"/>
      <w:bookmarkStart w:name="_Toc504485852" w:id="86"/>
    </w:p>
    <w:p w:rsidRPr="00733E59" w:rsidR="00B16BFB" w:rsidP="007978C1" w:rsidRDefault="00B16BFB" w14:paraId="2B2D876F" w14:textId="066A1549">
      <w:pPr>
        <w:pStyle w:val="FigureTitle"/>
      </w:pPr>
      <w:bookmarkStart w:name="_Toc120007897" w:id="87"/>
      <w:r w:rsidRPr="00733E59">
        <w:t>Figure 3-</w:t>
      </w:r>
      <w:r w:rsidR="0044750F">
        <w:t>6</w:t>
      </w:r>
      <w:r>
        <w:t>.</w:t>
      </w:r>
      <w:r w:rsidRPr="00733E59">
        <w:t xml:space="preserve"> </w:t>
      </w:r>
      <w:r>
        <w:tab/>
      </w:r>
      <w:r w:rsidRPr="00733E59">
        <w:t>Refined Oil Production</w:t>
      </w:r>
      <w:bookmarkEnd w:id="85"/>
      <w:bookmarkEnd w:id="86"/>
      <w:bookmarkEnd w:id="87"/>
    </w:p>
    <w:p w:rsidR="00B93346" w:rsidP="00B93346" w:rsidRDefault="00B93346" w14:paraId="219A5A52" w14:textId="5A8B94C7">
      <w:r w:rsidRPr="00733E59">
        <w:rPr>
          <w:noProof/>
        </w:rPr>
        <mc:AlternateContent>
          <mc:Choice Requires="wpc">
            <w:drawing>
              <wp:inline distT="0" distB="0" distL="0" distR="0" wp14:anchorId="20A6284B" wp14:editId="00013077">
                <wp:extent cx="4733925" cy="1624965"/>
                <wp:effectExtent l="0" t="0" r="28575" b="13335"/>
                <wp:docPr id="441" name="Canvas 4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389" name="Text Box 105"/>
                        <wps:cNvSpPr txBox="1">
                          <a:spLocks noChangeArrowheads="1"/>
                        </wps:cNvSpPr>
                        <wps:spPr bwMode="auto">
                          <a:xfrm>
                            <a:off x="1401128" y="3"/>
                            <a:ext cx="750570" cy="280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A31BD0" w:rsidR="00D82C7F" w:rsidP="00B93346" w:rsidRDefault="00D82C7F" w14:paraId="71822B1D" w14:textId="77777777">
                              <w:pPr>
                                <w:rPr>
                                  <w:szCs w:val="24"/>
                                </w:rPr>
                              </w:pPr>
                              <w:r w:rsidRPr="00A31BD0">
                                <w:rPr>
                                  <w:szCs w:val="24"/>
                                </w:rPr>
                                <w:t>Output</w:t>
                              </w:r>
                            </w:p>
                          </w:txbxContent>
                        </wps:txbx>
                        <wps:bodyPr rot="0" vert="horz" wrap="square" lIns="91440" tIns="45720" rIns="91440" bIns="45720" anchor="t" anchorCtr="0" upright="1">
                          <a:noAutofit/>
                        </wps:bodyPr>
                      </wps:wsp>
                      <wps:wsp>
                        <wps:cNvPr id="390" name="Text Box 106"/>
                        <wps:cNvSpPr txBox="1">
                          <a:spLocks noChangeArrowheads="1"/>
                        </wps:cNvSpPr>
                        <wps:spPr bwMode="auto">
                          <a:xfrm>
                            <a:off x="351070" y="585852"/>
                            <a:ext cx="838200" cy="45719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1A41478" w14:textId="77777777">
                              <w:pPr>
                                <w:jc w:val="center"/>
                              </w:pPr>
                              <w:r w:rsidRPr="00570044">
                                <w:t>Materials</w:t>
                              </w:r>
                            </w:p>
                            <w:p w:rsidRPr="00570044" w:rsidR="00D82C7F" w:rsidP="00B93346" w:rsidRDefault="00D82C7F" w14:paraId="1EB225CC" w14:textId="77777777">
                              <w:pPr>
                                <w:jc w:val="center"/>
                              </w:pPr>
                              <w:r>
                                <w:t>1...n</w:t>
                              </w:r>
                            </w:p>
                          </w:txbxContent>
                        </wps:txbx>
                        <wps:bodyPr rot="0" vert="horz" wrap="square" lIns="91440" tIns="45720" rIns="91440" bIns="45720" anchor="t" anchorCtr="0" upright="1">
                          <a:noAutofit/>
                        </wps:bodyPr>
                      </wps:wsp>
                      <wps:wsp>
                        <wps:cNvPr id="391" name="Arc 111"/>
                        <wps:cNvSpPr>
                          <a:spLocks/>
                        </wps:cNvSpPr>
                        <wps:spPr bwMode="auto">
                          <a:xfrm rot="13209131" flipH="1">
                            <a:off x="2773431" y="742892"/>
                            <a:ext cx="541655" cy="4857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Text Box 112"/>
                        <wps:cNvSpPr txBox="1">
                          <a:spLocks noChangeArrowheads="1"/>
                        </wps:cNvSpPr>
                        <wps:spPr bwMode="auto">
                          <a:xfrm>
                            <a:off x="1821730" y="330214"/>
                            <a:ext cx="83439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70044" w:rsidR="00D82C7F" w:rsidP="00B93346" w:rsidRDefault="00541246" w14:paraId="24A4B7FD" w14:textId="77777777">
                              <w:pPr>
                                <w:rPr>
                                  <w:i/>
                                </w:rPr>
                              </w:pPr>
                              <m:oMathPara>
                                <m:oMath>
                                  <m:sSub>
                                    <m:sSubPr>
                                      <m:ctrlPr>
                                        <w:rPr>
                                          <w:rFonts w:ascii="Cambria Math" w:hAnsi="Cambria Math"/>
                                          <w:i/>
                                        </w:rPr>
                                      </m:ctrlPr>
                                    </m:sSubPr>
                                    <m:e>
                                      <m:r>
                                        <w:rPr>
                                          <w:rFonts w:ascii="Cambria Math" w:hAnsi="Cambria Math"/>
                                        </w:rPr>
                                        <m:t>σ</m:t>
                                      </m:r>
                                    </m:e>
                                    <m:sub>
                                      <m:r>
                                        <w:rPr>
                                          <w:rFonts w:ascii="Cambria Math" w:hAnsi="Cambria Math"/>
                                        </w:rPr>
                                        <m:t>mat</m:t>
                                      </m:r>
                                    </m:sub>
                                  </m:sSub>
                                  <m:r>
                                    <w:rPr>
                                      <w:rFonts w:ascii="Cambria Math" w:hAnsi="Cambria Math"/>
                                    </w:rPr>
                                    <m:t>=0</m:t>
                                  </m:r>
                                </m:oMath>
                              </m:oMathPara>
                            </w:p>
                          </w:txbxContent>
                        </wps:txbx>
                        <wps:bodyPr rot="0" vert="horz" wrap="square" lIns="91440" tIns="45720" rIns="91440" bIns="45720" anchor="t" anchorCtr="0" upright="1">
                          <a:noAutofit/>
                        </wps:bodyPr>
                      </wps:wsp>
                      <wps:wsp>
                        <wps:cNvPr id="393" name="Text Box 114"/>
                        <wps:cNvSpPr txBox="1">
                          <a:spLocks noChangeArrowheads="1"/>
                        </wps:cNvSpPr>
                        <wps:spPr bwMode="auto">
                          <a:xfrm>
                            <a:off x="3399705" y="939224"/>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70044" w:rsidR="00D82C7F" w:rsidP="00B93346" w:rsidRDefault="00D82C7F" w14:paraId="6B018B33" w14:textId="77777777">
                              <w:pPr>
                                <w:rPr>
                                  <w:i/>
                                </w:rPr>
                              </w:pPr>
                              <w:proofErr w:type="spellStart"/>
                              <w:r w:rsidRPr="00570044">
                                <w:rPr>
                                  <w:i/>
                                </w:rPr>
                                <w:t>σ</w:t>
                              </w:r>
                              <w:r w:rsidRPr="00570044">
                                <w:rPr>
                                  <w:i/>
                                  <w:vertAlign w:val="subscript"/>
                                </w:rPr>
                                <w:t>va</w:t>
                              </w:r>
                              <w:proofErr w:type="spellEnd"/>
                              <w:r w:rsidRPr="00570044">
                                <w:rPr>
                                  <w:i/>
                                </w:rPr>
                                <w:t xml:space="preserve"> = 1.0</w:t>
                              </w:r>
                            </w:p>
                          </w:txbxContent>
                        </wps:txbx>
                        <wps:bodyPr rot="0" vert="horz" wrap="square" lIns="91440" tIns="45720" rIns="91440" bIns="45720" anchor="t" anchorCtr="0" upright="1">
                          <a:noAutofit/>
                        </wps:bodyPr>
                      </wps:wsp>
                      <wps:wsp>
                        <wps:cNvPr id="394" name="Text Box 116"/>
                        <wps:cNvSpPr txBox="1">
                          <a:spLocks noChangeArrowheads="1"/>
                        </wps:cNvSpPr>
                        <wps:spPr bwMode="auto">
                          <a:xfrm>
                            <a:off x="1334050" y="585852"/>
                            <a:ext cx="10668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70044" w:rsidR="00D82C7F" w:rsidP="00B93346" w:rsidRDefault="00D82C7F" w14:paraId="5EEC8DA5" w14:textId="77777777">
                              <w:pPr>
                                <w:jc w:val="center"/>
                              </w:pPr>
                              <w:r>
                                <w:t>Crude Oil</w:t>
                              </w:r>
                            </w:p>
                          </w:txbxContent>
                        </wps:txbx>
                        <wps:bodyPr rot="0" vert="horz" wrap="square" lIns="91440" tIns="45720" rIns="91440" bIns="45720" anchor="t" anchorCtr="0" upright="1">
                          <a:noAutofit/>
                        </wps:bodyPr>
                      </wps:wsp>
                      <wps:wsp>
                        <wps:cNvPr id="395" name="Line 117"/>
                        <wps:cNvCnPr>
                          <a:cxnSpLocks noChangeShapeType="1"/>
                        </wps:cNvCnPr>
                        <wps:spPr bwMode="auto">
                          <a:xfrm>
                            <a:off x="3018705" y="939224"/>
                            <a:ext cx="38100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Line 118"/>
                        <wps:cNvCnPr>
                          <a:cxnSpLocks noChangeShapeType="1"/>
                        </wps:cNvCnPr>
                        <wps:spPr bwMode="auto">
                          <a:xfrm flipH="1">
                            <a:off x="2684145" y="939224"/>
                            <a:ext cx="333926"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119"/>
                        <wps:cNvSpPr txBox="1">
                          <a:spLocks noChangeArrowheads="1"/>
                        </wps:cNvSpPr>
                        <wps:spPr bwMode="auto">
                          <a:xfrm>
                            <a:off x="2302425" y="1310054"/>
                            <a:ext cx="838200" cy="2710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70044" w:rsidR="00D82C7F" w:rsidP="00B93346" w:rsidRDefault="00D82C7F" w14:paraId="6C3FF1C3" w14:textId="77777777">
                              <w:r w:rsidRPr="00570044">
                                <w:t>Capital</w:t>
                              </w:r>
                            </w:p>
                          </w:txbxContent>
                        </wps:txbx>
                        <wps:bodyPr rot="0" vert="horz" wrap="square" lIns="91440" tIns="45720" rIns="91440" bIns="45720" anchor="t" anchorCtr="0" upright="1">
                          <a:noAutofit/>
                        </wps:bodyPr>
                      </wps:wsp>
                      <wps:wsp>
                        <wps:cNvPr id="398" name="Text Box 120"/>
                        <wps:cNvSpPr txBox="1">
                          <a:spLocks noChangeArrowheads="1"/>
                        </wps:cNvSpPr>
                        <wps:spPr bwMode="auto">
                          <a:xfrm>
                            <a:off x="3247305" y="1299894"/>
                            <a:ext cx="838200" cy="2812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70044" w:rsidR="00D82C7F" w:rsidP="00B93346" w:rsidRDefault="00D82C7F" w14:paraId="3F754BBF" w14:textId="77777777">
                              <w:r w:rsidRPr="00570044">
                                <w:t>Labor</w:t>
                              </w:r>
                            </w:p>
                          </w:txbxContent>
                        </wps:txbx>
                        <wps:bodyPr rot="0" vert="horz" wrap="square" lIns="91440" tIns="45720" rIns="91440" bIns="45720" anchor="t" anchorCtr="0" upright="1">
                          <a:noAutofit/>
                        </wps:bodyPr>
                      </wps:wsp>
                      <wps:wsp>
                        <wps:cNvPr id="399" name="Text Box 116"/>
                        <wps:cNvSpPr txBox="1">
                          <a:spLocks noChangeArrowheads="1"/>
                        </wps:cNvSpPr>
                        <wps:spPr bwMode="auto">
                          <a:xfrm>
                            <a:off x="2551725" y="524864"/>
                            <a:ext cx="10668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01CCD829" w14:textId="73DC7C2D">
                              <w:pPr>
                                <w:pStyle w:val="NormalWeb"/>
                                <w:spacing w:before="0" w:beforeAutospacing="0" w:after="0" w:afterAutospacing="0"/>
                                <w:jc w:val="center"/>
                                <w:rPr>
                                  <w:rFonts w:eastAsia="SimSun"/>
                                  <w:sz w:val="22"/>
                                  <w:szCs w:val="22"/>
                                </w:rPr>
                              </w:pPr>
                              <w:r>
                                <w:rPr>
                                  <w:rFonts w:eastAsia="SimSun"/>
                                  <w:sz w:val="22"/>
                                  <w:szCs w:val="22"/>
                                </w:rPr>
                                <w:t xml:space="preserve">Value-Added </w:t>
                              </w:r>
                            </w:p>
                            <w:p w:rsidR="00D82C7F" w:rsidP="00B93346" w:rsidRDefault="00D82C7F" w14:paraId="2A8D4A3A" w14:textId="77777777">
                              <w:pPr>
                                <w:pStyle w:val="NormalWeb"/>
                                <w:spacing w:before="0" w:beforeAutospacing="0" w:after="0" w:afterAutospacing="0"/>
                                <w:jc w:val="center"/>
                              </w:pPr>
                              <w:r>
                                <w:rPr>
                                  <w:rFonts w:eastAsia="SimSun"/>
                                  <w:sz w:val="22"/>
                                  <w:szCs w:val="22"/>
                                </w:rPr>
                                <w:t>Composite</w:t>
                              </w:r>
                            </w:p>
                          </w:txbxContent>
                        </wps:txbx>
                        <wps:bodyPr rot="0" vert="horz" wrap="square" lIns="91440" tIns="45720" rIns="91440" bIns="45720" anchor="t" anchorCtr="0" upright="1">
                          <a:noAutofit/>
                        </wps:bodyPr>
                      </wps:wsp>
                      <wps:wsp>
                        <wps:cNvPr id="400" name="Line 127"/>
                        <wps:cNvCnPr>
                          <a:cxnSpLocks noChangeShapeType="1"/>
                        </wps:cNvCnPr>
                        <wps:spPr bwMode="auto">
                          <a:xfrm>
                            <a:off x="1740830" y="271475"/>
                            <a:ext cx="0" cy="118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122"/>
                        <wps:cNvCnPr>
                          <a:cxnSpLocks noChangeShapeType="1"/>
                        </wps:cNvCnPr>
                        <wps:spPr bwMode="auto">
                          <a:xfrm>
                            <a:off x="478535" y="389632"/>
                            <a:ext cx="2560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127"/>
                        <wps:cNvCnPr>
                          <a:cxnSpLocks noChangeShapeType="1"/>
                        </wps:cNvCnPr>
                        <wps:spPr bwMode="auto">
                          <a:xfrm>
                            <a:off x="1164335" y="389632"/>
                            <a:ext cx="0" cy="2352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127"/>
                        <wps:cNvCnPr>
                          <a:cxnSpLocks noChangeShapeType="1"/>
                        </wps:cNvCnPr>
                        <wps:spPr bwMode="auto">
                          <a:xfrm>
                            <a:off x="478535" y="389950"/>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127"/>
                        <wps:cNvCnPr>
                          <a:cxnSpLocks noChangeShapeType="1"/>
                        </wps:cNvCnPr>
                        <wps:spPr bwMode="auto">
                          <a:xfrm>
                            <a:off x="686560" y="389950"/>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7"/>
                        <wps:cNvCnPr>
                          <a:cxnSpLocks noChangeShapeType="1"/>
                        </wps:cNvCnPr>
                        <wps:spPr bwMode="auto">
                          <a:xfrm>
                            <a:off x="899603" y="389632"/>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127"/>
                        <wps:cNvCnPr>
                          <a:cxnSpLocks noChangeShapeType="1"/>
                        </wps:cNvCnPr>
                        <wps:spPr bwMode="auto">
                          <a:xfrm>
                            <a:off x="1880678" y="389632"/>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127"/>
                        <wps:cNvCnPr>
                          <a:cxnSpLocks noChangeShapeType="1"/>
                        </wps:cNvCnPr>
                        <wps:spPr bwMode="auto">
                          <a:xfrm>
                            <a:off x="3038855" y="390539"/>
                            <a:ext cx="0" cy="234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arto="http://schemas.microsoft.com/office/word/2006/arto">
            <w:pict w14:anchorId="2EE547DF">
              <v:group id="Canvas 441" style="width:372.75pt;height:127.95pt;mso-position-horizontal-relative:char;mso-position-vertical-relative:line" coordsize="47339,16249" o:spid="_x0000_s1252" editas="canvas" w14:anchorId="20A62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">
                <v:shape id="_x0000_s1253" style="position:absolute;width:47339;height:16249;visibility:visible;mso-wrap-style:square" stroked="t" strokecolor="black [3213]" strokeweight="1pt" type="#_x0000_t75">
                  <v:fill o:detectmouseclick="t"/>
                  <v:path o:connecttype="none"/>
                </v:shape>
                <v:shape id="Text Box 105" style="position:absolute;left:14011;width:7505;height:2809;visibility:visible;mso-wrap-style:square;v-text-anchor:top" o:spid="_x0000_s12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v:textbox>
                    <w:txbxContent>
                      <w:p w:rsidRPr="00A31BD0" w:rsidR="00D82C7F" w:rsidP="00B93346" w:rsidRDefault="00D82C7F" w14:paraId="2A38560A" w14:textId="77777777">
                        <w:pPr>
                          <w:rPr>
                            <w:szCs w:val="24"/>
                          </w:rPr>
                        </w:pPr>
                        <w:r w:rsidRPr="00A31BD0">
                          <w:rPr>
                            <w:szCs w:val="24"/>
                          </w:rPr>
                          <w:t>Output</w:t>
                        </w:r>
                      </w:p>
                    </w:txbxContent>
                  </v:textbox>
                </v:shape>
                <v:shape id="Text Box 106" style="position:absolute;left:3510;top:5858;width:8382;height:4572;visibility:visible;mso-wrap-style:square;v-text-anchor:top" o:spid="_x0000_s125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">
                  <v:fill opacity="0"/>
                  <v:textbox>
                    <w:txbxContent>
                      <w:p w:rsidR="00D82C7F" w:rsidP="00B93346" w:rsidRDefault="00D82C7F" w14:paraId="7DF8344F" w14:textId="77777777">
                        <w:pPr>
                          <w:jc w:val="center"/>
                        </w:pPr>
                        <w:r w:rsidRPr="00570044">
                          <w:t>Materials</w:t>
                        </w:r>
                      </w:p>
                      <w:p w:rsidRPr="00570044" w:rsidR="00D82C7F" w:rsidP="00B93346" w:rsidRDefault="00D82C7F" w14:paraId="1F640822" w14:textId="77777777">
                        <w:pPr>
                          <w:jc w:val="center"/>
                        </w:pPr>
                        <w:r>
                          <w:t>1...n</w:t>
                        </w:r>
                      </w:p>
                    </w:txbxContent>
                  </v:textbox>
                </v:shape>
                <v:shape id="Arc 111" style="position:absolute;left:27734;top:7428;width:5416;height:4858;rotation:9165067fd;flip:x;visibility:visible;mso-wrap-style:square;v-text-anchor:top" coordsize="21600,21600" o:spid="_x0000_s125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">
                  <v:path arrowok="t" o:connecttype="custom" o:connectlocs="0,0;541655,485775;0,485775" o:connectangles="0,0,0" o:extrusionok="f"/>
                </v:shape>
                <v:shape id="Text Box 112" style="position:absolute;left:18217;top:3302;width:8344;height:3429;visibility:visible;mso-wrap-style:square;v-text-anchor:top" o:spid="_x0000_s125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">
                  <v:fill opacity="0"/>
                  <v:textbox>
                    <w:txbxContent>
                      <w:p w:rsidRPr="00570044" w:rsidR="00D82C7F" w:rsidP="00B93346" w:rsidRDefault="00000000" w14:paraId="4C96861C" w14:textId="77777777">
                        <w:pPr>
                          <w:rPr>
                            <w:i/>
                          </w:rPr>
                        </w:pPr>
                        <m:oMathPara>
                          <m:oMath>
                            <m:sSub>
                              <m:sSubPr>
                                <m:ctrlPr>
                                  <w:rPr>
                                    <w:rFonts w:ascii="Cambria Math" w:hAnsi="Cambria Math"/>
                                    <w:i/>
                                  </w:rPr>
                                </m:ctrlPr>
                              </m:sSubPr>
                              <m:e>
                                <m:r>
                                  <w:rPr>
                                    <w:rFonts w:ascii="Cambria Math" w:hAnsi="Cambria Math"/>
                                  </w:rPr>
                                  <m:t>σ</m:t>
                                </m:r>
                              </m:e>
                              <m:sub>
                                <m:r>
                                  <w:rPr>
                                    <w:rFonts w:ascii="Cambria Math" w:hAnsi="Cambria Math"/>
                                  </w:rPr>
                                  <m:t>mat</m:t>
                                </m:r>
                              </m:sub>
                            </m:sSub>
                            <m:r>
                              <w:rPr>
                                <w:rFonts w:ascii="Cambria Math" w:hAnsi="Cambria Math"/>
                              </w:rPr>
                              <m:t>=0</m:t>
                            </m:r>
                          </m:oMath>
                        </m:oMathPara>
                      </w:p>
                    </w:txbxContent>
                  </v:textbox>
                </v:shape>
                <v:shape id="Text Box 114" style="position:absolute;left:33997;top:9392;width:10668;height:3429;visibility:visible;mso-wrap-style:square;v-text-anchor:top" o:spid="_x0000_s125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">
                  <v:fill opacity="0"/>
                  <v:textbox>
                    <w:txbxContent>
                      <w:p w:rsidRPr="00570044" w:rsidR="00D82C7F" w:rsidP="00B93346" w:rsidRDefault="00D82C7F" w14:paraId="4B10C170" w14:textId="77777777">
                        <w:pPr>
                          <w:rPr>
                            <w:i/>
                          </w:rPr>
                        </w:pPr>
                        <w:r w:rsidRPr="00570044">
                          <w:rPr>
                            <w:i/>
                          </w:rPr>
                          <w:t>σ</w:t>
                        </w:r>
                        <w:r w:rsidRPr="00570044">
                          <w:rPr>
                            <w:i/>
                            <w:vertAlign w:val="subscript"/>
                          </w:rPr>
                          <w:t>va</w:t>
                        </w:r>
                        <w:r w:rsidRPr="00570044">
                          <w:rPr>
                            <w:i/>
                          </w:rPr>
                          <w:t xml:space="preserve"> = 1.0</w:t>
                        </w:r>
                      </w:p>
                    </w:txbxContent>
                  </v:textbox>
                </v:shape>
                <v:shape id="Text Box 116" style="position:absolute;left:13340;top:5858;width:10668;height:4572;visibility:visible;mso-wrap-style:square;v-text-anchor:top" o:spid="_x0000_s125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">
                  <v:fill opacity="0"/>
                  <v:textbox>
                    <w:txbxContent>
                      <w:p w:rsidRPr="00570044" w:rsidR="00D82C7F" w:rsidP="00B93346" w:rsidRDefault="00D82C7F" w14:paraId="29CE5957" w14:textId="77777777">
                        <w:pPr>
                          <w:jc w:val="center"/>
                        </w:pPr>
                        <w:r>
                          <w:t>Crude Oil</w:t>
                        </w:r>
                      </w:p>
                    </w:txbxContent>
                  </v:textbox>
                </v:shape>
                <v:line id="Line 117" style="position:absolute;visibility:visible;mso-wrap-style:square" o:spid="_x0000_s1260" o:connectortype="straight" from="30187,9392" to="33997,1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FggxwAAANwAAAAPAAAAZHJzL2Rvd25yZXYueG1sRI9Ba8JA&#10;FITvBf/D8gq91U0rD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MNAWCDHAAAA3AAA&#10;AA8AAAAAAAAAAAAAAAAABwIAAGRycy9kb3ducmV2LnhtbFBLBQYAAAAAAwADALcAAAD7AgAAAAA=&#10;"/>
                <v:line id="Line 118" style="position:absolute;flip:x;visibility:visible;mso-wrap-style:square" o:spid="_x0000_s1261" o:connectortype="straight" from="26841,9392" to="30180,1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"/>
                <v:shape id="Text Box 119" style="position:absolute;left:23024;top:13100;width:8382;height:2711;visibility:visible;mso-wrap-style:square;v-text-anchor:top" o:spid="_x0000_s12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">
                  <v:fill opacity="0"/>
                  <v:textbox>
                    <w:txbxContent>
                      <w:p w:rsidRPr="00570044" w:rsidR="00D82C7F" w:rsidP="00B93346" w:rsidRDefault="00D82C7F" w14:paraId="6C57AE2F" w14:textId="77777777">
                        <w:r w:rsidRPr="00570044">
                          <w:t>Capital</w:t>
                        </w:r>
                      </w:p>
                    </w:txbxContent>
                  </v:textbox>
                </v:shape>
                <v:shape id="Text Box 120" style="position:absolute;left:32473;top:12998;width:8382;height:2813;visibility:visible;mso-wrap-style:square;v-text-anchor:top" o:spid="_x0000_s126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">
                  <v:fill opacity="0"/>
                  <v:textbox>
                    <w:txbxContent>
                      <w:p w:rsidRPr="00570044" w:rsidR="00D82C7F" w:rsidP="00B93346" w:rsidRDefault="00D82C7F" w14:paraId="5E982B19" w14:textId="77777777">
                        <w:r w:rsidRPr="00570044">
                          <w:t>Labor</w:t>
                        </w:r>
                      </w:p>
                    </w:txbxContent>
                  </v:textbox>
                </v:shape>
                <v:shape id="Text Box 116" style="position:absolute;left:25517;top:5248;width:10668;height:4572;visibility:visible;mso-wrap-style:square;v-text-anchor:top" o:spid="_x0000_s126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">
                  <v:fill opacity="0"/>
                  <v:textbox>
                    <w:txbxContent>
                      <w:p w:rsidR="00D82C7F" w:rsidP="00B93346" w:rsidRDefault="00D82C7F" w14:paraId="276A360A" w14:textId="73DC7C2D">
                        <w:pPr>
                          <w:pStyle w:val="NormalWeb"/>
                          <w:spacing w:before="0" w:beforeAutospacing="0" w:after="0" w:afterAutospacing="0"/>
                          <w:jc w:val="center"/>
                          <w:rPr>
                            <w:rFonts w:eastAsia="SimSun"/>
                            <w:sz w:val="22"/>
                            <w:szCs w:val="22"/>
                          </w:rPr>
                        </w:pPr>
                        <w:r>
                          <w:rPr>
                            <w:rFonts w:eastAsia="SimSun"/>
                            <w:sz w:val="22"/>
                            <w:szCs w:val="22"/>
                          </w:rPr>
                          <w:t xml:space="preserve">Value-Added </w:t>
                        </w:r>
                      </w:p>
                      <w:p w:rsidR="00D82C7F" w:rsidP="00B93346" w:rsidRDefault="00D82C7F" w14:paraId="0C00B5CD" w14:textId="77777777">
                        <w:pPr>
                          <w:pStyle w:val="NormalWeb"/>
                          <w:spacing w:before="0" w:beforeAutospacing="0" w:after="0" w:afterAutospacing="0"/>
                          <w:jc w:val="center"/>
                        </w:pPr>
                        <w:r>
                          <w:rPr>
                            <w:rFonts w:eastAsia="SimSun"/>
                            <w:sz w:val="22"/>
                            <w:szCs w:val="22"/>
                          </w:rPr>
                          <w:t>Composite</w:t>
                        </w:r>
                      </w:p>
                    </w:txbxContent>
                  </v:textbox>
                </v:shape>
                <v:line id="Line 127" style="position:absolute;visibility:visible;mso-wrap-style:square" o:spid="_x0000_s1265" o:connectortype="straight" from="17408,2714" to="1740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Line 122" style="position:absolute;visibility:visible;mso-wrap-style:square" o:spid="_x0000_s1266" o:connectortype="straight" from="4785,3896" to="30388,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Line 127" style="position:absolute;visibility:visible;mso-wrap-style:square" o:spid="_x0000_s1267" o:connectortype="straight" from="11643,3896" to="11643,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Line 127" style="position:absolute;visibility:visible;mso-wrap-style:square" o:spid="_x0000_s1268" o:connectortype="straight" from="4785,3899" to="4785,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Line 127" style="position:absolute;visibility:visible;mso-wrap-style:square" o:spid="_x0000_s1269" o:connectortype="straight" from="6865,3899" to="6865,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line id="Line 127" style="position:absolute;visibility:visible;mso-wrap-style:square" o:spid="_x0000_s1270" o:connectortype="straight" from="8996,3896" to="8996,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"/>
                <v:line id="Line 127" style="position:absolute;visibility:visible;mso-wrap-style:square" o:spid="_x0000_s1271" o:connectortype="straight" from="18806,3896" to="18806,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127" style="position:absolute;visibility:visible;mso-wrap-style:square" o:spid="_x0000_s1272" o:connectortype="straight" from="30388,3905" to="30388,6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w10:anchorlock/>
              </v:group>
            </w:pict>
          </mc:Fallback>
        </mc:AlternateContent>
      </w:r>
    </w:p>
    <w:p w:rsidRPr="00733E59" w:rsidR="00B16BFB" w:rsidP="00B16BFB" w:rsidRDefault="00B16BFB" w14:paraId="37D772D5" w14:textId="77777777">
      <w:pPr>
        <w:pStyle w:val="Source1"/>
      </w:pPr>
    </w:p>
    <w:p w:rsidRPr="00733E59" w:rsidR="00B93346" w:rsidP="00B16BFB" w:rsidRDefault="00B93346" w14:paraId="27F67760" w14:textId="6D338250">
      <w:pPr>
        <w:pStyle w:val="Heading3"/>
      </w:pPr>
      <w:bookmarkStart w:name="_Toc503712060" w:id="88"/>
      <w:bookmarkStart w:name="_Toc503712810" w:id="89"/>
      <w:bookmarkStart w:name="_Toc504465564" w:id="90"/>
      <w:bookmarkStart w:name="_Toc118979522" w:id="91"/>
      <w:r w:rsidRPr="00733E59">
        <w:t>Electricity</w:t>
      </w:r>
      <w:bookmarkEnd w:id="88"/>
      <w:bookmarkEnd w:id="89"/>
      <w:bookmarkEnd w:id="90"/>
      <w:bookmarkEnd w:id="91"/>
    </w:p>
    <w:p w:rsidRPr="00373D87" w:rsidR="00B93346" w:rsidP="004D7FF8" w:rsidRDefault="004D7FF8" w14:paraId="18F576F9" w14:textId="33CDB146">
      <w:pPr>
        <w:pStyle w:val="BodyText"/>
      </w:pPr>
      <w:r>
        <w:t>The electricity sector and g</w:t>
      </w:r>
      <w:r w:rsidRPr="002E11AE">
        <w:t>eneration</w:t>
      </w:r>
      <w:r>
        <w:t xml:space="preserve"> technologies are different from general industry and </w:t>
      </w:r>
      <w:r w:rsidRPr="002E11AE">
        <w:t>services</w:t>
      </w:r>
      <w:r>
        <w:t xml:space="preserve"> sectors because of their </w:t>
      </w:r>
      <w:r w:rsidR="004E12FA">
        <w:t>heavy</w:t>
      </w:r>
      <w:r>
        <w:t xml:space="preserve"> dependence </w:t>
      </w:r>
      <w:r w:rsidRPr="00963006">
        <w:t xml:space="preserve">on </w:t>
      </w:r>
      <w:r w:rsidR="00483DE8">
        <w:t xml:space="preserve">primary </w:t>
      </w:r>
      <w:r w:rsidRPr="00963006">
        <w:t>energy inputs</w:t>
      </w:r>
      <w:r w:rsidR="009E529A">
        <w:t xml:space="preserve"> and</w:t>
      </w:r>
      <w:r w:rsidR="00FD3A03">
        <w:t xml:space="preserve"> </w:t>
      </w:r>
      <w:r w:rsidR="00483DE8">
        <w:t xml:space="preserve">complex </w:t>
      </w:r>
      <w:r w:rsidR="009E529A">
        <w:t>technology details</w:t>
      </w:r>
      <w:r w:rsidRPr="00963006">
        <w:t xml:space="preserve">. </w:t>
      </w:r>
      <w:r>
        <w:t>E</w:t>
      </w:r>
      <w:r w:rsidRPr="004D5368">
        <w:t xml:space="preserve">stablished theoretical and </w:t>
      </w:r>
      <w:r>
        <w:t xml:space="preserve">physical </w:t>
      </w:r>
      <w:r w:rsidRPr="004D5368">
        <w:t>engineering bounds on how efficiently fossil</w:t>
      </w:r>
      <w:r>
        <w:t xml:space="preserve"> </w:t>
      </w:r>
      <w:r w:rsidRPr="00EE7D9F">
        <w:t>fuel inputs can be converted into electricity</w:t>
      </w:r>
      <w:r>
        <w:t xml:space="preserve"> limit substitution opportunities</w:t>
      </w:r>
      <w:r w:rsidRPr="00EE7D9F">
        <w:t xml:space="preserve">. </w:t>
      </w:r>
      <w:r>
        <w:t>As a result of these</w:t>
      </w:r>
      <w:r w:rsidRPr="00EE7D9F">
        <w:t xml:space="preserve"> considerations and the </w:t>
      </w:r>
      <w:r>
        <w:t>need</w:t>
      </w:r>
      <w:r w:rsidRPr="00EE7D9F">
        <w:t xml:space="preserve"> </w:t>
      </w:r>
      <w:r>
        <w:t>to</w:t>
      </w:r>
      <w:r w:rsidRPr="00EE7D9F">
        <w:t xml:space="preserve"> estimat</w:t>
      </w:r>
      <w:r>
        <w:t>e</w:t>
      </w:r>
      <w:r w:rsidRPr="00EE7D9F">
        <w:t xml:space="preserve"> impacts of energy and environmental polic</w:t>
      </w:r>
      <w:r>
        <w:t>y</w:t>
      </w:r>
      <w:r w:rsidRPr="00EE7D9F">
        <w:t xml:space="preserve"> </w:t>
      </w:r>
      <w:r>
        <w:t>on</w:t>
      </w:r>
      <w:r w:rsidRPr="00EE7D9F">
        <w:t xml:space="preserve"> electricity </w:t>
      </w:r>
      <w:r>
        <w:t>markets</w:t>
      </w:r>
      <w:r w:rsidRPr="00EE7D9F">
        <w:t xml:space="preserve">, the </w:t>
      </w:r>
      <w:r w:rsidR="00DA3675">
        <w:t>production of</w:t>
      </w:r>
      <w:r w:rsidRPr="00EE7D9F">
        <w:t xml:space="preserve"> electricity</w:t>
      </w:r>
      <w:r>
        <w:t xml:space="preserve"> </w:t>
      </w:r>
      <w:r w:rsidR="0027304E">
        <w:t>is</w:t>
      </w:r>
      <w:r w:rsidRPr="00EE7D9F">
        <w:t xml:space="preserve"> </w:t>
      </w:r>
      <w:r w:rsidR="00CF0E5A">
        <w:t xml:space="preserve">modeled </w:t>
      </w:r>
      <w:r w:rsidRPr="00EE7D9F">
        <w:t>different</w:t>
      </w:r>
      <w:r w:rsidR="00CF0E5A">
        <w:t>ly</w:t>
      </w:r>
      <w:r w:rsidRPr="00EE7D9F">
        <w:t xml:space="preserve"> from other industries</w:t>
      </w:r>
      <w:r w:rsidR="00621C51">
        <w:t>.</w:t>
      </w:r>
      <w:r w:rsidR="00E64566">
        <w:t xml:space="preserve"> </w:t>
      </w:r>
      <w:r w:rsidRPr="00843055" w:rsidR="00621C51">
        <w:t>Figure 3-</w:t>
      </w:r>
      <w:r w:rsidR="0044750F">
        <w:t xml:space="preserve">7 </w:t>
      </w:r>
      <w:r w:rsidR="00621C51">
        <w:t>shows the production structure for electricity generation technologies and how they are combined into a single electricity output aggregate</w:t>
      </w:r>
      <w:r w:rsidR="00B47852">
        <w:t>.</w:t>
      </w:r>
      <w:r w:rsidR="003358EA">
        <w:t xml:space="preserve"> C</w:t>
      </w:r>
      <w:r w:rsidR="00326FF9">
        <w:t>ombustion turbine</w:t>
      </w:r>
      <w:r w:rsidR="006D3E6D">
        <w:t>s</w:t>
      </w:r>
      <w:r w:rsidR="00326FF9">
        <w:t xml:space="preserve"> </w:t>
      </w:r>
      <w:r w:rsidR="006D3E6D">
        <w:t xml:space="preserve">for </w:t>
      </w:r>
      <w:r w:rsidR="00326FF9">
        <w:t xml:space="preserve">coal, oil, </w:t>
      </w:r>
      <w:r w:rsidR="006D3E6D">
        <w:t xml:space="preserve">and </w:t>
      </w:r>
      <w:r w:rsidR="00326FF9">
        <w:t>natural gas</w:t>
      </w:r>
      <w:r w:rsidR="003B65B7">
        <w:t xml:space="preserve"> along with</w:t>
      </w:r>
      <w:r w:rsidR="00326FF9">
        <w:t xml:space="preserve"> combined cycle natural gas</w:t>
      </w:r>
      <w:r w:rsidR="00B936B8">
        <w:t xml:space="preserve"> </w:t>
      </w:r>
      <w:r w:rsidR="003B65B7">
        <w:t xml:space="preserve">combustion </w:t>
      </w:r>
      <w:r w:rsidR="003358EA">
        <w:t>are ex</w:t>
      </w:r>
      <w:r w:rsidR="009A6F08">
        <w:t>i</w:t>
      </w:r>
      <w:r w:rsidR="003358EA">
        <w:t xml:space="preserve">sting </w:t>
      </w:r>
      <w:r w:rsidR="000D0D15">
        <w:t xml:space="preserve">conventional </w:t>
      </w:r>
      <w:r w:rsidR="004F5A82">
        <w:t>fossil</w:t>
      </w:r>
      <w:r w:rsidR="000D0D15">
        <w:t xml:space="preserve"> fuel technologies </w:t>
      </w:r>
      <w:r w:rsidR="00967153">
        <w:t xml:space="preserve">and </w:t>
      </w:r>
      <w:r w:rsidR="009261DE">
        <w:t>have</w:t>
      </w:r>
      <w:r w:rsidR="00967153">
        <w:t xml:space="preserve"> </w:t>
      </w:r>
      <w:r w:rsidR="00965A54">
        <w:t xml:space="preserve">the </w:t>
      </w:r>
      <w:r w:rsidR="00967153">
        <w:t>same production structure</w:t>
      </w:r>
      <w:r w:rsidR="00835990">
        <w:t xml:space="preserve"> as shown in </w:t>
      </w:r>
      <w:r w:rsidR="00355977">
        <w:t xml:space="preserve">the block of </w:t>
      </w:r>
      <w:proofErr w:type="spellStart"/>
      <w:r w:rsidR="002E6535">
        <w:t>Conv_Gas</w:t>
      </w:r>
      <w:proofErr w:type="spellEnd"/>
      <w:r w:rsidR="00326FF9">
        <w:t>,</w:t>
      </w:r>
      <w:r w:rsidR="00CC58AF">
        <w:t xml:space="preserve"> while </w:t>
      </w:r>
      <w:r w:rsidRPr="00843055" w:rsidR="00B93346">
        <w:t>nuclear</w:t>
      </w:r>
      <w:r w:rsidR="00326FF9">
        <w:t xml:space="preserve"> and </w:t>
      </w:r>
      <w:r w:rsidR="00B93346">
        <w:t>renewable</w:t>
      </w:r>
      <w:r w:rsidR="00326FF9">
        <w:t xml:space="preserve"> (hydroelectric</w:t>
      </w:r>
      <w:r w:rsidR="00996963">
        <w:t xml:space="preserve">, </w:t>
      </w:r>
      <w:r w:rsidR="00326FF9">
        <w:t xml:space="preserve">wind, solar, geothermal, </w:t>
      </w:r>
      <w:r w:rsidR="00E2250A">
        <w:t xml:space="preserve">and </w:t>
      </w:r>
      <w:r w:rsidR="00326FF9">
        <w:t>biomass)</w:t>
      </w:r>
      <w:r w:rsidR="00903CFE">
        <w:t xml:space="preserve"> use </w:t>
      </w:r>
      <w:r w:rsidR="00620AD8">
        <w:t xml:space="preserve">a different production structure represented in </w:t>
      </w:r>
      <w:r w:rsidR="00355977">
        <w:t xml:space="preserve">the block of </w:t>
      </w:r>
      <w:r w:rsidR="007A2F54">
        <w:t>Hydro</w:t>
      </w:r>
      <w:r w:rsidR="00AC6E1E">
        <w:t>.</w:t>
      </w:r>
      <w:r w:rsidR="004C726C">
        <w:t xml:space="preserve"> </w:t>
      </w:r>
      <w:r w:rsidR="009C4875">
        <w:t>All generation technologies ha</w:t>
      </w:r>
      <w:r w:rsidR="00E2250A">
        <w:t>ve</w:t>
      </w:r>
      <w:r w:rsidR="00FE4DB6">
        <w:t xml:space="preserve"> a fixed factor on the top nest</w:t>
      </w:r>
      <w:r w:rsidR="007A40ED">
        <w:t>. T</w:t>
      </w:r>
      <w:r w:rsidR="00DC4B2C">
        <w:t xml:space="preserve">he </w:t>
      </w:r>
      <w:r w:rsidR="007B2E0E">
        <w:t>fixed factor</w:t>
      </w:r>
      <w:r w:rsidR="00BC68CA">
        <w:t xml:space="preserve"> </w:t>
      </w:r>
      <w:r w:rsidR="006C5522">
        <w:t>constrain</w:t>
      </w:r>
      <w:r w:rsidR="00BC68CA">
        <w:t>s</w:t>
      </w:r>
      <w:r w:rsidR="006C5522">
        <w:t xml:space="preserve"> how rapidly new technologies can be adopted and old technologies </w:t>
      </w:r>
      <w:r w:rsidR="001B4D67">
        <w:t>retired</w:t>
      </w:r>
      <w:r w:rsidR="00BC68CA">
        <w:t>.</w:t>
      </w:r>
      <w:r w:rsidR="004C726C">
        <w:t xml:space="preserve"> </w:t>
      </w:r>
      <w:r w:rsidR="00BC68CA">
        <w:t>A</w:t>
      </w:r>
      <w:r w:rsidR="007B03B5">
        <w:t>n</w:t>
      </w:r>
      <w:r w:rsidR="0002694C">
        <w:t xml:space="preserve"> </w:t>
      </w:r>
      <w:r w:rsidR="008C6DAE">
        <w:t xml:space="preserve">elasticity </w:t>
      </w:r>
      <w:r w:rsidR="007B03B5">
        <w:t xml:space="preserve">of substitution </w:t>
      </w:r>
      <w:r w:rsidR="001B4D67">
        <w:t>(</w:t>
      </w:r>
      <m:oMath>
        <m:sSub>
          <m:sSubPr>
            <m:ctrlPr>
              <w:rPr>
                <w:rFonts w:ascii="Cambria Math" w:hAnsi="Cambria Math"/>
                <w:i/>
                <w:iCs/>
                <w:vertAlign w:val="subscript"/>
              </w:rPr>
            </m:ctrlPr>
          </m:sSubPr>
          <m:e>
            <m:r>
              <w:rPr>
                <w:rFonts w:ascii="Cambria Math" w:hAnsi="Cambria Math"/>
                <w:vertAlign w:val="subscript"/>
              </w:rPr>
              <m:t>σ</m:t>
            </m:r>
          </m:e>
          <m:sub>
            <m:r>
              <w:rPr>
                <w:rFonts w:ascii="Cambria Math" w:hAnsi="Cambria Math"/>
                <w:vertAlign w:val="subscript"/>
              </w:rPr>
              <m:t>f</m:t>
            </m:r>
          </m:sub>
        </m:sSub>
      </m:oMath>
      <w:r w:rsidRPr="00305964" w:rsidR="00A52125">
        <w:t>)</w:t>
      </w:r>
      <w:r w:rsidRPr="00305964" w:rsidR="001B4D67">
        <w:t xml:space="preserve"> </w:t>
      </w:r>
      <w:r w:rsidR="00A52125">
        <w:t>of</w:t>
      </w:r>
      <w:r w:rsidR="00044625">
        <w:t xml:space="preserve"> 0.</w:t>
      </w:r>
      <w:r w:rsidR="00A95281">
        <w:t xml:space="preserve">3 </w:t>
      </w:r>
      <w:r w:rsidR="00BC68CA">
        <w:t xml:space="preserve">governs substitution </w:t>
      </w:r>
      <w:r w:rsidR="00A95281">
        <w:t xml:space="preserve">with </w:t>
      </w:r>
      <w:r w:rsidR="007B03B5">
        <w:t xml:space="preserve">the rest </w:t>
      </w:r>
      <w:r w:rsidR="00BC68CA">
        <w:t>of the generation technology</w:t>
      </w:r>
      <w:r w:rsidR="00B124DA">
        <w:t>’</w:t>
      </w:r>
      <w:r w:rsidR="00BC68CA">
        <w:t xml:space="preserve">s inputs and grows </w:t>
      </w:r>
      <w:r w:rsidRPr="002E11AE" w:rsidR="002E33DF">
        <w:t>at 0.</w:t>
      </w:r>
      <w:r w:rsidR="002E33DF">
        <w:t>6</w:t>
      </w:r>
      <w:r w:rsidRPr="002E11AE" w:rsidR="002E33DF">
        <w:t>% annually to reflect</w:t>
      </w:r>
      <w:r w:rsidR="0044750F">
        <w:t xml:space="preserve"> a</w:t>
      </w:r>
      <w:r w:rsidRPr="002E11AE" w:rsidR="002E33DF">
        <w:t xml:space="preserve"> </w:t>
      </w:r>
      <w:r w:rsidR="00B665C5">
        <w:t xml:space="preserve">greater ability to alter </w:t>
      </w:r>
      <w:r w:rsidR="008E5229">
        <w:t>the generation mix farther into the future</w:t>
      </w:r>
      <w:r w:rsidR="002E33DF">
        <w:t xml:space="preserve"> (Paltsev et al., 2005)</w:t>
      </w:r>
      <w:r w:rsidR="000C7957">
        <w:t xml:space="preserve">. </w:t>
      </w:r>
      <w:r w:rsidR="009C195C">
        <w:t>The fixed factor moderates the speed of transition as generation technology costs shift over time (</w:t>
      </w:r>
      <w:r w:rsidR="0044750F">
        <w:t xml:space="preserve">see </w:t>
      </w:r>
      <w:r w:rsidR="009C195C">
        <w:t>Section 6.3 for more information).</w:t>
      </w:r>
      <w:r w:rsidR="004C726C">
        <w:t xml:space="preserve"> </w:t>
      </w:r>
      <w:r w:rsidR="006904D8">
        <w:t xml:space="preserve">In the </w:t>
      </w:r>
      <w:proofErr w:type="spellStart"/>
      <w:r w:rsidR="005C31AE">
        <w:t>subnest</w:t>
      </w:r>
      <w:proofErr w:type="spellEnd"/>
      <w:r w:rsidR="001D3015">
        <w:t xml:space="preserve"> </w:t>
      </w:r>
      <w:r w:rsidR="005C31AE">
        <w:t>of</w:t>
      </w:r>
      <w:r w:rsidR="00837682">
        <w:t xml:space="preserve"> conventional fossi</w:t>
      </w:r>
      <w:r w:rsidR="00E83D10">
        <w:t>l fuel generation</w:t>
      </w:r>
      <w:r w:rsidR="00760F07">
        <w:t>,</w:t>
      </w:r>
      <w:r w:rsidR="004C726C">
        <w:t xml:space="preserve"> </w:t>
      </w:r>
      <w:r w:rsidR="00BF5455">
        <w:t>material</w:t>
      </w:r>
      <w:r w:rsidR="001542B3">
        <w:t xml:space="preserve"> inputs </w:t>
      </w:r>
      <w:r w:rsidRPr="00843055" w:rsidR="00B93346">
        <w:t>and</w:t>
      </w:r>
      <w:r w:rsidRPr="00264326" w:rsidR="00B93346">
        <w:t xml:space="preserve"> </w:t>
      </w:r>
      <w:r w:rsidRPr="002E11AE" w:rsidR="00B93346">
        <w:t>energy</w:t>
      </w:r>
      <w:r w:rsidR="00D551AE">
        <w:t>/</w:t>
      </w:r>
      <w:r w:rsidRPr="002E11AE" w:rsidR="00B93346">
        <w:t>value-added</w:t>
      </w:r>
      <w:r w:rsidR="00B93346">
        <w:t xml:space="preserve"> compo</w:t>
      </w:r>
      <w:r w:rsidR="001542B3">
        <w:t>sites</w:t>
      </w:r>
      <w:r w:rsidR="00B93346">
        <w:t xml:space="preserve"> </w:t>
      </w:r>
      <w:r w:rsidRPr="00963006" w:rsidR="00B93346">
        <w:t xml:space="preserve">enter </w:t>
      </w:r>
      <w:r w:rsidRPr="004D5368" w:rsidR="00B93346">
        <w:t>in fixed proportions</w:t>
      </w:r>
      <w:r w:rsidR="0043055C">
        <w:t xml:space="preserve"> (</w:t>
      </w:r>
      <m:oMath>
        <m:sSub>
          <m:sSubPr>
            <m:ctrlPr>
              <w:rPr>
                <w:rFonts w:ascii="Cambria Math" w:hAnsi="Cambria Math"/>
                <w:i/>
              </w:rPr>
            </m:ctrlPr>
          </m:sSubPr>
          <m:e>
            <m:r>
              <w:rPr>
                <w:rFonts w:ascii="Cambria Math" w:hAnsi="Cambria Math"/>
              </w:rPr>
              <m:t>σ</m:t>
            </m:r>
          </m:e>
          <m:sub>
            <m:r>
              <w:rPr>
                <w:rFonts w:ascii="Cambria Math" w:hAnsi="Cambria Math"/>
              </w:rPr>
              <m:t>mat</m:t>
            </m:r>
          </m:sub>
        </m:sSub>
      </m:oMath>
      <w:r w:rsidRPr="00305964" w:rsidR="004A4CFF">
        <w:rPr>
          <w:vertAlign w:val="subscript"/>
        </w:rPr>
        <w:t xml:space="preserve"> </w:t>
      </w:r>
      <w:r w:rsidR="004A4CFF">
        <w:t>= 0</w:t>
      </w:r>
      <w:r w:rsidR="0013144F">
        <w:t>)</w:t>
      </w:r>
      <w:r w:rsidRPr="00EE7D9F" w:rsidR="00B93346">
        <w:t>.</w:t>
      </w:r>
      <w:r w:rsidR="00B93346">
        <w:t xml:space="preserve"> </w:t>
      </w:r>
      <w:r w:rsidR="001945AA">
        <w:t>T</w:t>
      </w:r>
      <w:r w:rsidR="00B93346">
        <w:t>he energy</w:t>
      </w:r>
      <w:r w:rsidR="007E6B15">
        <w:t>/</w:t>
      </w:r>
      <w:r w:rsidRPr="002E11AE" w:rsidR="007E6B15">
        <w:t>value-added</w:t>
      </w:r>
      <w:r w:rsidR="00B93346">
        <w:t xml:space="preserve"> composite </w:t>
      </w:r>
      <w:r w:rsidR="002636A6">
        <w:t xml:space="preserve">combines energy and a value-added aggregate in fixed proportions </w:t>
      </w:r>
      <w:r w:rsidR="71213DA2">
        <w:t>(</w:t>
      </w:r>
      <w:proofErr w:type="spellStart"/>
      <w:r w:rsidRPr="1BF41688" w:rsidR="71213DA2">
        <w:rPr>
          <w:i/>
          <w:iCs/>
        </w:rPr>
        <w:t>σ</w:t>
      </w:r>
      <w:r w:rsidRPr="1BF41688" w:rsidR="71213DA2">
        <w:rPr>
          <w:i/>
          <w:iCs/>
          <w:vertAlign w:val="subscript"/>
        </w:rPr>
        <w:t>eva</w:t>
      </w:r>
      <w:proofErr w:type="spellEnd"/>
      <w:r w:rsidR="00166972">
        <w:t xml:space="preserve"> =</w:t>
      </w:r>
      <w:r w:rsidR="71213DA2">
        <w:t xml:space="preserve"> 0</w:t>
      </w:r>
      <w:r w:rsidR="00166972">
        <w:t>)</w:t>
      </w:r>
      <w:r w:rsidRPr="00CF1E20" w:rsidR="00B93346">
        <w:t xml:space="preserve">. </w:t>
      </w:r>
      <w:r w:rsidR="002C3FCF">
        <w:t>In the nuclear/renew</w:t>
      </w:r>
      <w:r w:rsidR="00B848E6">
        <w:t>a</w:t>
      </w:r>
      <w:r w:rsidR="002C3FCF">
        <w:t xml:space="preserve">ble production block, </w:t>
      </w:r>
      <w:r w:rsidR="00E76B95">
        <w:t xml:space="preserve">the </w:t>
      </w:r>
      <w:r w:rsidR="00390F5D">
        <w:t>materials</w:t>
      </w:r>
      <w:r w:rsidR="00E76B95">
        <w:t xml:space="preserve"> inputs and </w:t>
      </w:r>
      <w:r w:rsidR="00390F5D">
        <w:t xml:space="preserve">value-added </w:t>
      </w:r>
      <w:r w:rsidR="00E76B95">
        <w:t xml:space="preserve">in the </w:t>
      </w:r>
      <w:proofErr w:type="spellStart"/>
      <w:r w:rsidR="00E76B95">
        <w:t>subnest</w:t>
      </w:r>
      <w:proofErr w:type="spellEnd"/>
      <w:r w:rsidR="00E76B95">
        <w:t xml:space="preserve"> </w:t>
      </w:r>
      <w:r w:rsidR="00E756FB">
        <w:t>are</w:t>
      </w:r>
      <w:r w:rsidR="002636A6">
        <w:t xml:space="preserve"> entirely Leontief </w:t>
      </w:r>
      <w:r w:rsidR="00F80415">
        <w:t>(</w:t>
      </w:r>
      <m:oMath>
        <m:sSub>
          <m:sSubPr>
            <m:ctrlPr>
              <w:rPr>
                <w:rFonts w:ascii="Cambria Math" w:hAnsi="Cambria Math"/>
                <w:i/>
              </w:rPr>
            </m:ctrlPr>
          </m:sSubPr>
          <m:e>
            <m:r>
              <w:rPr>
                <w:rFonts w:ascii="Cambria Math" w:hAnsi="Cambria Math"/>
              </w:rPr>
              <m:t>σ</m:t>
            </m:r>
          </m:e>
          <m:sub>
            <m:r>
              <w:rPr>
                <w:rFonts w:ascii="Cambria Math" w:hAnsi="Cambria Math"/>
              </w:rPr>
              <m:t>mat</m:t>
            </m:r>
          </m:sub>
        </m:sSub>
      </m:oMath>
      <w:r w:rsidRPr="00D2697A" w:rsidR="00F80415">
        <w:rPr>
          <w:vertAlign w:val="subscript"/>
        </w:rPr>
        <w:t xml:space="preserve"> </w:t>
      </w:r>
      <w:r w:rsidR="00F80415">
        <w:t>= 0)</w:t>
      </w:r>
      <w:r w:rsidDel="00F80415" w:rsidR="00F80415">
        <w:t xml:space="preserve"> </w:t>
      </w:r>
      <w:r w:rsidR="002636A6">
        <w:t xml:space="preserve">except for labor-capital substitution with an elasticity </w:t>
      </w:r>
      <w:r w:rsidR="00BB7DE5">
        <w:t>(</w:t>
      </w:r>
      <m:oMath>
        <m:sSub>
          <m:sSubPr>
            <m:ctrlPr>
              <w:rPr>
                <w:rFonts w:ascii="Cambria Math" w:hAnsi="Cambria Math"/>
                <w:i/>
              </w:rPr>
            </m:ctrlPr>
          </m:sSubPr>
          <m:e>
            <m:r>
              <w:rPr>
                <w:rFonts w:ascii="Cambria Math" w:hAnsi="Cambria Math"/>
              </w:rPr>
              <m:t>σ</m:t>
            </m:r>
          </m:e>
          <m:sub>
            <m:r>
              <w:rPr>
                <w:rFonts w:ascii="Cambria Math" w:hAnsi="Cambria Math"/>
              </w:rPr>
              <m:t>va</m:t>
            </m:r>
          </m:sub>
        </m:sSub>
      </m:oMath>
      <w:r w:rsidRPr="00D2697A" w:rsidR="00BB7DE5">
        <w:rPr>
          <w:vertAlign w:val="subscript"/>
        </w:rPr>
        <w:t xml:space="preserve"> </w:t>
      </w:r>
      <w:r w:rsidR="00BB7DE5">
        <w:t>= 1)</w:t>
      </w:r>
      <w:r w:rsidR="00636300">
        <w:t>.</w:t>
      </w:r>
    </w:p>
    <w:p w:rsidR="00B93346" w:rsidP="00C75313" w:rsidRDefault="00A730C4" w14:paraId="3E98AEDC" w14:textId="7D6CE1FB">
      <w:pPr>
        <w:spacing w:after="240" w:line="360" w:lineRule="atLeast"/>
        <w:ind w:firstLine="720"/>
        <w:rPr>
          <w:szCs w:val="24"/>
        </w:rPr>
      </w:pPr>
      <w:r>
        <w:t xml:space="preserve">Finally, electricity generated by each technology type is combined with an elasticity of 0.3 </w:t>
      </w:r>
      <w:r w:rsidR="001B7555">
        <w:t>(</w:t>
      </w:r>
      <m:oMath>
        <m:sSub>
          <m:sSubPr>
            <m:ctrlPr>
              <w:rPr>
                <w:rFonts w:ascii="Cambria Math" w:hAnsi="Cambria Math"/>
                <w:i/>
              </w:rPr>
            </m:ctrlPr>
          </m:sSubPr>
          <m:e>
            <m:r>
              <w:rPr>
                <w:rFonts w:ascii="Cambria Math" w:hAnsi="Cambria Math"/>
              </w:rPr>
              <m:t>σ</m:t>
            </m:r>
          </m:e>
          <m:sub>
            <m:r>
              <w:rPr>
                <w:rFonts w:ascii="Cambria Math" w:hAnsi="Cambria Math"/>
              </w:rPr>
              <m:t>ele</m:t>
            </m:r>
          </m:sub>
        </m:sSub>
      </m:oMath>
      <w:r w:rsidR="001B7555">
        <w:t>)</w:t>
      </w:r>
      <w:r w:rsidR="004C726C">
        <w:t xml:space="preserve"> </w:t>
      </w:r>
      <w:r>
        <w:t xml:space="preserve">to produce a single </w:t>
      </w:r>
      <w:proofErr w:type="spellStart"/>
      <w:r>
        <w:t>Armington</w:t>
      </w:r>
      <w:proofErr w:type="spellEnd"/>
      <w:r>
        <w:t xml:space="preserve"> electricity good that can be purchased for use by households, government, and other producers or exported.</w:t>
      </w:r>
      <w:r w:rsidR="00AC0C5D">
        <w:t xml:space="preserve"> With t</w:t>
      </w:r>
      <w:r w:rsidR="00DC0957">
        <w:t xml:space="preserve">his structure, </w:t>
      </w:r>
      <w:r w:rsidR="000B7E92">
        <w:t>ADAGE</w:t>
      </w:r>
      <w:r w:rsidRPr="00EE7D9F" w:rsidR="00B93346">
        <w:t xml:space="preserve"> </w:t>
      </w:r>
      <w:r w:rsidR="00B93346">
        <w:t>allows for the</w:t>
      </w:r>
      <w:r w:rsidRPr="00EE7D9F" w:rsidR="00B93346">
        <w:t xml:space="preserve"> possibility </w:t>
      </w:r>
      <w:r w:rsidR="00B93346">
        <w:t>of</w:t>
      </w:r>
      <w:r w:rsidRPr="00EE7D9F" w:rsidR="00B93346">
        <w:t xml:space="preserve"> fuel switching between foss</w:t>
      </w:r>
      <w:r w:rsidRPr="00843055" w:rsidR="00B93346">
        <w:t>il fuel</w:t>
      </w:r>
      <w:r w:rsidR="00282341">
        <w:t xml:space="preserve">, </w:t>
      </w:r>
      <w:r w:rsidRPr="00843055" w:rsidR="00B93346">
        <w:t>nuclear</w:t>
      </w:r>
      <w:r w:rsidR="00282341">
        <w:t xml:space="preserve">, and </w:t>
      </w:r>
      <w:r w:rsidRPr="00843055" w:rsidR="00B93346">
        <w:t>renewable</w:t>
      </w:r>
      <w:r w:rsidR="00282341">
        <w:t xml:space="preserve"> technologie</w:t>
      </w:r>
      <w:r w:rsidRPr="00843055" w:rsidR="00B93346">
        <w:t xml:space="preserve">s, allowing </w:t>
      </w:r>
      <w:r w:rsidR="00B93346">
        <w:t xml:space="preserve">for the </w:t>
      </w:r>
      <w:r w:rsidRPr="00843055" w:rsidR="00B93346">
        <w:t>expansion</w:t>
      </w:r>
      <w:r w:rsidRPr="00264326" w:rsidR="00B93346">
        <w:t xml:space="preserve"> </w:t>
      </w:r>
      <w:r w:rsidR="00B93346">
        <w:t>of</w:t>
      </w:r>
      <w:r w:rsidRPr="00264326" w:rsidR="00B93346">
        <w:t xml:space="preserve"> </w:t>
      </w:r>
      <w:r w:rsidR="00C848AC">
        <w:t xml:space="preserve">zero-emissions </w:t>
      </w:r>
      <w:r w:rsidRPr="00264326" w:rsidR="00B93346">
        <w:t>energy sources</w:t>
      </w:r>
      <w:r w:rsidR="00B93346">
        <w:t xml:space="preserve"> when conditio</w:t>
      </w:r>
      <w:r w:rsidR="008911C9">
        <w:t>ns</w:t>
      </w:r>
      <w:r w:rsidR="00B93346">
        <w:t xml:space="preserve"> are favorable</w:t>
      </w:r>
      <w:r w:rsidR="002F30B4">
        <w:t>,</w:t>
      </w:r>
      <w:r w:rsidR="00FB7AEA">
        <w:t xml:space="preserve"> such as </w:t>
      </w:r>
      <w:r w:rsidR="0044750F">
        <w:t xml:space="preserve">when </w:t>
      </w:r>
      <w:r w:rsidR="00C848AC">
        <w:t xml:space="preserve">those technologies have </w:t>
      </w:r>
      <w:r w:rsidR="002F30B4">
        <w:t xml:space="preserve">lower technology </w:t>
      </w:r>
      <w:r w:rsidR="00FB7AEA">
        <w:t>cost</w:t>
      </w:r>
      <w:r w:rsidR="002F30B4">
        <w:t>s</w:t>
      </w:r>
      <w:r w:rsidR="00FB7AEA">
        <w:t xml:space="preserve"> or policy incentives</w:t>
      </w:r>
      <w:r w:rsidRPr="00264326" w:rsidR="00B93346">
        <w:t>.</w:t>
      </w:r>
      <w:r w:rsidRPr="00A74707" w:rsidR="00B93346">
        <w:t xml:space="preserve"> </w:t>
      </w:r>
    </w:p>
    <w:p w:rsidR="00B16BFB" w:rsidP="007978C1" w:rsidRDefault="00B16BFB" w14:paraId="2EBBBD8A" w14:textId="552657B0">
      <w:pPr>
        <w:pStyle w:val="FigureTitle"/>
      </w:pPr>
      <w:bookmarkStart w:name="_Toc503449460" w:id="92"/>
      <w:bookmarkStart w:name="_Toc504474610" w:id="93"/>
      <w:bookmarkStart w:name="_Toc504477906" w:id="94"/>
      <w:bookmarkStart w:name="_Toc504485853" w:id="95"/>
      <w:bookmarkStart w:name="_Toc120007898" w:id="96"/>
      <w:r w:rsidRPr="00733E59">
        <w:t>Figure 3-</w:t>
      </w:r>
      <w:r w:rsidR="0044750F">
        <w:t>7</w:t>
      </w:r>
      <w:r>
        <w:t>.</w:t>
      </w:r>
      <w:r w:rsidRPr="00733E59">
        <w:t xml:space="preserve"> </w:t>
      </w:r>
      <w:r>
        <w:tab/>
      </w:r>
      <w:r w:rsidRPr="00733E59">
        <w:t>Electricity Generation</w:t>
      </w:r>
      <w:bookmarkEnd w:id="92"/>
      <w:bookmarkEnd w:id="93"/>
      <w:bookmarkEnd w:id="94"/>
      <w:bookmarkEnd w:id="95"/>
      <w:bookmarkEnd w:id="96"/>
    </w:p>
    <w:tbl>
      <w:tblPr>
        <w:tblStyle w:val="TableGrid"/>
        <w:tblW w:w="0" w:type="auto"/>
        <w:tblLook w:val="04A0" w:firstRow="1" w:lastRow="0" w:firstColumn="1" w:lastColumn="0" w:noHBand="0" w:noVBand="1"/>
      </w:tblPr>
      <w:tblGrid>
        <w:gridCol w:w="8890"/>
      </w:tblGrid>
      <w:tr w:rsidR="00DA1848" w:rsidTr="00244F59" w14:paraId="1CEDD8C6" w14:textId="77777777">
        <w:tc>
          <w:tcPr>
            <w:tcW w:w="8900" w:type="dxa"/>
            <w:tcBorders>
              <w:top w:val="single" w:color="auto" w:sz="8" w:space="0"/>
              <w:left w:val="single" w:color="auto" w:sz="8" w:space="0"/>
              <w:bottom w:val="single" w:color="auto" w:sz="8" w:space="0"/>
              <w:right w:val="single" w:color="auto" w:sz="8" w:space="0"/>
            </w:tcBorders>
          </w:tcPr>
          <w:p w:rsidR="00DA1848" w:rsidP="007978C1" w:rsidRDefault="00DA1848" w14:paraId="4CB37DCC" w14:textId="0EA4397B">
            <w:pPr>
              <w:pStyle w:val="FigureTitle"/>
            </w:pPr>
            <w:bookmarkStart w:name="_Toc118979405" w:id="97"/>
            <w:bookmarkStart w:name="_Toc120007899" w:id="98"/>
            <w:r w:rsidRPr="00DA1848">
              <w:rPr>
                <w:noProof/>
              </w:rPr>
              <w:drawing>
                <wp:inline distT="0" distB="0" distL="0" distR="0" wp14:anchorId="50968661" wp14:editId="0795888D">
                  <wp:extent cx="5657850" cy="3305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7850" cy="3305175"/>
                          </a:xfrm>
                          <a:prstGeom prst="rect">
                            <a:avLst/>
                          </a:prstGeom>
                          <a:noFill/>
                          <a:ln>
                            <a:noFill/>
                          </a:ln>
                        </pic:spPr>
                      </pic:pic>
                    </a:graphicData>
                  </a:graphic>
                </wp:inline>
              </w:drawing>
            </w:r>
            <w:bookmarkEnd w:id="97"/>
            <w:bookmarkEnd w:id="98"/>
          </w:p>
        </w:tc>
      </w:tr>
    </w:tbl>
    <w:p w:rsidRPr="00733E59" w:rsidR="00B93346" w:rsidP="00B16BFB" w:rsidRDefault="00B93346" w14:paraId="73934305" w14:textId="77777777">
      <w:pPr>
        <w:pStyle w:val="Heading3"/>
      </w:pPr>
      <w:bookmarkStart w:name="_Toc503712061" w:id="99"/>
      <w:bookmarkStart w:name="_Toc503712811" w:id="100"/>
      <w:bookmarkStart w:name="_Toc504465565" w:id="101"/>
      <w:bookmarkStart w:name="_Ref102626122" w:id="102"/>
      <w:bookmarkStart w:name="_Toc118979523" w:id="103"/>
      <w:r w:rsidRPr="00733E59">
        <w:t>On-</w:t>
      </w:r>
      <w:r>
        <w:t>R</w:t>
      </w:r>
      <w:r w:rsidRPr="00733E59">
        <w:t xml:space="preserve">oad </w:t>
      </w:r>
      <w:bookmarkEnd w:id="99"/>
      <w:bookmarkEnd w:id="100"/>
      <w:r>
        <w:t>T</w:t>
      </w:r>
      <w:r w:rsidRPr="00733E59">
        <w:t>ransportation</w:t>
      </w:r>
      <w:bookmarkEnd w:id="101"/>
      <w:bookmarkEnd w:id="102"/>
      <w:bookmarkEnd w:id="103"/>
    </w:p>
    <w:p w:rsidR="00E942C3" w:rsidP="00B16BFB" w:rsidRDefault="00056AA1" w14:paraId="538862C1" w14:textId="4FCA73A4">
      <w:pPr>
        <w:pStyle w:val="BodyText"/>
      </w:pPr>
      <w:r>
        <w:t>There are three o</w:t>
      </w:r>
      <w:r w:rsidRPr="00426F3A" w:rsidR="00B93346">
        <w:t xml:space="preserve">n-road transportation </w:t>
      </w:r>
      <w:r>
        <w:t>modes (light-duty, freight truck</w:t>
      </w:r>
      <w:r w:rsidR="00A8581D">
        <w:t>,</w:t>
      </w:r>
      <w:r>
        <w:t xml:space="preserve"> and passenger bus) and each has </w:t>
      </w:r>
      <w:r w:rsidR="00BE5E1B">
        <w:t>five technologies</w:t>
      </w:r>
      <w:r w:rsidR="006B65F8">
        <w:t>:</w:t>
      </w:r>
      <w:r w:rsidR="00BE5E1B">
        <w:t xml:space="preserve"> </w:t>
      </w:r>
      <w:r w:rsidR="00BD63D8">
        <w:t xml:space="preserve">one </w:t>
      </w:r>
      <w:r w:rsidRPr="00426F3A" w:rsidR="00B93346">
        <w:t xml:space="preserve">conventional </w:t>
      </w:r>
      <w:r w:rsidR="0058078C">
        <w:t xml:space="preserve">or “original equipment vehicle” fueled by </w:t>
      </w:r>
      <w:r w:rsidR="00181A06">
        <w:t>oil</w:t>
      </w:r>
      <w:r w:rsidR="0058078C">
        <w:t>-</w:t>
      </w:r>
      <w:r w:rsidR="00181A06">
        <w:t>biofuel</w:t>
      </w:r>
      <w:r w:rsidR="00F177C0">
        <w:t xml:space="preserve"> </w:t>
      </w:r>
      <w:r w:rsidR="00AA38EB">
        <w:t xml:space="preserve">(OEV) </w:t>
      </w:r>
      <w:r w:rsidR="00F177C0">
        <w:t xml:space="preserve">technology </w:t>
      </w:r>
      <w:r w:rsidR="0044750F">
        <w:t xml:space="preserve">that is </w:t>
      </w:r>
      <w:r w:rsidR="009B0966">
        <w:t>available in the base</w:t>
      </w:r>
      <w:r w:rsidR="0044750F">
        <w:t xml:space="preserve"> </w:t>
      </w:r>
      <w:r w:rsidR="009B0966">
        <w:t xml:space="preserve">year using </w:t>
      </w:r>
      <w:r w:rsidRPr="004D5368" w:rsidR="00375EEF">
        <w:t xml:space="preserve">refined oil </w:t>
      </w:r>
      <w:r w:rsidRPr="004D5368" w:rsidR="00B93346">
        <w:t xml:space="preserve">as </w:t>
      </w:r>
      <w:r w:rsidR="00B93346">
        <w:t xml:space="preserve">the </w:t>
      </w:r>
      <w:r w:rsidRPr="004D5368" w:rsidR="00B93346">
        <w:t>main energy sources</w:t>
      </w:r>
      <w:r w:rsidR="009A310F">
        <w:t xml:space="preserve"> </w:t>
      </w:r>
      <w:r w:rsidR="00317711">
        <w:t xml:space="preserve">and </w:t>
      </w:r>
      <w:r w:rsidR="009B0966">
        <w:t xml:space="preserve">four </w:t>
      </w:r>
      <w:r w:rsidR="00943DB7">
        <w:t>alternative</w:t>
      </w:r>
      <w:r w:rsidR="009B0966">
        <w:t xml:space="preserve"> fuel technologies </w:t>
      </w:r>
      <w:r w:rsidR="00C222F1">
        <w:t>(H</w:t>
      </w:r>
      <w:r w:rsidR="00DA325D">
        <w:t xml:space="preserve">EV, BEV, GASV, FCEV) </w:t>
      </w:r>
      <w:r w:rsidR="009B0966">
        <w:t>that are not available in the base</w:t>
      </w:r>
      <w:r w:rsidR="0044750F">
        <w:t xml:space="preserve"> </w:t>
      </w:r>
      <w:r w:rsidR="009B0966">
        <w:t xml:space="preserve">year but </w:t>
      </w:r>
      <w:r w:rsidR="00FC32FA">
        <w:t xml:space="preserve">can enter the market if </w:t>
      </w:r>
      <w:r w:rsidR="007910F3">
        <w:t>th</w:t>
      </w:r>
      <w:r w:rsidR="009E35B4">
        <w:t>e</w:t>
      </w:r>
      <w:r w:rsidR="007910F3">
        <w:t>ir cost become</w:t>
      </w:r>
      <w:r w:rsidR="0043170C">
        <w:t>s</w:t>
      </w:r>
      <w:r w:rsidR="007910F3">
        <w:t xml:space="preserve"> competitive in the future</w:t>
      </w:r>
      <w:r w:rsidR="00DA325D">
        <w:t xml:space="preserve">. </w:t>
      </w:r>
      <w:r w:rsidR="00114DFB">
        <w:t>Figure 3-</w:t>
      </w:r>
      <w:r w:rsidR="0044750F">
        <w:t xml:space="preserve">8 </w:t>
      </w:r>
      <w:r w:rsidR="00114DFB">
        <w:t>shows</w:t>
      </w:r>
      <w:r w:rsidR="0043170C">
        <w:t xml:space="preserve"> </w:t>
      </w:r>
      <w:r w:rsidR="0044750F">
        <w:t xml:space="preserve">the </w:t>
      </w:r>
      <w:r w:rsidR="00F81131">
        <w:t xml:space="preserve">production structure </w:t>
      </w:r>
      <w:r w:rsidR="006B656F">
        <w:t xml:space="preserve">by technology and how </w:t>
      </w:r>
      <w:r w:rsidR="009C563D">
        <w:t>these technologies</w:t>
      </w:r>
      <w:r w:rsidR="006B656F">
        <w:t xml:space="preserve"> are combined for the </w:t>
      </w:r>
      <w:r w:rsidR="00366E80">
        <w:t xml:space="preserve">corresponding </w:t>
      </w:r>
      <w:r w:rsidR="007F3F68">
        <w:t xml:space="preserve">transportation service for the </w:t>
      </w:r>
      <w:r w:rsidR="006B656F">
        <w:t>mode.</w:t>
      </w:r>
      <w:r w:rsidR="007F3F68">
        <w:t xml:space="preserve"> </w:t>
      </w:r>
      <w:r w:rsidR="00F47DAF">
        <w:t>AFV</w:t>
      </w:r>
      <w:r w:rsidR="00D74000">
        <w:t>s</w:t>
      </w:r>
      <w:r w:rsidR="00F47DAF">
        <w:t xml:space="preserve"> </w:t>
      </w:r>
      <w:r w:rsidR="00644B19">
        <w:t xml:space="preserve">are illustrated by </w:t>
      </w:r>
      <w:r w:rsidR="007B3659">
        <w:t>H</w:t>
      </w:r>
      <w:r w:rsidR="00644B19">
        <w:t xml:space="preserve">EV in the figure and </w:t>
      </w:r>
      <w:r w:rsidR="00D74000">
        <w:t xml:space="preserve">have </w:t>
      </w:r>
      <w:r w:rsidR="00FB1543">
        <w:t xml:space="preserve">the </w:t>
      </w:r>
      <w:r w:rsidR="00D74000">
        <w:t xml:space="preserve">same </w:t>
      </w:r>
      <w:r w:rsidR="007E7EB3">
        <w:t xml:space="preserve">production structure </w:t>
      </w:r>
      <w:r w:rsidR="00F94460">
        <w:t>as OEV</w:t>
      </w:r>
      <w:r w:rsidR="00644B19">
        <w:t xml:space="preserve"> </w:t>
      </w:r>
      <w:r w:rsidR="00ED5B6F">
        <w:t xml:space="preserve">but </w:t>
      </w:r>
      <w:r w:rsidR="007B3659">
        <w:t>different input share</w:t>
      </w:r>
      <w:r w:rsidR="00ED5B6F">
        <w:t>s</w:t>
      </w:r>
      <w:r w:rsidR="00742153">
        <w:t xml:space="preserve">. </w:t>
      </w:r>
      <w:r w:rsidRPr="00EE7D9F" w:rsidR="00223B06">
        <w:t xml:space="preserve">Transportation service, </w:t>
      </w:r>
      <w:r w:rsidR="00223B06">
        <w:t>the monetary value for</w:t>
      </w:r>
      <w:r w:rsidRPr="00EE7D9F" w:rsidR="00223B06">
        <w:t xml:space="preserve"> </w:t>
      </w:r>
      <w:r w:rsidR="0044750F">
        <w:t>VMT</w:t>
      </w:r>
      <w:r w:rsidR="002F77A7">
        <w:t xml:space="preserve"> </w:t>
      </w:r>
      <w:r w:rsidR="00223B06">
        <w:t xml:space="preserve">for </w:t>
      </w:r>
      <w:r w:rsidR="00EE2EB7">
        <w:t xml:space="preserve">OEV </w:t>
      </w:r>
      <w:r w:rsidR="00A66A77">
        <w:t>and AFVs</w:t>
      </w:r>
      <w:r w:rsidR="00223B06">
        <w:t>,</w:t>
      </w:r>
      <w:r w:rsidR="00A66A77">
        <w:t xml:space="preserve"> are</w:t>
      </w:r>
      <w:r w:rsidRPr="004D5368" w:rsidR="00B93346">
        <w:t xml:space="preserve"> represented </w:t>
      </w:r>
      <w:r w:rsidR="00B93346">
        <w:t>with</w:t>
      </w:r>
      <w:r w:rsidRPr="004D5368" w:rsidR="00B93346">
        <w:t xml:space="preserve"> nested CES function</w:t>
      </w:r>
      <w:r w:rsidR="00B93346">
        <w:t>s</w:t>
      </w:r>
      <w:r w:rsidRPr="004D5368" w:rsidR="00B93346">
        <w:t xml:space="preserve"> using </w:t>
      </w:r>
      <w:r w:rsidR="00CB11FE">
        <w:t xml:space="preserve">fixed factor, </w:t>
      </w:r>
      <w:r w:rsidRPr="004D5368" w:rsidR="00B93346">
        <w:t xml:space="preserve">energy, capital, labor, </w:t>
      </w:r>
      <w:r w:rsidR="00C87EF3">
        <w:t xml:space="preserve">and </w:t>
      </w:r>
      <w:r w:rsidRPr="004D5368" w:rsidR="00B93346">
        <w:t>materials</w:t>
      </w:r>
      <w:r w:rsidR="00FA5D7D">
        <w:t xml:space="preserve"> </w:t>
      </w:r>
      <w:r w:rsidRPr="004D5368" w:rsidR="00B93346">
        <w:t xml:space="preserve">as inputs to produce </w:t>
      </w:r>
      <w:r w:rsidR="00AE2A32">
        <w:t>the</w:t>
      </w:r>
      <w:r w:rsidR="00B93346">
        <w:t xml:space="preserve"> </w:t>
      </w:r>
      <w:r w:rsidRPr="004D5368" w:rsidR="00B93346">
        <w:t>transportation service</w:t>
      </w:r>
      <w:r w:rsidR="00E954CA">
        <w:t xml:space="preserve"> for the mode</w:t>
      </w:r>
      <w:r w:rsidR="00CB11FE">
        <w:t xml:space="preserve"> where </w:t>
      </w:r>
      <w:r w:rsidR="00465FAD">
        <w:t xml:space="preserve">the </w:t>
      </w:r>
      <w:r w:rsidR="00CB11FE">
        <w:t>elasticity</w:t>
      </w:r>
      <w:r w:rsidR="00B15856">
        <w:t xml:space="preserve">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rsidR="00CB11FE">
        <w:t xml:space="preserve"> between </w:t>
      </w:r>
      <w:r w:rsidR="00465FAD">
        <w:t xml:space="preserve">the </w:t>
      </w:r>
      <w:r w:rsidR="00F8424A">
        <w:t xml:space="preserve">fixed factor and the rest </w:t>
      </w:r>
      <w:r w:rsidR="00465FAD">
        <w:t xml:space="preserve">of </w:t>
      </w:r>
      <w:r w:rsidR="008563BF">
        <w:t xml:space="preserve">the </w:t>
      </w:r>
      <w:r w:rsidR="00F8424A">
        <w:t xml:space="preserve">inputs </w:t>
      </w:r>
      <w:r w:rsidR="00B15856">
        <w:t xml:space="preserve">is </w:t>
      </w:r>
      <w:r w:rsidR="00F177A0">
        <w:t xml:space="preserve">assumed to be </w:t>
      </w:r>
      <w:r w:rsidR="00B15856">
        <w:t xml:space="preserve">0.1 </w:t>
      </w:r>
      <w:r w:rsidR="002F77A7">
        <w:t xml:space="preserve">for OEV, </w:t>
      </w:r>
      <w:r w:rsidR="001928E0">
        <w:t>GASV</w:t>
      </w:r>
      <w:r w:rsidR="008563BF">
        <w:t>,</w:t>
      </w:r>
      <w:r w:rsidR="00AD77FD">
        <w:t xml:space="preserve"> and FCEV and 0.2 for BEV</w:t>
      </w:r>
      <w:r w:rsidR="008563BF">
        <w:t xml:space="preserve"> and </w:t>
      </w:r>
      <w:r w:rsidR="00AD77FD">
        <w:t xml:space="preserve">HEV </w:t>
      </w:r>
      <w:r w:rsidR="00C87EF3">
        <w:t>i</w:t>
      </w:r>
      <w:r w:rsidR="00B15856">
        <w:t>n the top nest</w:t>
      </w:r>
      <w:r w:rsidR="00A66A77">
        <w:t xml:space="preserve">. </w:t>
      </w:r>
      <w:r w:rsidR="008F77E8">
        <w:t>I</w:t>
      </w:r>
      <w:r w:rsidR="00EA5A30">
        <w:t xml:space="preserve">ntroducing </w:t>
      </w:r>
      <w:r w:rsidR="008F77E8">
        <w:t xml:space="preserve">an </w:t>
      </w:r>
      <w:r w:rsidRPr="005556D6" w:rsidR="00EA5A30">
        <w:t xml:space="preserve">elasticity of substitution between the fixed factor and the rest of the </w:t>
      </w:r>
      <w:r w:rsidR="008F77E8">
        <w:t xml:space="preserve">inputs in </w:t>
      </w:r>
      <w:r w:rsidR="00EA5A30">
        <w:t xml:space="preserve">the top nest of </w:t>
      </w:r>
      <w:r w:rsidR="008F77E8">
        <w:t>each technology</w:t>
      </w:r>
      <w:r w:rsidR="00B124DA">
        <w:t>’</w:t>
      </w:r>
      <w:r w:rsidR="008F77E8">
        <w:t xml:space="preserve">s </w:t>
      </w:r>
      <w:r w:rsidR="00EA5A30">
        <w:t>CES production function moderates the pace of adoption for new technologies or phase-out of existing conventional technologies</w:t>
      </w:r>
      <w:r w:rsidR="008F77E8">
        <w:t>.</w:t>
      </w:r>
      <w:r w:rsidR="004C726C">
        <w:t xml:space="preserve"> </w:t>
      </w:r>
      <w:r w:rsidR="008F77E8">
        <w:t>The fixed factor</w:t>
      </w:r>
      <w:r w:rsidR="00EA5A30">
        <w:t xml:space="preserve"> </w:t>
      </w:r>
      <w:r w:rsidR="008F77E8">
        <w:t xml:space="preserve">represents </w:t>
      </w:r>
      <w:r w:rsidR="00EA5A30">
        <w:t xml:space="preserve">nonmarket factors that may slow adoption (e.g., consumer willingness to adopt different technology, differences in utility or functionality). </w:t>
      </w:r>
      <w:r w:rsidR="002F7FCF">
        <w:t>T</w:t>
      </w:r>
      <w:r w:rsidR="008E0834">
        <w:t xml:space="preserve">he </w:t>
      </w:r>
      <w:r w:rsidR="00864637">
        <w:t xml:space="preserve">remaining inputs are an </w:t>
      </w:r>
      <w:r w:rsidRPr="00843055" w:rsidR="00B93346">
        <w:t>energy/</w:t>
      </w:r>
      <w:r w:rsidR="00EC01DF">
        <w:t>capital</w:t>
      </w:r>
      <w:r w:rsidRPr="00843055" w:rsidR="00B93346">
        <w:t xml:space="preserve"> composite</w:t>
      </w:r>
      <w:r w:rsidR="00EC01DF">
        <w:t>, labor,</w:t>
      </w:r>
      <w:r w:rsidRPr="00843055" w:rsidR="00B93346">
        <w:t xml:space="preserve"> and materials at a fixed ratio </w:t>
      </w:r>
      <w:r w:rsidR="0033021E">
        <w:t>(</w:t>
      </w:r>
      <m:oMath>
        <m:sSub>
          <m:sSubPr>
            <m:ctrlPr>
              <w:rPr>
                <w:rFonts w:ascii="Cambria Math" w:hAnsi="Cambria Math"/>
                <w:i/>
              </w:rPr>
            </m:ctrlPr>
          </m:sSubPr>
          <m:e>
            <m:r>
              <w:rPr>
                <w:rFonts w:ascii="Cambria Math" w:hAnsi="Cambria Math"/>
              </w:rPr>
              <m:t>σ</m:t>
            </m:r>
          </m:e>
          <m:sub>
            <m:r>
              <w:rPr>
                <w:rFonts w:ascii="Cambria Math" w:hAnsi="Cambria Math"/>
              </w:rPr>
              <m:t>mat</m:t>
            </m:r>
          </m:sub>
        </m:sSub>
        <m:r>
          <w:rPr>
            <w:rFonts w:ascii="Cambria Math" w:hAnsi="Cambria Math"/>
          </w:rPr>
          <m:t>=0</m:t>
        </m:r>
      </m:oMath>
      <w:r w:rsidR="0033021E">
        <w:t xml:space="preserve">) </w:t>
      </w:r>
      <w:r w:rsidRPr="00264326" w:rsidR="00B93346">
        <w:t xml:space="preserve">at the </w:t>
      </w:r>
      <w:r w:rsidR="002F7FCF">
        <w:t>second nest of OEV</w:t>
      </w:r>
      <w:r w:rsidR="00E11B87">
        <w:t xml:space="preserve"> and AFVs</w:t>
      </w:r>
      <w:r w:rsidRPr="00264326" w:rsidR="00B93346">
        <w:t>. The</w:t>
      </w:r>
      <w:r w:rsidR="00EC01DF">
        <w:t xml:space="preserve"> capital</w:t>
      </w:r>
      <w:r w:rsidRPr="00A74707" w:rsidR="00B93346">
        <w:t>, together with the energy composite, forms the energy/</w:t>
      </w:r>
      <w:r w:rsidR="00EC01DF">
        <w:t>capital</w:t>
      </w:r>
      <w:r w:rsidRPr="00A74707" w:rsidR="00B93346">
        <w:t xml:space="preserve"> composite with an elasticity of substitution of </w:t>
      </w:r>
      <w:r w:rsidR="00546532">
        <w:t>0.</w:t>
      </w:r>
      <w:r w:rsidR="00E2125E">
        <w:t>0</w:t>
      </w:r>
      <w:r w:rsidR="00546532">
        <w:t>1 (</w:t>
      </w:r>
      <m:oMath>
        <m:sSub>
          <m:sSubPr>
            <m:ctrlPr>
              <w:rPr>
                <w:rFonts w:ascii="Cambria Math" w:hAnsi="Cambria Math"/>
                <w:i/>
              </w:rPr>
            </m:ctrlPr>
          </m:sSubPr>
          <m:e>
            <m:r>
              <w:rPr>
                <w:rFonts w:ascii="Cambria Math" w:hAnsi="Cambria Math"/>
              </w:rPr>
              <m:t>σ</m:t>
            </m:r>
          </m:e>
          <m:sub>
            <m:r>
              <w:rPr>
                <w:rFonts w:ascii="Cambria Math" w:hAnsi="Cambria Math"/>
              </w:rPr>
              <m:t>ek</m:t>
            </m:r>
          </m:sub>
        </m:sSub>
      </m:oMath>
      <w:r w:rsidR="00546532">
        <w:t>)</w:t>
      </w:r>
      <w:r w:rsidRPr="00A74707" w:rsidR="00B93346">
        <w:t xml:space="preserve"> at the </w:t>
      </w:r>
      <w:r w:rsidR="00E64A4E">
        <w:t>third</w:t>
      </w:r>
      <w:r w:rsidRPr="00A74707" w:rsidR="00B93346">
        <w:t xml:space="preserve"> nest</w:t>
      </w:r>
      <w:r w:rsidR="00E2125E">
        <w:t>.</w:t>
      </w:r>
      <w:r w:rsidR="006D3F19">
        <w:t xml:space="preserve"> </w:t>
      </w:r>
      <w:r w:rsidR="00B93346">
        <w:t>This</w:t>
      </w:r>
      <w:r w:rsidRPr="00A74707" w:rsidR="00B93346">
        <w:t xml:space="preserve"> </w:t>
      </w:r>
      <w:r w:rsidR="003A7C36">
        <w:t xml:space="preserve">structure </w:t>
      </w:r>
      <w:r w:rsidRPr="00A74707" w:rsidR="00B93346">
        <w:t>allow</w:t>
      </w:r>
      <w:r w:rsidR="00B93346">
        <w:t>s for</w:t>
      </w:r>
      <w:r w:rsidRPr="00A74707" w:rsidR="00B93346">
        <w:t xml:space="preserve"> </w:t>
      </w:r>
      <w:r w:rsidR="00D44A36">
        <w:t xml:space="preserve">slight </w:t>
      </w:r>
      <w:r w:rsidRPr="00A74707" w:rsidR="00B93346">
        <w:t xml:space="preserve">flexibility </w:t>
      </w:r>
      <w:r w:rsidR="00B93346">
        <w:t>in</w:t>
      </w:r>
      <w:r w:rsidRPr="00A74707" w:rsidR="00B93346">
        <w:t xml:space="preserve"> substitution between energy and </w:t>
      </w:r>
      <w:r w:rsidR="003A7C36">
        <w:t>capital</w:t>
      </w:r>
      <w:r w:rsidR="004179A2">
        <w:t xml:space="preserve"> for new vehicles to reflect the fact that manufacturers can choose to produce more efficient vehicles</w:t>
      </w:r>
      <w:r w:rsidR="0065436C">
        <w:t xml:space="preserve"> in any given period (to some extent)</w:t>
      </w:r>
      <w:r w:rsidRPr="00A74707" w:rsidR="00B93346">
        <w:t>.</w:t>
      </w:r>
      <w:r w:rsidRPr="00733E59" w:rsidR="00B93346">
        <w:t xml:space="preserve"> </w:t>
      </w:r>
      <w:r w:rsidRPr="00733E59" w:rsidR="00490332">
        <w:rPr>
          <w:bCs/>
        </w:rPr>
        <w:t>The materials bundle includes service, energy</w:t>
      </w:r>
      <w:r w:rsidR="00490332">
        <w:rPr>
          <w:bCs/>
        </w:rPr>
        <w:t>-</w:t>
      </w:r>
      <w:r w:rsidRPr="00733E59" w:rsidR="00490332">
        <w:rPr>
          <w:bCs/>
        </w:rPr>
        <w:t>intensive manufactur</w:t>
      </w:r>
      <w:r w:rsidR="00490332">
        <w:rPr>
          <w:bCs/>
        </w:rPr>
        <w:t>ing</w:t>
      </w:r>
      <w:r w:rsidRPr="00733E59" w:rsidR="00490332">
        <w:rPr>
          <w:bCs/>
        </w:rPr>
        <w:t>, other manufactur</w:t>
      </w:r>
      <w:r w:rsidR="00490332">
        <w:rPr>
          <w:bCs/>
        </w:rPr>
        <w:t>ing</w:t>
      </w:r>
      <w:r w:rsidRPr="00733E59" w:rsidR="00490332">
        <w:rPr>
          <w:bCs/>
        </w:rPr>
        <w:t xml:space="preserve">, </w:t>
      </w:r>
      <w:r w:rsidR="00490332">
        <w:rPr>
          <w:bCs/>
        </w:rPr>
        <w:t>and</w:t>
      </w:r>
      <w:r w:rsidRPr="00733E59" w:rsidR="00490332">
        <w:rPr>
          <w:bCs/>
        </w:rPr>
        <w:t xml:space="preserve"> various types of transportation with fixed ratio</w:t>
      </w:r>
      <w:r w:rsidR="00490332">
        <w:rPr>
          <w:bCs/>
        </w:rPr>
        <w:t>s</w:t>
      </w:r>
      <w:r w:rsidRPr="00733E59" w:rsidR="00490332">
        <w:rPr>
          <w:bCs/>
        </w:rPr>
        <w:t xml:space="preserve">. </w:t>
      </w:r>
    </w:p>
    <w:p w:rsidR="00B16BFB" w:rsidP="000E7C8C" w:rsidRDefault="004E02C7" w14:paraId="57ED9E60" w14:textId="364B009E">
      <w:pPr>
        <w:pStyle w:val="BodyText"/>
      </w:pPr>
      <w:r w:rsidRPr="004E02C7">
        <w:t xml:space="preserve">Energy used in transportation varies by mode and technology, as shown in Figure </w:t>
      </w:r>
      <w:r w:rsidR="00F94460">
        <w:t>3-8</w:t>
      </w:r>
      <w:r w:rsidRPr="004E02C7">
        <w:t xml:space="preserve">. Currently, most finished gasoline in the United States contains up to 10% ethanol by volume (E10), whereas a smaller amount of biodiesel is blended into petroleum diesel. Overall, biofuels accounted for about 5% of total U.S. energy consumption in the transportation sector in 2020, with ethanol supplying about 4% and biodiesel and renewable diesel combined supplying about 1% (EIA, 2021). </w:t>
      </w:r>
      <w:r w:rsidR="002755C1">
        <w:t>F</w:t>
      </w:r>
      <w:r w:rsidRPr="004E02C7">
        <w:t>irst- and second-generation biofuels can be blended with refined oil</w:t>
      </w:r>
      <w:r w:rsidR="00A15AD6">
        <w:t xml:space="preserve"> substituting according to </w:t>
      </w:r>
      <w:r w:rsidR="00355933">
        <w:t xml:space="preserve">an elasticity </w:t>
      </w:r>
      <w:r w:rsidR="00A143DC">
        <w:t>(</w:t>
      </w:r>
      <m:oMath>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ob</m:t>
            </m:r>
          </m:sub>
        </m:sSub>
      </m:oMath>
      <w:r w:rsidR="00A143DC">
        <w:t xml:space="preserve">) of </w:t>
      </w:r>
      <w:r w:rsidR="00355933">
        <w:t>0.25</w:t>
      </w:r>
      <w:r w:rsidR="003F00B3">
        <w:t>.</w:t>
      </w:r>
      <w:r w:rsidR="004C726C">
        <w:t xml:space="preserve"> </w:t>
      </w:r>
      <w:r w:rsidR="003F00B3">
        <w:t>Substitution toward more biofuels</w:t>
      </w:r>
      <w:r w:rsidR="00355933">
        <w:t xml:space="preserve"> </w:t>
      </w:r>
      <w:r w:rsidR="003F00B3">
        <w:t>dis</w:t>
      </w:r>
      <w:r w:rsidRPr="004E02C7">
        <w:t>place</w:t>
      </w:r>
      <w:r w:rsidR="003F00B3">
        <w:t>s</w:t>
      </w:r>
      <w:r w:rsidRPr="004E02C7">
        <w:t xml:space="preserve"> refined oil used in all on-road transportation modes</w:t>
      </w:r>
      <w:r w:rsidR="00D11625">
        <w:t xml:space="preserve"> and technologies</w:t>
      </w:r>
      <w:r w:rsidRPr="004E02C7">
        <w:t xml:space="preserve">. The fuel blending ratio differs for LDVs, freight trucks, and passenger buses with relatively more ethanol than biodiesel in LDVs and more biodiesel in heavy-duty vehicles. Refined oil-biofuel blends and electricity are used in hybrid vehicles at a fixed ratio </w:t>
      </w:r>
      <w:r w:rsidR="00E31C1B">
        <w:t>(</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E31C1B">
        <w:t xml:space="preserve">=0) </w:t>
      </w:r>
      <w:r w:rsidRPr="004E02C7">
        <w:t>to represent the average hybrid vehicle in each global region. Because hydrogen is not presently modeled as a commodity in ADAGE, we collapse</w:t>
      </w:r>
      <w:r w:rsidR="008563BF">
        <w:t>d</w:t>
      </w:r>
      <w:r w:rsidRPr="004E02C7">
        <w:t xml:space="preserve"> the production of hydrogen</w:t>
      </w:r>
      <w:r w:rsidR="004040FA">
        <w:t xml:space="preserve"> into the vehicle technology</w:t>
      </w:r>
      <w:r w:rsidRPr="004E02C7">
        <w:t>, which uses electricity and natural gas as inputs</w:t>
      </w:r>
      <w:r w:rsidR="00FF14D4">
        <w:t xml:space="preserve"> with an elasticity of 0.1 </w:t>
      </w:r>
      <w:r w:rsidR="00F35D79">
        <w:t>(</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FF14D4">
        <w:t>)</w:t>
      </w:r>
      <w:r w:rsidRPr="004E02C7">
        <w:t>, and the production of transportation service</w:t>
      </w:r>
      <w:r w:rsidR="008563BF">
        <w:t>s</w:t>
      </w:r>
      <w:r w:rsidRPr="004E02C7">
        <w:t>, which uses hydrogen and other inputs, into one composite production function for fuel cell technolog</w:t>
      </w:r>
      <w:r w:rsidR="000C76F2">
        <w:t>ies</w:t>
      </w:r>
      <w:r w:rsidRPr="004E02C7">
        <w:t xml:space="preserve">. Natural gas vehicles represent the combination of natural gas–only vehicles and </w:t>
      </w:r>
      <w:r w:rsidR="000C76F2">
        <w:t>dual</w:t>
      </w:r>
      <w:r w:rsidRPr="004E02C7">
        <w:t>-fuel vehicles (</w:t>
      </w:r>
      <w:r w:rsidR="000C76F2">
        <w:t xml:space="preserve">i.e., </w:t>
      </w:r>
      <w:r w:rsidRPr="004E02C7">
        <w:t xml:space="preserve">gasoline and natural gas), where natural gas and refined oil </w:t>
      </w:r>
      <w:r w:rsidRPr="004E02C7" w:rsidR="008563BF">
        <w:t>can</w:t>
      </w:r>
      <w:r w:rsidR="008563BF">
        <w:t>not</w:t>
      </w:r>
      <w:r w:rsidRPr="004E02C7" w:rsidR="008563BF">
        <w:t xml:space="preserve"> </w:t>
      </w:r>
      <w:r w:rsidRPr="004E02C7">
        <w:t>substitute with each other in ADAGE</w:t>
      </w:r>
      <w:r w:rsidR="00D5204B">
        <w:t xml:space="preserve">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D5204B">
        <w:t>=0)</w:t>
      </w:r>
      <w:r w:rsidRPr="004E02C7">
        <w:t xml:space="preserve">. Battery vehicles use electricity </w:t>
      </w:r>
      <w:r w:rsidR="00A255EE">
        <w:t xml:space="preserve">from the grid, meaning </w:t>
      </w:r>
      <w:r w:rsidR="00000738">
        <w:t xml:space="preserve">they draw on </w:t>
      </w:r>
      <w:r w:rsidRPr="004E02C7">
        <w:t xml:space="preserve">fossil fuel </w:t>
      </w:r>
      <w:r w:rsidR="00000738">
        <w:t xml:space="preserve">and </w:t>
      </w:r>
      <w:r w:rsidRPr="004E02C7">
        <w:t>renewable</w:t>
      </w:r>
      <w:r w:rsidR="00000738">
        <w:t xml:space="preserve"> resources according to electricity production</w:t>
      </w:r>
      <w:r w:rsidRPr="004E02C7">
        <w:t xml:space="preserve">. </w:t>
      </w:r>
      <w:r w:rsidR="001401D0">
        <w:t>Figure 3-9 diagrams the energy type inputs to each technology.</w:t>
      </w:r>
    </w:p>
    <w:p w:rsidR="00572EFE" w:rsidP="00572EFE" w:rsidRDefault="00572EFE" w14:paraId="6626FD4D" w14:textId="605CA275">
      <w:pPr>
        <w:pStyle w:val="BodyText"/>
      </w:pPr>
      <w:r>
        <w:t>ADAGE</w:t>
      </w:r>
      <w:r w:rsidR="00B124DA">
        <w:t>’</w:t>
      </w:r>
      <w:r w:rsidR="001D5FB6">
        <w:t>s</w:t>
      </w:r>
      <w:r>
        <w:t xml:space="preserve"> </w:t>
      </w:r>
      <w:r w:rsidR="00022B14">
        <w:t xml:space="preserve">vehicle technology representation supports assessing </w:t>
      </w:r>
      <w:r>
        <w:t xml:space="preserve">the potential implications </w:t>
      </w:r>
      <w:r w:rsidR="00022B14">
        <w:t xml:space="preserve">of </w:t>
      </w:r>
      <w:r>
        <w:t xml:space="preserve">fuel economy </w:t>
      </w:r>
      <w:r w:rsidR="00022B14">
        <w:t xml:space="preserve">standards </w:t>
      </w:r>
      <w:r>
        <w:t xml:space="preserve">for all new on-road technologies. Technologies purchase “permits” for their fuel use and produce permits at </w:t>
      </w:r>
      <w:r w:rsidR="00616760">
        <w:t xml:space="preserve">a </w:t>
      </w:r>
      <w:r>
        <w:t xml:space="preserve">rate </w:t>
      </w:r>
      <w:r w:rsidR="00616760">
        <w:t xml:space="preserve">of </w:t>
      </w:r>
      <w:r>
        <w:t xml:space="preserve">the efficiency standard. </w:t>
      </w:r>
      <w:r w:rsidR="00B918A3">
        <w:t xml:space="preserve">The input permit has </w:t>
      </w:r>
      <w:r w:rsidR="008563BF">
        <w:t xml:space="preserve">a </w:t>
      </w:r>
      <w:r w:rsidR="00B918A3">
        <w:t>fixed ratio with fuel use</w:t>
      </w:r>
      <w:r w:rsidR="008563BF">
        <w:t>,</w:t>
      </w:r>
      <w:r w:rsidR="00B918A3">
        <w:t xml:space="preserve"> while the output permit is a coproduct and has </w:t>
      </w:r>
      <w:r w:rsidR="008563BF">
        <w:t xml:space="preserve">a </w:t>
      </w:r>
      <w:r w:rsidR="00B918A3">
        <w:t>fixed ratio with the output of transportation service production.</w:t>
      </w:r>
      <w:r w:rsidRPr="00A61ED4" w:rsidR="00A61ED4">
        <w:t xml:space="preserve"> </w:t>
      </w:r>
      <w:r w:rsidR="00A61ED4">
        <w:t xml:space="preserve">Therefore, technologies more efficient than the standard are subsidized at the expense of those less efficient </w:t>
      </w:r>
      <w:r w:rsidR="008563BF">
        <w:t xml:space="preserve">that </w:t>
      </w:r>
      <w:r w:rsidR="001401D0">
        <w:t>require</w:t>
      </w:r>
      <w:r w:rsidR="00A61ED4">
        <w:t xml:space="preserve"> more permits than they produce.</w:t>
      </w:r>
    </w:p>
    <w:p w:rsidR="00F50D29" w:rsidP="000E7C8C" w:rsidRDefault="004E07DA" w14:paraId="2D52275A" w14:textId="34EE2332">
      <w:pPr>
        <w:pStyle w:val="BodyText"/>
        <w:rPr>
          <w:szCs w:val="24"/>
        </w:rPr>
      </w:pPr>
      <w:r>
        <w:rPr>
          <w:szCs w:val="24"/>
        </w:rPr>
        <w:t>On-road t</w:t>
      </w:r>
      <w:r w:rsidRPr="009A3180" w:rsidR="004E2E2C">
        <w:rPr>
          <w:szCs w:val="24"/>
        </w:rPr>
        <w:t>ransportation services are demanded by producers, governments, and households</w:t>
      </w:r>
      <w:r w:rsidR="00B34B66">
        <w:rPr>
          <w:szCs w:val="24"/>
        </w:rPr>
        <w:t xml:space="preserve"> with </w:t>
      </w:r>
      <w:r w:rsidR="003922F6">
        <w:rPr>
          <w:szCs w:val="24"/>
        </w:rPr>
        <w:t xml:space="preserve">completely elastic preferences over </w:t>
      </w:r>
      <w:r w:rsidR="005A39E7">
        <w:rPr>
          <w:szCs w:val="24"/>
        </w:rPr>
        <w:t>technolog</w:t>
      </w:r>
      <w:r w:rsidR="003922F6">
        <w:rPr>
          <w:szCs w:val="24"/>
        </w:rPr>
        <w:t>ies</w:t>
      </w:r>
      <w:r w:rsidR="00B2215A">
        <w:rPr>
          <w:szCs w:val="24"/>
        </w:rPr>
        <w:t xml:space="preserve"> within a mode</w:t>
      </w:r>
      <w:r w:rsidR="005A39E7">
        <w:rPr>
          <w:szCs w:val="24"/>
        </w:rPr>
        <w:t xml:space="preserve">. </w:t>
      </w:r>
      <w:r w:rsidR="00706BC2">
        <w:rPr>
          <w:szCs w:val="24"/>
        </w:rPr>
        <w:t>That is</w:t>
      </w:r>
      <w:r w:rsidR="005A39E7">
        <w:rPr>
          <w:szCs w:val="24"/>
        </w:rPr>
        <w:t xml:space="preserve">, </w:t>
      </w:r>
      <w:r w:rsidR="00B441B1">
        <w:rPr>
          <w:szCs w:val="24"/>
        </w:rPr>
        <w:t>service</w:t>
      </w:r>
      <w:r w:rsidR="00396EF1">
        <w:rPr>
          <w:szCs w:val="24"/>
        </w:rPr>
        <w:t>s</w:t>
      </w:r>
      <w:r w:rsidR="00B441B1">
        <w:rPr>
          <w:szCs w:val="24"/>
        </w:rPr>
        <w:t xml:space="preserve"> produced from OEV and AFVs </w:t>
      </w:r>
      <w:r w:rsidR="00D67D86">
        <w:rPr>
          <w:szCs w:val="24"/>
        </w:rPr>
        <w:t xml:space="preserve">within </w:t>
      </w:r>
      <w:r w:rsidR="00396EF1">
        <w:rPr>
          <w:szCs w:val="24"/>
        </w:rPr>
        <w:t xml:space="preserve">a </w:t>
      </w:r>
      <w:r w:rsidR="00D67D86">
        <w:rPr>
          <w:szCs w:val="24"/>
        </w:rPr>
        <w:t xml:space="preserve">mode </w:t>
      </w:r>
      <w:r w:rsidR="00396EF1">
        <w:rPr>
          <w:szCs w:val="24"/>
        </w:rPr>
        <w:t xml:space="preserve">are </w:t>
      </w:r>
      <w:r w:rsidR="00B441B1">
        <w:rPr>
          <w:szCs w:val="24"/>
        </w:rPr>
        <w:t xml:space="preserve">homogenous goods </w:t>
      </w:r>
      <w:r w:rsidR="00D67D86">
        <w:rPr>
          <w:szCs w:val="24"/>
        </w:rPr>
        <w:t xml:space="preserve">with perfect </w:t>
      </w:r>
      <w:r w:rsidR="00D36961">
        <w:rPr>
          <w:szCs w:val="24"/>
        </w:rPr>
        <w:t>substitution</w:t>
      </w:r>
      <w:r w:rsidR="00140E5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trn</m:t>
            </m:r>
          </m:sub>
        </m:sSub>
        <m:r>
          <w:rPr>
            <w:rFonts w:ascii="Cambria Math" w:hAnsi="Cambria Math"/>
            <w:szCs w:val="24"/>
          </w:rPr>
          <m:t>=∞</m:t>
        </m:r>
      </m:oMath>
      <w:r w:rsidR="00140E54">
        <w:rPr>
          <w:szCs w:val="24"/>
        </w:rPr>
        <w:t>)</w:t>
      </w:r>
      <w:r w:rsidRPr="009A3180" w:rsidR="004E2E2C">
        <w:rPr>
          <w:szCs w:val="24"/>
        </w:rPr>
        <w:t>.</w:t>
      </w:r>
      <w:r w:rsidR="005A76BC">
        <w:rPr>
          <w:szCs w:val="24"/>
        </w:rPr>
        <w:t xml:space="preserve"> </w:t>
      </w:r>
    </w:p>
    <w:p w:rsidR="00BE4EFF" w:rsidP="007978C1" w:rsidRDefault="00B16BFB" w14:paraId="5CB9A591" w14:textId="5CD13958">
      <w:pPr>
        <w:pStyle w:val="FigureTitle"/>
      </w:pPr>
      <w:bookmarkStart w:name="_Toc503449462" w:id="104"/>
      <w:bookmarkStart w:name="_Toc504485855" w:id="105"/>
      <w:bookmarkStart w:name="_Toc120007900" w:id="106"/>
      <w:r w:rsidRPr="00733E59">
        <w:t>Figure 3-</w:t>
      </w:r>
      <w:r w:rsidR="008563BF">
        <w:t>8</w:t>
      </w:r>
      <w:r>
        <w:t>.</w:t>
      </w:r>
      <w:r w:rsidRPr="00733E59">
        <w:t xml:space="preserve"> </w:t>
      </w:r>
      <w:r>
        <w:tab/>
      </w:r>
      <w:r w:rsidRPr="00733E59">
        <w:t>On-</w:t>
      </w:r>
      <w:r>
        <w:t>R</w:t>
      </w:r>
      <w:r w:rsidRPr="00733E59">
        <w:t>oad Transportation</w:t>
      </w:r>
      <w:bookmarkEnd w:id="104"/>
      <w:bookmarkEnd w:id="105"/>
      <w:r w:rsidR="00A243AA">
        <w:t xml:space="preserve"> Service Production</w:t>
      </w:r>
      <w:bookmarkEnd w:id="106"/>
    </w:p>
    <w:bookmarkStart w:name="_Toc118979407" w:id="107"/>
    <w:bookmarkStart w:name="_Toc120007901" w:id="108"/>
    <w:p w:rsidRPr="00FB7716" w:rsidR="00577932" w:rsidP="007978C1" w:rsidRDefault="000E7ABF" w14:paraId="2FA49AF1" w14:textId="4DD797C8">
      <w:pPr>
        <w:pStyle w:val="FigureTitle"/>
      </w:pPr>
      <w:r w:rsidRPr="00733E59">
        <w:rPr>
          <w:noProof/>
        </w:rPr>
        <mc:AlternateContent>
          <mc:Choice Requires="wpc">
            <w:drawing>
              <wp:inline distT="0" distB="0" distL="0" distR="0" wp14:anchorId="2B0B6579" wp14:editId="563AEC2B">
                <wp:extent cx="5514975" cy="3545840"/>
                <wp:effectExtent l="0" t="0" r="28575" b="16510"/>
                <wp:docPr id="1981386394" name="Canvas 1981386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1981386362" name="Text Box 39"/>
                        <wps:cNvSpPr txBox="1">
                          <a:spLocks noChangeArrowheads="1"/>
                        </wps:cNvSpPr>
                        <wps:spPr bwMode="auto">
                          <a:xfrm>
                            <a:off x="1922832" y="1586092"/>
                            <a:ext cx="7747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0E7ABF" w14:paraId="3CCF064E" w14:textId="77777777">
                              <w:pPr>
                                <w:pStyle w:val="NormalWeb"/>
                                <w:spacing w:before="0" w:beforeAutospacing="0" w:after="160" w:afterAutospacing="0" w:line="256" w:lineRule="auto"/>
                                <w:rPr>
                                  <w:sz w:val="18"/>
                                  <w:szCs w:val="18"/>
                                </w:rPr>
                              </w:pPr>
                              <w:r w:rsidRPr="00A82209">
                                <w:rPr>
                                  <w:rFonts w:eastAsia="SimSun"/>
                                  <w:sz w:val="18"/>
                                  <w:szCs w:val="18"/>
                                </w:rPr>
                                <w:t> </w:t>
                              </w:r>
                            </w:p>
                          </w:txbxContent>
                        </wps:txbx>
                        <wps:bodyPr rot="0" vert="horz" wrap="square" lIns="91440" tIns="45720" rIns="91440" bIns="45720" anchor="t" anchorCtr="0" upright="1">
                          <a:noAutofit/>
                        </wps:bodyPr>
                      </wps:wsp>
                      <wps:wsp>
                        <wps:cNvPr id="1981386364" name="Line 52"/>
                        <wps:cNvCnPr>
                          <a:cxnSpLocks noChangeShapeType="1"/>
                        </wps:cNvCnPr>
                        <wps:spPr bwMode="auto">
                          <a:xfrm>
                            <a:off x="1842115" y="2190704"/>
                            <a:ext cx="526910" cy="171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65" name="Arc 54"/>
                        <wps:cNvSpPr>
                          <a:spLocks/>
                        </wps:cNvSpPr>
                        <wps:spPr bwMode="auto">
                          <a:xfrm rot="2990824" flipV="1">
                            <a:off x="1644266" y="1981903"/>
                            <a:ext cx="389597" cy="4618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386366" name="Line 35"/>
                        <wps:cNvCnPr>
                          <a:cxnSpLocks noChangeShapeType="1"/>
                        </wps:cNvCnPr>
                        <wps:spPr bwMode="auto">
                          <a:xfrm flipH="1">
                            <a:off x="1354450" y="2190704"/>
                            <a:ext cx="492110" cy="171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67" name="Text Box 53"/>
                        <wps:cNvSpPr txBox="1">
                          <a:spLocks noChangeArrowheads="1"/>
                        </wps:cNvSpPr>
                        <wps:spPr bwMode="auto">
                          <a:xfrm>
                            <a:off x="2161266" y="2118522"/>
                            <a:ext cx="685800" cy="233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EC1FC1" w14:paraId="6D31AC69" w14:textId="5EAF348E">
                              <w:pPr>
                                <w:pStyle w:val="NormalWeb"/>
                                <w:spacing w:before="0" w:beforeAutospacing="0" w:after="160" w:afterAutospacing="0" w:line="254" w:lineRule="auto"/>
                                <w:rPr>
                                  <w:sz w:val="18"/>
                                  <w:szCs w:val="18"/>
                                </w:rPr>
                              </w:pPr>
                              <w:r>
                                <w:rPr>
                                  <w:rFonts w:eastAsia="SimSun"/>
                                  <w:i/>
                                  <w:iCs/>
                                  <w:sz w:val="18"/>
                                  <w:szCs w:val="18"/>
                                </w:rPr>
                                <w:t>σ</w:t>
                              </w:r>
                              <w:r w:rsidR="001C100B">
                                <w:rPr>
                                  <w:rFonts w:eastAsia="SimSun"/>
                                  <w:i/>
                                  <w:iCs/>
                                  <w:position w:val="-4"/>
                                  <w:sz w:val="18"/>
                                  <w:szCs w:val="18"/>
                                  <w:vertAlign w:val="subscript"/>
                                </w:rPr>
                                <w:t>ek</w:t>
                              </w:r>
                              <w:r w:rsidR="000E7ABF">
                                <w:rPr>
                                  <w:rFonts w:eastAsia="SimSun"/>
                                  <w:sz w:val="18"/>
                                  <w:szCs w:val="18"/>
                                </w:rPr>
                                <w:t>= 0.</w:t>
                              </w:r>
                              <w:r w:rsidR="001C100B">
                                <w:rPr>
                                  <w:rFonts w:eastAsia="SimSun"/>
                                  <w:sz w:val="18"/>
                                  <w:szCs w:val="18"/>
                                </w:rPr>
                                <w:t>0</w:t>
                              </w:r>
                              <w:r w:rsidR="000E7ABF">
                                <w:rPr>
                                  <w:rFonts w:eastAsia="SimSun"/>
                                  <w:sz w:val="18"/>
                                  <w:szCs w:val="18"/>
                                </w:rPr>
                                <w:t>1</w:t>
                              </w:r>
                            </w:p>
                          </w:txbxContent>
                        </wps:txbx>
                        <wps:bodyPr rot="0" vert="horz" wrap="square" lIns="0" tIns="0" rIns="0" bIns="0" anchor="t" anchorCtr="0" upright="1">
                          <a:noAutofit/>
                        </wps:bodyPr>
                      </wps:wsp>
                      <wps:wsp>
                        <wps:cNvPr id="1981386372" name="Text Box 47"/>
                        <wps:cNvSpPr txBox="1">
                          <a:spLocks noChangeArrowheads="1"/>
                        </wps:cNvSpPr>
                        <wps:spPr bwMode="auto">
                          <a:xfrm>
                            <a:off x="2192242" y="2358983"/>
                            <a:ext cx="514350" cy="2571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0E7ABF" w14:paraId="25B027CA" w14:textId="77777777">
                              <w:pPr>
                                <w:pStyle w:val="NormalWeb"/>
                                <w:spacing w:before="0" w:beforeAutospacing="0" w:after="160" w:afterAutospacing="0" w:line="252" w:lineRule="auto"/>
                                <w:jc w:val="center"/>
                                <w:rPr>
                                  <w:sz w:val="18"/>
                                  <w:szCs w:val="18"/>
                                </w:rPr>
                              </w:pPr>
                              <w:r w:rsidRPr="00A82209">
                                <w:rPr>
                                  <w:rFonts w:eastAsia="SimSun"/>
                                  <w:sz w:val="18"/>
                                  <w:szCs w:val="18"/>
                                </w:rPr>
                                <w:t>Capital</w:t>
                              </w:r>
                            </w:p>
                          </w:txbxContent>
                        </wps:txbx>
                        <wps:bodyPr rot="0" vert="horz" wrap="square" lIns="91440" tIns="45720" rIns="91440" bIns="45720" anchor="t" anchorCtr="0" upright="1">
                          <a:noAutofit/>
                        </wps:bodyPr>
                      </wps:wsp>
                      <wps:wsp>
                        <wps:cNvPr id="1981386373" name="Text Box 47"/>
                        <wps:cNvSpPr txBox="1">
                          <a:spLocks noChangeArrowheads="1"/>
                        </wps:cNvSpPr>
                        <wps:spPr bwMode="auto">
                          <a:xfrm>
                            <a:off x="2237412" y="1906682"/>
                            <a:ext cx="444268" cy="204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0E7ABF" w14:paraId="71F33CBB" w14:textId="77777777">
                              <w:pPr>
                                <w:pStyle w:val="NormalWeb"/>
                                <w:spacing w:before="0" w:beforeAutospacing="0" w:after="160" w:afterAutospacing="0" w:line="252" w:lineRule="auto"/>
                                <w:jc w:val="center"/>
                                <w:rPr>
                                  <w:sz w:val="18"/>
                                  <w:szCs w:val="18"/>
                                </w:rPr>
                              </w:pPr>
                              <w:r w:rsidRPr="00A82209">
                                <w:rPr>
                                  <w:rFonts w:eastAsia="SimSun"/>
                                  <w:sz w:val="18"/>
                                  <w:szCs w:val="18"/>
                                </w:rPr>
                                <w:t>Labor</w:t>
                              </w:r>
                            </w:p>
                          </w:txbxContent>
                        </wps:txbx>
                        <wps:bodyPr rot="0" vert="horz" wrap="square" lIns="0" tIns="0" rIns="0" bIns="0" anchor="t" anchorCtr="0" upright="1">
                          <a:noAutofit/>
                        </wps:bodyPr>
                      </wps:wsp>
                      <wps:wsp>
                        <wps:cNvPr id="1981386374" name="Text Box 55"/>
                        <wps:cNvSpPr txBox="1">
                          <a:spLocks noChangeArrowheads="1"/>
                        </wps:cNvSpPr>
                        <wps:spPr bwMode="auto">
                          <a:xfrm>
                            <a:off x="2588078" y="1896523"/>
                            <a:ext cx="611774" cy="2873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0E7ABF" w14:paraId="1B6DD5A9" w14:textId="77777777">
                              <w:pPr>
                                <w:pStyle w:val="NormalWeb"/>
                                <w:spacing w:before="0" w:beforeAutospacing="0" w:after="0" w:afterAutospacing="0"/>
                                <w:jc w:val="center"/>
                                <w:rPr>
                                  <w:sz w:val="18"/>
                                  <w:szCs w:val="18"/>
                                </w:rPr>
                              </w:pPr>
                              <w:r>
                                <w:rPr>
                                  <w:rFonts w:eastAsia="SimSun"/>
                                  <w:sz w:val="18"/>
                                  <w:szCs w:val="18"/>
                                </w:rPr>
                                <w:t xml:space="preserve">Materials 1…. n </w:t>
                              </w:r>
                            </w:p>
                          </w:txbxContent>
                        </wps:txbx>
                        <wps:bodyPr rot="0" vert="horz" wrap="square" lIns="0" tIns="0" rIns="0" bIns="0" anchor="t" anchorCtr="0" upright="1">
                          <a:noAutofit/>
                        </wps:bodyPr>
                      </wps:wsp>
                      <wps:wsp>
                        <wps:cNvPr id="1981386378" name="Line 48"/>
                        <wps:cNvCnPr>
                          <a:cxnSpLocks noChangeShapeType="1"/>
                        </wps:cNvCnPr>
                        <wps:spPr bwMode="auto">
                          <a:xfrm flipH="1" flipV="1">
                            <a:off x="1842115" y="1660416"/>
                            <a:ext cx="1240473" cy="126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79" name="Text Box 37"/>
                        <wps:cNvSpPr txBox="1">
                          <a:spLocks noChangeArrowheads="1"/>
                        </wps:cNvSpPr>
                        <wps:spPr bwMode="auto">
                          <a:xfrm>
                            <a:off x="2493956" y="825089"/>
                            <a:ext cx="525575" cy="205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0E7ABF" w14:paraId="294291F5" w14:textId="77777777">
                              <w:pPr>
                                <w:pStyle w:val="NormalWeb"/>
                                <w:spacing w:before="0" w:beforeAutospacing="0" w:after="0" w:afterAutospacing="0" w:line="254" w:lineRule="auto"/>
                                <w:jc w:val="center"/>
                                <w:rPr>
                                  <w:sz w:val="18"/>
                                  <w:szCs w:val="18"/>
                                </w:rPr>
                              </w:pPr>
                              <w:r>
                                <w:rPr>
                                  <w:rFonts w:eastAsia="SimSun"/>
                                  <w:sz w:val="18"/>
                                  <w:szCs w:val="18"/>
                                </w:rPr>
                                <w:t>OEV</w:t>
                              </w:r>
                            </w:p>
                          </w:txbxContent>
                        </wps:txbx>
                        <wps:bodyPr rot="0" vert="horz" wrap="square" lIns="0" tIns="0" rIns="0" bIns="0" anchor="t" anchorCtr="0" upright="1">
                          <a:noAutofit/>
                        </wps:bodyPr>
                      </wps:wsp>
                      <wps:wsp>
                        <wps:cNvPr id="1981386380" name="Line 36"/>
                        <wps:cNvCnPr>
                          <a:cxnSpLocks noChangeShapeType="1"/>
                          <a:endCxn id="893" idx="0"/>
                        </wps:cNvCnPr>
                        <wps:spPr bwMode="auto">
                          <a:xfrm flipH="1">
                            <a:off x="2201508" y="990616"/>
                            <a:ext cx="570558" cy="2313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81" name="Text Box 55"/>
                        <wps:cNvSpPr txBox="1">
                          <a:spLocks noChangeArrowheads="1"/>
                        </wps:cNvSpPr>
                        <wps:spPr bwMode="auto">
                          <a:xfrm>
                            <a:off x="1357984" y="1886216"/>
                            <a:ext cx="932252" cy="36446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A82209" w:rsidR="000E7ABF" w:rsidP="000E7ABF" w:rsidRDefault="000E7ABF" w14:paraId="79E63B98" w14:textId="3C4551D8">
                              <w:pPr>
                                <w:jc w:val="center"/>
                                <w:rPr>
                                  <w:sz w:val="18"/>
                                  <w:szCs w:val="18"/>
                                </w:rPr>
                              </w:pPr>
                              <w:r>
                                <w:rPr>
                                  <w:sz w:val="18"/>
                                  <w:szCs w:val="18"/>
                                </w:rPr>
                                <w:t>Energy/</w:t>
                              </w:r>
                              <w:r w:rsidR="0028611D">
                                <w:rPr>
                                  <w:sz w:val="18"/>
                                  <w:szCs w:val="18"/>
                                </w:rPr>
                                <w:t>Capital</w:t>
                              </w:r>
                              <w:r w:rsidRPr="00A82209">
                                <w:rPr>
                                  <w:sz w:val="18"/>
                                  <w:szCs w:val="18"/>
                                </w:rPr>
                                <w:t xml:space="preserve"> Composite</w:t>
                              </w:r>
                            </w:p>
                            <w:p w:rsidRPr="00A82209" w:rsidR="000E7ABF" w:rsidP="000E7ABF" w:rsidRDefault="000E7ABF" w14:paraId="10891D06" w14:textId="77777777">
                              <w:pPr>
                                <w:pStyle w:val="NormalWeb"/>
                                <w:spacing w:before="0" w:beforeAutospacing="0" w:after="160" w:afterAutospacing="0" w:line="254" w:lineRule="auto"/>
                                <w:jc w:val="center"/>
                                <w:rPr>
                                  <w:sz w:val="18"/>
                                  <w:szCs w:val="18"/>
                                </w:rPr>
                              </w:pPr>
                            </w:p>
                          </w:txbxContent>
                        </wps:txbx>
                        <wps:bodyPr rot="0" vert="horz" wrap="square" lIns="0" tIns="0" rIns="0" bIns="0" anchor="t" anchorCtr="0" upright="1">
                          <a:noAutofit/>
                        </wps:bodyPr>
                      </wps:wsp>
                      <wps:wsp>
                        <wps:cNvPr id="1981386382" name="Text Box 55"/>
                        <wps:cNvSpPr txBox="1">
                          <a:spLocks noChangeArrowheads="1"/>
                        </wps:cNvSpPr>
                        <wps:spPr bwMode="auto">
                          <a:xfrm>
                            <a:off x="822067" y="2820732"/>
                            <a:ext cx="459962" cy="3571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772B2ABF" w14:textId="77777777">
                              <w:pPr>
                                <w:pStyle w:val="NormalWeb"/>
                                <w:spacing w:before="0" w:beforeAutospacing="0" w:after="160" w:afterAutospacing="0" w:line="254" w:lineRule="auto"/>
                                <w:jc w:val="center"/>
                              </w:pPr>
                              <w:r>
                                <w:rPr>
                                  <w:rFonts w:eastAsia="SimSun"/>
                                  <w:sz w:val="18"/>
                                  <w:szCs w:val="18"/>
                                </w:rPr>
                                <w:t>Refined Oil</w:t>
                              </w:r>
                            </w:p>
                          </w:txbxContent>
                        </wps:txbx>
                        <wps:bodyPr rot="0" vert="horz" wrap="square" lIns="0" tIns="0" rIns="0" bIns="0" anchor="t" anchorCtr="0" upright="1">
                          <a:noAutofit/>
                        </wps:bodyPr>
                      </wps:wsp>
                      <wps:wsp>
                        <wps:cNvPr id="1981386383" name="Text Box 55"/>
                        <wps:cNvSpPr txBox="1">
                          <a:spLocks noChangeArrowheads="1"/>
                        </wps:cNvSpPr>
                        <wps:spPr bwMode="auto">
                          <a:xfrm>
                            <a:off x="1355959" y="2805014"/>
                            <a:ext cx="486156" cy="3366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9835E2" w:rsidR="000E7ABF" w:rsidP="000E7ABF" w:rsidRDefault="000E7ABF" w14:paraId="4E13CABC" w14:textId="77777777">
                              <w:pPr>
                                <w:pStyle w:val="NormalWeb"/>
                                <w:spacing w:before="0" w:beforeAutospacing="0" w:after="0" w:afterAutospacing="0"/>
                                <w:jc w:val="center"/>
                                <w:rPr>
                                  <w:sz w:val="18"/>
                                  <w:szCs w:val="18"/>
                                </w:rPr>
                              </w:pPr>
                              <w:r w:rsidRPr="009835E2">
                                <w:rPr>
                                  <w:sz w:val="18"/>
                                  <w:szCs w:val="18"/>
                                </w:rPr>
                                <w:t>Biofuels 1…</w:t>
                              </w:r>
                              <w:r>
                                <w:rPr>
                                  <w:sz w:val="18"/>
                                  <w:szCs w:val="18"/>
                                </w:rPr>
                                <w:t xml:space="preserve">. </w:t>
                              </w:r>
                              <w:r w:rsidRPr="009835E2">
                                <w:rPr>
                                  <w:sz w:val="18"/>
                                  <w:szCs w:val="18"/>
                                </w:rPr>
                                <w:t>n</w:t>
                              </w:r>
                            </w:p>
                          </w:txbxContent>
                        </wps:txbx>
                        <wps:bodyPr rot="0" vert="horz" wrap="square" lIns="0" tIns="0" rIns="0" bIns="0" anchor="t" anchorCtr="0" upright="1">
                          <a:noAutofit/>
                        </wps:bodyPr>
                      </wps:wsp>
                      <wps:wsp>
                        <wps:cNvPr id="1981386385" name="Text Box 53"/>
                        <wps:cNvSpPr txBox="1">
                          <a:spLocks noChangeArrowheads="1"/>
                        </wps:cNvSpPr>
                        <wps:spPr bwMode="auto">
                          <a:xfrm>
                            <a:off x="2216227" y="1660220"/>
                            <a:ext cx="490365" cy="210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6855771F" w14:textId="77777777">
                              <w:pPr>
                                <w:pStyle w:val="NormalWeb"/>
                                <w:spacing w:before="0" w:beforeAutospacing="0" w:after="160" w:afterAutospacing="0" w:line="252" w:lineRule="auto"/>
                              </w:pPr>
                              <w:r>
                                <w:rPr>
                                  <w:rFonts w:eastAsia="SimSun"/>
                                  <w:i/>
                                  <w:iCs/>
                                  <w:sz w:val="18"/>
                                  <w:szCs w:val="18"/>
                                </w:rPr>
                                <w:t>σ</w:t>
                              </w:r>
                              <w:r>
                                <w:rPr>
                                  <w:rFonts w:eastAsia="SimSun"/>
                                  <w:i/>
                                  <w:iCs/>
                                  <w:position w:val="-5"/>
                                  <w:sz w:val="18"/>
                                  <w:szCs w:val="18"/>
                                  <w:vertAlign w:val="subscript"/>
                                </w:rPr>
                                <w:t>mat</w:t>
                              </w:r>
                              <w:r>
                                <w:rPr>
                                  <w:rFonts w:eastAsia="SimSun"/>
                                  <w:sz w:val="18"/>
                                  <w:szCs w:val="18"/>
                                </w:rPr>
                                <w:t xml:space="preserve"> = 0</w:t>
                              </w:r>
                            </w:p>
                          </w:txbxContent>
                        </wps:txbx>
                        <wps:bodyPr rot="0" vert="horz" wrap="square" lIns="0" tIns="0" rIns="0" bIns="0" anchor="t" anchorCtr="0" upright="1">
                          <a:noAutofit/>
                        </wps:bodyPr>
                      </wps:wsp>
                      <wps:wsp>
                        <wps:cNvPr id="1981386389" name="Line 36"/>
                        <wps:cNvCnPr>
                          <a:cxnSpLocks noChangeShapeType="1"/>
                        </wps:cNvCnPr>
                        <wps:spPr bwMode="auto">
                          <a:xfrm flipH="1">
                            <a:off x="1842115" y="1652220"/>
                            <a:ext cx="4445"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90" name="Line 36"/>
                        <wps:cNvCnPr>
                          <a:cxnSpLocks noChangeShapeType="1"/>
                        </wps:cNvCnPr>
                        <wps:spPr bwMode="auto">
                          <a:xfrm flipH="1">
                            <a:off x="2739573" y="1673193"/>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92" name="Line 36"/>
                        <wps:cNvCnPr>
                          <a:cxnSpLocks noChangeShapeType="1"/>
                        </wps:cNvCnPr>
                        <wps:spPr bwMode="auto">
                          <a:xfrm flipH="1">
                            <a:off x="2894918" y="1673177"/>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386393" name="Line 36"/>
                        <wps:cNvCnPr>
                          <a:cxnSpLocks noChangeShapeType="1"/>
                        </wps:cNvCnPr>
                        <wps:spPr bwMode="auto">
                          <a:xfrm flipH="1">
                            <a:off x="3068596" y="1673193"/>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 name="Line 52"/>
                        <wps:cNvCnPr>
                          <a:cxnSpLocks noChangeShapeType="1"/>
                        </wps:cNvCnPr>
                        <wps:spPr bwMode="auto">
                          <a:xfrm>
                            <a:off x="2789791" y="1012291"/>
                            <a:ext cx="587434" cy="209644"/>
                          </a:xfrm>
                          <a:prstGeom prst="line">
                            <a:avLst/>
                          </a:prstGeom>
                          <a:noFill/>
                          <a:ln w="12700">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893" name="Text Box 55"/>
                        <wps:cNvSpPr txBox="1">
                          <a:spLocks noChangeArrowheads="1"/>
                        </wps:cNvSpPr>
                        <wps:spPr bwMode="auto">
                          <a:xfrm>
                            <a:off x="1613225" y="1221935"/>
                            <a:ext cx="1176566" cy="28729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25AB44D7" w14:textId="4A204AAA">
                              <w:pPr>
                                <w:jc w:val="center"/>
                                <w:rPr>
                                  <w:sz w:val="18"/>
                                  <w:szCs w:val="18"/>
                                </w:rPr>
                              </w:pPr>
                              <w:r>
                                <w:rPr>
                                  <w:sz w:val="18"/>
                                  <w:szCs w:val="18"/>
                                </w:rPr>
                                <w:t>Materials/</w:t>
                              </w:r>
                              <w:r w:rsidR="00EB4204">
                                <w:rPr>
                                  <w:sz w:val="18"/>
                                  <w:szCs w:val="18"/>
                                </w:rPr>
                                <w:t>Labor</w:t>
                              </w:r>
                              <w:r w:rsidR="0028611D">
                                <w:rPr>
                                  <w:sz w:val="18"/>
                                  <w:szCs w:val="18"/>
                                </w:rPr>
                                <w:t>/</w:t>
                              </w:r>
                              <w:r>
                                <w:rPr>
                                  <w:sz w:val="18"/>
                                  <w:szCs w:val="18"/>
                                </w:rPr>
                                <w:t>Energy/</w:t>
                              </w:r>
                              <w:r w:rsidR="0028611D">
                                <w:rPr>
                                  <w:sz w:val="18"/>
                                  <w:szCs w:val="18"/>
                                </w:rPr>
                                <w:t>Capital</w:t>
                              </w:r>
                              <w:r>
                                <w:rPr>
                                  <w:sz w:val="18"/>
                                  <w:szCs w:val="18"/>
                                </w:rPr>
                                <w:t xml:space="preserve"> Composite</w:t>
                              </w:r>
                            </w:p>
                            <w:p w:rsidR="000E7ABF" w:rsidP="000E7ABF" w:rsidRDefault="000E7ABF" w14:paraId="367CAA12" w14:textId="77777777">
                              <w:pPr>
                                <w:spacing w:after="160" w:line="252" w:lineRule="auto"/>
                                <w:jc w:val="center"/>
                                <w:rPr>
                                  <w:rFonts w:eastAsia="SimSun"/>
                                  <w:sz w:val="18"/>
                                  <w:szCs w:val="18"/>
                                </w:rPr>
                              </w:pPr>
                              <w:r>
                                <w:rPr>
                                  <w:rFonts w:eastAsia="SimSun"/>
                                  <w:sz w:val="18"/>
                                  <w:szCs w:val="18"/>
                                </w:rPr>
                                <w:t> </w:t>
                              </w:r>
                            </w:p>
                          </w:txbxContent>
                        </wps:txbx>
                        <wps:bodyPr rot="0" vert="horz" wrap="square" lIns="0" tIns="0" rIns="0" bIns="0" anchor="t" anchorCtr="0" upright="1">
                          <a:noAutofit/>
                        </wps:bodyPr>
                      </wps:wsp>
                      <wps:wsp>
                        <wps:cNvPr id="894" name="Line 36"/>
                        <wps:cNvCnPr>
                          <a:cxnSpLocks noChangeShapeType="1"/>
                        </wps:cNvCnPr>
                        <wps:spPr bwMode="auto">
                          <a:xfrm flipH="1">
                            <a:off x="2411614" y="1475483"/>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Text Box 47"/>
                        <wps:cNvSpPr txBox="1">
                          <a:spLocks noChangeArrowheads="1"/>
                        </wps:cNvSpPr>
                        <wps:spPr bwMode="auto">
                          <a:xfrm>
                            <a:off x="3067625" y="1238678"/>
                            <a:ext cx="511200" cy="28700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679556B1" w14:textId="77777777">
                              <w:pPr>
                                <w:spacing w:after="160" w:line="252" w:lineRule="auto"/>
                                <w:jc w:val="center"/>
                                <w:rPr>
                                  <w:rFonts w:eastAsia="SimSun"/>
                                  <w:sz w:val="18"/>
                                  <w:szCs w:val="18"/>
                                </w:rPr>
                              </w:pPr>
                              <w:r>
                                <w:rPr>
                                  <w:rFonts w:eastAsia="SimSun"/>
                                  <w:sz w:val="18"/>
                                  <w:szCs w:val="18"/>
                                </w:rPr>
                                <w:t>Fixed Factor</w:t>
                              </w:r>
                            </w:p>
                          </w:txbxContent>
                        </wps:txbx>
                        <wps:bodyPr rot="0" vert="horz" wrap="square" lIns="0" tIns="0" rIns="0" bIns="0" anchor="t" anchorCtr="0" upright="1">
                          <a:noAutofit/>
                        </wps:bodyPr>
                      </wps:wsp>
                      <wps:wsp>
                        <wps:cNvPr id="896" name="Arc 54"/>
                        <wps:cNvSpPr>
                          <a:spLocks/>
                        </wps:cNvSpPr>
                        <wps:spPr bwMode="auto">
                          <a:xfrm rot="2990824" flipV="1">
                            <a:off x="2590512" y="827212"/>
                            <a:ext cx="389255" cy="4616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Text Box 53"/>
                        <wps:cNvSpPr txBox="1">
                          <a:spLocks noChangeArrowheads="1"/>
                        </wps:cNvSpPr>
                        <wps:spPr bwMode="auto">
                          <a:xfrm>
                            <a:off x="3118025" y="951438"/>
                            <a:ext cx="490220" cy="19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62076F" w14:paraId="672BC28E" w14:textId="53DD2AE2">
                              <w:pPr>
                                <w:spacing w:after="160" w:line="252" w:lineRule="auto"/>
                                <w:rPr>
                                  <w:rFonts w:eastAsia="SimSun"/>
                                  <w:i/>
                                  <w:iCs/>
                                  <w:sz w:val="18"/>
                                  <w:szCs w:val="18"/>
                                </w:rPr>
                              </w:pPr>
                              <w:r>
                                <w:rPr>
                                  <w:rFonts w:eastAsia="SimSun"/>
                                  <w:i/>
                                  <w:iCs/>
                                  <w:sz w:val="18"/>
                                  <w:szCs w:val="18"/>
                                </w:rPr>
                                <w:t>σ</w:t>
                              </w:r>
                              <w:r w:rsidR="000E7ABF">
                                <w:rPr>
                                  <w:rFonts w:eastAsia="SimSun"/>
                                  <w:i/>
                                  <w:iCs/>
                                  <w:position w:val="-5"/>
                                  <w:sz w:val="18"/>
                                  <w:szCs w:val="18"/>
                                  <w:vertAlign w:val="subscript"/>
                                </w:rPr>
                                <w:t>f</w:t>
                              </w:r>
                              <w:r w:rsidR="000E7ABF">
                                <w:rPr>
                                  <w:rFonts w:eastAsia="SimSun"/>
                                  <w:i/>
                                  <w:iCs/>
                                  <w:sz w:val="18"/>
                                  <w:szCs w:val="18"/>
                                </w:rPr>
                                <w:t xml:space="preserve"> = 0.1</w:t>
                              </w:r>
                            </w:p>
                          </w:txbxContent>
                        </wps:txbx>
                        <wps:bodyPr rot="0" vert="horz" wrap="square" lIns="0" tIns="0" rIns="0" bIns="0" anchor="t" anchorCtr="0" upright="1">
                          <a:noAutofit/>
                        </wps:bodyPr>
                      </wps:wsp>
                      <wps:wsp>
                        <wps:cNvPr id="900" name="Text Box 47"/>
                        <wps:cNvSpPr txBox="1">
                          <a:spLocks noChangeArrowheads="1"/>
                        </wps:cNvSpPr>
                        <wps:spPr bwMode="auto">
                          <a:xfrm>
                            <a:off x="1017136" y="2381101"/>
                            <a:ext cx="641185" cy="17358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14D39DE7" w14:textId="77777777">
                              <w:pPr>
                                <w:spacing w:after="160" w:line="252" w:lineRule="auto"/>
                                <w:jc w:val="center"/>
                                <w:rPr>
                                  <w:rFonts w:eastAsia="SimSun"/>
                                  <w:sz w:val="18"/>
                                  <w:szCs w:val="18"/>
                                </w:rPr>
                              </w:pPr>
                              <w:r>
                                <w:rPr>
                                  <w:rFonts w:eastAsia="SimSun"/>
                                  <w:sz w:val="18"/>
                                  <w:szCs w:val="18"/>
                                </w:rPr>
                                <w:t>Oil-Biofuels</w:t>
                              </w:r>
                            </w:p>
                          </w:txbxContent>
                        </wps:txbx>
                        <wps:bodyPr rot="0" vert="horz" wrap="square" lIns="0" tIns="0" rIns="0" bIns="0" anchor="t" anchorCtr="0" upright="1">
                          <a:noAutofit/>
                        </wps:bodyPr>
                      </wps:wsp>
                      <wps:wsp>
                        <wps:cNvPr id="902" name="Text Box 47"/>
                        <wps:cNvSpPr txBox="1">
                          <a:spLocks noChangeArrowheads="1"/>
                        </wps:cNvSpPr>
                        <wps:spPr bwMode="auto">
                          <a:xfrm>
                            <a:off x="3652778" y="2805014"/>
                            <a:ext cx="739582" cy="292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155D5201" w14:textId="77777777">
                              <w:pPr>
                                <w:jc w:val="center"/>
                                <w:rPr>
                                  <w:rFonts w:eastAsia="SimSun"/>
                                  <w:sz w:val="18"/>
                                  <w:szCs w:val="18"/>
                                </w:rPr>
                              </w:pPr>
                              <w:r>
                                <w:rPr>
                                  <w:rFonts w:eastAsia="SimSun"/>
                                  <w:sz w:val="18"/>
                                  <w:szCs w:val="18"/>
                                </w:rPr>
                                <w:t>Other Energy</w:t>
                              </w:r>
                            </w:p>
                            <w:p w:rsidR="000E7ABF" w:rsidP="000E7ABF" w:rsidRDefault="000E7ABF" w14:paraId="381FB4D9" w14:textId="77777777">
                              <w:pPr>
                                <w:jc w:val="center"/>
                                <w:rPr>
                                  <w:rFonts w:eastAsia="SimSun"/>
                                  <w:sz w:val="18"/>
                                  <w:szCs w:val="18"/>
                                </w:rPr>
                              </w:pPr>
                              <w:proofErr w:type="gramStart"/>
                              <w:r>
                                <w:rPr>
                                  <w:rFonts w:eastAsia="SimSun"/>
                                  <w:sz w:val="18"/>
                                  <w:szCs w:val="18"/>
                                </w:rPr>
                                <w:t>1 .</w:t>
                              </w:r>
                              <w:proofErr w:type="gramEnd"/>
                              <w:r>
                                <w:rPr>
                                  <w:rFonts w:eastAsia="SimSun"/>
                                  <w:sz w:val="18"/>
                                  <w:szCs w:val="18"/>
                                </w:rPr>
                                <w:t>… n</w:t>
                              </w:r>
                            </w:p>
                          </w:txbxContent>
                        </wps:txbx>
                        <wps:bodyPr rot="0" vert="horz" wrap="square" lIns="0" tIns="0" rIns="0" bIns="0" anchor="t" anchorCtr="0" upright="1">
                          <a:noAutofit/>
                        </wps:bodyPr>
                      </wps:wsp>
                      <wps:wsp>
                        <wps:cNvPr id="903" name="Line 49"/>
                        <wps:cNvCnPr>
                          <a:cxnSpLocks noChangeShapeType="1"/>
                        </wps:cNvCnPr>
                        <wps:spPr bwMode="auto">
                          <a:xfrm flipH="1">
                            <a:off x="1116425" y="2514957"/>
                            <a:ext cx="191135"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Text Box 53"/>
                        <wps:cNvSpPr txBox="1">
                          <a:spLocks noChangeArrowheads="1"/>
                        </wps:cNvSpPr>
                        <wps:spPr bwMode="auto">
                          <a:xfrm>
                            <a:off x="1599666" y="2587866"/>
                            <a:ext cx="561600" cy="19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541246" w14:paraId="3369C36C" w14:textId="14BA2119">
                              <w:pPr>
                                <w:spacing w:after="160" w:line="252" w:lineRule="auto"/>
                                <w:rPr>
                                  <w:rFonts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ob</m:t>
                                    </m:r>
                                  </m:sub>
                                </m:sSub>
                              </m:oMath>
                              <w:r w:rsidR="000E7ABF">
                                <w:rPr>
                                  <w:rFonts w:eastAsia="SimSun"/>
                                  <w:i/>
                                  <w:iCs/>
                                  <w:sz w:val="18"/>
                                  <w:szCs w:val="18"/>
                                </w:rPr>
                                <w:t>= 0.25</w:t>
                              </w:r>
                            </w:p>
                          </w:txbxContent>
                        </wps:txbx>
                        <wps:bodyPr rot="0" vert="horz" wrap="square" lIns="0" tIns="0" rIns="0" bIns="0" anchor="t" anchorCtr="0" upright="1">
                          <a:noAutofit/>
                        </wps:bodyPr>
                      </wps:wsp>
                      <wps:wsp>
                        <wps:cNvPr id="906" name="Line 36"/>
                        <wps:cNvCnPr>
                          <a:cxnSpLocks noChangeShapeType="1"/>
                        </wps:cNvCnPr>
                        <wps:spPr bwMode="auto">
                          <a:xfrm>
                            <a:off x="1299940" y="2514857"/>
                            <a:ext cx="140485" cy="2901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Line 36"/>
                        <wps:cNvCnPr>
                          <a:cxnSpLocks noChangeShapeType="1"/>
                        </wps:cNvCnPr>
                        <wps:spPr bwMode="auto">
                          <a:xfrm>
                            <a:off x="1296065" y="2514757"/>
                            <a:ext cx="317160" cy="2658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rc 54"/>
                        <wps:cNvSpPr>
                          <a:spLocks/>
                        </wps:cNvSpPr>
                        <wps:spPr bwMode="auto">
                          <a:xfrm rot="2990824" flipV="1">
                            <a:off x="3605098" y="2447482"/>
                            <a:ext cx="292810" cy="31785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Text Box 53"/>
                        <wps:cNvSpPr txBox="1">
                          <a:spLocks noChangeArrowheads="1"/>
                        </wps:cNvSpPr>
                        <wps:spPr bwMode="auto">
                          <a:xfrm>
                            <a:off x="3990259" y="2566269"/>
                            <a:ext cx="669570" cy="174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541246" w14:paraId="7B7AD0DC" w14:textId="7FA9F0B4">
                              <w:pPr>
                                <w:spacing w:after="160" w:line="252" w:lineRule="auto"/>
                                <w:rPr>
                                  <w:rFonts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e</m:t>
                                    </m:r>
                                  </m:sub>
                                </m:sSub>
                              </m:oMath>
                              <w:r w:rsidR="000E7ABF">
                                <w:rPr>
                                  <w:rFonts w:eastAsia="SimSun"/>
                                  <w:i/>
                                  <w:iCs/>
                                  <w:sz w:val="18"/>
                                  <w:szCs w:val="18"/>
                                </w:rPr>
                                <w:t xml:space="preserve"> = </w:t>
                              </w:r>
                              <w:r w:rsidR="00E6547C">
                                <w:rPr>
                                  <w:rFonts w:eastAsia="SimSun"/>
                                  <w:i/>
                                  <w:iCs/>
                                  <w:sz w:val="18"/>
                                  <w:szCs w:val="18"/>
                                </w:rPr>
                                <w:t>{</w:t>
                              </w:r>
                              <w:r w:rsidR="000E7ABF">
                                <w:rPr>
                                  <w:rFonts w:eastAsia="SimSun"/>
                                  <w:i/>
                                  <w:iCs/>
                                  <w:sz w:val="18"/>
                                  <w:szCs w:val="18"/>
                                </w:rPr>
                                <w:t>0</w:t>
                              </w:r>
                              <w:r w:rsidR="00E6547C">
                                <w:rPr>
                                  <w:rFonts w:eastAsia="SimSun"/>
                                  <w:i/>
                                  <w:iCs/>
                                  <w:sz w:val="18"/>
                                  <w:szCs w:val="18"/>
                                </w:rPr>
                                <w:t>,0.1}</w:t>
                              </w:r>
                            </w:p>
                          </w:txbxContent>
                        </wps:txbx>
                        <wps:bodyPr rot="0" vert="horz" wrap="square" lIns="0" tIns="0" rIns="0" bIns="0" anchor="t" anchorCtr="0" upright="1">
                          <a:noAutofit/>
                        </wps:bodyPr>
                      </wps:wsp>
                      <wps:wsp>
                        <wps:cNvPr id="1001" name="Line 36"/>
                        <wps:cNvCnPr>
                          <a:cxnSpLocks noChangeShapeType="1"/>
                        </wps:cNvCnPr>
                        <wps:spPr bwMode="auto">
                          <a:xfrm>
                            <a:off x="3334418" y="429141"/>
                            <a:ext cx="575607" cy="331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6"/>
                        <wps:cNvCnPr>
                          <a:cxnSpLocks noChangeShapeType="1"/>
                        </wps:cNvCnPr>
                        <wps:spPr bwMode="auto">
                          <a:xfrm>
                            <a:off x="3351030" y="429206"/>
                            <a:ext cx="1223137" cy="331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6"/>
                        <wps:cNvCnPr>
                          <a:cxnSpLocks noChangeShapeType="1"/>
                        </wps:cNvCnPr>
                        <wps:spPr bwMode="auto">
                          <a:xfrm flipH="1">
                            <a:off x="2741827" y="429092"/>
                            <a:ext cx="592592" cy="309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35"/>
                        <wps:cNvCnPr>
                          <a:cxnSpLocks noChangeShapeType="1"/>
                        </wps:cNvCnPr>
                        <wps:spPr bwMode="auto">
                          <a:xfrm flipH="1">
                            <a:off x="2244612" y="428984"/>
                            <a:ext cx="1085363" cy="33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Line 36"/>
                        <wps:cNvCnPr>
                          <a:cxnSpLocks noChangeShapeType="1"/>
                        </wps:cNvCnPr>
                        <wps:spPr bwMode="auto">
                          <a:xfrm flipH="1">
                            <a:off x="4015965" y="968368"/>
                            <a:ext cx="527050" cy="23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52"/>
                        <wps:cNvCnPr>
                          <a:cxnSpLocks noChangeShapeType="1"/>
                        </wps:cNvCnPr>
                        <wps:spPr bwMode="auto">
                          <a:xfrm>
                            <a:off x="4532630" y="968368"/>
                            <a:ext cx="587375" cy="209550"/>
                          </a:xfrm>
                          <a:prstGeom prst="line">
                            <a:avLst/>
                          </a:prstGeom>
                          <a:noFill/>
                          <a:ln w="12700">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007" name="Text Box 47"/>
                        <wps:cNvSpPr txBox="1">
                          <a:spLocks noChangeArrowheads="1"/>
                        </wps:cNvSpPr>
                        <wps:spPr bwMode="auto">
                          <a:xfrm>
                            <a:off x="5018825" y="1216883"/>
                            <a:ext cx="496375" cy="29953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0E7ABF" w14:paraId="31AB84D4" w14:textId="77777777">
                              <w:pPr>
                                <w:spacing w:after="160" w:line="252" w:lineRule="auto"/>
                                <w:jc w:val="center"/>
                                <w:rPr>
                                  <w:rFonts w:eastAsia="SimSun"/>
                                  <w:sz w:val="18"/>
                                  <w:szCs w:val="18"/>
                                </w:rPr>
                              </w:pPr>
                              <w:r w:rsidRPr="008F3075">
                                <w:rPr>
                                  <w:rFonts w:eastAsia="SimSun"/>
                                  <w:sz w:val="18"/>
                                  <w:szCs w:val="18"/>
                                </w:rPr>
                                <w:t>Fixed Factor</w:t>
                              </w:r>
                            </w:p>
                          </w:txbxContent>
                        </wps:txbx>
                        <wps:bodyPr rot="0" vert="horz" wrap="square" lIns="0" tIns="0" rIns="0" bIns="0" anchor="t" anchorCtr="0" upright="1">
                          <a:noAutofit/>
                        </wps:bodyPr>
                      </wps:wsp>
                      <wps:wsp>
                        <wps:cNvPr id="1008" name="Arc 54"/>
                        <wps:cNvSpPr>
                          <a:spLocks/>
                        </wps:cNvSpPr>
                        <wps:spPr bwMode="auto">
                          <a:xfrm rot="2990824" flipV="1">
                            <a:off x="4361722" y="805491"/>
                            <a:ext cx="389255" cy="4610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Text Box 53"/>
                        <wps:cNvSpPr txBox="1">
                          <a:spLocks noChangeArrowheads="1"/>
                        </wps:cNvSpPr>
                        <wps:spPr bwMode="auto">
                          <a:xfrm>
                            <a:off x="4874400" y="885601"/>
                            <a:ext cx="640574" cy="194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62076F" w14:paraId="1C138B11" w14:textId="4CD90298">
                              <w:pPr>
                                <w:spacing w:after="160" w:line="252" w:lineRule="auto"/>
                                <w:rPr>
                                  <w:rFonts w:ascii="Calibri" w:hAnsi="Calibri" w:eastAsia="SimSun"/>
                                  <w:i/>
                                  <w:sz w:val="18"/>
                                  <w:szCs w:val="18"/>
                                </w:rPr>
                              </w:pPr>
                              <w:r w:rsidRPr="008F3075">
                                <w:rPr>
                                  <w:rFonts w:eastAsia="SimSun"/>
                                  <w:i/>
                                  <w:iCs/>
                                  <w:sz w:val="18"/>
                                  <w:szCs w:val="18"/>
                                </w:rPr>
                                <w:t>σ</w:t>
                              </w:r>
                              <w:r w:rsidRPr="008F3075" w:rsidR="000E7ABF">
                                <w:rPr>
                                  <w:rFonts w:eastAsia="SimSun"/>
                                  <w:i/>
                                  <w:position w:val="-5"/>
                                  <w:sz w:val="18"/>
                                  <w:szCs w:val="18"/>
                                  <w:vertAlign w:val="subscript"/>
                                </w:rPr>
                                <w:t>f</w:t>
                              </w:r>
                              <w:r w:rsidRPr="008F3075" w:rsidR="000E7ABF">
                                <w:rPr>
                                  <w:rFonts w:eastAsia="SimSun"/>
                                  <w:i/>
                                  <w:color w:val="008080"/>
                                  <w:sz w:val="18"/>
                                  <w:szCs w:val="18"/>
                                </w:rPr>
                                <w:t xml:space="preserve"> = </w:t>
                              </w:r>
                              <w:r w:rsidRPr="008F3075" w:rsidR="007B290F">
                                <w:rPr>
                                  <w:rFonts w:eastAsia="SimSun"/>
                                  <w:i/>
                                  <w:sz w:val="18"/>
                                  <w:szCs w:val="18"/>
                                </w:rPr>
                                <w:t>{</w:t>
                              </w:r>
                              <w:r w:rsidRPr="008F3075" w:rsidR="000E7ABF">
                                <w:rPr>
                                  <w:rFonts w:eastAsia="SimSun"/>
                                  <w:i/>
                                  <w:sz w:val="18"/>
                                  <w:szCs w:val="18"/>
                                </w:rPr>
                                <w:t>0.1</w:t>
                              </w:r>
                              <w:r w:rsidRPr="008F3075" w:rsidR="007B290F">
                                <w:rPr>
                                  <w:rFonts w:eastAsia="SimSun"/>
                                  <w:i/>
                                  <w:sz w:val="18"/>
                                  <w:szCs w:val="18"/>
                                </w:rPr>
                                <w:t>,0.2}</w:t>
                              </w:r>
                            </w:p>
                          </w:txbxContent>
                        </wps:txbx>
                        <wps:bodyPr rot="0" vert="horz" wrap="square" lIns="0" tIns="0" rIns="0" bIns="0" anchor="t" anchorCtr="0" upright="1">
                          <a:noAutofit/>
                        </wps:bodyPr>
                      </wps:wsp>
                      <wps:wsp>
                        <wps:cNvPr id="1010" name="Text Box 39"/>
                        <wps:cNvSpPr txBox="1">
                          <a:spLocks noChangeArrowheads="1"/>
                        </wps:cNvSpPr>
                        <wps:spPr bwMode="auto">
                          <a:xfrm>
                            <a:off x="4010470" y="1602766"/>
                            <a:ext cx="77470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34CABAAE" w14:textId="77777777">
                              <w:pPr>
                                <w:spacing w:after="160" w:line="254" w:lineRule="auto"/>
                                <w:rPr>
                                  <w:rFonts w:eastAsia="SimSun"/>
                                  <w:sz w:val="18"/>
                                  <w:szCs w:val="18"/>
                                </w:rPr>
                              </w:pPr>
                              <w:r>
                                <w:rPr>
                                  <w:rFonts w:eastAsia="SimSun"/>
                                  <w:sz w:val="18"/>
                                  <w:szCs w:val="18"/>
                                </w:rPr>
                                <w:t> </w:t>
                              </w:r>
                            </w:p>
                          </w:txbxContent>
                        </wps:txbx>
                        <wps:bodyPr rot="0" vert="horz" wrap="square" lIns="91440" tIns="45720" rIns="91440" bIns="45720" anchor="t" anchorCtr="0" upright="1">
                          <a:noAutofit/>
                        </wps:bodyPr>
                      </wps:wsp>
                      <wps:wsp>
                        <wps:cNvPr id="1011" name="Line 36"/>
                        <wps:cNvCnPr>
                          <a:cxnSpLocks noChangeShapeType="1"/>
                        </wps:cNvCnPr>
                        <wps:spPr bwMode="auto">
                          <a:xfrm flipH="1">
                            <a:off x="3929825" y="1668806"/>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36"/>
                        <wps:cNvCnPr>
                          <a:cxnSpLocks noChangeShapeType="1"/>
                        </wps:cNvCnPr>
                        <wps:spPr bwMode="auto">
                          <a:xfrm flipH="1">
                            <a:off x="4827080" y="1689761"/>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6"/>
                        <wps:cNvCnPr>
                          <a:cxnSpLocks noChangeShapeType="1"/>
                        </wps:cNvCnPr>
                        <wps:spPr bwMode="auto">
                          <a:xfrm flipH="1">
                            <a:off x="4982655" y="1689761"/>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4" name="Line 36"/>
                        <wps:cNvCnPr>
                          <a:cxnSpLocks noChangeShapeType="1"/>
                        </wps:cNvCnPr>
                        <wps:spPr bwMode="auto">
                          <a:xfrm flipH="1">
                            <a:off x="5170615" y="1696746"/>
                            <a:ext cx="4445" cy="197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5" name="Text Box 55"/>
                        <wps:cNvSpPr txBox="1">
                          <a:spLocks noChangeArrowheads="1"/>
                        </wps:cNvSpPr>
                        <wps:spPr bwMode="auto">
                          <a:xfrm>
                            <a:off x="3701225" y="1238911"/>
                            <a:ext cx="1173175" cy="287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0E7ABF" w14:paraId="60688531" w14:textId="77777777">
                              <w:pPr>
                                <w:jc w:val="center"/>
                                <w:rPr>
                                  <w:sz w:val="18"/>
                                  <w:szCs w:val="18"/>
                                </w:rPr>
                              </w:pPr>
                              <w:r w:rsidRPr="008F3075">
                                <w:rPr>
                                  <w:sz w:val="18"/>
                                  <w:szCs w:val="18"/>
                                </w:rPr>
                                <w:t>Materials/Labor/Energy/Capital Composite</w:t>
                              </w:r>
                            </w:p>
                            <w:p w:rsidR="000E7ABF" w:rsidP="000E7ABF" w:rsidRDefault="000E7ABF" w14:paraId="24CA9CCB" w14:textId="77777777">
                              <w:pPr>
                                <w:spacing w:after="160" w:line="252" w:lineRule="auto"/>
                                <w:jc w:val="center"/>
                                <w:rPr>
                                  <w:rFonts w:eastAsia="SimSun"/>
                                  <w:sz w:val="18"/>
                                  <w:szCs w:val="18"/>
                                </w:rPr>
                              </w:pPr>
                              <w:r>
                                <w:rPr>
                                  <w:rFonts w:eastAsia="SimSun"/>
                                  <w:sz w:val="18"/>
                                  <w:szCs w:val="18"/>
                                </w:rPr>
                                <w:t> </w:t>
                              </w:r>
                            </w:p>
                          </w:txbxContent>
                        </wps:txbx>
                        <wps:bodyPr rot="0" vert="horz" wrap="square" lIns="0" tIns="0" rIns="0" bIns="0" anchor="t" anchorCtr="0" upright="1">
                          <a:noAutofit/>
                        </wps:bodyPr>
                      </wps:wsp>
                      <wps:wsp>
                        <wps:cNvPr id="1016" name="Line 36"/>
                        <wps:cNvCnPr>
                          <a:cxnSpLocks noChangeShapeType="1"/>
                        </wps:cNvCnPr>
                        <wps:spPr bwMode="auto">
                          <a:xfrm flipH="1">
                            <a:off x="4499420" y="1492276"/>
                            <a:ext cx="4445" cy="196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48"/>
                        <wps:cNvCnPr>
                          <a:cxnSpLocks noChangeShapeType="1"/>
                        </wps:cNvCnPr>
                        <wps:spPr bwMode="auto">
                          <a:xfrm flipH="1" flipV="1">
                            <a:off x="3934905" y="1680147"/>
                            <a:ext cx="1240155" cy="12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9" name="Text Box 55"/>
                        <wps:cNvSpPr txBox="1">
                          <a:spLocks noChangeArrowheads="1"/>
                        </wps:cNvSpPr>
                        <wps:spPr bwMode="auto">
                          <a:xfrm>
                            <a:off x="3513960" y="1887249"/>
                            <a:ext cx="878400" cy="258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0BEDD21E" w14:textId="77777777">
                              <w:pPr>
                                <w:tabs>
                                  <w:tab w:val="left" w:pos="850"/>
                                  <w:tab w:val="left" w:pos="1191"/>
                                  <w:tab w:val="left" w:pos="1531"/>
                                </w:tabs>
                                <w:jc w:val="center"/>
                                <w:textAlignment w:val="baseline"/>
                                <w:rPr>
                                  <w:rFonts w:eastAsia="Calibri" w:cs="Arial"/>
                                  <w:color w:val="000000"/>
                                  <w:sz w:val="18"/>
                                  <w:szCs w:val="18"/>
                                </w:rPr>
                              </w:pPr>
                              <w:r>
                                <w:rPr>
                                  <w:rFonts w:eastAsia="Calibri" w:cs="Arial"/>
                                  <w:color w:val="000000"/>
                                  <w:sz w:val="18"/>
                                  <w:szCs w:val="18"/>
                                </w:rPr>
                                <w:t>Energy/Capital Composite</w:t>
                              </w:r>
                            </w:p>
                            <w:p w:rsidR="000E7ABF" w:rsidP="000E7ABF" w:rsidRDefault="000E7ABF" w14:paraId="3DA28F7B" w14:textId="77777777">
                              <w:pPr>
                                <w:jc w:val="center"/>
                                <w:textAlignment w:val="baseline"/>
                                <w:rPr>
                                  <w:rFonts w:eastAsia="Malgun Gothic" w:cs="Arial"/>
                                  <w:color w:val="000000"/>
                                  <w:sz w:val="18"/>
                                  <w:szCs w:val="18"/>
                                </w:rPr>
                              </w:pPr>
                              <w:r>
                                <w:rPr>
                                  <w:rFonts w:eastAsia="Malgun Gothic" w:cs="Arial"/>
                                  <w:color w:val="000000"/>
                                  <w:sz w:val="18"/>
                                  <w:szCs w:val="18"/>
                                </w:rPr>
                                <w:t> </w:t>
                              </w:r>
                            </w:p>
                          </w:txbxContent>
                        </wps:txbx>
                        <wps:bodyPr rot="0" vert="horz" wrap="square" lIns="0" tIns="0" rIns="0" bIns="0" anchor="t" anchorCtr="0" upright="1">
                          <a:noAutofit/>
                        </wps:bodyPr>
                      </wps:wsp>
                      <wps:wsp>
                        <wps:cNvPr id="1020" name="Line 52"/>
                        <wps:cNvCnPr>
                          <a:cxnSpLocks noChangeShapeType="1"/>
                        </wps:cNvCnPr>
                        <wps:spPr bwMode="auto">
                          <a:xfrm>
                            <a:off x="3909958" y="2173674"/>
                            <a:ext cx="222842" cy="2579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1" name="Arc 54"/>
                        <wps:cNvSpPr>
                          <a:spLocks/>
                        </wps:cNvSpPr>
                        <wps:spPr bwMode="auto">
                          <a:xfrm rot="2990824" flipV="1">
                            <a:off x="3802195" y="2130153"/>
                            <a:ext cx="280010" cy="320141"/>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Line 35"/>
                        <wps:cNvCnPr>
                          <a:cxnSpLocks noChangeShapeType="1"/>
                        </wps:cNvCnPr>
                        <wps:spPr bwMode="auto">
                          <a:xfrm flipH="1">
                            <a:off x="3744000" y="2175594"/>
                            <a:ext cx="173891" cy="2719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3" name="Text Box 47"/>
                        <wps:cNvSpPr txBox="1">
                          <a:spLocks noChangeArrowheads="1"/>
                        </wps:cNvSpPr>
                        <wps:spPr bwMode="auto">
                          <a:xfrm>
                            <a:off x="3451295" y="2431585"/>
                            <a:ext cx="540385" cy="1537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20673F92" w14:textId="77777777">
                              <w:pPr>
                                <w:spacing w:after="160" w:line="252" w:lineRule="auto"/>
                                <w:jc w:val="center"/>
                                <w:rPr>
                                  <w:rFonts w:eastAsia="SimSun"/>
                                  <w:sz w:val="18"/>
                                  <w:szCs w:val="18"/>
                                </w:rPr>
                              </w:pPr>
                              <w:r>
                                <w:rPr>
                                  <w:rFonts w:eastAsia="SimSun"/>
                                  <w:sz w:val="18"/>
                                  <w:szCs w:val="18"/>
                                </w:rPr>
                                <w:t>Energy</w:t>
                              </w:r>
                            </w:p>
                          </w:txbxContent>
                        </wps:txbx>
                        <wps:bodyPr rot="0" vert="horz" wrap="square" lIns="0" tIns="0" rIns="0" bIns="0" anchor="t" anchorCtr="0" upright="1">
                          <a:noAutofit/>
                        </wps:bodyPr>
                      </wps:wsp>
                      <wps:wsp>
                        <wps:cNvPr id="1024" name="Text Box 55"/>
                        <wps:cNvSpPr txBox="1">
                          <a:spLocks noChangeArrowheads="1"/>
                        </wps:cNvSpPr>
                        <wps:spPr bwMode="auto">
                          <a:xfrm>
                            <a:off x="4659829" y="1894228"/>
                            <a:ext cx="611505" cy="287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33FE8E5E" w14:textId="77777777">
                              <w:pPr>
                                <w:jc w:val="center"/>
                                <w:rPr>
                                  <w:rFonts w:eastAsia="SimSun"/>
                                  <w:sz w:val="18"/>
                                  <w:szCs w:val="18"/>
                                </w:rPr>
                              </w:pPr>
                              <w:r>
                                <w:rPr>
                                  <w:rFonts w:eastAsia="SimSun"/>
                                  <w:sz w:val="18"/>
                                  <w:szCs w:val="18"/>
                                </w:rPr>
                                <w:t>Materials 1…</w:t>
                              </w:r>
                              <w:r>
                                <w:rPr>
                                  <w:rFonts w:eastAsia="SimSun"/>
                                  <w:color w:val="008080"/>
                                  <w:sz w:val="18"/>
                                  <w:szCs w:val="18"/>
                                  <w:u w:val="single"/>
                                </w:rPr>
                                <w:t xml:space="preserve">. </w:t>
                              </w:r>
                              <w:r>
                                <w:rPr>
                                  <w:rFonts w:eastAsia="SimSun"/>
                                  <w:sz w:val="18"/>
                                  <w:szCs w:val="18"/>
                                </w:rPr>
                                <w:t xml:space="preserve">n </w:t>
                              </w:r>
                            </w:p>
                          </w:txbxContent>
                        </wps:txbx>
                        <wps:bodyPr rot="0" vert="horz" wrap="square" lIns="0" tIns="0" rIns="0" bIns="0" anchor="t" anchorCtr="0" upright="1">
                          <a:noAutofit/>
                        </wps:bodyPr>
                      </wps:wsp>
                      <wps:wsp>
                        <wps:cNvPr id="1025" name="Text Box 47"/>
                        <wps:cNvSpPr txBox="1">
                          <a:spLocks noChangeArrowheads="1"/>
                        </wps:cNvSpPr>
                        <wps:spPr bwMode="auto">
                          <a:xfrm>
                            <a:off x="3910027" y="2422627"/>
                            <a:ext cx="541555" cy="2101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47A88D2E" w14:textId="77777777">
                              <w:pPr>
                                <w:spacing w:after="160" w:line="252" w:lineRule="auto"/>
                                <w:jc w:val="center"/>
                                <w:textAlignment w:val="baseline"/>
                                <w:rPr>
                                  <w:rFonts w:eastAsia="SimSun" w:cs="Arial"/>
                                  <w:color w:val="000000"/>
                                  <w:sz w:val="18"/>
                                  <w:szCs w:val="18"/>
                                </w:rPr>
                              </w:pPr>
                              <w:r>
                                <w:rPr>
                                  <w:rFonts w:eastAsia="SimSun" w:cs="Arial"/>
                                  <w:color w:val="000000"/>
                                  <w:sz w:val="18"/>
                                  <w:szCs w:val="18"/>
                                </w:rPr>
                                <w:t>Capital</w:t>
                              </w:r>
                            </w:p>
                          </w:txbxContent>
                        </wps:txbx>
                        <wps:bodyPr rot="0" vert="horz" wrap="square" lIns="0" tIns="0" rIns="0" bIns="0" anchor="t" anchorCtr="0" upright="1">
                          <a:noAutofit/>
                        </wps:bodyPr>
                      </wps:wsp>
                      <wps:wsp>
                        <wps:cNvPr id="1026" name="Text Box 37"/>
                        <wps:cNvSpPr txBox="1">
                          <a:spLocks noChangeArrowheads="1"/>
                        </wps:cNvSpPr>
                        <wps:spPr bwMode="auto">
                          <a:xfrm>
                            <a:off x="1968811" y="824976"/>
                            <a:ext cx="525145" cy="2051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195FB8" w14:paraId="283D002B" w14:textId="2717179C">
                              <w:pPr>
                                <w:spacing w:line="252" w:lineRule="auto"/>
                                <w:jc w:val="center"/>
                                <w:rPr>
                                  <w:rFonts w:eastAsia="SimSun"/>
                                  <w:sz w:val="18"/>
                                  <w:szCs w:val="18"/>
                                </w:rPr>
                              </w:pPr>
                              <w:r w:rsidRPr="008F3075">
                                <w:rPr>
                                  <w:rFonts w:eastAsia="SimSun"/>
                                  <w:sz w:val="18"/>
                                  <w:szCs w:val="18"/>
                                </w:rPr>
                                <w:t>GAS</w:t>
                              </w:r>
                              <w:r w:rsidRPr="008F3075" w:rsidR="000E7ABF">
                                <w:rPr>
                                  <w:rFonts w:eastAsia="SimSun"/>
                                  <w:sz w:val="18"/>
                                  <w:szCs w:val="18"/>
                                </w:rPr>
                                <w:t>V</w:t>
                              </w:r>
                            </w:p>
                          </w:txbxContent>
                        </wps:txbx>
                        <wps:bodyPr rot="0" vert="horz" wrap="square" lIns="0" tIns="0" rIns="0" bIns="0" anchor="t" anchorCtr="0" upright="1">
                          <a:noAutofit/>
                        </wps:bodyPr>
                      </wps:wsp>
                      <wps:wsp>
                        <wps:cNvPr id="1027" name="Text Box 37"/>
                        <wps:cNvSpPr txBox="1">
                          <a:spLocks noChangeArrowheads="1"/>
                        </wps:cNvSpPr>
                        <wps:spPr bwMode="auto">
                          <a:xfrm>
                            <a:off x="3154480" y="807820"/>
                            <a:ext cx="525145" cy="2044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195FB8" w14:paraId="473C3F06" w14:textId="3BF18E05">
                              <w:pPr>
                                <w:spacing w:line="252" w:lineRule="auto"/>
                                <w:jc w:val="center"/>
                                <w:rPr>
                                  <w:rFonts w:eastAsia="SimSun"/>
                                  <w:sz w:val="18"/>
                                  <w:szCs w:val="18"/>
                                </w:rPr>
                              </w:pPr>
                              <w:r w:rsidRPr="008F3075">
                                <w:rPr>
                                  <w:rFonts w:eastAsia="SimSun"/>
                                  <w:sz w:val="18"/>
                                  <w:szCs w:val="18"/>
                                </w:rPr>
                                <w:t>BE</w:t>
                              </w:r>
                              <w:r w:rsidRPr="008F3075" w:rsidR="000E7ABF">
                                <w:rPr>
                                  <w:rFonts w:eastAsia="SimSun"/>
                                  <w:sz w:val="18"/>
                                  <w:szCs w:val="18"/>
                                </w:rPr>
                                <w:t>V</w:t>
                              </w:r>
                            </w:p>
                          </w:txbxContent>
                        </wps:txbx>
                        <wps:bodyPr rot="0" vert="horz" wrap="square" lIns="0" tIns="0" rIns="0" bIns="0" anchor="t" anchorCtr="0" upright="1">
                          <a:noAutofit/>
                        </wps:bodyPr>
                      </wps:wsp>
                      <wps:wsp>
                        <wps:cNvPr id="1028" name="Text Box 37"/>
                        <wps:cNvSpPr txBox="1">
                          <a:spLocks noChangeArrowheads="1"/>
                        </wps:cNvSpPr>
                        <wps:spPr bwMode="auto">
                          <a:xfrm>
                            <a:off x="3729549" y="796415"/>
                            <a:ext cx="525145" cy="203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0E7ABF" w14:paraId="6D4A9501" w14:textId="77777777">
                              <w:pPr>
                                <w:spacing w:line="252" w:lineRule="auto"/>
                                <w:jc w:val="center"/>
                                <w:rPr>
                                  <w:rFonts w:eastAsia="SimSun"/>
                                  <w:sz w:val="18"/>
                                  <w:szCs w:val="18"/>
                                </w:rPr>
                              </w:pPr>
                              <w:r w:rsidRPr="008F3075">
                                <w:rPr>
                                  <w:rFonts w:eastAsia="SimSun"/>
                                  <w:sz w:val="18"/>
                                  <w:szCs w:val="18"/>
                                </w:rPr>
                                <w:t>FCEV</w:t>
                              </w:r>
                            </w:p>
                          </w:txbxContent>
                        </wps:txbx>
                        <wps:bodyPr rot="0" vert="horz" wrap="square" lIns="0" tIns="0" rIns="0" bIns="0" anchor="t" anchorCtr="0" upright="1">
                          <a:noAutofit/>
                        </wps:bodyPr>
                      </wps:wsp>
                      <wps:wsp>
                        <wps:cNvPr id="1029" name="Text Box 37"/>
                        <wps:cNvSpPr txBox="1">
                          <a:spLocks noChangeArrowheads="1"/>
                        </wps:cNvSpPr>
                        <wps:spPr bwMode="auto">
                          <a:xfrm>
                            <a:off x="4277225" y="797047"/>
                            <a:ext cx="525145"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195FB8" w14:paraId="614340AC" w14:textId="3CE22132">
                              <w:pPr>
                                <w:spacing w:line="252" w:lineRule="auto"/>
                                <w:jc w:val="center"/>
                                <w:rPr>
                                  <w:rFonts w:eastAsia="SimSun"/>
                                  <w:sz w:val="18"/>
                                  <w:szCs w:val="18"/>
                                </w:rPr>
                              </w:pPr>
                              <w:r w:rsidRPr="008F3075">
                                <w:rPr>
                                  <w:rFonts w:eastAsia="SimSun"/>
                                  <w:sz w:val="18"/>
                                  <w:szCs w:val="18"/>
                                </w:rPr>
                                <w:t>HE</w:t>
                              </w:r>
                              <w:r w:rsidRPr="008F3075" w:rsidR="000E7ABF">
                                <w:rPr>
                                  <w:rFonts w:eastAsia="SimSun"/>
                                  <w:sz w:val="18"/>
                                  <w:szCs w:val="18"/>
                                </w:rPr>
                                <w:t>V</w:t>
                              </w:r>
                            </w:p>
                          </w:txbxContent>
                        </wps:txbx>
                        <wps:bodyPr rot="0" vert="horz" wrap="square" lIns="0" tIns="0" rIns="0" bIns="0" anchor="t" anchorCtr="0" upright="1">
                          <a:noAutofit/>
                        </wps:bodyPr>
                      </wps:wsp>
                      <wps:wsp>
                        <wps:cNvPr id="1030" name="Line 36"/>
                        <wps:cNvCnPr>
                          <a:cxnSpLocks noChangeShapeType="1"/>
                        </wps:cNvCnPr>
                        <wps:spPr bwMode="auto">
                          <a:xfrm flipH="1">
                            <a:off x="4492220" y="1674218"/>
                            <a:ext cx="4445" cy="196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 name="Text Box 47"/>
                        <wps:cNvSpPr txBox="1">
                          <a:spLocks noChangeArrowheads="1"/>
                        </wps:cNvSpPr>
                        <wps:spPr bwMode="auto">
                          <a:xfrm>
                            <a:off x="4277225" y="1848190"/>
                            <a:ext cx="514350" cy="197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6C14E351" w14:textId="77777777">
                              <w:pPr>
                                <w:spacing w:after="160" w:line="252" w:lineRule="auto"/>
                                <w:jc w:val="center"/>
                                <w:rPr>
                                  <w:rFonts w:eastAsia="SimSun"/>
                                  <w:sz w:val="18"/>
                                  <w:szCs w:val="18"/>
                                </w:rPr>
                              </w:pPr>
                              <w:r>
                                <w:rPr>
                                  <w:rFonts w:eastAsia="SimSun"/>
                                  <w:sz w:val="18"/>
                                  <w:szCs w:val="18"/>
                                </w:rPr>
                                <w:t>Labor</w:t>
                              </w:r>
                            </w:p>
                          </w:txbxContent>
                        </wps:txbx>
                        <wps:bodyPr rot="0" vert="horz" wrap="square" lIns="91440" tIns="45720" rIns="91440" bIns="45720" anchor="t" anchorCtr="0" upright="1">
                          <a:noAutofit/>
                        </wps:bodyPr>
                      </wps:wsp>
                      <wps:wsp>
                        <wps:cNvPr id="1032" name="Text Box 53"/>
                        <wps:cNvSpPr txBox="1">
                          <a:spLocks noChangeArrowheads="1"/>
                        </wps:cNvSpPr>
                        <wps:spPr bwMode="auto">
                          <a:xfrm>
                            <a:off x="4172205" y="2210116"/>
                            <a:ext cx="465020" cy="152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0E7ABF" w14:paraId="78619CA6" w14:textId="77777777">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ek</w:t>
                              </w:r>
                              <w:r>
                                <w:rPr>
                                  <w:rFonts w:eastAsia="SimSun"/>
                                  <w:i/>
                                  <w:iCs/>
                                  <w:sz w:val="18"/>
                                  <w:szCs w:val="18"/>
                                </w:rPr>
                                <w:t xml:space="preserve">= </w:t>
                              </w:r>
                              <w:r w:rsidRPr="008F3075">
                                <w:rPr>
                                  <w:rFonts w:eastAsia="SimSun"/>
                                  <w:i/>
                                  <w:sz w:val="18"/>
                                  <w:szCs w:val="18"/>
                                </w:rPr>
                                <w:t>0.01</w:t>
                              </w:r>
                            </w:p>
                          </w:txbxContent>
                        </wps:txbx>
                        <wps:bodyPr rot="0" vert="horz" wrap="square" lIns="0" tIns="0" rIns="0" bIns="0" anchor="t" anchorCtr="0" upright="1">
                          <a:noAutofit/>
                        </wps:bodyPr>
                      </wps:wsp>
                      <wps:wsp>
                        <wps:cNvPr id="1033" name="Text Box 53"/>
                        <wps:cNvSpPr txBox="1">
                          <a:spLocks noChangeArrowheads="1"/>
                        </wps:cNvSpPr>
                        <wps:spPr bwMode="auto">
                          <a:xfrm>
                            <a:off x="4302743" y="1696497"/>
                            <a:ext cx="49022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ABF" w:rsidP="000E7ABF" w:rsidRDefault="000E7ABF" w14:paraId="53C380D1" w14:textId="77777777">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mat</w:t>
                              </w:r>
                              <w:r>
                                <w:rPr>
                                  <w:rFonts w:eastAsia="SimSun"/>
                                  <w:i/>
                                  <w:iCs/>
                                  <w:sz w:val="18"/>
                                  <w:szCs w:val="18"/>
                                </w:rPr>
                                <w:t xml:space="preserve"> = 0</w:t>
                              </w:r>
                            </w:p>
                          </w:txbxContent>
                        </wps:txbx>
                        <wps:bodyPr rot="0" vert="horz" wrap="square" lIns="0" tIns="0" rIns="0" bIns="0" anchor="t" anchorCtr="0" upright="1">
                          <a:noAutofit/>
                        </wps:bodyPr>
                      </wps:wsp>
                      <wps:wsp>
                        <wps:cNvPr id="1034" name="Line 36"/>
                        <wps:cNvCnPr>
                          <a:cxnSpLocks noChangeShapeType="1"/>
                        </wps:cNvCnPr>
                        <wps:spPr bwMode="auto">
                          <a:xfrm>
                            <a:off x="3338864" y="428854"/>
                            <a:ext cx="12166" cy="3171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Text Box 37"/>
                        <wps:cNvSpPr txBox="1">
                          <a:spLocks noChangeArrowheads="1"/>
                        </wps:cNvSpPr>
                        <wps:spPr bwMode="auto">
                          <a:xfrm>
                            <a:off x="3103625" y="213215"/>
                            <a:ext cx="525145" cy="2051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0E7ABF" w14:paraId="0E31BD27" w14:textId="77777777">
                              <w:pPr>
                                <w:spacing w:line="252" w:lineRule="auto"/>
                                <w:jc w:val="center"/>
                                <w:rPr>
                                  <w:rFonts w:eastAsia="SimSun"/>
                                  <w:b/>
                                  <w:sz w:val="18"/>
                                  <w:szCs w:val="18"/>
                                </w:rPr>
                              </w:pPr>
                              <w:r w:rsidRPr="008F3075">
                                <w:rPr>
                                  <w:rFonts w:eastAsia="SimSun"/>
                                  <w:b/>
                                  <w:sz w:val="18"/>
                                  <w:szCs w:val="18"/>
                                </w:rPr>
                                <w:t>Output</w:t>
                              </w:r>
                            </w:p>
                          </w:txbxContent>
                        </wps:txbx>
                        <wps:bodyPr rot="0" vert="horz" wrap="square" lIns="0" tIns="0" rIns="0" bIns="0" anchor="t" anchorCtr="0" upright="1">
                          <a:noAutofit/>
                        </wps:bodyPr>
                      </wps:wsp>
                      <wps:wsp>
                        <wps:cNvPr id="1036" name="Arc 54"/>
                        <wps:cNvSpPr>
                          <a:spLocks/>
                        </wps:cNvSpPr>
                        <wps:spPr bwMode="auto">
                          <a:xfrm rot="2990824" flipV="1">
                            <a:off x="3078886" y="140199"/>
                            <a:ext cx="579272" cy="66437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Text Box 53"/>
                        <wps:cNvSpPr txBox="1">
                          <a:spLocks noChangeArrowheads="1"/>
                        </wps:cNvSpPr>
                        <wps:spPr bwMode="auto">
                          <a:xfrm>
                            <a:off x="3859625" y="371615"/>
                            <a:ext cx="490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F3075" w:rsidR="000E7ABF" w:rsidP="000E7ABF" w:rsidRDefault="0062076F" w14:paraId="253231E0" w14:textId="7B85AB5E">
                              <w:pPr>
                                <w:spacing w:after="160" w:line="252" w:lineRule="auto"/>
                                <w:rPr>
                                  <w:rFonts w:ascii="Calibri" w:hAnsi="Calibri" w:eastAsia="SimSun"/>
                                  <w:i/>
                                  <w:sz w:val="18"/>
                                  <w:szCs w:val="18"/>
                                </w:rPr>
                              </w:pPr>
                              <w:r>
                                <w:rPr>
                                  <w:rFonts w:eastAsia="SimSun"/>
                                  <w:i/>
                                  <w:iCs/>
                                  <w:sz w:val="18"/>
                                  <w:szCs w:val="18"/>
                                </w:rPr>
                                <w:t>σ</w:t>
                              </w:r>
                              <w:r w:rsidR="000E7ABF">
                                <w:rPr>
                                  <w:rFonts w:eastAsia="SimSun"/>
                                  <w:i/>
                                  <w:color w:val="008080"/>
                                  <w:sz w:val="18"/>
                                  <w:szCs w:val="18"/>
                                </w:rPr>
                                <w:t xml:space="preserve"> = </w:t>
                              </w:r>
                              <w:r w:rsidRPr="008F3075" w:rsidR="000E7ABF">
                                <w:rPr>
                                  <w:rFonts w:eastAsia="SimSun"/>
                                  <w:i/>
                                  <w:sz w:val="18"/>
                                  <w:szCs w:val="18"/>
                                </w:rPr>
                                <w:t>∞</w:t>
                              </w:r>
                            </w:p>
                          </w:txbxContent>
                        </wps:txbx>
                        <wps:bodyPr rot="0" vert="horz" wrap="square" lIns="0" tIns="0" rIns="0" bIns="0" anchor="t" anchorCtr="0" upright="1">
                          <a:noAutofit/>
                        </wps:bodyPr>
                      </wps:wsp>
                      <wps:wsp>
                        <wps:cNvPr id="1038" name="Line 36"/>
                        <wps:cNvCnPr>
                          <a:cxnSpLocks noChangeShapeType="1"/>
                        </wps:cNvCnPr>
                        <wps:spPr bwMode="auto">
                          <a:xfrm flipH="1">
                            <a:off x="2407169" y="1660416"/>
                            <a:ext cx="4445"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4" name="Line 36"/>
                        <wps:cNvCnPr>
                          <a:cxnSpLocks noChangeShapeType="1"/>
                        </wps:cNvCnPr>
                        <wps:spPr bwMode="auto">
                          <a:xfrm flipH="1">
                            <a:off x="3302096" y="2585939"/>
                            <a:ext cx="409575" cy="200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5" name="Line 36"/>
                        <wps:cNvCnPr>
                          <a:cxnSpLocks noChangeShapeType="1"/>
                        </wps:cNvCnPr>
                        <wps:spPr bwMode="auto">
                          <a:xfrm>
                            <a:off x="3711671" y="2585304"/>
                            <a:ext cx="93345" cy="183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Line 36"/>
                        <wps:cNvCnPr>
                          <a:cxnSpLocks noChangeShapeType="1"/>
                        </wps:cNvCnPr>
                        <wps:spPr bwMode="auto">
                          <a:xfrm>
                            <a:off x="3719291" y="2585304"/>
                            <a:ext cx="410210" cy="191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Text Box 47"/>
                        <wps:cNvSpPr txBox="1">
                          <a:spLocks noChangeArrowheads="1"/>
                        </wps:cNvSpPr>
                        <wps:spPr bwMode="auto">
                          <a:xfrm>
                            <a:off x="2978246" y="2805014"/>
                            <a:ext cx="640715" cy="1733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1804" w:rsidP="00CB1804" w:rsidRDefault="00CB1804" w14:paraId="6F5810B9" w14:textId="77777777">
                              <w:pPr>
                                <w:spacing w:after="160" w:line="252" w:lineRule="auto"/>
                                <w:jc w:val="center"/>
                                <w:rPr>
                                  <w:rFonts w:eastAsia="SimSun"/>
                                  <w:sz w:val="18"/>
                                  <w:szCs w:val="18"/>
                                </w:rPr>
                              </w:pPr>
                              <w:r>
                                <w:rPr>
                                  <w:rFonts w:eastAsia="SimSun"/>
                                  <w:sz w:val="18"/>
                                  <w:szCs w:val="18"/>
                                </w:rPr>
                                <w:t>Oil-Biofuels</w:t>
                              </w:r>
                            </w:p>
                          </w:txbxContent>
                        </wps:txbx>
                        <wps:bodyPr rot="0" vert="horz" wrap="square" lIns="0" tIns="0" rIns="0" bIns="0" anchor="t" anchorCtr="0" upright="1">
                          <a:noAutofit/>
                        </wps:bodyPr>
                      </wps:wsp>
                      <wps:wsp>
                        <wps:cNvPr id="1048" name="Line 49"/>
                        <wps:cNvCnPr>
                          <a:cxnSpLocks noChangeShapeType="1"/>
                        </wps:cNvCnPr>
                        <wps:spPr bwMode="auto">
                          <a:xfrm flipH="1">
                            <a:off x="3056986" y="2928839"/>
                            <a:ext cx="191135"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9" name="Arc 54"/>
                        <wps:cNvSpPr>
                          <a:spLocks/>
                        </wps:cNvSpPr>
                        <wps:spPr bwMode="auto">
                          <a:xfrm rot="2990824" flipV="1">
                            <a:off x="3174461" y="2902804"/>
                            <a:ext cx="227330" cy="2921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Text Box 53"/>
                        <wps:cNvSpPr txBox="1">
                          <a:spLocks noChangeArrowheads="1"/>
                        </wps:cNvSpPr>
                        <wps:spPr bwMode="auto">
                          <a:xfrm>
                            <a:off x="2369614" y="2944714"/>
                            <a:ext cx="664498" cy="15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1804" w:rsidP="005B0C5D" w:rsidRDefault="00541246" w14:paraId="5572DE8D" w14:textId="741D61A1">
                              <w:pPr>
                                <w:spacing w:after="160" w:line="252" w:lineRule="auto"/>
                                <w:jc w:val="right"/>
                                <w:rPr>
                                  <w:rFonts w:ascii="Calibri" w:hAnsi="Calibri"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ob</m:t>
                                    </m:r>
                                  </m:sub>
                                </m:sSub>
                              </m:oMath>
                              <w:r w:rsidR="00CB1804">
                                <w:rPr>
                                  <w:rFonts w:eastAsia="SimSun"/>
                                  <w:i/>
                                  <w:iCs/>
                                  <w:sz w:val="18"/>
                                  <w:szCs w:val="18"/>
                                </w:rPr>
                                <w:t>= 0.25</w:t>
                              </w:r>
                            </w:p>
                          </w:txbxContent>
                        </wps:txbx>
                        <wps:bodyPr rot="0" vert="horz" wrap="square" lIns="0" tIns="0" rIns="0" bIns="0" anchor="t" anchorCtr="0" upright="1">
                          <a:noAutofit/>
                        </wps:bodyPr>
                      </wps:wsp>
                      <wps:wsp>
                        <wps:cNvPr id="1051" name="Line 36"/>
                        <wps:cNvCnPr>
                          <a:cxnSpLocks noChangeShapeType="1"/>
                        </wps:cNvCnPr>
                        <wps:spPr bwMode="auto">
                          <a:xfrm>
                            <a:off x="3240501" y="2928839"/>
                            <a:ext cx="140335" cy="289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36"/>
                        <wps:cNvCnPr>
                          <a:cxnSpLocks noChangeShapeType="1"/>
                        </wps:cNvCnPr>
                        <wps:spPr bwMode="auto">
                          <a:xfrm>
                            <a:off x="3236691" y="2928204"/>
                            <a:ext cx="316865" cy="265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Text Box 55"/>
                        <wps:cNvSpPr txBox="1">
                          <a:spLocks noChangeArrowheads="1"/>
                        </wps:cNvSpPr>
                        <wps:spPr bwMode="auto">
                          <a:xfrm>
                            <a:off x="3276000" y="3209290"/>
                            <a:ext cx="485775" cy="3365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2FB2" w:rsidP="00B52FB2" w:rsidRDefault="00B52FB2" w14:paraId="17A723B3" w14:textId="77777777">
                              <w:pPr>
                                <w:jc w:val="center"/>
                                <w:rPr>
                                  <w:rFonts w:eastAsia="SimSun"/>
                                  <w:sz w:val="18"/>
                                  <w:szCs w:val="18"/>
                                </w:rPr>
                              </w:pPr>
                              <w:r>
                                <w:rPr>
                                  <w:rFonts w:eastAsia="SimSun"/>
                                  <w:sz w:val="18"/>
                                  <w:szCs w:val="18"/>
                                </w:rPr>
                                <w:t>Biofuels 1…. n</w:t>
                              </w:r>
                            </w:p>
                          </w:txbxContent>
                        </wps:txbx>
                        <wps:bodyPr rot="0" vert="horz" wrap="square" lIns="0" tIns="0" rIns="0" bIns="0" anchor="t" anchorCtr="0" upright="1">
                          <a:noAutofit/>
                        </wps:bodyPr>
                      </wps:wsp>
                      <wps:wsp>
                        <wps:cNvPr id="1063" name="Text Box 55"/>
                        <wps:cNvSpPr txBox="1">
                          <a:spLocks noChangeArrowheads="1"/>
                        </wps:cNvSpPr>
                        <wps:spPr bwMode="auto">
                          <a:xfrm>
                            <a:off x="2752631" y="3203159"/>
                            <a:ext cx="459740" cy="2410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2FB2" w:rsidP="00B52FB2" w:rsidRDefault="00B52FB2" w14:paraId="7F7DA405" w14:textId="77777777">
                              <w:pPr>
                                <w:spacing w:after="160" w:line="252" w:lineRule="auto"/>
                                <w:jc w:val="center"/>
                                <w:rPr>
                                  <w:rFonts w:eastAsia="SimSun"/>
                                  <w:sz w:val="18"/>
                                  <w:szCs w:val="18"/>
                                </w:rPr>
                              </w:pPr>
                              <w:r>
                                <w:rPr>
                                  <w:rFonts w:eastAsia="SimSun"/>
                                  <w:sz w:val="18"/>
                                  <w:szCs w:val="18"/>
                                </w:rPr>
                                <w:t>Refined Oil</w:t>
                              </w:r>
                            </w:p>
                          </w:txbxContent>
                        </wps:txbx>
                        <wps:bodyPr rot="0" vert="horz" wrap="square" lIns="0" tIns="0" rIns="0" bIns="0" anchor="t" anchorCtr="0" upright="1">
                          <a:noAutofit/>
                        </wps:bodyPr>
                      </wps:wsp>
                      <wps:wsp>
                        <wps:cNvPr id="1065" name="Arc 54"/>
                        <wps:cNvSpPr>
                          <a:spLocks/>
                        </wps:cNvSpPr>
                        <wps:spPr bwMode="auto">
                          <a:xfrm rot="2990824" flipV="1">
                            <a:off x="1223268" y="2470058"/>
                            <a:ext cx="247017" cy="29109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arto="http://schemas.microsoft.com/office/word/2006/arto">
            <w:pict w14:anchorId="39E8E7D2">
              <v:group id="Canvas 1981386394" style="width:434.25pt;height:279.2pt;mso-position-horizontal-relative:char;mso-position-vertical-relative:line" coordsize="55149,35458" o:spid="_x0000_s1273" editas="canvas" w14:anchorId="2B0B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">
                <v:shape id="_x0000_s1274" style="position:absolute;width:55149;height:35458;visibility:visible;mso-wrap-style:square" stroked="t" strokecolor="black [3213]" strokeweight="1pt" type="#_x0000_t75">
                  <v:fill o:detectmouseclick="t"/>
                  <v:path o:connecttype="none"/>
                </v:shape>
                <v:shape id="Text Box 39" style="position:absolute;left:19228;top:15860;width:7747;height:1709;visibility:visible;mso-wrap-style:square;v-text-anchor:top" o:spid="_x0000_s127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">
                  <v:textbox>
                    <w:txbxContent>
                      <w:p w:rsidRPr="00A82209" w:rsidR="000E7ABF" w:rsidP="000E7ABF" w:rsidRDefault="000E7ABF" w14:paraId="01512BE8" w14:textId="77777777">
                        <w:pPr>
                          <w:pStyle w:val="NormalWeb"/>
                          <w:spacing w:before="0" w:beforeAutospacing="0" w:after="160" w:afterAutospacing="0" w:line="256" w:lineRule="auto"/>
                          <w:rPr>
                            <w:sz w:val="18"/>
                            <w:szCs w:val="18"/>
                          </w:rPr>
                        </w:pPr>
                        <w:r w:rsidRPr="00A82209">
                          <w:rPr>
                            <w:rFonts w:eastAsia="SimSun"/>
                            <w:sz w:val="18"/>
                            <w:szCs w:val="18"/>
                          </w:rPr>
                          <w:t> </w:t>
                        </w:r>
                      </w:p>
                    </w:txbxContent>
                  </v:textbox>
                </v:shape>
                <v:line id="Line 52" style="position:absolute;visibility:visible;mso-wrap-style:square" o:spid="_x0000_s1276" o:connectortype="straight" from="18421,21907" to="23690,2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"/>
                <v:shape id="Arc 54" style="position:absolute;left:16443;top:19818;width:3896;height:4619;rotation:-3266777fd;flip:y;visibility:visible;mso-wrap-style:square;v-text-anchor:top" coordsize="21600,21600" o:spid="_x0000_s1277"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">
                  <v:path arrowok="t" o:connecttype="custom" o:connectlocs="0,0;389597,461870;0,461870" o:connectangles="0,0,0" o:extrusionok="f"/>
                </v:shape>
                <v:line id="Line 35" style="position:absolute;flip:x;visibility:visible;mso-wrap-style:square" o:spid="_x0000_s1278" o:connectortype="straight" from="13544,21907" to="18465,2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"/>
                <v:shape id="Text Box 53" style="position:absolute;left:21612;top:21185;width:6858;height:2331;visibility:visible;mso-wrap-style:square;v-text-anchor:top" o:spid="_x0000_s12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">
                  <v:textbox inset="0,0,0,0">
                    <w:txbxContent>
                      <w:p w:rsidRPr="00A82209" w:rsidR="000E7ABF" w:rsidP="000E7ABF" w:rsidRDefault="00EC1FC1" w14:paraId="46BD1DFE" w14:textId="5EAF348E">
                        <w:pPr>
                          <w:pStyle w:val="NormalWeb"/>
                          <w:spacing w:before="0" w:beforeAutospacing="0" w:after="160" w:afterAutospacing="0" w:line="254" w:lineRule="auto"/>
                          <w:rPr>
                            <w:sz w:val="18"/>
                            <w:szCs w:val="18"/>
                          </w:rPr>
                        </w:pPr>
                        <w:r>
                          <w:rPr>
                            <w:rFonts w:eastAsia="SimSun"/>
                            <w:i/>
                            <w:iCs/>
                            <w:sz w:val="18"/>
                            <w:szCs w:val="18"/>
                          </w:rPr>
                          <w:t>σ</w:t>
                        </w:r>
                        <w:r w:rsidR="001C100B">
                          <w:rPr>
                            <w:rFonts w:eastAsia="SimSun"/>
                            <w:i/>
                            <w:iCs/>
                            <w:position w:val="-4"/>
                            <w:sz w:val="18"/>
                            <w:szCs w:val="18"/>
                            <w:vertAlign w:val="subscript"/>
                          </w:rPr>
                          <w:t>ek</w:t>
                        </w:r>
                        <w:r w:rsidR="000E7ABF">
                          <w:rPr>
                            <w:rFonts w:eastAsia="SimSun"/>
                            <w:sz w:val="18"/>
                            <w:szCs w:val="18"/>
                          </w:rPr>
                          <w:t>= 0.</w:t>
                        </w:r>
                        <w:r w:rsidR="001C100B">
                          <w:rPr>
                            <w:rFonts w:eastAsia="SimSun"/>
                            <w:sz w:val="18"/>
                            <w:szCs w:val="18"/>
                          </w:rPr>
                          <w:t>0</w:t>
                        </w:r>
                        <w:r w:rsidR="000E7ABF">
                          <w:rPr>
                            <w:rFonts w:eastAsia="SimSun"/>
                            <w:sz w:val="18"/>
                            <w:szCs w:val="18"/>
                          </w:rPr>
                          <w:t>1</w:t>
                        </w:r>
                      </w:p>
                    </w:txbxContent>
                  </v:textbox>
                </v:shape>
                <v:shape id="Text Box 47" style="position:absolute;left:21922;top:23589;width:5143;height:2572;visibility:visible;mso-wrap-style:square;v-text-anchor:top" o:spid="_x0000_s128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">
                  <v:fill opacity="0"/>
                  <v:textbox>
                    <w:txbxContent>
                      <w:p w:rsidRPr="00A82209" w:rsidR="000E7ABF" w:rsidP="000E7ABF" w:rsidRDefault="000E7ABF" w14:paraId="06687070" w14:textId="77777777">
                        <w:pPr>
                          <w:pStyle w:val="NormalWeb"/>
                          <w:spacing w:before="0" w:beforeAutospacing="0" w:after="160" w:afterAutospacing="0" w:line="252" w:lineRule="auto"/>
                          <w:jc w:val="center"/>
                          <w:rPr>
                            <w:sz w:val="18"/>
                            <w:szCs w:val="18"/>
                          </w:rPr>
                        </w:pPr>
                        <w:r w:rsidRPr="00A82209">
                          <w:rPr>
                            <w:rFonts w:eastAsia="SimSun"/>
                            <w:sz w:val="18"/>
                            <w:szCs w:val="18"/>
                          </w:rPr>
                          <w:t>Capital</w:t>
                        </w:r>
                      </w:p>
                    </w:txbxContent>
                  </v:textbox>
                </v:shape>
                <v:shape id="Text Box 47" style="position:absolute;left:22374;top:19066;width:4442;height:2048;visibility:visible;mso-wrap-style:square;v-text-anchor:top" o:spid="_x0000_s128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">
                  <v:fill opacity="0"/>
                  <v:textbox inset="0,0,0,0">
                    <w:txbxContent>
                      <w:p w:rsidRPr="00A82209" w:rsidR="000E7ABF" w:rsidP="000E7ABF" w:rsidRDefault="000E7ABF" w14:paraId="6FA64E9D" w14:textId="77777777">
                        <w:pPr>
                          <w:pStyle w:val="NormalWeb"/>
                          <w:spacing w:before="0" w:beforeAutospacing="0" w:after="160" w:afterAutospacing="0" w:line="252" w:lineRule="auto"/>
                          <w:jc w:val="center"/>
                          <w:rPr>
                            <w:sz w:val="18"/>
                            <w:szCs w:val="18"/>
                          </w:rPr>
                        </w:pPr>
                        <w:r w:rsidRPr="00A82209">
                          <w:rPr>
                            <w:rFonts w:eastAsia="SimSun"/>
                            <w:sz w:val="18"/>
                            <w:szCs w:val="18"/>
                          </w:rPr>
                          <w:t>Labor</w:t>
                        </w:r>
                      </w:p>
                    </w:txbxContent>
                  </v:textbox>
                </v:shape>
                <v:shape id="Text Box 55" style="position:absolute;left:25880;top:18965;width:6118;height:2873;visibility:visible;mso-wrap-style:square;v-text-anchor:top" o:spid="_x0000_s128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">
                  <v:fill opacity="0"/>
                  <v:textbox inset="0,0,0,0">
                    <w:txbxContent>
                      <w:p w:rsidRPr="00A82209" w:rsidR="000E7ABF" w:rsidP="000E7ABF" w:rsidRDefault="000E7ABF" w14:paraId="28F6D149" w14:textId="77777777">
                        <w:pPr>
                          <w:pStyle w:val="NormalWeb"/>
                          <w:spacing w:before="0" w:beforeAutospacing="0" w:after="0" w:afterAutospacing="0"/>
                          <w:jc w:val="center"/>
                          <w:rPr>
                            <w:sz w:val="18"/>
                            <w:szCs w:val="18"/>
                          </w:rPr>
                        </w:pPr>
                        <w:r>
                          <w:rPr>
                            <w:rFonts w:eastAsia="SimSun"/>
                            <w:sz w:val="18"/>
                            <w:szCs w:val="18"/>
                          </w:rPr>
                          <w:t xml:space="preserve">Materials 1…. n </w:t>
                        </w:r>
                      </w:p>
                    </w:txbxContent>
                  </v:textbox>
                </v:shape>
                <v:line id="Line 48" style="position:absolute;flip:x y;visibility:visible;mso-wrap-style:square" o:spid="_x0000_s1283" o:connectortype="straight" from="18421,16604" to="30825,1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"/>
                <v:shape id="Text Box 37" style="position:absolute;left:24939;top:8250;width:5256;height:2058;visibility:visible;mso-wrap-style:square;v-text-anchor:top" o:spid="_x0000_s128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">
                  <v:fill opacity="0"/>
                  <v:textbox inset="0,0,0,0">
                    <w:txbxContent>
                      <w:p w:rsidRPr="00A82209" w:rsidR="000E7ABF" w:rsidP="000E7ABF" w:rsidRDefault="000E7ABF" w14:paraId="02D2A272" w14:textId="77777777">
                        <w:pPr>
                          <w:pStyle w:val="NormalWeb"/>
                          <w:spacing w:before="0" w:beforeAutospacing="0" w:after="0" w:afterAutospacing="0" w:line="254" w:lineRule="auto"/>
                          <w:jc w:val="center"/>
                          <w:rPr>
                            <w:sz w:val="18"/>
                            <w:szCs w:val="18"/>
                          </w:rPr>
                        </w:pPr>
                        <w:r>
                          <w:rPr>
                            <w:rFonts w:eastAsia="SimSun"/>
                            <w:sz w:val="18"/>
                            <w:szCs w:val="18"/>
                          </w:rPr>
                          <w:t>OEV</w:t>
                        </w:r>
                      </w:p>
                    </w:txbxContent>
                  </v:textbox>
                </v:shape>
                <v:line id="Line 36" style="position:absolute;flip:x;visibility:visible;mso-wrap-style:square" o:spid="_x0000_s1285" o:connectortype="straight" from="22015,9906" to="27720,1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"/>
                <v:shape id="Text Box 55" style="position:absolute;left:13579;top:18862;width:9323;height:3644;visibility:visible;mso-wrap-style:square;v-text-anchor:top" o:spid="_x0000_s128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">
                  <v:fill opacity="0"/>
                  <v:textbox inset="0,0,0,0">
                    <w:txbxContent>
                      <w:p w:rsidRPr="00A82209" w:rsidR="000E7ABF" w:rsidP="000E7ABF" w:rsidRDefault="000E7ABF" w14:paraId="5283ED91" w14:textId="3C4551D8">
                        <w:pPr>
                          <w:jc w:val="center"/>
                          <w:rPr>
                            <w:sz w:val="18"/>
                            <w:szCs w:val="18"/>
                          </w:rPr>
                        </w:pPr>
                        <w:r>
                          <w:rPr>
                            <w:sz w:val="18"/>
                            <w:szCs w:val="18"/>
                          </w:rPr>
                          <w:t>Energy/</w:t>
                        </w:r>
                        <w:r w:rsidR="0028611D">
                          <w:rPr>
                            <w:sz w:val="18"/>
                            <w:szCs w:val="18"/>
                          </w:rPr>
                          <w:t>Capital</w:t>
                        </w:r>
                        <w:r w:rsidRPr="00A82209">
                          <w:rPr>
                            <w:sz w:val="18"/>
                            <w:szCs w:val="18"/>
                          </w:rPr>
                          <w:t xml:space="preserve"> Composite</w:t>
                        </w:r>
                      </w:p>
                      <w:p w:rsidRPr="00A82209" w:rsidR="000E7ABF" w:rsidP="000E7ABF" w:rsidRDefault="000E7ABF" w14:paraId="6A05A809" w14:textId="77777777">
                        <w:pPr>
                          <w:pStyle w:val="NormalWeb"/>
                          <w:spacing w:before="0" w:beforeAutospacing="0" w:after="160" w:afterAutospacing="0" w:line="254" w:lineRule="auto"/>
                          <w:jc w:val="center"/>
                          <w:rPr>
                            <w:sz w:val="18"/>
                            <w:szCs w:val="18"/>
                          </w:rPr>
                        </w:pPr>
                      </w:p>
                    </w:txbxContent>
                  </v:textbox>
                </v:shape>
                <v:shape id="Text Box 55" style="position:absolute;left:8220;top:28207;width:4600;height:3572;visibility:visible;mso-wrap-style:square;v-text-anchor:top" o:spid="_x0000_s128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">
                  <v:fill opacity="0"/>
                  <v:textbox inset="0,0,0,0">
                    <w:txbxContent>
                      <w:p w:rsidR="000E7ABF" w:rsidP="000E7ABF" w:rsidRDefault="000E7ABF" w14:paraId="7AB1DD5F" w14:textId="77777777">
                        <w:pPr>
                          <w:pStyle w:val="NormalWeb"/>
                          <w:spacing w:before="0" w:beforeAutospacing="0" w:after="160" w:afterAutospacing="0" w:line="254" w:lineRule="auto"/>
                          <w:jc w:val="center"/>
                        </w:pPr>
                        <w:r>
                          <w:rPr>
                            <w:rFonts w:eastAsia="SimSun"/>
                            <w:sz w:val="18"/>
                            <w:szCs w:val="18"/>
                          </w:rPr>
                          <w:t>Refined Oil</w:t>
                        </w:r>
                      </w:p>
                    </w:txbxContent>
                  </v:textbox>
                </v:shape>
                <v:shape id="Text Box 55" style="position:absolute;left:13559;top:28050;width:4862;height:3366;visibility:visible;mso-wrap-style:square;v-text-anchor:top" o:spid="_x0000_s128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">
                  <v:fill opacity="0"/>
                  <v:textbox inset="0,0,0,0">
                    <w:txbxContent>
                      <w:p w:rsidRPr="009835E2" w:rsidR="000E7ABF" w:rsidP="000E7ABF" w:rsidRDefault="000E7ABF" w14:paraId="18FCFBEB" w14:textId="77777777">
                        <w:pPr>
                          <w:pStyle w:val="NormalWeb"/>
                          <w:spacing w:before="0" w:beforeAutospacing="0" w:after="0" w:afterAutospacing="0"/>
                          <w:jc w:val="center"/>
                          <w:rPr>
                            <w:sz w:val="18"/>
                            <w:szCs w:val="18"/>
                          </w:rPr>
                        </w:pPr>
                        <w:r w:rsidRPr="009835E2">
                          <w:rPr>
                            <w:sz w:val="18"/>
                            <w:szCs w:val="18"/>
                          </w:rPr>
                          <w:t>Biofuels 1…</w:t>
                        </w:r>
                        <w:r>
                          <w:rPr>
                            <w:sz w:val="18"/>
                            <w:szCs w:val="18"/>
                          </w:rPr>
                          <w:t xml:space="preserve">. </w:t>
                        </w:r>
                        <w:r w:rsidRPr="009835E2">
                          <w:rPr>
                            <w:sz w:val="18"/>
                            <w:szCs w:val="18"/>
                          </w:rPr>
                          <w:t>n</w:t>
                        </w:r>
                      </w:p>
                    </w:txbxContent>
                  </v:textbox>
                </v:shape>
                <v:shape id="Text Box 53" style="position:absolute;left:22162;top:16602;width:4903;height:2108;visibility:visible;mso-wrap-style:square;v-text-anchor:top" o:spid="_x0000_s12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">
                  <v:textbox inset="0,0,0,0">
                    <w:txbxContent>
                      <w:p w:rsidR="000E7ABF" w:rsidP="000E7ABF" w:rsidRDefault="000E7ABF" w14:paraId="67F06976" w14:textId="77777777">
                        <w:pPr>
                          <w:pStyle w:val="NormalWeb"/>
                          <w:spacing w:before="0" w:beforeAutospacing="0" w:after="160" w:afterAutospacing="0" w:line="252" w:lineRule="auto"/>
                        </w:pPr>
                        <w:r>
                          <w:rPr>
                            <w:rFonts w:eastAsia="SimSun"/>
                            <w:i/>
                            <w:iCs/>
                            <w:sz w:val="18"/>
                            <w:szCs w:val="18"/>
                          </w:rPr>
                          <w:t>σ</w:t>
                        </w:r>
                        <w:r>
                          <w:rPr>
                            <w:rFonts w:eastAsia="SimSun"/>
                            <w:i/>
                            <w:iCs/>
                            <w:position w:val="-5"/>
                            <w:sz w:val="18"/>
                            <w:szCs w:val="18"/>
                            <w:vertAlign w:val="subscript"/>
                          </w:rPr>
                          <w:t>mat</w:t>
                        </w:r>
                        <w:r>
                          <w:rPr>
                            <w:rFonts w:eastAsia="SimSun"/>
                            <w:sz w:val="18"/>
                            <w:szCs w:val="18"/>
                          </w:rPr>
                          <w:t xml:space="preserve"> = 0</w:t>
                        </w:r>
                      </w:p>
                    </w:txbxContent>
                  </v:textbox>
                </v:shape>
                <v:line id="Line 36" style="position:absolute;flip:x;visibility:visible;mso-wrap-style:square" o:spid="_x0000_s1290" o:connectortype="straight" from="18421,16522" to="18465,1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"/>
                <v:line id="Line 36" style="position:absolute;flip:x;visibility:visible;mso-wrap-style:square" o:spid="_x0000_s1291" o:connectortype="straight" from="27395,16731" to="27440,1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"/>
                <v:line id="Line 36" style="position:absolute;flip:x;visibility:visible;mso-wrap-style:square" o:spid="_x0000_s1292" o:connectortype="straight" from="28949,16731" to="28993,1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"/>
                <v:line id="Line 36" style="position:absolute;flip:x;visibility:visible;mso-wrap-style:square" o:spid="_x0000_s1293" o:connectortype="straight" from="30685,16731" to="30730,1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"/>
                <v:line id="Line 52" style="position:absolute;visibility:visible;mso-wrap-style:square" o:spid="_x0000_s1294" strokecolor="black [3213]" strokeweight="1pt" o:connectortype="straight" from="27897,10122" to="33772,1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">
                  <v:stroke dashstyle="dash"/>
                </v:line>
                <v:shape id="Text Box 55" style="position:absolute;left:16132;top:12219;width:11765;height:2873;visibility:visible;mso-wrap-style:square;v-text-anchor:top" o:spid="_x0000_s129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">
                  <v:fill opacity="0"/>
                  <v:textbox inset="0,0,0,0">
                    <w:txbxContent>
                      <w:p w:rsidR="000E7ABF" w:rsidP="000E7ABF" w:rsidRDefault="000E7ABF" w14:paraId="22AA3514" w14:textId="4A204AAA">
                        <w:pPr>
                          <w:jc w:val="center"/>
                          <w:rPr>
                            <w:sz w:val="18"/>
                            <w:szCs w:val="18"/>
                          </w:rPr>
                        </w:pPr>
                        <w:r>
                          <w:rPr>
                            <w:sz w:val="18"/>
                            <w:szCs w:val="18"/>
                          </w:rPr>
                          <w:t>Materials/</w:t>
                        </w:r>
                        <w:r w:rsidR="00EB4204">
                          <w:rPr>
                            <w:sz w:val="18"/>
                            <w:szCs w:val="18"/>
                          </w:rPr>
                          <w:t>Labor</w:t>
                        </w:r>
                        <w:r w:rsidR="0028611D">
                          <w:rPr>
                            <w:sz w:val="18"/>
                            <w:szCs w:val="18"/>
                          </w:rPr>
                          <w:t>/</w:t>
                        </w:r>
                        <w:r>
                          <w:rPr>
                            <w:sz w:val="18"/>
                            <w:szCs w:val="18"/>
                          </w:rPr>
                          <w:t>Energy/</w:t>
                        </w:r>
                        <w:r w:rsidR="0028611D">
                          <w:rPr>
                            <w:sz w:val="18"/>
                            <w:szCs w:val="18"/>
                          </w:rPr>
                          <w:t>Capital</w:t>
                        </w:r>
                        <w:r>
                          <w:rPr>
                            <w:sz w:val="18"/>
                            <w:szCs w:val="18"/>
                          </w:rPr>
                          <w:t xml:space="preserve"> Composite</w:t>
                        </w:r>
                      </w:p>
                      <w:p w:rsidR="000E7ABF" w:rsidP="000E7ABF" w:rsidRDefault="000E7ABF" w14:paraId="0DA70637" w14:textId="77777777">
                        <w:pPr>
                          <w:spacing w:after="160" w:line="252" w:lineRule="auto"/>
                          <w:jc w:val="center"/>
                          <w:rPr>
                            <w:rFonts w:eastAsia="SimSun"/>
                            <w:sz w:val="18"/>
                            <w:szCs w:val="18"/>
                          </w:rPr>
                        </w:pPr>
                        <w:r>
                          <w:rPr>
                            <w:rFonts w:eastAsia="SimSun"/>
                            <w:sz w:val="18"/>
                            <w:szCs w:val="18"/>
                          </w:rPr>
                          <w:t> </w:t>
                        </w:r>
                      </w:p>
                    </w:txbxContent>
                  </v:textbox>
                </v:shape>
                <v:line id="Line 36" style="position:absolute;flip:x;visibility:visible;mso-wrap-style:square" o:spid="_x0000_s1296" o:connectortype="straight" from="24116,14754" to="24160,1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"/>
                <v:shape id="Text Box 47" style="position:absolute;left:30676;top:12386;width:5112;height:2870;visibility:visible;mso-wrap-style:square;v-text-anchor:top" o:spid="_x0000_s129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">
                  <v:fill opacity="0"/>
                  <v:textbox inset="0,0,0,0">
                    <w:txbxContent>
                      <w:p w:rsidR="000E7ABF" w:rsidP="000E7ABF" w:rsidRDefault="000E7ABF" w14:paraId="388421DC" w14:textId="77777777">
                        <w:pPr>
                          <w:spacing w:after="160" w:line="252" w:lineRule="auto"/>
                          <w:jc w:val="center"/>
                          <w:rPr>
                            <w:rFonts w:eastAsia="SimSun"/>
                            <w:sz w:val="18"/>
                            <w:szCs w:val="18"/>
                          </w:rPr>
                        </w:pPr>
                        <w:r>
                          <w:rPr>
                            <w:rFonts w:eastAsia="SimSun"/>
                            <w:sz w:val="18"/>
                            <w:szCs w:val="18"/>
                          </w:rPr>
                          <w:t>Fixed Factor</w:t>
                        </w:r>
                      </w:p>
                    </w:txbxContent>
                  </v:textbox>
                </v:shape>
                <v:shape id="Arc 54" style="position:absolute;left:25905;top:8272;width:3892;height:4616;rotation:-3266777fd;flip:y;visibility:visible;mso-wrap-style:square;v-text-anchor:top" coordsize="21600,21600" o:spid="_x0000_s129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">
                  <v:path arrowok="t" o:connecttype="custom" o:connectlocs="0,0;389255,461645;0,461645" o:connectangles="0,0,0" o:extrusionok="f"/>
                </v:shape>
                <v:shape id="Text Box 53" style="position:absolute;left:31180;top:9514;width:4902;height:1946;visibility:visible;mso-wrap-style:square;v-text-anchor:top" o:spid="_x0000_s129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v:textbox inset="0,0,0,0">
                    <w:txbxContent>
                      <w:p w:rsidR="000E7ABF" w:rsidP="000E7ABF" w:rsidRDefault="0062076F" w14:paraId="3DDED644" w14:textId="53DD2AE2">
                        <w:pPr>
                          <w:spacing w:after="160" w:line="252" w:lineRule="auto"/>
                          <w:rPr>
                            <w:rFonts w:eastAsia="SimSun"/>
                            <w:i/>
                            <w:iCs/>
                            <w:sz w:val="18"/>
                            <w:szCs w:val="18"/>
                          </w:rPr>
                        </w:pPr>
                        <w:r>
                          <w:rPr>
                            <w:rFonts w:eastAsia="SimSun"/>
                            <w:i/>
                            <w:iCs/>
                            <w:sz w:val="18"/>
                            <w:szCs w:val="18"/>
                          </w:rPr>
                          <w:t>σ</w:t>
                        </w:r>
                        <w:r w:rsidR="000E7ABF">
                          <w:rPr>
                            <w:rFonts w:eastAsia="SimSun"/>
                            <w:i/>
                            <w:iCs/>
                            <w:position w:val="-5"/>
                            <w:sz w:val="18"/>
                            <w:szCs w:val="18"/>
                            <w:vertAlign w:val="subscript"/>
                          </w:rPr>
                          <w:t>f</w:t>
                        </w:r>
                        <w:r w:rsidR="000E7ABF">
                          <w:rPr>
                            <w:rFonts w:eastAsia="SimSun"/>
                            <w:i/>
                            <w:iCs/>
                            <w:sz w:val="18"/>
                            <w:szCs w:val="18"/>
                          </w:rPr>
                          <w:t xml:space="preserve"> = 0.1</w:t>
                        </w:r>
                      </w:p>
                    </w:txbxContent>
                  </v:textbox>
                </v:shape>
                <v:shape id="Text Box 47" style="position:absolute;left:10171;top:23811;width:6412;height:1735;visibility:visible;mso-wrap-style:square;v-text-anchor:top" o:spid="_x0000_s130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">
                  <v:fill opacity="0"/>
                  <v:textbox inset="0,0,0,0">
                    <w:txbxContent>
                      <w:p w:rsidR="000E7ABF" w:rsidP="000E7ABF" w:rsidRDefault="000E7ABF" w14:paraId="34DB576B" w14:textId="77777777">
                        <w:pPr>
                          <w:spacing w:after="160" w:line="252" w:lineRule="auto"/>
                          <w:jc w:val="center"/>
                          <w:rPr>
                            <w:rFonts w:eastAsia="SimSun"/>
                            <w:sz w:val="18"/>
                            <w:szCs w:val="18"/>
                          </w:rPr>
                        </w:pPr>
                        <w:r>
                          <w:rPr>
                            <w:rFonts w:eastAsia="SimSun"/>
                            <w:sz w:val="18"/>
                            <w:szCs w:val="18"/>
                          </w:rPr>
                          <w:t>Oil-Biofuels</w:t>
                        </w:r>
                      </w:p>
                    </w:txbxContent>
                  </v:textbox>
                </v:shape>
                <v:shape id="Text Box 47" style="position:absolute;left:36527;top:28050;width:7396;height:2927;visibility:visible;mso-wrap-style:square;v-text-anchor:top" o:spid="_x0000_s130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">
                  <v:fill opacity="0"/>
                  <v:textbox inset="0,0,0,0">
                    <w:txbxContent>
                      <w:p w:rsidR="000E7ABF" w:rsidP="000E7ABF" w:rsidRDefault="000E7ABF" w14:paraId="4B4405A1" w14:textId="77777777">
                        <w:pPr>
                          <w:jc w:val="center"/>
                          <w:rPr>
                            <w:rFonts w:eastAsia="SimSun"/>
                            <w:sz w:val="18"/>
                            <w:szCs w:val="18"/>
                          </w:rPr>
                        </w:pPr>
                        <w:r>
                          <w:rPr>
                            <w:rFonts w:eastAsia="SimSun"/>
                            <w:sz w:val="18"/>
                            <w:szCs w:val="18"/>
                          </w:rPr>
                          <w:t>Other Energy</w:t>
                        </w:r>
                      </w:p>
                      <w:p w:rsidR="000E7ABF" w:rsidP="000E7ABF" w:rsidRDefault="000E7ABF" w14:paraId="765BECC0" w14:textId="77777777">
                        <w:pPr>
                          <w:jc w:val="center"/>
                          <w:rPr>
                            <w:rFonts w:eastAsia="SimSun"/>
                            <w:sz w:val="18"/>
                            <w:szCs w:val="18"/>
                          </w:rPr>
                        </w:pPr>
                        <w:r>
                          <w:rPr>
                            <w:rFonts w:eastAsia="SimSun"/>
                            <w:sz w:val="18"/>
                            <w:szCs w:val="18"/>
                          </w:rPr>
                          <w:t>1 .… n</w:t>
                        </w:r>
                      </w:p>
                    </w:txbxContent>
                  </v:textbox>
                </v:shape>
                <v:line id="Line 49" style="position:absolute;flip:x;visibility:visible;mso-wrap-style:square" o:spid="_x0000_s1302" o:connectortype="straight" from="11164,25149" to="13075,2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"/>
                <v:shape id="Text Box 53" style="position:absolute;left:15996;top:25878;width:5616;height:1944;visibility:visible;mso-wrap-style:square;v-text-anchor:top" o:spid="_x0000_s13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">
                  <v:textbox inset="0,0,0,0">
                    <w:txbxContent>
                      <w:p w:rsidR="000E7ABF" w:rsidP="000E7ABF" w:rsidRDefault="00000000" w14:paraId="53420593" w14:textId="14BA2119">
                        <w:pPr>
                          <w:spacing w:after="160" w:line="252" w:lineRule="auto"/>
                          <w:rPr>
                            <w:rFonts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ob</m:t>
                              </m:r>
                            </m:sub>
                          </m:sSub>
                        </m:oMath>
                        <w:r w:rsidR="000E7ABF">
                          <w:rPr>
                            <w:rFonts w:eastAsia="SimSun"/>
                            <w:i/>
                            <w:iCs/>
                            <w:sz w:val="18"/>
                            <w:szCs w:val="18"/>
                          </w:rPr>
                          <w:t>= 0.25</w:t>
                        </w:r>
                      </w:p>
                    </w:txbxContent>
                  </v:textbox>
                </v:shape>
                <v:line id="Line 36" style="position:absolute;visibility:visible;mso-wrap-style:square" o:spid="_x0000_s1304" o:connectortype="straight" from="12999,25148" to="14404,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"/>
                <v:line id="Line 36" style="position:absolute;visibility:visible;mso-wrap-style:square" o:spid="_x0000_s1305" o:connectortype="straight" from="12960,25147" to="16132,27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"/>
                <v:shape id="Arc 54" style="position:absolute;left:36051;top:24474;width:2928;height:3179;rotation:-3266777fd;flip:y;visibility:visible;mso-wrap-style:square;v-text-anchor:top" coordsize="21600,21600" o:spid="_x0000_s130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">
                  <v:path arrowok="t" o:connecttype="custom" o:connectlocs="0,0;292810,317853;0,317853" o:connectangles="0,0,0" o:extrusionok="f"/>
                </v:shape>
                <v:shape id="Text Box 53" style="position:absolute;left:39902;top:25662;width:6696;height:1746;visibility:visible;mso-wrap-style:square;v-text-anchor:top" o:spid="_x0000_s13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v:textbox inset="0,0,0,0">
                    <w:txbxContent>
                      <w:p w:rsidR="000E7ABF" w:rsidP="000E7ABF" w:rsidRDefault="00000000" w14:paraId="49530C0A" w14:textId="7FA9F0B4">
                        <w:pPr>
                          <w:spacing w:after="160" w:line="252" w:lineRule="auto"/>
                          <w:rPr>
                            <w:rFonts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e</m:t>
                              </m:r>
                            </m:sub>
                          </m:sSub>
                        </m:oMath>
                        <w:r w:rsidR="000E7ABF">
                          <w:rPr>
                            <w:rFonts w:eastAsia="SimSun"/>
                            <w:i/>
                            <w:iCs/>
                            <w:sz w:val="18"/>
                            <w:szCs w:val="18"/>
                          </w:rPr>
                          <w:t xml:space="preserve"> = </w:t>
                        </w:r>
                        <w:r w:rsidR="00E6547C">
                          <w:rPr>
                            <w:rFonts w:eastAsia="SimSun"/>
                            <w:i/>
                            <w:iCs/>
                            <w:sz w:val="18"/>
                            <w:szCs w:val="18"/>
                          </w:rPr>
                          <w:t>{</w:t>
                        </w:r>
                        <w:r w:rsidR="000E7ABF">
                          <w:rPr>
                            <w:rFonts w:eastAsia="SimSun"/>
                            <w:i/>
                            <w:iCs/>
                            <w:sz w:val="18"/>
                            <w:szCs w:val="18"/>
                          </w:rPr>
                          <w:t>0</w:t>
                        </w:r>
                        <w:r w:rsidR="00E6547C">
                          <w:rPr>
                            <w:rFonts w:eastAsia="SimSun"/>
                            <w:i/>
                            <w:iCs/>
                            <w:sz w:val="18"/>
                            <w:szCs w:val="18"/>
                          </w:rPr>
                          <w:t>,0.1}</w:t>
                        </w:r>
                      </w:p>
                    </w:txbxContent>
                  </v:textbox>
                </v:shape>
                <v:line id="Line 36" style="position:absolute;visibility:visible;mso-wrap-style:square" o:spid="_x0000_s1308" o:connectortype="straight" from="33344,4291" to="39100,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"/>
                <v:line id="Line 36" style="position:absolute;visibility:visible;mso-wrap-style:square" o:spid="_x0000_s1309" o:connectortype="straight" from="33510,4292" to="45741,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"/>
                <v:line id="Line 36" style="position:absolute;flip:x;visibility:visible;mso-wrap-style:square" o:spid="_x0000_s1310" o:connectortype="straight" from="27418,4290" to="33344,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"/>
                <v:line id="Line 35" style="position:absolute;flip:x;visibility:visible;mso-wrap-style:square" o:spid="_x0000_s1311" o:connectortype="straight" from="22446,4289" to="33299,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"/>
                <v:line id="Line 36" style="position:absolute;flip:x;visibility:visible;mso-wrap-style:square" o:spid="_x0000_s1312" o:connectortype="straight" from="40159,9683" to="45430,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"/>
                <v:line id="Line 52" style="position:absolute;visibility:visible;mso-wrap-style:square" o:spid="_x0000_s1313" strokecolor="black [3213]" strokeweight="1pt" o:connectortype="straight" from="45326,9683" to="51200,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">
                  <v:stroke dashstyle="dash"/>
                </v:line>
                <v:shape id="Text Box 47" style="position:absolute;left:50188;top:12168;width:4964;height:2996;visibility:visible;mso-wrap-style:square;v-text-anchor:top" o:spid="_x0000_s131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">
                  <v:fill opacity="0"/>
                  <v:textbox inset="0,0,0,0">
                    <w:txbxContent>
                      <w:p w:rsidRPr="008F3075" w:rsidR="000E7ABF" w:rsidP="000E7ABF" w:rsidRDefault="000E7ABF" w14:paraId="1E617D11" w14:textId="77777777">
                        <w:pPr>
                          <w:spacing w:after="160" w:line="252" w:lineRule="auto"/>
                          <w:jc w:val="center"/>
                          <w:rPr>
                            <w:rFonts w:eastAsia="SimSun"/>
                            <w:sz w:val="18"/>
                            <w:szCs w:val="18"/>
                          </w:rPr>
                        </w:pPr>
                        <w:r w:rsidRPr="008F3075">
                          <w:rPr>
                            <w:rFonts w:eastAsia="SimSun"/>
                            <w:sz w:val="18"/>
                            <w:szCs w:val="18"/>
                          </w:rPr>
                          <w:t>Fixed Factor</w:t>
                        </w:r>
                      </w:p>
                    </w:txbxContent>
                  </v:textbox>
                </v:shape>
                <v:shape id="Arc 54" style="position:absolute;left:43616;top:8055;width:3893;height:4610;rotation:-3266777fd;flip:y;visibility:visible;mso-wrap-style:square;v-text-anchor:top" coordsize="21600,21600" o:spid="_x0000_s131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">
                  <v:path arrowok="t" o:connecttype="custom" o:connectlocs="0,0;389255,461010;0,461010" o:connectangles="0,0,0" o:extrusionok="f"/>
                </v:shape>
                <v:shape id="Text Box 53" style="position:absolute;left:48744;top:8856;width:6405;height:1948;visibility:visible;mso-wrap-style:square;v-text-anchor:top" o:spid="_x0000_s13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v:textbox inset="0,0,0,0">
                    <w:txbxContent>
                      <w:p w:rsidRPr="008F3075" w:rsidR="000E7ABF" w:rsidP="000E7ABF" w:rsidRDefault="0062076F" w14:paraId="4FA39B7C" w14:textId="4CD90298">
                        <w:pPr>
                          <w:spacing w:after="160" w:line="252" w:lineRule="auto"/>
                          <w:rPr>
                            <w:rFonts w:ascii="Calibri" w:hAnsi="Calibri" w:eastAsia="SimSun"/>
                            <w:i/>
                            <w:sz w:val="18"/>
                            <w:szCs w:val="18"/>
                          </w:rPr>
                        </w:pPr>
                        <w:r w:rsidRPr="008F3075">
                          <w:rPr>
                            <w:rFonts w:eastAsia="SimSun"/>
                            <w:i/>
                            <w:iCs/>
                            <w:sz w:val="18"/>
                            <w:szCs w:val="18"/>
                          </w:rPr>
                          <w:t>σ</w:t>
                        </w:r>
                        <w:r w:rsidRPr="008F3075" w:rsidR="000E7ABF">
                          <w:rPr>
                            <w:rFonts w:eastAsia="SimSun"/>
                            <w:i/>
                            <w:position w:val="-5"/>
                            <w:sz w:val="18"/>
                            <w:szCs w:val="18"/>
                            <w:vertAlign w:val="subscript"/>
                          </w:rPr>
                          <w:t>f</w:t>
                        </w:r>
                        <w:r w:rsidRPr="008F3075" w:rsidR="000E7ABF">
                          <w:rPr>
                            <w:rFonts w:eastAsia="SimSun"/>
                            <w:i/>
                            <w:color w:val="008080"/>
                            <w:sz w:val="18"/>
                            <w:szCs w:val="18"/>
                          </w:rPr>
                          <w:t xml:space="preserve"> = </w:t>
                        </w:r>
                        <w:r w:rsidRPr="008F3075" w:rsidR="007B290F">
                          <w:rPr>
                            <w:rFonts w:eastAsia="SimSun"/>
                            <w:i/>
                            <w:sz w:val="18"/>
                            <w:szCs w:val="18"/>
                          </w:rPr>
                          <w:t>{</w:t>
                        </w:r>
                        <w:r w:rsidRPr="008F3075" w:rsidR="000E7ABF">
                          <w:rPr>
                            <w:rFonts w:eastAsia="SimSun"/>
                            <w:i/>
                            <w:sz w:val="18"/>
                            <w:szCs w:val="18"/>
                          </w:rPr>
                          <w:t>0.1</w:t>
                        </w:r>
                        <w:r w:rsidRPr="008F3075" w:rsidR="007B290F">
                          <w:rPr>
                            <w:rFonts w:eastAsia="SimSun"/>
                            <w:i/>
                            <w:sz w:val="18"/>
                            <w:szCs w:val="18"/>
                          </w:rPr>
                          <w:t>,0.2}</w:t>
                        </w:r>
                      </w:p>
                    </w:txbxContent>
                  </v:textbox>
                </v:shape>
                <v:shape id="Text Box 39" style="position:absolute;left:40104;top:16027;width:7747;height:1702;visibility:visible;mso-wrap-style:square;v-text-anchor:top" o:spid="_x0000_s13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">
                  <v:textbox>
                    <w:txbxContent>
                      <w:p w:rsidR="000E7ABF" w:rsidP="000E7ABF" w:rsidRDefault="000E7ABF" w14:paraId="46624170" w14:textId="77777777">
                        <w:pPr>
                          <w:spacing w:after="160" w:line="254" w:lineRule="auto"/>
                          <w:rPr>
                            <w:rFonts w:eastAsia="SimSun"/>
                            <w:sz w:val="18"/>
                            <w:szCs w:val="18"/>
                          </w:rPr>
                        </w:pPr>
                        <w:r>
                          <w:rPr>
                            <w:rFonts w:eastAsia="SimSun"/>
                            <w:sz w:val="18"/>
                            <w:szCs w:val="18"/>
                          </w:rPr>
                          <w:t> </w:t>
                        </w:r>
                      </w:p>
                    </w:txbxContent>
                  </v:textbox>
                </v:shape>
                <v:line id="Line 36" style="position:absolute;flip:x;visibility:visible;mso-wrap-style:square" o:spid="_x0000_s1318" o:connectortype="straight" from="39298,16688" to="39342,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"/>
                <v:line id="Line 36" style="position:absolute;flip:x;visibility:visible;mso-wrap-style:square" o:spid="_x0000_s1319" o:connectortype="straight" from="48270,16897" to="48315,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"/>
                <v:line id="Line 36" style="position:absolute;flip:x;visibility:visible;mso-wrap-style:square" o:spid="_x0000_s1320" o:connectortype="straight" from="49826,16897" to="4987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"/>
                <v:line id="Line 36" style="position:absolute;flip:x;visibility:visible;mso-wrap-style:square" o:spid="_x0000_s1321" o:connectortype="straight" from="51706,16967" to="51750,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"/>
                <v:shape id="Text Box 55" style="position:absolute;left:37012;top:12389;width:11732;height:2870;visibility:visible;mso-wrap-style:square;v-text-anchor:top" o:spid="_x0000_s132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">
                  <v:fill opacity="0"/>
                  <v:textbox inset="0,0,0,0">
                    <w:txbxContent>
                      <w:p w:rsidRPr="008F3075" w:rsidR="000E7ABF" w:rsidP="000E7ABF" w:rsidRDefault="000E7ABF" w14:paraId="67C22013" w14:textId="77777777">
                        <w:pPr>
                          <w:jc w:val="center"/>
                          <w:rPr>
                            <w:sz w:val="18"/>
                            <w:szCs w:val="18"/>
                          </w:rPr>
                        </w:pPr>
                        <w:r w:rsidRPr="008F3075">
                          <w:rPr>
                            <w:sz w:val="18"/>
                            <w:szCs w:val="18"/>
                          </w:rPr>
                          <w:t>Materials/Labor/Energy/Capital Composite</w:t>
                        </w:r>
                      </w:p>
                      <w:p w:rsidR="000E7ABF" w:rsidP="000E7ABF" w:rsidRDefault="000E7ABF" w14:paraId="4B8484D5" w14:textId="77777777">
                        <w:pPr>
                          <w:spacing w:after="160" w:line="252" w:lineRule="auto"/>
                          <w:jc w:val="center"/>
                          <w:rPr>
                            <w:rFonts w:eastAsia="SimSun"/>
                            <w:sz w:val="18"/>
                            <w:szCs w:val="18"/>
                          </w:rPr>
                        </w:pPr>
                        <w:r>
                          <w:rPr>
                            <w:rFonts w:eastAsia="SimSun"/>
                            <w:sz w:val="18"/>
                            <w:szCs w:val="18"/>
                          </w:rPr>
                          <w:t> </w:t>
                        </w:r>
                      </w:p>
                    </w:txbxContent>
                  </v:textbox>
                </v:shape>
                <v:line id="Line 36" style="position:absolute;flip:x;visibility:visible;mso-wrap-style:square" o:spid="_x0000_s1323" o:connectortype="straight" from="44994,14922" to="45038,16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"/>
                <v:line id="Line 48" style="position:absolute;flip:x y;visibility:visible;mso-wrap-style:square" o:spid="_x0000_s1324" o:connectortype="straight" from="39349,16801" to="51750,1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"/>
                <v:shape id="Text Box 55" style="position:absolute;left:35139;top:18872;width:8784;height:2584;visibility:visible;mso-wrap-style:square;v-text-anchor:top" o:spid="_x0000_s132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">
                  <v:fill opacity="0"/>
                  <v:textbox inset="0,0,0,0">
                    <w:txbxContent>
                      <w:p w:rsidR="000E7ABF" w:rsidP="000E7ABF" w:rsidRDefault="000E7ABF" w14:paraId="7245FB4E" w14:textId="77777777">
                        <w:pPr>
                          <w:tabs>
                            <w:tab w:val="left" w:pos="850"/>
                            <w:tab w:val="left" w:pos="1191"/>
                            <w:tab w:val="left" w:pos="1531"/>
                          </w:tabs>
                          <w:jc w:val="center"/>
                          <w:textAlignment w:val="baseline"/>
                          <w:rPr>
                            <w:rFonts w:eastAsia="Calibri" w:cs="Arial"/>
                            <w:color w:val="000000"/>
                            <w:sz w:val="18"/>
                            <w:szCs w:val="18"/>
                          </w:rPr>
                        </w:pPr>
                        <w:r>
                          <w:rPr>
                            <w:rFonts w:eastAsia="Calibri" w:cs="Arial"/>
                            <w:color w:val="000000"/>
                            <w:sz w:val="18"/>
                            <w:szCs w:val="18"/>
                          </w:rPr>
                          <w:t>Energy/Capital Composite</w:t>
                        </w:r>
                      </w:p>
                      <w:p w:rsidR="000E7ABF" w:rsidP="000E7ABF" w:rsidRDefault="000E7ABF" w14:paraId="4F8F56C0" w14:textId="77777777">
                        <w:pPr>
                          <w:jc w:val="center"/>
                          <w:textAlignment w:val="baseline"/>
                          <w:rPr>
                            <w:rFonts w:eastAsia="Malgun Gothic" w:cs="Arial"/>
                            <w:color w:val="000000"/>
                            <w:sz w:val="18"/>
                            <w:szCs w:val="18"/>
                          </w:rPr>
                        </w:pPr>
                        <w:r>
                          <w:rPr>
                            <w:rFonts w:eastAsia="Malgun Gothic" w:cs="Arial"/>
                            <w:color w:val="000000"/>
                            <w:sz w:val="18"/>
                            <w:szCs w:val="18"/>
                          </w:rPr>
                          <w:t> </w:t>
                        </w:r>
                      </w:p>
                    </w:txbxContent>
                  </v:textbox>
                </v:shape>
                <v:line id="Line 52" style="position:absolute;visibility:visible;mso-wrap-style:square" o:spid="_x0000_s1326" o:connectortype="straight" from="39099,21736" to="41328,2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X7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"/>
                <v:shape id="Arc 54" style="position:absolute;left:38022;top:21301;width:2800;height:3201;rotation:-3266777fd;flip:y;visibility:visible;mso-wrap-style:square;v-text-anchor:top" coordsize="21600,21600" o:spid="_x0000_s1327"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">
                  <v:path arrowok="t" o:connecttype="custom" o:connectlocs="0,0;280010,320141;0,320141" o:connectangles="0,0,0" o:extrusionok="f"/>
                </v:shape>
                <v:line id="Line 35" style="position:absolute;flip:x;visibility:visible;mso-wrap-style:square" o:spid="_x0000_s1328" o:connectortype="straight" from="37440,21755" to="39178,2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"/>
                <v:shape id="Text Box 47" style="position:absolute;left:34512;top:24315;width:5404;height:1538;visibility:visible;mso-wrap-style:square;v-text-anchor:top" o:spid="_x0000_s13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">
                  <v:fill opacity="0"/>
                  <v:textbox inset="0,0,0,0">
                    <w:txbxContent>
                      <w:p w:rsidR="000E7ABF" w:rsidP="000E7ABF" w:rsidRDefault="000E7ABF" w14:paraId="1CE1A636" w14:textId="77777777">
                        <w:pPr>
                          <w:spacing w:after="160" w:line="252" w:lineRule="auto"/>
                          <w:jc w:val="center"/>
                          <w:rPr>
                            <w:rFonts w:eastAsia="SimSun"/>
                            <w:sz w:val="18"/>
                            <w:szCs w:val="18"/>
                          </w:rPr>
                        </w:pPr>
                        <w:r>
                          <w:rPr>
                            <w:rFonts w:eastAsia="SimSun"/>
                            <w:sz w:val="18"/>
                            <w:szCs w:val="18"/>
                          </w:rPr>
                          <w:t>Energy</w:t>
                        </w:r>
                      </w:p>
                    </w:txbxContent>
                  </v:textbox>
                </v:shape>
                <v:shape id="Text Box 55" style="position:absolute;left:46598;top:18942;width:6115;height:2870;visibility:visible;mso-wrap-style:square;v-text-anchor:top" o:spid="_x0000_s133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">
                  <v:fill opacity="0"/>
                  <v:textbox inset="0,0,0,0">
                    <w:txbxContent>
                      <w:p w:rsidR="000E7ABF" w:rsidP="000E7ABF" w:rsidRDefault="000E7ABF" w14:paraId="0AC277E5" w14:textId="77777777">
                        <w:pPr>
                          <w:jc w:val="center"/>
                          <w:rPr>
                            <w:rFonts w:eastAsia="SimSun"/>
                            <w:sz w:val="18"/>
                            <w:szCs w:val="18"/>
                          </w:rPr>
                        </w:pPr>
                        <w:r>
                          <w:rPr>
                            <w:rFonts w:eastAsia="SimSun"/>
                            <w:sz w:val="18"/>
                            <w:szCs w:val="18"/>
                          </w:rPr>
                          <w:t>Materials 1…</w:t>
                        </w:r>
                        <w:r>
                          <w:rPr>
                            <w:rFonts w:eastAsia="SimSun"/>
                            <w:color w:val="008080"/>
                            <w:sz w:val="18"/>
                            <w:szCs w:val="18"/>
                            <w:u w:val="single"/>
                          </w:rPr>
                          <w:t xml:space="preserve">. </w:t>
                        </w:r>
                        <w:r>
                          <w:rPr>
                            <w:rFonts w:eastAsia="SimSun"/>
                            <w:sz w:val="18"/>
                            <w:szCs w:val="18"/>
                          </w:rPr>
                          <w:t xml:space="preserve">n </w:t>
                        </w:r>
                      </w:p>
                    </w:txbxContent>
                  </v:textbox>
                </v:shape>
                <v:shape id="Text Box 47" style="position:absolute;left:39100;top:24226;width:5415;height:2102;visibility:visible;mso-wrap-style:square;v-text-anchor:top" o:spid="_x0000_s13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">
                  <v:fill opacity="0"/>
                  <v:textbox inset="0,0,0,0">
                    <w:txbxContent>
                      <w:p w:rsidR="000E7ABF" w:rsidP="000E7ABF" w:rsidRDefault="000E7ABF" w14:paraId="6D596225" w14:textId="77777777">
                        <w:pPr>
                          <w:spacing w:after="160" w:line="252" w:lineRule="auto"/>
                          <w:jc w:val="center"/>
                          <w:textAlignment w:val="baseline"/>
                          <w:rPr>
                            <w:rFonts w:eastAsia="SimSun" w:cs="Arial"/>
                            <w:color w:val="000000"/>
                            <w:sz w:val="18"/>
                            <w:szCs w:val="18"/>
                          </w:rPr>
                        </w:pPr>
                        <w:r>
                          <w:rPr>
                            <w:rFonts w:eastAsia="SimSun" w:cs="Arial"/>
                            <w:color w:val="000000"/>
                            <w:sz w:val="18"/>
                            <w:szCs w:val="18"/>
                          </w:rPr>
                          <w:t>Capital</w:t>
                        </w:r>
                      </w:p>
                    </w:txbxContent>
                  </v:textbox>
                </v:shape>
                <v:shape id="Text Box 37" style="position:absolute;left:19688;top:8249;width:5251;height:2051;visibility:visible;mso-wrap-style:square;v-text-anchor:top" o:spid="_x0000_s13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">
                  <v:fill opacity="0"/>
                  <v:textbox inset="0,0,0,0">
                    <w:txbxContent>
                      <w:p w:rsidRPr="008F3075" w:rsidR="000E7ABF" w:rsidP="000E7ABF" w:rsidRDefault="00195FB8" w14:paraId="043820F0" w14:textId="2717179C">
                        <w:pPr>
                          <w:spacing w:line="252" w:lineRule="auto"/>
                          <w:jc w:val="center"/>
                          <w:rPr>
                            <w:rFonts w:eastAsia="SimSun"/>
                            <w:sz w:val="18"/>
                            <w:szCs w:val="18"/>
                          </w:rPr>
                        </w:pPr>
                        <w:r w:rsidRPr="008F3075">
                          <w:rPr>
                            <w:rFonts w:eastAsia="SimSun"/>
                            <w:sz w:val="18"/>
                            <w:szCs w:val="18"/>
                          </w:rPr>
                          <w:t>GAS</w:t>
                        </w:r>
                        <w:r w:rsidRPr="008F3075" w:rsidR="000E7ABF">
                          <w:rPr>
                            <w:rFonts w:eastAsia="SimSun"/>
                            <w:sz w:val="18"/>
                            <w:szCs w:val="18"/>
                          </w:rPr>
                          <w:t>V</w:t>
                        </w:r>
                      </w:p>
                    </w:txbxContent>
                  </v:textbox>
                </v:shape>
                <v:shape id="Text Box 37" style="position:absolute;left:31544;top:8078;width:5252;height:2044;visibility:visible;mso-wrap-style:square;v-text-anchor:top" o:spid="_x0000_s133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">
                  <v:fill opacity="0"/>
                  <v:textbox inset="0,0,0,0">
                    <w:txbxContent>
                      <w:p w:rsidRPr="008F3075" w:rsidR="000E7ABF" w:rsidP="000E7ABF" w:rsidRDefault="00195FB8" w14:paraId="468E7CF6" w14:textId="3BF18E05">
                        <w:pPr>
                          <w:spacing w:line="252" w:lineRule="auto"/>
                          <w:jc w:val="center"/>
                          <w:rPr>
                            <w:rFonts w:eastAsia="SimSun"/>
                            <w:sz w:val="18"/>
                            <w:szCs w:val="18"/>
                          </w:rPr>
                        </w:pPr>
                        <w:r w:rsidRPr="008F3075">
                          <w:rPr>
                            <w:rFonts w:eastAsia="SimSun"/>
                            <w:sz w:val="18"/>
                            <w:szCs w:val="18"/>
                          </w:rPr>
                          <w:t>BE</w:t>
                        </w:r>
                        <w:r w:rsidRPr="008F3075" w:rsidR="000E7ABF">
                          <w:rPr>
                            <w:rFonts w:eastAsia="SimSun"/>
                            <w:sz w:val="18"/>
                            <w:szCs w:val="18"/>
                          </w:rPr>
                          <w:t>V</w:t>
                        </w:r>
                      </w:p>
                    </w:txbxContent>
                  </v:textbox>
                </v:shape>
                <v:shape id="Text Box 37" style="position:absolute;left:37295;top:7964;width:5251;height:2038;visibility:visible;mso-wrap-style:square;v-text-anchor:top" o:spid="_x0000_s13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">
                  <v:fill opacity="0"/>
                  <v:textbox inset="0,0,0,0">
                    <w:txbxContent>
                      <w:p w:rsidRPr="008F3075" w:rsidR="000E7ABF" w:rsidP="000E7ABF" w:rsidRDefault="000E7ABF" w14:paraId="62CD106A" w14:textId="77777777">
                        <w:pPr>
                          <w:spacing w:line="252" w:lineRule="auto"/>
                          <w:jc w:val="center"/>
                          <w:rPr>
                            <w:rFonts w:eastAsia="SimSun"/>
                            <w:sz w:val="18"/>
                            <w:szCs w:val="18"/>
                          </w:rPr>
                        </w:pPr>
                        <w:r w:rsidRPr="008F3075">
                          <w:rPr>
                            <w:rFonts w:eastAsia="SimSun"/>
                            <w:sz w:val="18"/>
                            <w:szCs w:val="18"/>
                          </w:rPr>
                          <w:t>FCEV</w:t>
                        </w:r>
                      </w:p>
                    </w:txbxContent>
                  </v:textbox>
                </v:shape>
                <v:shape id="Text Box 37" style="position:absolute;left:42772;top:7970;width:5251;height:2032;visibility:visible;mso-wrap-style:square;v-text-anchor:top" o:spid="_x0000_s133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">
                  <v:fill opacity="0"/>
                  <v:textbox inset="0,0,0,0">
                    <w:txbxContent>
                      <w:p w:rsidRPr="008F3075" w:rsidR="000E7ABF" w:rsidP="000E7ABF" w:rsidRDefault="00195FB8" w14:paraId="102E25C7" w14:textId="3CE22132">
                        <w:pPr>
                          <w:spacing w:line="252" w:lineRule="auto"/>
                          <w:jc w:val="center"/>
                          <w:rPr>
                            <w:rFonts w:eastAsia="SimSun"/>
                            <w:sz w:val="18"/>
                            <w:szCs w:val="18"/>
                          </w:rPr>
                        </w:pPr>
                        <w:r w:rsidRPr="008F3075">
                          <w:rPr>
                            <w:rFonts w:eastAsia="SimSun"/>
                            <w:sz w:val="18"/>
                            <w:szCs w:val="18"/>
                          </w:rPr>
                          <w:t>HE</w:t>
                        </w:r>
                        <w:r w:rsidRPr="008F3075" w:rsidR="000E7ABF">
                          <w:rPr>
                            <w:rFonts w:eastAsia="SimSun"/>
                            <w:sz w:val="18"/>
                            <w:szCs w:val="18"/>
                          </w:rPr>
                          <w:t>V</w:t>
                        </w:r>
                      </w:p>
                    </w:txbxContent>
                  </v:textbox>
                </v:shape>
                <v:line id="Line 36" style="position:absolute;flip:x;visibility:visible;mso-wrap-style:square" o:spid="_x0000_s1336" o:connectortype="straight" from="44922,16742" to="44966,1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PZ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"/>
                <v:shape id="Text Box 47" style="position:absolute;left:42772;top:18481;width:5143;height:1975;visibility:visible;mso-wrap-style:square;v-text-anchor:top" o:spid="_x0000_s13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">
                  <v:fill opacity="0"/>
                  <v:textbox>
                    <w:txbxContent>
                      <w:p w:rsidR="000E7ABF" w:rsidP="000E7ABF" w:rsidRDefault="000E7ABF" w14:paraId="77069DCF" w14:textId="77777777">
                        <w:pPr>
                          <w:spacing w:after="160" w:line="252" w:lineRule="auto"/>
                          <w:jc w:val="center"/>
                          <w:rPr>
                            <w:rFonts w:eastAsia="SimSun"/>
                            <w:sz w:val="18"/>
                            <w:szCs w:val="18"/>
                          </w:rPr>
                        </w:pPr>
                        <w:r>
                          <w:rPr>
                            <w:rFonts w:eastAsia="SimSun"/>
                            <w:sz w:val="18"/>
                            <w:szCs w:val="18"/>
                          </w:rPr>
                          <w:t>Labor</w:t>
                        </w:r>
                      </w:p>
                    </w:txbxContent>
                  </v:textbox>
                </v:shape>
                <v:shape id="Text Box 53" style="position:absolute;left:41722;top:22101;width:4650;height:1525;visibility:visible;mso-wrap-style:square;v-text-anchor:top" o:spid="_x0000_s13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DpwwAAAN0AAAAPAAAAZHJzL2Rvd25yZXYueG1sRE9NawIx&#10;EL0X/A9hBG81qYL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8mqQ6cMAAADdAAAADwAA&#10;AAAAAAAAAAAAAAAHAgAAZHJzL2Rvd25yZXYueG1sUEsFBgAAAAADAAMAtwAAAPcCAAAAAA==&#10;">
                  <v:textbox inset="0,0,0,0">
                    <w:txbxContent>
                      <w:p w:rsidRPr="008F3075" w:rsidR="000E7ABF" w:rsidP="000E7ABF" w:rsidRDefault="000E7ABF" w14:paraId="34E11CE5" w14:textId="77777777">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ek</w:t>
                        </w:r>
                        <w:r>
                          <w:rPr>
                            <w:rFonts w:eastAsia="SimSun"/>
                            <w:i/>
                            <w:iCs/>
                            <w:sz w:val="18"/>
                            <w:szCs w:val="18"/>
                          </w:rPr>
                          <w:t xml:space="preserve">= </w:t>
                        </w:r>
                        <w:r w:rsidRPr="008F3075">
                          <w:rPr>
                            <w:rFonts w:eastAsia="SimSun"/>
                            <w:i/>
                            <w:sz w:val="18"/>
                            <w:szCs w:val="18"/>
                          </w:rPr>
                          <w:t>0.01</w:t>
                        </w:r>
                      </w:p>
                    </w:txbxContent>
                  </v:textbox>
                </v:shape>
                <v:shape id="Text Box 53" style="position:absolute;left:43027;top:16964;width:4902;height:2102;visibility:visible;mso-wrap-style:square;v-text-anchor:top" o:spid="_x0000_s13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VywwAAAN0AAAAPAAAAZHJzL2Rvd25yZXYueG1sRE9NawIx&#10;EL0L/Q9hCr1pUgW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nSY1csMAAADdAAAADwAA&#10;AAAAAAAAAAAAAAAHAgAAZHJzL2Rvd25yZXYueG1sUEsFBgAAAAADAAMAtwAAAPcCAAAAAA==&#10;">
                  <v:textbox inset="0,0,0,0">
                    <w:txbxContent>
                      <w:p w:rsidR="000E7ABF" w:rsidP="000E7ABF" w:rsidRDefault="000E7ABF" w14:paraId="58373A6B" w14:textId="77777777">
                        <w:pPr>
                          <w:spacing w:after="160" w:line="252" w:lineRule="auto"/>
                          <w:rPr>
                            <w:rFonts w:eastAsia="SimSun"/>
                            <w:i/>
                            <w:iCs/>
                            <w:sz w:val="18"/>
                            <w:szCs w:val="18"/>
                          </w:rPr>
                        </w:pPr>
                        <w:r>
                          <w:rPr>
                            <w:rFonts w:eastAsia="SimSun"/>
                            <w:i/>
                            <w:iCs/>
                            <w:sz w:val="18"/>
                            <w:szCs w:val="18"/>
                          </w:rPr>
                          <w:t>σ</w:t>
                        </w:r>
                        <w:r>
                          <w:rPr>
                            <w:rFonts w:eastAsia="SimSun"/>
                            <w:i/>
                            <w:iCs/>
                            <w:position w:val="-5"/>
                            <w:sz w:val="18"/>
                            <w:szCs w:val="18"/>
                            <w:vertAlign w:val="subscript"/>
                          </w:rPr>
                          <w:t>mat</w:t>
                        </w:r>
                        <w:r>
                          <w:rPr>
                            <w:rFonts w:eastAsia="SimSun"/>
                            <w:i/>
                            <w:iCs/>
                            <w:sz w:val="18"/>
                            <w:szCs w:val="18"/>
                          </w:rPr>
                          <w:t xml:space="preserve"> = 0</w:t>
                        </w:r>
                      </w:p>
                    </w:txbxContent>
                  </v:textbox>
                </v:shape>
                <v:line id="Line 36" style="position:absolute;visibility:visible;mso-wrap-style:square" o:spid="_x0000_s1340" o:connectortype="straight" from="33388,4288" to="33510,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"/>
                <v:shape id="Text Box 37" style="position:absolute;left:31036;top:2132;width:5251;height:2051;visibility:visible;mso-wrap-style:square;v-text-anchor:top" o:spid="_x0000_s134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">
                  <v:fill opacity="0"/>
                  <v:textbox inset="0,0,0,0">
                    <w:txbxContent>
                      <w:p w:rsidRPr="008F3075" w:rsidR="000E7ABF" w:rsidP="000E7ABF" w:rsidRDefault="000E7ABF" w14:paraId="165F8B2D" w14:textId="77777777">
                        <w:pPr>
                          <w:spacing w:line="252" w:lineRule="auto"/>
                          <w:jc w:val="center"/>
                          <w:rPr>
                            <w:rFonts w:eastAsia="SimSun"/>
                            <w:b/>
                            <w:sz w:val="18"/>
                            <w:szCs w:val="18"/>
                          </w:rPr>
                        </w:pPr>
                        <w:r w:rsidRPr="008F3075">
                          <w:rPr>
                            <w:rFonts w:eastAsia="SimSun"/>
                            <w:b/>
                            <w:sz w:val="18"/>
                            <w:szCs w:val="18"/>
                          </w:rPr>
                          <w:t>Output</w:t>
                        </w:r>
                      </w:p>
                    </w:txbxContent>
                  </v:textbox>
                </v:shape>
                <v:shape id="Arc 54" style="position:absolute;left:30788;top:1402;width:5793;height:6644;rotation:-3266777fd;flip:y;visibility:visible;mso-wrap-style:square;v-text-anchor:top" coordsize="21600,21600" o:spid="_x0000_s1342"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">
                  <v:path arrowok="t" o:connecttype="custom" o:connectlocs="0,0;579272,664376;0,664376" o:connectangles="0,0,0" o:extrusionok="f"/>
                </v:shape>
                <v:shape id="Text Box 53" style="position:absolute;left:38596;top:3716;width:4902;height:1943;visibility:visible;mso-wrap-style:square;v-text-anchor:top" o:spid="_x0000_s13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v:textbox inset="0,0,0,0">
                    <w:txbxContent>
                      <w:p w:rsidRPr="008F3075" w:rsidR="000E7ABF" w:rsidP="000E7ABF" w:rsidRDefault="0062076F" w14:paraId="32AEEC93" w14:textId="7B85AB5E">
                        <w:pPr>
                          <w:spacing w:after="160" w:line="252" w:lineRule="auto"/>
                          <w:rPr>
                            <w:rFonts w:ascii="Calibri" w:hAnsi="Calibri" w:eastAsia="SimSun"/>
                            <w:i/>
                            <w:sz w:val="18"/>
                            <w:szCs w:val="18"/>
                          </w:rPr>
                        </w:pPr>
                        <w:r>
                          <w:rPr>
                            <w:rFonts w:eastAsia="SimSun"/>
                            <w:i/>
                            <w:iCs/>
                            <w:sz w:val="18"/>
                            <w:szCs w:val="18"/>
                          </w:rPr>
                          <w:t>σ</w:t>
                        </w:r>
                        <w:r w:rsidR="000E7ABF">
                          <w:rPr>
                            <w:rFonts w:eastAsia="SimSun"/>
                            <w:i/>
                            <w:color w:val="008080"/>
                            <w:sz w:val="18"/>
                            <w:szCs w:val="18"/>
                          </w:rPr>
                          <w:t xml:space="preserve"> = </w:t>
                        </w:r>
                        <w:r w:rsidRPr="008F3075" w:rsidR="000E7ABF">
                          <w:rPr>
                            <w:rFonts w:eastAsia="SimSun"/>
                            <w:i/>
                            <w:sz w:val="18"/>
                            <w:szCs w:val="18"/>
                          </w:rPr>
                          <w:t>∞</w:t>
                        </w:r>
                      </w:p>
                    </w:txbxContent>
                  </v:textbox>
                </v:shape>
                <v:line id="Line 36" style="position:absolute;flip:x;visibility:visible;mso-wrap-style:square" o:spid="_x0000_s1344" o:connectortype="straight" from="24071,16604" to="24116,1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"/>
                <v:line id="Line 36" style="position:absolute;flip:x;visibility:visible;mso-wrap-style:square" o:spid="_x0000_s1345" o:connectortype="straight" from="33020,25859" to="37116,2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"/>
                <v:line id="Line 36" style="position:absolute;visibility:visible;mso-wrap-style:square" o:spid="_x0000_s1346" o:connectortype="straight" from="37116,25853" to="38050,2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"/>
                <v:line id="Line 36" style="position:absolute;visibility:visible;mso-wrap-style:square" o:spid="_x0000_s1347" o:connectortype="straight" from="37192,25853" to="41295,2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"/>
                <v:shape id="Text Box 47" style="position:absolute;left:29782;top:28050;width:6407;height:1733;visibility:visible;mso-wrap-style:square;v-text-anchor:top" o:spid="_x0000_s134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">
                  <v:fill opacity="0"/>
                  <v:textbox inset="0,0,0,0">
                    <w:txbxContent>
                      <w:p w:rsidR="00CB1804" w:rsidP="00CB1804" w:rsidRDefault="00CB1804" w14:paraId="4F13D701" w14:textId="77777777">
                        <w:pPr>
                          <w:spacing w:after="160" w:line="252" w:lineRule="auto"/>
                          <w:jc w:val="center"/>
                          <w:rPr>
                            <w:rFonts w:eastAsia="SimSun"/>
                            <w:sz w:val="18"/>
                            <w:szCs w:val="18"/>
                          </w:rPr>
                        </w:pPr>
                        <w:r>
                          <w:rPr>
                            <w:rFonts w:eastAsia="SimSun"/>
                            <w:sz w:val="18"/>
                            <w:szCs w:val="18"/>
                          </w:rPr>
                          <w:t>Oil-Biofuels</w:t>
                        </w:r>
                      </w:p>
                    </w:txbxContent>
                  </v:textbox>
                </v:shape>
                <v:line id="Line 49" style="position:absolute;flip:x;visibility:visible;mso-wrap-style:square" o:spid="_x0000_s1349" o:connectortype="straight" from="30569,29288" to="32481,3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"/>
                <v:shape id="Arc 54" style="position:absolute;left:31744;top:29027;width:2274;height:2921;rotation:-3266777fd;flip:y;visibility:visible;mso-wrap-style:square;v-text-anchor:top" coordsize="21600,21600" o:spid="_x0000_s135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">
                  <v:path arrowok="t" o:connecttype="custom" o:connectlocs="0,0;227330,292100;0,292100" o:connectangles="0,0,0" o:extrusionok="f"/>
                </v:shape>
                <v:shape id="Text Box 53" style="position:absolute;left:23696;top:29447;width:6645;height:1530;visibility:visible;mso-wrap-style:square;v-text-anchor:top" o:spid="_x0000_s13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v:textbox inset="0,0,0,0">
                    <w:txbxContent>
                      <w:p w:rsidR="00CB1804" w:rsidP="005B0C5D" w:rsidRDefault="00000000" w14:paraId="4D6D87D7" w14:textId="741D61A1">
                        <w:pPr>
                          <w:spacing w:after="160" w:line="252" w:lineRule="auto"/>
                          <w:jc w:val="right"/>
                          <w:rPr>
                            <w:rFonts w:ascii="Calibri" w:hAnsi="Calibri" w:eastAsia="SimSun"/>
                            <w:i/>
                            <w:iCs/>
                            <w:sz w:val="18"/>
                            <w:szCs w:val="18"/>
                          </w:rPr>
                        </w:p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ob</m:t>
                              </m:r>
                            </m:sub>
                          </m:sSub>
                        </m:oMath>
                        <w:r w:rsidR="00CB1804">
                          <w:rPr>
                            <w:rFonts w:eastAsia="SimSun"/>
                            <w:i/>
                            <w:iCs/>
                            <w:sz w:val="18"/>
                            <w:szCs w:val="18"/>
                          </w:rPr>
                          <w:t>= 0.25</w:t>
                        </w:r>
                      </w:p>
                    </w:txbxContent>
                  </v:textbox>
                </v:shape>
                <v:line id="Line 36" style="position:absolute;visibility:visible;mso-wrap-style:square" o:spid="_x0000_s1352" o:connectortype="straight" from="32405,29288" to="33808,3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"/>
                <v:line id="Line 36" style="position:absolute;visibility:visible;mso-wrap-style:square" o:spid="_x0000_s1353" o:connectortype="straight" from="32366,29282" to="35535,3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51qxQAAAN0AAAAPAAAAZHJzL2Rvd25yZXYueG1sRE9Na8JA&#10;EL0X/A/LCN7qpkpD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C3g51qxQAAAN0AAAAP&#10;AAAAAAAAAAAAAAAAAAcCAABkcnMvZG93bnJldi54bWxQSwUGAAAAAAMAAwC3AAAA+QIAAAAA&#10;"/>
                <v:shape id="Text Box 55" style="position:absolute;left:32760;top:32092;width:4857;height:3366;visibility:visible;mso-wrap-style:square;v-text-anchor:top" o:spid="_x0000_s135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">
                  <v:fill opacity="0"/>
                  <v:textbox inset="0,0,0,0">
                    <w:txbxContent>
                      <w:p w:rsidR="00B52FB2" w:rsidP="00B52FB2" w:rsidRDefault="00B52FB2" w14:paraId="0BBBAB0B" w14:textId="77777777">
                        <w:pPr>
                          <w:jc w:val="center"/>
                          <w:rPr>
                            <w:rFonts w:eastAsia="SimSun"/>
                            <w:sz w:val="18"/>
                            <w:szCs w:val="18"/>
                          </w:rPr>
                        </w:pPr>
                        <w:r>
                          <w:rPr>
                            <w:rFonts w:eastAsia="SimSun"/>
                            <w:sz w:val="18"/>
                            <w:szCs w:val="18"/>
                          </w:rPr>
                          <w:t>Biofuels 1…. n</w:t>
                        </w:r>
                      </w:p>
                    </w:txbxContent>
                  </v:textbox>
                </v:shape>
                <v:shape id="Text Box 55" style="position:absolute;left:27526;top:32031;width:4597;height:2410;visibility:visible;mso-wrap-style:square;v-text-anchor:top" o:spid="_x0000_s135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">
                  <v:fill opacity="0"/>
                  <v:textbox inset="0,0,0,0">
                    <w:txbxContent>
                      <w:p w:rsidR="00B52FB2" w:rsidP="00B52FB2" w:rsidRDefault="00B52FB2" w14:paraId="1035F0DC" w14:textId="77777777">
                        <w:pPr>
                          <w:spacing w:after="160" w:line="252" w:lineRule="auto"/>
                          <w:jc w:val="center"/>
                          <w:rPr>
                            <w:rFonts w:eastAsia="SimSun"/>
                            <w:sz w:val="18"/>
                            <w:szCs w:val="18"/>
                          </w:rPr>
                        </w:pPr>
                        <w:r>
                          <w:rPr>
                            <w:rFonts w:eastAsia="SimSun"/>
                            <w:sz w:val="18"/>
                            <w:szCs w:val="18"/>
                          </w:rPr>
                          <w:t>Refined Oil</w:t>
                        </w:r>
                      </w:p>
                    </w:txbxContent>
                  </v:textbox>
                </v:shape>
                <v:shape id="Arc 54" style="position:absolute;left:12232;top:24700;width:2471;height:2911;rotation:-3266777fd;flip:y;visibility:visible;mso-wrap-style:square;v-text-anchor:top" coordsize="21600,21600" o:spid="_x0000_s135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">
                  <v:path arrowok="t" o:connecttype="custom" o:connectlocs="0,0;247017,291099;0,291099" o:connectangles="0,0,0" o:extrusionok="f"/>
                </v:shape>
                <w10:anchorlock/>
              </v:group>
            </w:pict>
          </mc:Fallback>
        </mc:AlternateContent>
      </w:r>
      <w:r w:rsidRPr="00FB7716" w:rsidR="00F50D29">
        <w:t>*Note:</w:t>
      </w:r>
      <w:r w:rsidRPr="00FB7716" w:rsidR="00460EB9">
        <w:t xml:space="preserve"> </w:t>
      </w:r>
      <w:r w:rsidRPr="00FB7716" w:rsidR="00582B7C">
        <w:t xml:space="preserve">here BEV, GASV, FCEV have same production structure as </w:t>
      </w:r>
      <w:r w:rsidRPr="00FB7716" w:rsidR="00C454FF">
        <w:t xml:space="preserve">HEV </w:t>
      </w:r>
      <w:commentRangeStart w:id="109"/>
      <w:commentRangeStart w:id="110"/>
      <w:del w:author="Cai, Yongxia" w:date="2023-02-28T11:56:00Z" w:id="111">
        <w:r w:rsidRPr="00FB7716" w:rsidDel="00027CF4" w:rsidR="00C454FF">
          <w:delText>except energy</w:delText>
        </w:r>
      </w:del>
      <w:del w:author="Cai, Yongxia" w:date="2023-02-28T11:54:00Z" w:id="112">
        <w:r w:rsidDel="00A73803" w:rsidR="007B3659">
          <w:delText xml:space="preserve"> but different input share</w:delText>
        </w:r>
      </w:del>
      <w:r w:rsidRPr="00FB7716" w:rsidR="00C454FF">
        <w:t>.</w:t>
      </w:r>
      <w:bookmarkEnd w:id="107"/>
      <w:bookmarkEnd w:id="108"/>
      <w:r w:rsidR="004C726C">
        <w:t xml:space="preserve"> </w:t>
      </w:r>
      <w:commentRangeEnd w:id="109"/>
      <w:r w:rsidR="007D531B">
        <w:rPr>
          <w:rStyle w:val="CommentReference"/>
          <w:rFonts w:eastAsia="Times New Roman"/>
          <w:b w:val="0"/>
          <w:color w:val="000000"/>
        </w:rPr>
        <w:commentReference w:id="109"/>
      </w:r>
      <w:commentRangeEnd w:id="110"/>
      <w:r w:rsidR="00817A7B">
        <w:rPr>
          <w:rStyle w:val="CommentReference"/>
          <w:rFonts w:eastAsia="Times New Roman"/>
          <w:b w:val="0"/>
          <w:color w:val="000000"/>
        </w:rPr>
        <w:commentReference w:id="110"/>
      </w:r>
    </w:p>
    <w:p w:rsidR="008563BF" w:rsidRDefault="008563BF" w14:paraId="278A46CF" w14:textId="77777777">
      <w:pPr>
        <w:rPr>
          <w:rFonts w:eastAsiaTheme="minorEastAsia"/>
          <w:b/>
          <w:iCs/>
          <w:szCs w:val="24"/>
          <w:lang w:eastAsia="zh-CN"/>
        </w:rPr>
      </w:pPr>
      <w:r>
        <w:br w:type="page"/>
      </w:r>
    </w:p>
    <w:p w:rsidRPr="00A77357" w:rsidR="006C43F5" w:rsidP="00DA1848" w:rsidRDefault="006C43F5" w14:paraId="25DDDA6B" w14:textId="32515A58">
      <w:pPr>
        <w:pStyle w:val="Caption"/>
        <w:spacing w:after="0" w:line="480" w:lineRule="auto"/>
      </w:pPr>
      <w:r w:rsidRPr="00EB5269">
        <w:t xml:space="preserve">Figure </w:t>
      </w:r>
      <w:r>
        <w:t>3-</w:t>
      </w:r>
      <w:r w:rsidR="008563BF">
        <w:t>9</w:t>
      </w:r>
      <w:r w:rsidRPr="00EB5269">
        <w:t>. Energy Used in On-Road Transportation by Technology</w:t>
      </w:r>
    </w:p>
    <w:tbl>
      <w:tblPr>
        <w:tblStyle w:val="TableGrid"/>
        <w:tblW w:w="0" w:type="auto"/>
        <w:jc w:val="center"/>
        <w:tblLook w:val="04A0" w:firstRow="1" w:lastRow="0" w:firstColumn="1" w:lastColumn="0" w:noHBand="0" w:noVBand="1"/>
      </w:tblPr>
      <w:tblGrid>
        <w:gridCol w:w="3775"/>
      </w:tblGrid>
      <w:tr w:rsidR="00DA1848" w:rsidTr="00244F59" w14:paraId="5031FACC" w14:textId="77777777">
        <w:trPr>
          <w:jc w:val="center"/>
        </w:trPr>
        <w:tc>
          <w:tcPr>
            <w:tcW w:w="3775" w:type="dxa"/>
            <w:tcBorders>
              <w:top w:val="single" w:color="auto" w:sz="8" w:space="0"/>
              <w:left w:val="single" w:color="auto" w:sz="8" w:space="0"/>
              <w:bottom w:val="single" w:color="auto" w:sz="8" w:space="0"/>
              <w:right w:val="single" w:color="auto" w:sz="8" w:space="0"/>
            </w:tcBorders>
          </w:tcPr>
          <w:p w:rsidR="00DA1848" w:rsidP="00DA1848" w:rsidRDefault="00DA1848" w14:paraId="0B582938" w14:textId="07C73F20">
            <w:pPr>
              <w:pStyle w:val="figurewobox"/>
            </w:pPr>
            <w:r>
              <w:rPr>
                <w:noProof/>
              </w:rPr>
              <w:drawing>
                <wp:inline distT="0" distB="0" distL="0" distR="0" wp14:anchorId="496FCFD2" wp14:editId="0546CA30">
                  <wp:extent cx="213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2066925"/>
                          </a:xfrm>
                          <a:prstGeom prst="rect">
                            <a:avLst/>
                          </a:prstGeom>
                          <a:noFill/>
                        </pic:spPr>
                      </pic:pic>
                    </a:graphicData>
                  </a:graphic>
                </wp:inline>
              </w:drawing>
            </w:r>
          </w:p>
        </w:tc>
      </w:tr>
    </w:tbl>
    <w:p w:rsidRPr="00733E59" w:rsidR="00B93346" w:rsidP="00B16BFB" w:rsidRDefault="00B93346" w14:paraId="43F27B3E" w14:textId="37CF4D76">
      <w:pPr>
        <w:pStyle w:val="Heading3"/>
      </w:pPr>
      <w:bookmarkStart w:name="_Toc503712062" w:id="113"/>
      <w:bookmarkStart w:name="_Toc503712812" w:id="114"/>
      <w:bookmarkStart w:name="_Toc504465566" w:id="115"/>
      <w:bookmarkStart w:name="_Toc118979524" w:id="116"/>
      <w:r w:rsidRPr="00733E59">
        <w:t>Agricultur</w:t>
      </w:r>
      <w:r w:rsidR="00D07A95">
        <w:t>e</w:t>
      </w:r>
      <w:r w:rsidRPr="00733E59">
        <w:t xml:space="preserve"> and </w:t>
      </w:r>
      <w:bookmarkEnd w:id="113"/>
      <w:bookmarkEnd w:id="114"/>
      <w:bookmarkEnd w:id="115"/>
      <w:r w:rsidR="007E63BC">
        <w:t>Forestry</w:t>
      </w:r>
      <w:bookmarkEnd w:id="116"/>
    </w:p>
    <w:p w:rsidR="00B93346" w:rsidP="00B16BFB" w:rsidRDefault="00AF1772" w14:paraId="486ECD11" w14:textId="7F36FE4A">
      <w:pPr>
        <w:pStyle w:val="BodyText"/>
      </w:pPr>
      <w:r>
        <w:t>The s</w:t>
      </w:r>
      <w:r w:rsidR="00BF33E7">
        <w:t>ectors for a</w:t>
      </w:r>
      <w:r w:rsidRPr="00426F3A" w:rsidR="00B93346">
        <w:t>gricultur</w:t>
      </w:r>
      <w:r w:rsidR="00D07A95">
        <w:t>e and forest</w:t>
      </w:r>
      <w:r>
        <w:t>ry</w:t>
      </w:r>
      <w:r w:rsidR="00D07A95">
        <w:t xml:space="preserve"> </w:t>
      </w:r>
      <w:r w:rsidR="00C64E68">
        <w:t>comp</w:t>
      </w:r>
      <w:r>
        <w:t>ri</w:t>
      </w:r>
      <w:r w:rsidR="00C64E68">
        <w:t>se</w:t>
      </w:r>
      <w:r w:rsidR="00BF33E7">
        <w:t xml:space="preserve"> </w:t>
      </w:r>
      <w:r w:rsidRPr="00EE7D9F" w:rsidR="00BF33E7">
        <w:t>eight types of crop</w:t>
      </w:r>
      <w:r>
        <w:t>s</w:t>
      </w:r>
      <w:r w:rsidRPr="00EE7D9F" w:rsidR="00BF33E7">
        <w:t>, one livestock</w:t>
      </w:r>
      <w:r>
        <w:t xml:space="preserve"> category</w:t>
      </w:r>
      <w:r w:rsidR="00BF33E7">
        <w:t>,</w:t>
      </w:r>
      <w:r w:rsidRPr="00EE7D9F" w:rsidR="00BF33E7">
        <w:t xml:space="preserve"> and one forest</w:t>
      </w:r>
      <w:r w:rsidR="00BF33E7">
        <w:t xml:space="preserve"> category</w:t>
      </w:r>
      <w:r w:rsidR="006A3E3B">
        <w:t>. Their</w:t>
      </w:r>
      <w:r w:rsidRPr="00426F3A" w:rsidR="00B93346">
        <w:t xml:space="preserve"> production in ADAGE </w:t>
      </w:r>
      <w:r w:rsidR="00B93346">
        <w:t xml:space="preserve">is </w:t>
      </w:r>
      <w:r w:rsidRPr="00426F3A" w:rsidR="00B93346">
        <w:t xml:space="preserve">represented </w:t>
      </w:r>
      <w:r w:rsidR="00B93346">
        <w:t>by</w:t>
      </w:r>
      <w:r w:rsidRPr="00426F3A" w:rsidR="00B93346">
        <w:t xml:space="preserve"> </w:t>
      </w:r>
      <w:r w:rsidR="0019656A">
        <w:t>the</w:t>
      </w:r>
      <w:r w:rsidRPr="00426F3A" w:rsidR="00B93346">
        <w:t xml:space="preserve"> CES </w:t>
      </w:r>
      <w:r w:rsidRPr="00963006" w:rsidR="00B93346">
        <w:t>production structure</w:t>
      </w:r>
      <w:r w:rsidR="00B93346">
        <w:t xml:space="preserve"> shown in </w:t>
      </w:r>
      <w:r w:rsidRPr="00963006" w:rsidR="00B93346">
        <w:t>Figure 3-</w:t>
      </w:r>
      <w:r w:rsidR="008563BF">
        <w:t>10</w:t>
      </w:r>
      <w:r w:rsidR="00B93346">
        <w:t>.</w:t>
      </w:r>
      <w:r w:rsidRPr="00EE7D9F" w:rsidR="00B93346">
        <w:t xml:space="preserve"> </w:t>
      </w:r>
      <w:r w:rsidRPr="00843055" w:rsidR="00B93346">
        <w:t>The CE</w:t>
      </w:r>
      <w:r w:rsidRPr="00264326" w:rsidR="00B93346">
        <w:t>S nesting structure is designed to account for the use of land inputs</w:t>
      </w:r>
      <w:r w:rsidR="7A8B0A29">
        <w:t>,</w:t>
      </w:r>
      <w:r w:rsidRPr="00A74707" w:rsidR="00B93346">
        <w:t xml:space="preserve"> </w:t>
      </w:r>
      <w:r w:rsidR="7BCC42CE">
        <w:t xml:space="preserve">which are </w:t>
      </w:r>
      <w:r w:rsidRPr="00A74707" w:rsidR="00B93346">
        <w:t xml:space="preserve">an essential fixed factor </w:t>
      </w:r>
      <w:r w:rsidR="51464867">
        <w:t xml:space="preserve">that </w:t>
      </w:r>
      <w:r w:rsidRPr="00A74707" w:rsidR="00B93346">
        <w:t>is limited</w:t>
      </w:r>
      <w:r w:rsidR="00B93346">
        <w:t xml:space="preserve"> in</w:t>
      </w:r>
      <w:r w:rsidRPr="00A74707" w:rsidR="00B93346">
        <w:t xml:space="preserve"> supply. The formulation allows us to measure agricultural yield (</w:t>
      </w:r>
      <w:r w:rsidR="00097BE2">
        <w:t xml:space="preserve">e.g., </w:t>
      </w:r>
      <w:proofErr w:type="spellStart"/>
      <w:r w:rsidRPr="00A74707" w:rsidR="00B93346">
        <w:t>ton</w:t>
      </w:r>
      <w:r w:rsidR="00097BE2">
        <w:t>nes</w:t>
      </w:r>
      <w:proofErr w:type="spellEnd"/>
      <w:r w:rsidRPr="00A74707" w:rsidR="00B93346">
        <w:t xml:space="preserve"> </w:t>
      </w:r>
      <w:r w:rsidRPr="009F4FCF" w:rsidR="00B93346">
        <w:t>per hectare of land</w:t>
      </w:r>
      <w:r w:rsidRPr="00A80A41" w:rsidR="00B93346">
        <w:t xml:space="preserve">) </w:t>
      </w:r>
      <w:r w:rsidRPr="0079371B" w:rsidR="00B93346">
        <w:t>and allow</w:t>
      </w:r>
      <w:r w:rsidR="00B93346">
        <w:t>s</w:t>
      </w:r>
      <w:r w:rsidRPr="0079371B" w:rsidR="00B93346">
        <w:t xml:space="preserve"> agricultural output to </w:t>
      </w:r>
      <w:r w:rsidRPr="00CF1E20" w:rsidR="00B93346">
        <w:t>be increased by conversion</w:t>
      </w:r>
      <w:r w:rsidR="00B93346">
        <w:t xml:space="preserve"> </w:t>
      </w:r>
      <w:r w:rsidR="00097BE2">
        <w:t xml:space="preserve">of other types of land </w:t>
      </w:r>
      <w:r w:rsidR="00B93346">
        <w:t>to cropland</w:t>
      </w:r>
      <w:r w:rsidRPr="00CF1E20" w:rsidR="00B93346">
        <w:t xml:space="preserve"> (if possible) </w:t>
      </w:r>
      <w:r w:rsidR="00B93346">
        <w:t xml:space="preserve">or the addition of </w:t>
      </w:r>
      <w:r w:rsidRPr="00CF1E20" w:rsidR="00B93346">
        <w:t>materials, energy, or capital and labor.</w:t>
      </w:r>
      <w:r w:rsidR="00B93346">
        <w:t xml:space="preserve"> </w:t>
      </w:r>
      <w:r w:rsidRPr="00CF1E20" w:rsidR="00B93346">
        <w:t>At the top nest in Figure 3-</w:t>
      </w:r>
      <w:r w:rsidR="008563BF">
        <w:t>10</w:t>
      </w:r>
      <w:r w:rsidRPr="00CF1E20" w:rsidR="00B93346">
        <w:t>, value-</w:t>
      </w:r>
      <w:r w:rsidRPr="00E255CF" w:rsidR="00B93346">
        <w:t>added is substituted against a resource-materials-energy bundle (</w:t>
      </w:r>
      <w:proofErr w:type="spellStart"/>
      <w:r w:rsidRPr="00E255CF" w:rsidR="00B93346">
        <w:t>σ</w:t>
      </w:r>
      <w:r w:rsidRPr="00E255CF" w:rsidR="00B93346">
        <w:rPr>
          <w:vertAlign w:val="subscript"/>
        </w:rPr>
        <w:t>erva</w:t>
      </w:r>
      <w:proofErr w:type="spellEnd"/>
      <w:r w:rsidRPr="007A6FBF" w:rsidR="00B93346">
        <w:t>), allowing agricultural yield (per hectare of land) to be improved by using additional capital or labor.</w:t>
      </w:r>
      <w:r w:rsidR="00B93346">
        <w:t xml:space="preserve"> </w:t>
      </w:r>
      <w:r w:rsidRPr="007A6FBF" w:rsidR="00B93346">
        <w:t>Energy and materials (</w:t>
      </w:r>
      <w:proofErr w:type="spellStart"/>
      <w:r w:rsidRPr="007A6FBF" w:rsidR="00B93346">
        <w:t>σ</w:t>
      </w:r>
      <w:r w:rsidRPr="005A2C20" w:rsidR="00B93346">
        <w:rPr>
          <w:vertAlign w:val="subscript"/>
        </w:rPr>
        <w:t>ae</w:t>
      </w:r>
      <w:proofErr w:type="spellEnd"/>
      <w:r w:rsidRPr="005A2C20" w:rsidR="00B93346">
        <w:t xml:space="preserve">) can be substituted for the </w:t>
      </w:r>
      <w:r w:rsidR="00894379">
        <w:t>natural</w:t>
      </w:r>
      <w:r w:rsidRPr="005A2C20" w:rsidR="00894379">
        <w:t xml:space="preserve"> </w:t>
      </w:r>
      <w:r w:rsidRPr="005A2C20" w:rsidR="00B93346">
        <w:t xml:space="preserve">resource </w:t>
      </w:r>
      <w:r w:rsidR="00894379">
        <w:t xml:space="preserve">(land in the case of agriculture and forestry) </w:t>
      </w:r>
      <w:r w:rsidRPr="005A2C20" w:rsidR="00B93346">
        <w:t>(</w:t>
      </w:r>
      <w:proofErr w:type="spellStart"/>
      <w:r w:rsidRPr="005A2C20" w:rsidR="00B93346">
        <w:t>σ</w:t>
      </w:r>
      <w:r w:rsidRPr="006716C4" w:rsidR="00B93346">
        <w:rPr>
          <w:vertAlign w:val="subscript"/>
        </w:rPr>
        <w:t>er</w:t>
      </w:r>
      <w:proofErr w:type="spellEnd"/>
      <w:r w:rsidRPr="00D12F82" w:rsidR="00B93346">
        <w:t>), indicating that land can be made more productive by using materials (e.g., fertilizer) or energy (e.g., heating greenhouses or running farm equipment). Substitu</w:t>
      </w:r>
      <w:r w:rsidRPr="00B101CC" w:rsidR="00B93346">
        <w:t xml:space="preserve">tions among energy types to produce the </w:t>
      </w:r>
      <w:r w:rsidRPr="002F08D4" w:rsidR="00B93346">
        <w:t xml:space="preserve">energy composite </w:t>
      </w:r>
      <w:r w:rsidRPr="00CA5F3F" w:rsidR="00B93346">
        <w:t>are t</w:t>
      </w:r>
      <w:r w:rsidRPr="00806526" w:rsidR="00B93346">
        <w:t xml:space="preserve">he same as in </w:t>
      </w:r>
      <w:r w:rsidR="00B93346">
        <w:t xml:space="preserve">the </w:t>
      </w:r>
      <w:r w:rsidR="0019656A">
        <w:t xml:space="preserve">general industry and </w:t>
      </w:r>
      <w:r w:rsidRPr="00965EB3" w:rsidR="00B93346">
        <w:t>services</w:t>
      </w:r>
      <w:r w:rsidR="00B93346">
        <w:t xml:space="preserve"> sector</w:t>
      </w:r>
      <w:r w:rsidR="0019656A">
        <w:t>s</w:t>
      </w:r>
      <w:r w:rsidR="00B93346">
        <w:t>,</w:t>
      </w:r>
      <w:r w:rsidRPr="00965EB3" w:rsidR="00B93346">
        <w:t xml:space="preserve"> discussed</w:t>
      </w:r>
      <w:r w:rsidR="00B93346">
        <w:t xml:space="preserve"> earlier</w:t>
      </w:r>
      <w:r w:rsidRPr="00965EB3" w:rsidR="00B93346">
        <w:t xml:space="preserve"> in </w:t>
      </w:r>
      <w:r w:rsidR="00B93346">
        <w:t xml:space="preserve">Section </w:t>
      </w:r>
      <w:r w:rsidRPr="00965EB3" w:rsidR="00B93346">
        <w:t>3.4.1.</w:t>
      </w:r>
    </w:p>
    <w:p w:rsidRPr="00733E59" w:rsidR="00B16BFB" w:rsidP="007978C1" w:rsidRDefault="00B16BFB" w14:paraId="61F3E749" w14:textId="7BC64687">
      <w:pPr>
        <w:pStyle w:val="FigureTitle"/>
      </w:pPr>
      <w:bookmarkStart w:name="_Toc503449463" w:id="117"/>
      <w:bookmarkStart w:name="_Toc504474613" w:id="118"/>
      <w:bookmarkStart w:name="_Toc504485856" w:id="119"/>
      <w:bookmarkStart w:name="_Toc120007902" w:id="120"/>
      <w:r w:rsidRPr="00733E59">
        <w:t>Figure 3-</w:t>
      </w:r>
      <w:r w:rsidR="008563BF">
        <w:t>10</w:t>
      </w:r>
      <w:r>
        <w:t>.</w:t>
      </w:r>
      <w:r w:rsidRPr="00733E59">
        <w:t xml:space="preserve"> </w:t>
      </w:r>
      <w:r>
        <w:tab/>
      </w:r>
      <w:r w:rsidRPr="00733E59">
        <w:t>Agricultur</w:t>
      </w:r>
      <w:r w:rsidR="00751185">
        <w:t xml:space="preserve">e and </w:t>
      </w:r>
      <w:r w:rsidR="00A243AA">
        <w:t>Forestry</w:t>
      </w:r>
      <w:r w:rsidRPr="00733E59">
        <w:t xml:space="preserve"> Production</w:t>
      </w:r>
      <w:bookmarkEnd w:id="117"/>
      <w:bookmarkEnd w:id="118"/>
      <w:bookmarkEnd w:id="119"/>
      <w:bookmarkEnd w:id="120"/>
    </w:p>
    <w:bookmarkStart w:name="_Toc503712063" w:id="121"/>
    <w:bookmarkStart w:name="_Toc503712813" w:id="122"/>
    <w:p w:rsidR="00B93346" w:rsidP="00B93346" w:rsidRDefault="00B93346" w14:paraId="5DBDF352" w14:textId="7C4E9940">
      <w:pPr>
        <w:autoSpaceDE w:val="0"/>
        <w:autoSpaceDN w:val="0"/>
        <w:adjustRightInd w:val="0"/>
        <w:spacing w:before="120" w:after="120"/>
        <w:rPr>
          <w:sz w:val="20"/>
        </w:rPr>
      </w:pPr>
      <w:r w:rsidRPr="00733E59">
        <w:rPr>
          <w:noProof/>
        </w:rPr>
        <mc:AlternateContent>
          <mc:Choice Requires="wpc">
            <w:drawing>
              <wp:inline distT="0" distB="0" distL="0" distR="0" wp14:anchorId="0C4DD097" wp14:editId="4777AC5A">
                <wp:extent cx="5966460" cy="3223772"/>
                <wp:effectExtent l="0" t="0" r="15240" b="15240"/>
                <wp:docPr id="444" name="Canvas 4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236" name="Text Box 4"/>
                        <wps:cNvSpPr txBox="1">
                          <a:spLocks noChangeArrowheads="1"/>
                        </wps:cNvSpPr>
                        <wps:spPr bwMode="auto">
                          <a:xfrm>
                            <a:off x="2564842" y="15"/>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B11BF4" w:rsidR="00D82C7F" w:rsidP="00B93346" w:rsidRDefault="00D82C7F" w14:paraId="4F6EEF00" w14:textId="77777777">
                              <w:pPr>
                                <w:rPr>
                                  <w:szCs w:val="24"/>
                                </w:rPr>
                              </w:pPr>
                              <w:r w:rsidRPr="00B11BF4">
                                <w:rPr>
                                  <w:szCs w:val="24"/>
                                </w:rPr>
                                <w:t>Output</w:t>
                              </w:r>
                            </w:p>
                          </w:txbxContent>
                        </wps:txbx>
                        <wps:bodyPr rot="0" vert="horz" wrap="square" lIns="91440" tIns="45720" rIns="91440" bIns="45720" anchor="t" anchorCtr="0" upright="1">
                          <a:noAutofit/>
                        </wps:bodyPr>
                      </wps:wsp>
                      <wps:wsp>
                        <wps:cNvPr id="241" name="Line 5"/>
                        <wps:cNvCnPr>
                          <a:cxnSpLocks noChangeShapeType="1"/>
                        </wps:cNvCnPr>
                        <wps:spPr bwMode="auto">
                          <a:xfrm>
                            <a:off x="2852738" y="252433"/>
                            <a:ext cx="500697" cy="300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6"/>
                        <wps:cNvCnPr>
                          <a:cxnSpLocks noChangeShapeType="1"/>
                        </wps:cNvCnPr>
                        <wps:spPr bwMode="auto">
                          <a:xfrm flipH="1">
                            <a:off x="2438401" y="252433"/>
                            <a:ext cx="414337" cy="300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7"/>
                        <wps:cNvSpPr txBox="1">
                          <a:spLocks noChangeArrowheads="1"/>
                        </wps:cNvSpPr>
                        <wps:spPr bwMode="auto">
                          <a:xfrm>
                            <a:off x="1013460" y="1438971"/>
                            <a:ext cx="1215390" cy="67938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6EF34ABF" w14:textId="77777777">
                              <w:pPr>
                                <w:jc w:val="center"/>
                              </w:pPr>
                              <w:r w:rsidRPr="00B67428">
                                <w:t>Natural Resource</w:t>
                              </w:r>
                            </w:p>
                            <w:p w:rsidRPr="00B67428" w:rsidR="00D82C7F" w:rsidP="00B93346" w:rsidRDefault="00D82C7F" w14:paraId="06876FE9" w14:textId="77777777">
                              <w:pPr>
                                <w:jc w:val="center"/>
                              </w:pPr>
                              <w:r w:rsidRPr="00B67428">
                                <w:t>(Land)</w:t>
                              </w:r>
                            </w:p>
                          </w:txbxContent>
                        </wps:txbx>
                        <wps:bodyPr rot="0" vert="horz" wrap="square" lIns="91440" tIns="45720" rIns="91440" bIns="45720" anchor="t" anchorCtr="0" upright="1">
                          <a:noAutofit/>
                        </wps:bodyPr>
                      </wps:wsp>
                      <wps:wsp>
                        <wps:cNvPr id="244" name="Arc 9"/>
                        <wps:cNvSpPr>
                          <a:spLocks/>
                        </wps:cNvSpPr>
                        <wps:spPr bwMode="auto">
                          <a:xfrm rot="13209131" flipH="1">
                            <a:off x="2655594" y="121831"/>
                            <a:ext cx="422864" cy="35550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Text Box 10"/>
                        <wps:cNvSpPr txBox="1">
                          <a:spLocks noChangeArrowheads="1"/>
                        </wps:cNvSpPr>
                        <wps:spPr bwMode="auto">
                          <a:xfrm>
                            <a:off x="1548000" y="2787869"/>
                            <a:ext cx="770400" cy="24889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541246" w14:paraId="7AA8091A" w14:textId="77777777">
                              <w:pPr>
                                <w:rPr>
                                  <w:i/>
                                </w:rPr>
                              </w:pPr>
                              <m:oMathPara>
                                <m:oMath>
                                  <m:sSub>
                                    <m:sSubPr>
                                      <m:ctrlPr>
                                        <w:rPr>
                                          <w:rFonts w:ascii="Cambria Math" w:hAnsi="Cambria Math"/>
                                          <w:i/>
                                        </w:rPr>
                                      </m:ctrlPr>
                                    </m:sSubPr>
                                    <m:e>
                                      <m:r>
                                        <w:rPr>
                                          <w:rFonts w:ascii="Cambria Math" w:hAnsi="Cambria Math"/>
                                        </w:rPr>
                                        <m:t>σ</m:t>
                                      </m:r>
                                    </m:e>
                                    <m:sub>
                                      <m:r>
                                        <w:rPr>
                                          <w:rFonts w:ascii="Cambria Math" w:hAnsi="Cambria Math"/>
                                          <w:vertAlign w:val="subscript"/>
                                        </w:rPr>
                                        <m:t>mat</m:t>
                                      </m:r>
                                    </m:sub>
                                  </m:sSub>
                                  <m:r>
                                    <w:rPr>
                                      <w:rFonts w:ascii="Cambria Math" w:hAnsi="Cambria Math"/>
                                    </w:rPr>
                                    <m:t>= 0</m:t>
                                  </m:r>
                                </m:oMath>
                              </m:oMathPara>
                            </w:p>
                          </w:txbxContent>
                        </wps:txbx>
                        <wps:bodyPr rot="0" vert="horz" wrap="square" lIns="0" tIns="0" rIns="0" bIns="0" anchor="t" anchorCtr="0" upright="1">
                          <a:noAutofit/>
                        </wps:bodyPr>
                      </wps:wsp>
                      <wps:wsp>
                        <wps:cNvPr id="249" name="Text Box 11"/>
                        <wps:cNvSpPr txBox="1">
                          <a:spLocks noChangeArrowheads="1"/>
                        </wps:cNvSpPr>
                        <wps:spPr bwMode="auto">
                          <a:xfrm>
                            <a:off x="1702858" y="177727"/>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772B8" w:rsidR="00D82C7F" w:rsidP="00B93346" w:rsidRDefault="00541246" w14:paraId="077EA12C"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erva</m:t>
                                      </m:r>
                                    </m:sub>
                                  </m:sSub>
                                  <m:r>
                                    <w:rPr>
                                      <w:rFonts w:ascii="Cambria Math" w:hAnsi="Cambria Math"/>
                                      <w:sz w:val="20"/>
                                    </w:rPr>
                                    <m:t>= 1.0</m:t>
                                  </m:r>
                                </m:oMath>
                              </m:oMathPara>
                            </w:p>
                          </w:txbxContent>
                        </wps:txbx>
                        <wps:bodyPr rot="0" vert="horz" wrap="square" lIns="91440" tIns="45720" rIns="91440" bIns="45720" anchor="t" anchorCtr="0" upright="1">
                          <a:noAutofit/>
                        </wps:bodyPr>
                      </wps:wsp>
                      <wps:wsp>
                        <wps:cNvPr id="250" name="Text Box 12"/>
                        <wps:cNvSpPr txBox="1">
                          <a:spLocks noChangeArrowheads="1"/>
                        </wps:cNvSpPr>
                        <wps:spPr bwMode="auto">
                          <a:xfrm>
                            <a:off x="3689259" y="857990"/>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772B8" w:rsidR="00D82C7F" w:rsidP="00B93346" w:rsidRDefault="00541246" w14:paraId="4F57E856"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va</m:t>
                                      </m:r>
                                    </m:sub>
                                  </m:sSub>
                                  <m:r>
                                    <w:rPr>
                                      <w:rFonts w:ascii="Cambria Math" w:hAnsi="Cambria Math"/>
                                      <w:sz w:val="20"/>
                                    </w:rPr>
                                    <m:t>= 1.0</m:t>
                                  </m:r>
                                </m:oMath>
                              </m:oMathPara>
                            </w:p>
                          </w:txbxContent>
                        </wps:txbx>
                        <wps:bodyPr rot="0" vert="horz" wrap="square" lIns="91440" tIns="45720" rIns="91440" bIns="45720" anchor="t" anchorCtr="0" upright="1">
                          <a:noAutofit/>
                        </wps:bodyPr>
                      </wps:wsp>
                      <wps:wsp>
                        <wps:cNvPr id="251" name="Text Box 13"/>
                        <wps:cNvSpPr txBox="1">
                          <a:spLocks noChangeArrowheads="1"/>
                        </wps:cNvSpPr>
                        <wps:spPr bwMode="auto">
                          <a:xfrm>
                            <a:off x="1013460" y="1024565"/>
                            <a:ext cx="968375"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772B8" w:rsidR="00D82C7F" w:rsidP="00B93346" w:rsidRDefault="00541246" w14:paraId="11265866"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m:t>
                                      </m:r>
                                    </m:sub>
                                  </m:sSub>
                                  <m:r>
                                    <w:rPr>
                                      <w:rFonts w:ascii="Cambria Math" w:hAnsi="Cambria Math"/>
                                      <w:sz w:val="20"/>
                                    </w:rPr>
                                    <m:t>= 0.6</m:t>
                                  </m:r>
                                </m:oMath>
                              </m:oMathPara>
                            </w:p>
                          </w:txbxContent>
                        </wps:txbx>
                        <wps:bodyPr rot="0" vert="horz" wrap="square" lIns="91440" tIns="45720" rIns="91440" bIns="45720" anchor="t" anchorCtr="0" upright="1">
                          <a:noAutofit/>
                        </wps:bodyPr>
                      </wps:wsp>
                      <wps:wsp>
                        <wps:cNvPr id="252" name="Text Box 14"/>
                        <wps:cNvSpPr txBox="1">
                          <a:spLocks noChangeArrowheads="1"/>
                        </wps:cNvSpPr>
                        <wps:spPr bwMode="auto">
                          <a:xfrm>
                            <a:off x="2622455" y="1977387"/>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6F6C89" w:rsidR="00D82C7F" w:rsidP="00B93346" w:rsidRDefault="00541246" w14:paraId="087F25D3" w14:textId="77777777">
                              <w:pPr>
                                <w:rPr>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ae</m:t>
                                      </m:r>
                                    </m:sub>
                                  </m:sSub>
                                  <m:r>
                                    <w:rPr>
                                      <w:rFonts w:ascii="Cambria Math" w:hAnsi="Cambria Math"/>
                                      <w:sz w:val="20"/>
                                    </w:rPr>
                                    <m:t xml:space="preserve"> = 0.3</m:t>
                                  </m:r>
                                </m:oMath>
                              </m:oMathPara>
                            </w:p>
                          </w:txbxContent>
                        </wps:txbx>
                        <wps:bodyPr rot="0" vert="horz" wrap="square" lIns="91440" tIns="45720" rIns="91440" bIns="45720" anchor="t" anchorCtr="0" upright="1">
                          <a:noAutofit/>
                        </wps:bodyPr>
                      </wps:wsp>
                      <wps:wsp>
                        <wps:cNvPr id="253" name="Text Box 15"/>
                        <wps:cNvSpPr txBox="1">
                          <a:spLocks noChangeArrowheads="1"/>
                        </wps:cNvSpPr>
                        <wps:spPr bwMode="auto">
                          <a:xfrm>
                            <a:off x="2819400" y="552470"/>
                            <a:ext cx="12192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34D58B24" w14:textId="77777777">
                              <w:pPr>
                                <w:jc w:val="center"/>
                              </w:pPr>
                              <w:r w:rsidRPr="00B67428">
                                <w:t>Value-Added</w:t>
                              </w:r>
                            </w:p>
                            <w:p w:rsidRPr="00B67428" w:rsidR="00D82C7F" w:rsidP="00B93346" w:rsidRDefault="00D82C7F" w14:paraId="7F47C1A9" w14:textId="77777777">
                              <w:pPr>
                                <w:jc w:val="center"/>
                              </w:pPr>
                              <w:r w:rsidRPr="00B67428">
                                <w:t>Composite</w:t>
                              </w:r>
                            </w:p>
                          </w:txbxContent>
                        </wps:txbx>
                        <wps:bodyPr rot="0" vert="horz" wrap="square" lIns="91440" tIns="45720" rIns="91440" bIns="45720" anchor="t" anchorCtr="0" upright="1">
                          <a:noAutofit/>
                        </wps:bodyPr>
                      </wps:wsp>
                      <wps:wsp>
                        <wps:cNvPr id="254" name="Text Box 16"/>
                        <wps:cNvSpPr txBox="1">
                          <a:spLocks noChangeArrowheads="1"/>
                        </wps:cNvSpPr>
                        <wps:spPr bwMode="auto">
                          <a:xfrm>
                            <a:off x="1379220" y="495300"/>
                            <a:ext cx="1524000" cy="59665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0F74D7EC" w14:textId="77777777">
                              <w:pPr>
                                <w:jc w:val="center"/>
                              </w:pPr>
                              <w:r w:rsidRPr="00B67428">
                                <w:t>Resource-Materials-Energy</w:t>
                              </w:r>
                            </w:p>
                            <w:p w:rsidRPr="00B67428" w:rsidR="00D82C7F" w:rsidP="00B93346" w:rsidRDefault="00D82C7F" w14:paraId="108C3368" w14:textId="77777777">
                              <w:pPr>
                                <w:jc w:val="center"/>
                              </w:pPr>
                              <w:r w:rsidRPr="00B67428">
                                <w:t>Composite</w:t>
                              </w:r>
                            </w:p>
                            <w:p w:rsidRPr="00B67428" w:rsidR="00D82C7F" w:rsidP="00B93346" w:rsidRDefault="00D82C7F" w14:paraId="6D9CD8DF" w14:textId="77777777"/>
                          </w:txbxContent>
                        </wps:txbx>
                        <wps:bodyPr rot="0" vert="horz" wrap="square" lIns="91440" tIns="45720" rIns="91440" bIns="45720" anchor="t" anchorCtr="0" upright="1">
                          <a:noAutofit/>
                        </wps:bodyPr>
                      </wps:wsp>
                      <wps:wsp>
                        <wps:cNvPr id="255" name="Text Box 19"/>
                        <wps:cNvSpPr txBox="1">
                          <a:spLocks noChangeArrowheads="1"/>
                        </wps:cNvSpPr>
                        <wps:spPr bwMode="auto">
                          <a:xfrm>
                            <a:off x="2057400" y="1448117"/>
                            <a:ext cx="990600" cy="685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60945C32" w14:textId="77777777">
                              <w:pPr>
                                <w:jc w:val="center"/>
                              </w:pPr>
                              <w:r w:rsidRPr="00B67428">
                                <w:t>Materials-Energy</w:t>
                              </w:r>
                            </w:p>
                            <w:p w:rsidRPr="00B67428" w:rsidR="00D82C7F" w:rsidP="00B93346" w:rsidRDefault="00D82C7F" w14:paraId="36A1C414" w14:textId="77777777">
                              <w:pPr>
                                <w:jc w:val="center"/>
                              </w:pPr>
                              <w:r w:rsidRPr="00B67428">
                                <w:t>Composite</w:t>
                              </w:r>
                            </w:p>
                          </w:txbxContent>
                        </wps:txbx>
                        <wps:bodyPr rot="0" vert="horz" wrap="square" lIns="91440" tIns="45720" rIns="91440" bIns="45720" anchor="t" anchorCtr="0" upright="1">
                          <a:noAutofit/>
                        </wps:bodyPr>
                      </wps:wsp>
                      <wps:wsp>
                        <wps:cNvPr id="416" name="Text Box 22"/>
                        <wps:cNvSpPr txBox="1">
                          <a:spLocks noChangeArrowheads="1"/>
                        </wps:cNvSpPr>
                        <wps:spPr bwMode="auto">
                          <a:xfrm>
                            <a:off x="2770293" y="1238270"/>
                            <a:ext cx="8382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5891988C" w14:textId="77777777">
                              <w:pPr>
                                <w:jc w:val="center"/>
                              </w:pPr>
                              <w:r w:rsidRPr="00B67428">
                                <w:t>Capital</w:t>
                              </w:r>
                            </w:p>
                          </w:txbxContent>
                        </wps:txbx>
                        <wps:bodyPr rot="0" vert="horz" wrap="square" lIns="91440" tIns="45720" rIns="91440" bIns="45720" anchor="t" anchorCtr="0" upright="1">
                          <a:noAutofit/>
                        </wps:bodyPr>
                      </wps:wsp>
                      <wps:wsp>
                        <wps:cNvPr id="417" name="Text Box 23"/>
                        <wps:cNvSpPr txBox="1">
                          <a:spLocks noChangeArrowheads="1"/>
                        </wps:cNvSpPr>
                        <wps:spPr bwMode="auto">
                          <a:xfrm>
                            <a:off x="3400425" y="1238270"/>
                            <a:ext cx="8382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6F88519F" w14:textId="77777777">
                              <w:pPr>
                                <w:jc w:val="center"/>
                              </w:pPr>
                              <w:r w:rsidRPr="00B67428">
                                <w:t>Labor</w:t>
                              </w:r>
                            </w:p>
                          </w:txbxContent>
                        </wps:txbx>
                        <wps:bodyPr rot="0" vert="horz" wrap="square" lIns="91440" tIns="45720" rIns="91440" bIns="45720" anchor="t" anchorCtr="0" upright="1">
                          <a:noAutofit/>
                        </wps:bodyPr>
                      </wps:wsp>
                      <wps:wsp>
                        <wps:cNvPr id="418" name="Text Box 27"/>
                        <wps:cNvSpPr txBox="1">
                          <a:spLocks noChangeArrowheads="1"/>
                        </wps:cNvSpPr>
                        <wps:spPr bwMode="auto">
                          <a:xfrm>
                            <a:off x="1466851" y="2276495"/>
                            <a:ext cx="990600"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13125CFB" w14:textId="77777777">
                              <w:pPr>
                                <w:jc w:val="center"/>
                              </w:pPr>
                              <w:r w:rsidRPr="00B67428">
                                <w:t>Material Inputs</w:t>
                              </w:r>
                            </w:p>
                          </w:txbxContent>
                        </wps:txbx>
                        <wps:bodyPr rot="0" vert="horz" wrap="square" lIns="91440" tIns="45720" rIns="91440" bIns="45720" anchor="t" anchorCtr="0" upright="1">
                          <a:noAutofit/>
                        </wps:bodyPr>
                      </wps:wsp>
                      <wps:wsp>
                        <wps:cNvPr id="419" name="Text Box 28"/>
                        <wps:cNvSpPr txBox="1">
                          <a:spLocks noChangeArrowheads="1"/>
                        </wps:cNvSpPr>
                        <wps:spPr bwMode="auto">
                          <a:xfrm>
                            <a:off x="2345140" y="2276133"/>
                            <a:ext cx="1983020" cy="6804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21F0B68F" w14:textId="77777777">
                              <w:pPr>
                                <w:jc w:val="center"/>
                              </w:pPr>
                              <w:r w:rsidRPr="00B67428">
                                <w:t>Energy</w:t>
                              </w:r>
                              <w:r>
                                <w:t xml:space="preserve"> </w:t>
                              </w:r>
                              <w:r w:rsidRPr="00B67428">
                                <w:t>Composite</w:t>
                              </w:r>
                            </w:p>
                            <w:p w:rsidRPr="00B67428" w:rsidR="00D82C7F" w:rsidP="00B93346" w:rsidRDefault="00D82C7F" w14:paraId="2A983E27" w14:textId="2F1A146F">
                              <w:pPr>
                                <w:jc w:val="center"/>
                              </w:pPr>
                              <w:r>
                                <w:t>(</w:t>
                              </w:r>
                              <w:proofErr w:type="gramStart"/>
                              <w:r>
                                <w:t>same</w:t>
                              </w:r>
                              <w:proofErr w:type="gramEnd"/>
                              <w:r>
                                <w:t xml:space="preserve"> as s</w:t>
                              </w:r>
                              <w:r w:rsidRPr="00B67428">
                                <w:t>ervices</w:t>
                              </w:r>
                              <w:r w:rsidR="0019656A">
                                <w:t xml:space="preserve"> sector</w:t>
                              </w:r>
                              <w:r w:rsidRPr="00B67428">
                                <w:t>)</w:t>
                              </w:r>
                            </w:p>
                          </w:txbxContent>
                        </wps:txbx>
                        <wps:bodyPr rot="0" vert="horz" wrap="square" lIns="91440" tIns="45720" rIns="91440" bIns="45720" anchor="t" anchorCtr="0" upright="1">
                          <a:noAutofit/>
                        </wps:bodyPr>
                      </wps:wsp>
                      <wps:wsp>
                        <wps:cNvPr id="420" name="Line 30"/>
                        <wps:cNvCnPr>
                          <a:cxnSpLocks noChangeShapeType="1"/>
                        </wps:cNvCnPr>
                        <wps:spPr bwMode="auto">
                          <a:xfrm>
                            <a:off x="1937468" y="2692771"/>
                            <a:ext cx="0" cy="3082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Text Box 33"/>
                        <wps:cNvSpPr txBox="1">
                          <a:spLocks noChangeArrowheads="1"/>
                        </wps:cNvSpPr>
                        <wps:spPr bwMode="auto">
                          <a:xfrm>
                            <a:off x="1094371" y="2956558"/>
                            <a:ext cx="1808849" cy="26169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67428" w:rsidR="00D82C7F" w:rsidP="00B93346" w:rsidRDefault="00D82C7F" w14:paraId="4ED7CA50" w14:textId="67DBA7B1">
                              <w:pPr>
                                <w:jc w:val="center"/>
                              </w:pPr>
                              <w:r w:rsidRPr="00B67428">
                                <w:t>Materials</w:t>
                              </w:r>
                              <w:r>
                                <w:t xml:space="preserve"> 1…n</w:t>
                              </w:r>
                            </w:p>
                          </w:txbxContent>
                        </wps:txbx>
                        <wps:bodyPr rot="0" vert="horz" wrap="square" lIns="91440" tIns="45720" rIns="91440" bIns="45720" anchor="t" anchorCtr="0" upright="1">
                          <a:noAutofit/>
                        </wps:bodyPr>
                      </wps:wsp>
                      <wps:wsp>
                        <wps:cNvPr id="422" name="Line 5"/>
                        <wps:cNvCnPr>
                          <a:cxnSpLocks noChangeShapeType="1"/>
                        </wps:cNvCnPr>
                        <wps:spPr bwMode="auto">
                          <a:xfrm>
                            <a:off x="2089787" y="1148397"/>
                            <a:ext cx="290112"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Line 6"/>
                        <wps:cNvCnPr>
                          <a:cxnSpLocks noChangeShapeType="1"/>
                        </wps:cNvCnPr>
                        <wps:spPr bwMode="auto">
                          <a:xfrm flipH="1">
                            <a:off x="1785938" y="1148397"/>
                            <a:ext cx="303849"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rc 9"/>
                        <wps:cNvSpPr>
                          <a:spLocks/>
                        </wps:cNvSpPr>
                        <wps:spPr bwMode="auto">
                          <a:xfrm rot="13209131" flipH="1">
                            <a:off x="1892937" y="1017587"/>
                            <a:ext cx="422275" cy="3549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Line 5"/>
                        <wps:cNvCnPr>
                          <a:cxnSpLocks noChangeShapeType="1"/>
                        </wps:cNvCnPr>
                        <wps:spPr bwMode="auto">
                          <a:xfrm>
                            <a:off x="2533015" y="2020246"/>
                            <a:ext cx="591964" cy="3184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Line 6"/>
                        <wps:cNvCnPr>
                          <a:cxnSpLocks noChangeShapeType="1"/>
                        </wps:cNvCnPr>
                        <wps:spPr bwMode="auto">
                          <a:xfrm flipH="1">
                            <a:off x="1962152" y="2020567"/>
                            <a:ext cx="570230"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rc 9"/>
                        <wps:cNvSpPr>
                          <a:spLocks/>
                        </wps:cNvSpPr>
                        <wps:spPr bwMode="auto">
                          <a:xfrm rot="13209131" flipH="1">
                            <a:off x="2336165" y="1889757"/>
                            <a:ext cx="422275" cy="3549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5"/>
                        <wps:cNvCnPr>
                          <a:cxnSpLocks noChangeShapeType="1"/>
                        </wps:cNvCnPr>
                        <wps:spPr bwMode="auto">
                          <a:xfrm>
                            <a:off x="3428509" y="967901"/>
                            <a:ext cx="229091" cy="2701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6"/>
                        <wps:cNvCnPr>
                          <a:cxnSpLocks noChangeShapeType="1"/>
                        </wps:cNvCnPr>
                        <wps:spPr bwMode="auto">
                          <a:xfrm flipH="1">
                            <a:off x="3189393" y="967901"/>
                            <a:ext cx="239116" cy="2701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rc 9"/>
                        <wps:cNvSpPr>
                          <a:spLocks/>
                        </wps:cNvSpPr>
                        <wps:spPr bwMode="auto">
                          <a:xfrm rot="13209131" flipH="1">
                            <a:off x="3246837" y="837245"/>
                            <a:ext cx="422275" cy="3549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Line 30"/>
                        <wps:cNvCnPr>
                          <a:cxnSpLocks noChangeShapeType="1"/>
                        </wps:cNvCnPr>
                        <wps:spPr bwMode="auto">
                          <a:xfrm flipH="1">
                            <a:off x="1570185" y="2822159"/>
                            <a:ext cx="7784" cy="1589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7" name="Line 30"/>
                        <wps:cNvCnPr>
                          <a:cxnSpLocks noChangeShapeType="1"/>
                        </wps:cNvCnPr>
                        <wps:spPr bwMode="auto">
                          <a:xfrm flipH="1">
                            <a:off x="2361180" y="2822159"/>
                            <a:ext cx="7620" cy="158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Straight Connector 885"/>
                        <wps:cNvCnPr/>
                        <wps:spPr>
                          <a:xfrm>
                            <a:off x="1569600" y="2822161"/>
                            <a:ext cx="79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arto="http://schemas.microsoft.com/office/word/2006/arto">
            <w:pict w14:anchorId="6EA31F93">
              <v:group id="Canvas 444" style="width:469.8pt;height:253.85pt;mso-position-horizontal-relative:char;mso-position-vertical-relative:line" coordsize="59664,32232" o:spid="_x0000_s1357" editas="canvas" w14:anchorId="0C4DD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">
                <v:shape id="_x0000_s1358" style="position:absolute;width:59664;height:32232;visibility:visible;mso-wrap-style:square" stroked="t" strokecolor="black [3213]" strokeweight="1pt" type="#_x0000_t75">
                  <v:fill o:detectmouseclick="t"/>
                  <v:path o:connecttype="none"/>
                </v:shape>
                <v:shape id="Text Box 4" style="position:absolute;left:25648;width:6858;height:3429;visibility:visible;mso-wrap-style:square;v-text-anchor:top" o:spid="_x0000_s13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v:textbox>
                    <w:txbxContent>
                      <w:p w:rsidRPr="00B11BF4" w:rsidR="00D82C7F" w:rsidP="00B93346" w:rsidRDefault="00D82C7F" w14:paraId="2F273C4C" w14:textId="77777777">
                        <w:pPr>
                          <w:rPr>
                            <w:szCs w:val="24"/>
                          </w:rPr>
                        </w:pPr>
                        <w:r w:rsidRPr="00B11BF4">
                          <w:rPr>
                            <w:szCs w:val="24"/>
                          </w:rPr>
                          <w:t>Output</w:t>
                        </w:r>
                      </w:p>
                    </w:txbxContent>
                  </v:textbox>
                </v:shape>
                <v:line id="Line 5" style="position:absolute;visibility:visible;mso-wrap-style:square" o:spid="_x0000_s1360" o:connectortype="straight" from="28527,2524" to="3353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line id="Line 6" style="position:absolute;flip:x;visibility:visible;mso-wrap-style:square" o:spid="_x0000_s1361" o:connectortype="straight" from="24384,2524" to="28527,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Lx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yOF2Jh0BufkDAAD//wMAUEsBAi0AFAAGAAgAAAAhANvh9svuAAAAhQEAABMAAAAAAAAA&#10;AAAAAAAAAAAAAFtDb250ZW50X1R5cGVzXS54bWxQSwECLQAUAAYACAAAACEAWvQsW78AAAAVAQAA&#10;CwAAAAAAAAAAAAAAAAAfAQAAX3JlbHMvLnJlbHNQSwECLQAUAAYACAAAACEAnQxi8cYAAADcAAAA&#10;DwAAAAAAAAAAAAAAAAAHAgAAZHJzL2Rvd25yZXYueG1sUEsFBgAAAAADAAMAtwAAAPoCAAAAAA==&#10;"/>
                <v:shape id="Text Box 7" style="position:absolute;left:10134;top:14389;width:12154;height:6794;visibility:visible;mso-wrap-style:square;v-text-anchor:top" o:spid="_x0000_s13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">
                  <v:fill opacity="0"/>
                  <v:textbox>
                    <w:txbxContent>
                      <w:p w:rsidRPr="00B67428" w:rsidR="00D82C7F" w:rsidP="00B93346" w:rsidRDefault="00D82C7F" w14:paraId="07048E39" w14:textId="77777777">
                        <w:pPr>
                          <w:jc w:val="center"/>
                        </w:pPr>
                        <w:r w:rsidRPr="00B67428">
                          <w:t>Natural Resource</w:t>
                        </w:r>
                      </w:p>
                      <w:p w:rsidRPr="00B67428" w:rsidR="00D82C7F" w:rsidP="00B93346" w:rsidRDefault="00D82C7F" w14:paraId="0E2618F7" w14:textId="77777777">
                        <w:pPr>
                          <w:jc w:val="center"/>
                        </w:pPr>
                        <w:r w:rsidRPr="00B67428">
                          <w:t>(Land)</w:t>
                        </w:r>
                      </w:p>
                    </w:txbxContent>
                  </v:textbox>
                </v:shape>
                <v:shape id="Arc 9" style="position:absolute;left:26555;top:1218;width:4229;height:3555;rotation:9165067fd;flip:x;visibility:visible;mso-wrap-style:square;v-text-anchor:top" coordsize="21600,21600" o:spid="_x0000_s136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">
                  <v:path arrowok="t" o:connecttype="custom" o:connectlocs="0,0;422864,355508;0,355508" o:connectangles="0,0,0" o:extrusionok="f"/>
                </v:shape>
                <v:shape id="Text Box 10" style="position:absolute;left:15480;top:27878;width:7704;height:2489;visibility:visible;mso-wrap-style:square;v-text-anchor:top" o:spid="_x0000_s136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">
                  <v:fill opacity="0"/>
                  <v:textbox inset="0,0,0,0">
                    <w:txbxContent>
                      <w:p w:rsidRPr="00B67428" w:rsidR="00D82C7F" w:rsidP="00B93346" w:rsidRDefault="00000000" w14:paraId="2AF552A6" w14:textId="77777777">
                        <w:pPr>
                          <w:rPr>
                            <w:i/>
                          </w:rPr>
                        </w:pPr>
                        <m:oMathPara>
                          <m:oMath>
                            <m:sSub>
                              <m:sSubPr>
                                <m:ctrlPr>
                                  <w:rPr>
                                    <w:rFonts w:ascii="Cambria Math" w:hAnsi="Cambria Math"/>
                                    <w:i/>
                                  </w:rPr>
                                </m:ctrlPr>
                              </m:sSubPr>
                              <m:e>
                                <m:r>
                                  <w:rPr>
                                    <w:rFonts w:ascii="Cambria Math" w:hAnsi="Cambria Math"/>
                                  </w:rPr>
                                  <m:t>σ</m:t>
                                </m:r>
                              </m:e>
                              <m:sub>
                                <m:r>
                                  <w:rPr>
                                    <w:rFonts w:ascii="Cambria Math" w:hAnsi="Cambria Math"/>
                                    <w:vertAlign w:val="subscript"/>
                                  </w:rPr>
                                  <m:t>mat</m:t>
                                </m:r>
                              </m:sub>
                            </m:sSub>
                            <m:r>
                              <w:rPr>
                                <w:rFonts w:ascii="Cambria Math" w:hAnsi="Cambria Math"/>
                              </w:rPr>
                              <m:t>= 0</m:t>
                            </m:r>
                          </m:oMath>
                        </m:oMathPara>
                      </w:p>
                    </w:txbxContent>
                  </v:textbox>
                </v:shape>
                <v:shape id="Text Box 11" style="position:absolute;left:17028;top:1777;width:10668;height:3429;visibility:visible;mso-wrap-style:square;v-text-anchor:top" o:spid="_x0000_s136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">
                  <v:fill opacity="0"/>
                  <v:textbox>
                    <w:txbxContent>
                      <w:p w:rsidRPr="00E772B8" w:rsidR="00D82C7F" w:rsidP="00B93346" w:rsidRDefault="00000000" w14:paraId="22641AD6"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erva</m:t>
                                </m:r>
                              </m:sub>
                            </m:sSub>
                            <m:r>
                              <w:rPr>
                                <w:rFonts w:ascii="Cambria Math" w:hAnsi="Cambria Math"/>
                                <w:sz w:val="20"/>
                              </w:rPr>
                              <m:t>= 1.0</m:t>
                            </m:r>
                          </m:oMath>
                        </m:oMathPara>
                      </w:p>
                    </w:txbxContent>
                  </v:textbox>
                </v:shape>
                <v:shape id="Text Box 12" style="position:absolute;left:36892;top:8579;width:10668;height:3429;visibility:visible;mso-wrap-style:square;v-text-anchor:top" o:spid="_x0000_s136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">
                  <v:fill opacity="0"/>
                  <v:textbox>
                    <w:txbxContent>
                      <w:p w:rsidRPr="00E772B8" w:rsidR="00D82C7F" w:rsidP="00B93346" w:rsidRDefault="00000000" w14:paraId="4ADF1E31"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va</m:t>
                                </m:r>
                              </m:sub>
                            </m:sSub>
                            <m:r>
                              <w:rPr>
                                <w:rFonts w:ascii="Cambria Math" w:hAnsi="Cambria Math"/>
                                <w:sz w:val="20"/>
                              </w:rPr>
                              <m:t>= 1.0</m:t>
                            </m:r>
                          </m:oMath>
                        </m:oMathPara>
                      </w:p>
                    </w:txbxContent>
                  </v:textbox>
                </v:shape>
                <v:shape id="Text Box 13" style="position:absolute;left:10134;top:10245;width:9684;height:3429;visibility:visible;mso-wrap-style:square;v-text-anchor:top" o:spid="_x0000_s136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v:fill opacity="0"/>
                  <v:textbox>
                    <w:txbxContent>
                      <w:p w:rsidRPr="00E772B8" w:rsidR="00D82C7F" w:rsidP="00B93346" w:rsidRDefault="00000000" w14:paraId="5A2E1742" w14:textId="77777777">
                        <w:pPr>
                          <w:rPr>
                            <w:i/>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er</m:t>
                                </m:r>
                              </m:sub>
                            </m:sSub>
                            <m:r>
                              <w:rPr>
                                <w:rFonts w:ascii="Cambria Math" w:hAnsi="Cambria Math"/>
                                <w:sz w:val="20"/>
                              </w:rPr>
                              <m:t>= 0.6</m:t>
                            </m:r>
                          </m:oMath>
                        </m:oMathPara>
                      </w:p>
                    </w:txbxContent>
                  </v:textbox>
                </v:shape>
                <v:shape id="Text Box 14" style="position:absolute;left:26224;top:19773;width:10668;height:3429;visibility:visible;mso-wrap-style:square;v-text-anchor:top" o:spid="_x0000_s136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">
                  <v:fill opacity="0"/>
                  <v:textbox>
                    <w:txbxContent>
                      <w:p w:rsidRPr="006F6C89" w:rsidR="00D82C7F" w:rsidP="00B93346" w:rsidRDefault="00000000" w14:paraId="02875095" w14:textId="77777777">
                        <w:pPr>
                          <w:rPr>
                            <w:sz w:val="20"/>
                          </w:rPr>
                        </w:pPr>
                        <m:oMathPara>
                          <m:oMath>
                            <m:sSub>
                              <m:sSubPr>
                                <m:ctrlPr>
                                  <w:rPr>
                                    <w:rFonts w:ascii="Cambria Math" w:hAnsi="Cambria Math"/>
                                    <w:i/>
                                    <w:sz w:val="20"/>
                                  </w:rPr>
                                </m:ctrlPr>
                              </m:sSubPr>
                              <m:e>
                                <m:r>
                                  <w:rPr>
                                    <w:rFonts w:ascii="Cambria Math" w:hAnsi="Cambria Math"/>
                                    <w:sz w:val="20"/>
                                  </w:rPr>
                                  <m:t>σ</m:t>
                                </m:r>
                              </m:e>
                              <m:sub>
                                <m:r>
                                  <w:rPr>
                                    <w:rFonts w:ascii="Cambria Math" w:hAnsi="Cambria Math"/>
                                    <w:sz w:val="20"/>
                                    <w:vertAlign w:val="subscript"/>
                                  </w:rPr>
                                  <m:t>ae</m:t>
                                </m:r>
                              </m:sub>
                            </m:sSub>
                            <m:r>
                              <w:rPr>
                                <w:rFonts w:ascii="Cambria Math" w:hAnsi="Cambria Math"/>
                                <w:sz w:val="20"/>
                              </w:rPr>
                              <m:t xml:space="preserve"> = 0.3</m:t>
                            </m:r>
                          </m:oMath>
                        </m:oMathPara>
                      </w:p>
                    </w:txbxContent>
                  </v:textbox>
                </v:shape>
                <v:shape id="Text Box 15" style="position:absolute;left:28194;top:5524;width:12192;height:4572;visibility:visible;mso-wrap-style:square;v-text-anchor:top" o:spid="_x0000_s136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">
                  <v:fill opacity="0"/>
                  <v:textbox>
                    <w:txbxContent>
                      <w:p w:rsidRPr="00B67428" w:rsidR="00D82C7F" w:rsidP="00B93346" w:rsidRDefault="00D82C7F" w14:paraId="6487D3AA" w14:textId="77777777">
                        <w:pPr>
                          <w:jc w:val="center"/>
                        </w:pPr>
                        <w:r w:rsidRPr="00B67428">
                          <w:t>Value-Added</w:t>
                        </w:r>
                      </w:p>
                      <w:p w:rsidRPr="00B67428" w:rsidR="00D82C7F" w:rsidP="00B93346" w:rsidRDefault="00D82C7F" w14:paraId="65839CD9" w14:textId="77777777">
                        <w:pPr>
                          <w:jc w:val="center"/>
                        </w:pPr>
                        <w:r w:rsidRPr="00B67428">
                          <w:t>Composite</w:t>
                        </w:r>
                      </w:p>
                    </w:txbxContent>
                  </v:textbox>
                </v:shape>
                <v:shape id="Text Box 16" style="position:absolute;left:13792;top:4953;width:15240;height:5966;visibility:visible;mso-wrap-style:square;v-text-anchor:top" o:spid="_x0000_s137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">
                  <v:fill opacity="0"/>
                  <v:textbox>
                    <w:txbxContent>
                      <w:p w:rsidRPr="00B67428" w:rsidR="00D82C7F" w:rsidP="00B93346" w:rsidRDefault="00D82C7F" w14:paraId="0B4B0C50" w14:textId="77777777">
                        <w:pPr>
                          <w:jc w:val="center"/>
                        </w:pPr>
                        <w:r w:rsidRPr="00B67428">
                          <w:t>Resource-Materials-Energy</w:t>
                        </w:r>
                      </w:p>
                      <w:p w:rsidRPr="00B67428" w:rsidR="00D82C7F" w:rsidP="00B93346" w:rsidRDefault="00D82C7F" w14:paraId="426DB88A" w14:textId="77777777">
                        <w:pPr>
                          <w:jc w:val="center"/>
                        </w:pPr>
                        <w:r w:rsidRPr="00B67428">
                          <w:t>Composite</w:t>
                        </w:r>
                      </w:p>
                      <w:p w:rsidRPr="00B67428" w:rsidR="00D82C7F" w:rsidP="00B93346" w:rsidRDefault="00D82C7F" w14:paraId="5A39BBE3" w14:textId="77777777"/>
                    </w:txbxContent>
                  </v:textbox>
                </v:shape>
                <v:shape id="Text Box 19" style="position:absolute;left:20574;top:14481;width:9906;height:6858;visibility:visible;mso-wrap-style:square;v-text-anchor:top" o:spid="_x0000_s137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">
                  <v:fill opacity="0"/>
                  <v:textbox>
                    <w:txbxContent>
                      <w:p w:rsidRPr="00B67428" w:rsidR="00D82C7F" w:rsidP="00B93346" w:rsidRDefault="00D82C7F" w14:paraId="3F6F974C" w14:textId="77777777">
                        <w:pPr>
                          <w:jc w:val="center"/>
                        </w:pPr>
                        <w:r w:rsidRPr="00B67428">
                          <w:t>Materials-Energy</w:t>
                        </w:r>
                      </w:p>
                      <w:p w:rsidRPr="00B67428" w:rsidR="00D82C7F" w:rsidP="00B93346" w:rsidRDefault="00D82C7F" w14:paraId="7FFD9F66" w14:textId="77777777">
                        <w:pPr>
                          <w:jc w:val="center"/>
                        </w:pPr>
                        <w:r w:rsidRPr="00B67428">
                          <w:t>Composite</w:t>
                        </w:r>
                      </w:p>
                    </w:txbxContent>
                  </v:textbox>
                </v:shape>
                <v:shape id="Text Box 22" style="position:absolute;left:27702;top:12382;width:8382;height:3048;visibility:visible;mso-wrap-style:square;v-text-anchor:top" o:spid="_x0000_s137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">
                  <v:fill opacity="0"/>
                  <v:textbox>
                    <w:txbxContent>
                      <w:p w:rsidRPr="00B67428" w:rsidR="00D82C7F" w:rsidP="00B93346" w:rsidRDefault="00D82C7F" w14:paraId="223A4780" w14:textId="77777777">
                        <w:pPr>
                          <w:jc w:val="center"/>
                        </w:pPr>
                        <w:r w:rsidRPr="00B67428">
                          <w:t>Capital</w:t>
                        </w:r>
                      </w:p>
                    </w:txbxContent>
                  </v:textbox>
                </v:shape>
                <v:shape id="Text Box 23" style="position:absolute;left:34004;top:12382;width:8382;height:3048;visibility:visible;mso-wrap-style:square;v-text-anchor:top" o:spid="_x0000_s137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">
                  <v:fill opacity="0"/>
                  <v:textbox>
                    <w:txbxContent>
                      <w:p w:rsidRPr="00B67428" w:rsidR="00D82C7F" w:rsidP="00B93346" w:rsidRDefault="00D82C7F" w14:paraId="73C23F6E" w14:textId="77777777">
                        <w:pPr>
                          <w:jc w:val="center"/>
                        </w:pPr>
                        <w:r w:rsidRPr="00B67428">
                          <w:t>Labor</w:t>
                        </w:r>
                      </w:p>
                    </w:txbxContent>
                  </v:textbox>
                </v:shape>
                <v:shape id="Text Box 27" style="position:absolute;left:14668;top:22764;width:9906;height:4572;visibility:visible;mso-wrap-style:square;v-text-anchor:top" o:spid="_x0000_s137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">
                  <v:fill opacity="0"/>
                  <v:textbox>
                    <w:txbxContent>
                      <w:p w:rsidRPr="00B67428" w:rsidR="00D82C7F" w:rsidP="00B93346" w:rsidRDefault="00D82C7F" w14:paraId="112B33B2" w14:textId="77777777">
                        <w:pPr>
                          <w:jc w:val="center"/>
                        </w:pPr>
                        <w:r w:rsidRPr="00B67428">
                          <w:t>Material Inputs</w:t>
                        </w:r>
                      </w:p>
                    </w:txbxContent>
                  </v:textbox>
                </v:shape>
                <v:shape id="Text Box 28" style="position:absolute;left:23451;top:22761;width:19830;height:6804;visibility:visible;mso-wrap-style:square;v-text-anchor:top" o:spid="_x0000_s137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v:fill opacity="0"/>
                  <v:textbox>
                    <w:txbxContent>
                      <w:p w:rsidRPr="00B67428" w:rsidR="00D82C7F" w:rsidP="00B93346" w:rsidRDefault="00D82C7F" w14:paraId="0E9F2841" w14:textId="77777777">
                        <w:pPr>
                          <w:jc w:val="center"/>
                        </w:pPr>
                        <w:r w:rsidRPr="00B67428">
                          <w:t>Energy</w:t>
                        </w:r>
                        <w:r>
                          <w:t xml:space="preserve"> </w:t>
                        </w:r>
                        <w:r w:rsidRPr="00B67428">
                          <w:t>Composite</w:t>
                        </w:r>
                      </w:p>
                      <w:p w:rsidRPr="00B67428" w:rsidR="00D82C7F" w:rsidP="00B93346" w:rsidRDefault="00D82C7F" w14:paraId="3B543610" w14:textId="2F1A146F">
                        <w:pPr>
                          <w:jc w:val="center"/>
                        </w:pPr>
                        <w:r>
                          <w:t>(same as s</w:t>
                        </w:r>
                        <w:r w:rsidRPr="00B67428">
                          <w:t>ervices</w:t>
                        </w:r>
                        <w:r w:rsidR="0019656A">
                          <w:t xml:space="preserve"> sector</w:t>
                        </w:r>
                        <w:r w:rsidRPr="00B67428">
                          <w:t>)</w:t>
                        </w:r>
                      </w:p>
                    </w:txbxContent>
                  </v:textbox>
                </v:shape>
                <v:line id="Line 30" style="position:absolute;visibility:visible;mso-wrap-style:square" o:spid="_x0000_s1376" o:connectortype="straight" from="19374,26927" to="19374,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v:shape id="Text Box 33" style="position:absolute;left:10943;top:29565;width:18089;height:2617;visibility:visible;mso-wrap-style:square;v-text-anchor:top" o:spid="_x0000_s137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">
                  <v:fill opacity="0"/>
                  <v:textbox>
                    <w:txbxContent>
                      <w:p w:rsidRPr="00B67428" w:rsidR="00D82C7F" w:rsidP="00B93346" w:rsidRDefault="00D82C7F" w14:paraId="534098E4" w14:textId="67DBA7B1">
                        <w:pPr>
                          <w:jc w:val="center"/>
                        </w:pPr>
                        <w:r w:rsidRPr="00B67428">
                          <w:t>Materials</w:t>
                        </w:r>
                        <w:r>
                          <w:t xml:space="preserve"> 1…n</w:t>
                        </w:r>
                      </w:p>
                    </w:txbxContent>
                  </v:textbox>
                </v:shape>
                <v:line id="Line 5" style="position:absolute;visibility:visible;mso-wrap-style:square" o:spid="_x0000_s1378" o:connectortype="straight" from="20897,11483" to="23798,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TWxwAAANwAAAAPAAAAZHJzL2Rvd25yZXYueG1sRI9Ba8JA&#10;FITvBf/D8oTe6sa0BE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C+8xNbHAAAA3AAA&#10;AA8AAAAAAAAAAAAAAAAABwIAAGRycy9kb3ducmV2LnhtbFBLBQYAAAAAAwADALcAAAD7AgAAAAA=&#10;"/>
                <v:line id="Line 6" style="position:absolute;flip:x;visibility:visible;mso-wrap-style:square" o:spid="_x0000_s1379" o:connectortype="straight" from="17859,11483" to="20897,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OAy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CdvMDtTDoCcvkHAAD//wMAUEsBAi0AFAAGAAgAAAAhANvh9svuAAAAhQEAABMAAAAAAAAA&#10;AAAAAAAAAAAAAFtDb250ZW50X1R5cGVzXS54bWxQSwECLQAUAAYACAAAACEAWvQsW78AAAAVAQAA&#10;CwAAAAAAAAAAAAAAAAAfAQAAX3JlbHMvLnJlbHNQSwECLQAUAAYACAAAACEAmdTgMsYAAADcAAAA&#10;DwAAAAAAAAAAAAAAAAAHAgAAZHJzL2Rvd25yZXYueG1sUEsFBgAAAAADAAMAtwAAAPoCAAAAAA==&#10;"/>
                <v:shape id="Arc 9" style="position:absolute;left:18929;top:10175;width:4223;height:3550;rotation:9165067fd;flip:x;visibility:visible;mso-wrap-style:square;v-text-anchor:top" coordsize="21600,21600" o:spid="_x0000_s138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">
                  <v:path arrowok="t" o:connecttype="custom" o:connectlocs="0,0;422275,354965;0,354965" o:connectangles="0,0,0" o:extrusionok="f"/>
                </v:shape>
                <v:line id="Line 5" style="position:absolute;visibility:visible;mso-wrap-style:square" o:spid="_x0000_s1381" o:connectortype="straight" from="25330,20202" to="31249,2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"/>
                <v:line id="Line 6" style="position:absolute;flip:x;visibility:visible;mso-wrap-style:square" o:spid="_x0000_s1382" o:connectortype="straight" from="19621,20205" to="25323,2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"/>
                <v:shape id="Arc 9" style="position:absolute;left:23361;top:18897;width:4223;height:3550;rotation:9165067fd;flip:x;visibility:visible;mso-wrap-style:square;v-text-anchor:top" coordsize="21600,21600" o:spid="_x0000_s138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">
                  <v:path arrowok="t" o:connecttype="custom" o:connectlocs="0,0;422275,354965;0,354965" o:connectangles="0,0,0" o:extrusionok="f"/>
                </v:shape>
                <v:line id="Line 5" style="position:absolute;visibility:visible;mso-wrap-style:square" o:spid="_x0000_s1384" o:connectortype="straight" from="34285,9679" to="36576,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"/>
                <v:line id="Line 6" style="position:absolute;flip:x;visibility:visible;mso-wrap-style:square" o:spid="_x0000_s1385" o:connectortype="straight" from="31893,9679" to="34285,1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"/>
                <v:shape id="Arc 9" style="position:absolute;left:32468;top:8372;width:4223;height:3550;rotation:9165067fd;flip:x;visibility:visible;mso-wrap-style:square;v-text-anchor:top" coordsize="21600,21600" o:spid="_x0000_s138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">
                  <v:path arrowok="t" o:connecttype="custom" o:connectlocs="0,0;422275,354965;0,354965" o:connectangles="0,0,0" o:extrusionok="f"/>
                </v:shape>
                <v:line id="Line 30" style="position:absolute;flip:x;visibility:visible;mso-wrap-style:square" o:spid="_x0000_s1387" o:connectortype="straight" from="15701,28221" to="15779,2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"/>
                <v:line id="Line 30" style="position:absolute;flip:x;visibility:visible;mso-wrap-style:square" o:spid="_x0000_s1388" o:connectortype="straight" from="23611,28221" to="23688,2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"/>
                <v:line id="Straight Connector 885" style="position:absolute;visibility:visible;mso-wrap-style:square" o:spid="_x0000_s1389" strokecolor="black [3213]" o:connectortype="straight" from="15696,28221" to="23688,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"/>
                <w10:anchorlock/>
              </v:group>
            </w:pict>
          </mc:Fallback>
        </mc:AlternateContent>
      </w:r>
    </w:p>
    <w:p w:rsidRPr="00733E59" w:rsidR="00B16BFB" w:rsidP="00B16BFB" w:rsidRDefault="003648D2" w14:paraId="6E5A2362" w14:textId="008CADBF">
      <w:pPr>
        <w:pStyle w:val="Source1"/>
      </w:pPr>
      <w:r>
        <w:t xml:space="preserve">Note: </w:t>
      </w:r>
      <w:r w:rsidR="0075474F">
        <w:t xml:space="preserve">Elasticity of substitution parameters </w:t>
      </w:r>
      <w:r w:rsidR="008563BF">
        <w:t xml:space="preserve">were </w:t>
      </w:r>
      <w:r w:rsidR="00A80B05">
        <w:t xml:space="preserve">based on </w:t>
      </w:r>
      <w:r w:rsidR="0075474F">
        <w:t xml:space="preserve">Paltsev et al. (2005) and Ross (2009). </w:t>
      </w:r>
    </w:p>
    <w:p w:rsidRPr="00733E59" w:rsidR="00B93346" w:rsidP="00B16BFB" w:rsidRDefault="00B93346" w14:paraId="5214B362" w14:textId="0A6D9EC3">
      <w:pPr>
        <w:pStyle w:val="Heading3"/>
      </w:pPr>
      <w:bookmarkStart w:name="_Toc504465567" w:id="123"/>
      <w:bookmarkStart w:name="_Toc118979525" w:id="124"/>
      <w:bookmarkEnd w:id="121"/>
      <w:bookmarkEnd w:id="122"/>
      <w:r>
        <w:t>B</w:t>
      </w:r>
      <w:r w:rsidRPr="00733E59">
        <w:t>iofuels</w:t>
      </w:r>
      <w:bookmarkEnd w:id="123"/>
      <w:bookmarkEnd w:id="124"/>
      <w:r w:rsidRPr="00733E59">
        <w:t xml:space="preserve"> </w:t>
      </w:r>
    </w:p>
    <w:p w:rsidRPr="005E3609" w:rsidR="00B93346" w:rsidP="00B16BFB" w:rsidRDefault="0029524E" w14:paraId="7F329DA0" w14:textId="643C0363">
      <w:pPr>
        <w:pStyle w:val="BodyText"/>
      </w:pPr>
      <w:r>
        <w:t xml:space="preserve">Biofuels in ADAGE </w:t>
      </w:r>
      <w:r w:rsidR="00F37001">
        <w:t xml:space="preserve">are </w:t>
      </w:r>
      <w:r w:rsidR="007B2A91">
        <w:t>divid</w:t>
      </w:r>
      <w:r w:rsidR="0000341F">
        <w:t>e</w:t>
      </w:r>
      <w:r w:rsidR="007B2A91">
        <w:t>d into two groups: the first</w:t>
      </w:r>
      <w:r w:rsidR="0000341F">
        <w:t>-</w:t>
      </w:r>
      <w:r w:rsidR="007B2A91">
        <w:t>generation biofuels that</w:t>
      </w:r>
      <w:r w:rsidR="00CA2809">
        <w:t xml:space="preserve"> are</w:t>
      </w:r>
      <w:r w:rsidR="007B2A91">
        <w:t xml:space="preserve"> already available in the base</w:t>
      </w:r>
      <w:r w:rsidR="008563BF">
        <w:t xml:space="preserve"> </w:t>
      </w:r>
      <w:r w:rsidR="007B2A91">
        <w:t xml:space="preserve">year </w:t>
      </w:r>
      <w:r w:rsidR="005029C5">
        <w:t xml:space="preserve">and </w:t>
      </w:r>
      <w:r w:rsidR="00952137">
        <w:t>second</w:t>
      </w:r>
      <w:r w:rsidR="00522148">
        <w:t>-</w:t>
      </w:r>
      <w:r w:rsidR="005029C5">
        <w:t>generation biofuels that</w:t>
      </w:r>
      <w:r w:rsidR="00EE545E">
        <w:t xml:space="preserve"> are</w:t>
      </w:r>
      <w:r w:rsidR="005029C5">
        <w:t xml:space="preserve"> not</w:t>
      </w:r>
      <w:r w:rsidR="00256D0C">
        <w:t xml:space="preserve"> available in the base</w:t>
      </w:r>
      <w:r w:rsidR="008563BF">
        <w:t xml:space="preserve"> </w:t>
      </w:r>
      <w:r w:rsidR="00256D0C">
        <w:t xml:space="preserve">year but could be </w:t>
      </w:r>
      <w:r w:rsidR="00303299">
        <w:t>available</w:t>
      </w:r>
      <w:r w:rsidR="00256D0C">
        <w:t xml:space="preserve"> </w:t>
      </w:r>
      <w:r w:rsidR="00303299">
        <w:t>in the future</w:t>
      </w:r>
      <w:r w:rsidR="00256D0C">
        <w:t xml:space="preserve">. </w:t>
      </w:r>
      <w:r w:rsidRPr="00426F3A" w:rsidR="00B93346">
        <w:t xml:space="preserve">The </w:t>
      </w:r>
      <w:r w:rsidRPr="00963006" w:rsidR="00B93346">
        <w:t>first-generation</w:t>
      </w:r>
      <w:r w:rsidRPr="002E11AE" w:rsidR="00B93346">
        <w:t xml:space="preserve"> biofuels in ADAGE include corn ethanol (</w:t>
      </w:r>
      <w:proofErr w:type="spellStart"/>
      <w:r w:rsidRPr="002E11AE" w:rsidR="00B93346">
        <w:t>Ceth</w:t>
      </w:r>
      <w:proofErr w:type="spellEnd"/>
      <w:r w:rsidRPr="00963006" w:rsidR="00B93346">
        <w:t>), wheat ethanol (</w:t>
      </w:r>
      <w:proofErr w:type="spellStart"/>
      <w:r w:rsidRPr="00963006" w:rsidR="00B93346">
        <w:t>Weth</w:t>
      </w:r>
      <w:proofErr w:type="spellEnd"/>
      <w:r w:rsidRPr="00963006" w:rsidR="00B93346">
        <w:t>), sugarcane ethanol (</w:t>
      </w:r>
      <w:proofErr w:type="spellStart"/>
      <w:r w:rsidRPr="00963006" w:rsidR="00B93346">
        <w:t>Scet</w:t>
      </w:r>
      <w:proofErr w:type="spellEnd"/>
      <w:r w:rsidRPr="00963006" w:rsidR="00B93346">
        <w:t xml:space="preserve">), </w:t>
      </w:r>
      <w:r w:rsidRPr="004D5368" w:rsidR="00B93346">
        <w:t>sugar beet ethanol (</w:t>
      </w:r>
      <w:proofErr w:type="spellStart"/>
      <w:r w:rsidRPr="004D5368" w:rsidR="00B93346">
        <w:t>S</w:t>
      </w:r>
      <w:r w:rsidRPr="00EE7D9F" w:rsidR="00B93346">
        <w:t>bet</w:t>
      </w:r>
      <w:proofErr w:type="spellEnd"/>
      <w:r w:rsidRPr="00EE7D9F" w:rsidR="00B93346">
        <w:t>), soybean biodiesel</w:t>
      </w:r>
      <w:r w:rsidRPr="00843055" w:rsidR="00B93346">
        <w:t xml:space="preserve"> (</w:t>
      </w:r>
      <w:proofErr w:type="spellStart"/>
      <w:r w:rsidRPr="00843055" w:rsidR="00D93CDD">
        <w:t>Syb</w:t>
      </w:r>
      <w:r w:rsidR="00D93CDD">
        <w:t>d</w:t>
      </w:r>
      <w:proofErr w:type="spellEnd"/>
      <w:r w:rsidRPr="00843055" w:rsidR="00B93346">
        <w:t>), rape</w:t>
      </w:r>
      <w:r w:rsidR="00F37001">
        <w:t>seed</w:t>
      </w:r>
      <w:r w:rsidRPr="00843055" w:rsidR="00B93346">
        <w:t>-mustard biodiesel (</w:t>
      </w:r>
      <w:proofErr w:type="spellStart"/>
      <w:r w:rsidRPr="00843055" w:rsidR="00B93346">
        <w:t>Rpbd</w:t>
      </w:r>
      <w:proofErr w:type="spellEnd"/>
      <w:r w:rsidRPr="00843055" w:rsidR="00B93346">
        <w:t xml:space="preserve">), </w:t>
      </w:r>
      <w:r w:rsidR="00B93346">
        <w:t xml:space="preserve">and </w:t>
      </w:r>
      <w:r w:rsidRPr="00843055" w:rsidR="00B93346">
        <w:t>palm-kernel biodiesel (</w:t>
      </w:r>
      <w:proofErr w:type="spellStart"/>
      <w:r w:rsidRPr="00843055" w:rsidR="00B93346">
        <w:t>P</w:t>
      </w:r>
      <w:r w:rsidRPr="00264326" w:rsidR="00B93346">
        <w:t>lbd</w:t>
      </w:r>
      <w:proofErr w:type="spellEnd"/>
      <w:r w:rsidRPr="00264326" w:rsidR="00B93346">
        <w:t>). They are produced in a nest</w:t>
      </w:r>
      <w:r w:rsidR="00B93346">
        <w:t>ed</w:t>
      </w:r>
      <w:r w:rsidRPr="00264326" w:rsidR="00B93346">
        <w:t xml:space="preserve"> CES function where the feedstock crop (e</w:t>
      </w:r>
      <w:r w:rsidR="00B93346">
        <w:t>.</w:t>
      </w:r>
      <w:r w:rsidRPr="00264326" w:rsidR="00B93346">
        <w:t>g</w:t>
      </w:r>
      <w:r w:rsidR="00B93346">
        <w:t>.</w:t>
      </w:r>
      <w:r w:rsidRPr="00264326" w:rsidR="00B93346">
        <w:t xml:space="preserve">, corn for </w:t>
      </w:r>
      <w:proofErr w:type="spellStart"/>
      <w:r w:rsidRPr="00264326" w:rsidR="00B93346">
        <w:t>Ceth</w:t>
      </w:r>
      <w:proofErr w:type="spellEnd"/>
      <w:r w:rsidRPr="00264326" w:rsidR="00B93346">
        <w:t xml:space="preserve">, wheat for </w:t>
      </w:r>
      <w:proofErr w:type="spellStart"/>
      <w:r w:rsidRPr="00264326" w:rsidR="00B93346">
        <w:t>Weth</w:t>
      </w:r>
      <w:proofErr w:type="spellEnd"/>
      <w:r w:rsidR="00B93346">
        <w:t>,</w:t>
      </w:r>
      <w:r w:rsidRPr="00264326" w:rsidR="00B93346">
        <w:t xml:space="preserve"> and so on), value-added/material composites</w:t>
      </w:r>
      <w:r w:rsidR="00B93346">
        <w:t>,</w:t>
      </w:r>
      <w:r w:rsidRPr="00264326" w:rsidR="00B93346">
        <w:t xml:space="preserve"> and energy composite enter the </w:t>
      </w:r>
      <w:r w:rsidRPr="00A74707" w:rsidR="00B93346">
        <w:t>top nest in fixed proportions (see Figure 3-</w:t>
      </w:r>
      <w:r w:rsidR="008563BF">
        <w:t>11</w:t>
      </w:r>
      <w:r w:rsidRPr="00A74707" w:rsidR="00B93346">
        <w:t xml:space="preserve">). Value-added </w:t>
      </w:r>
      <w:r w:rsidR="00B93346">
        <w:t xml:space="preserve">and </w:t>
      </w:r>
      <w:r w:rsidRPr="00A74707" w:rsidR="00B93346">
        <w:t xml:space="preserve">intermediate materials </w:t>
      </w:r>
      <w:r w:rsidRPr="009F4FCF" w:rsidR="00B93346">
        <w:t>enter the second nest of value-added/material composites at</w:t>
      </w:r>
      <w:r w:rsidRPr="00A80A41" w:rsidR="00B93346">
        <w:t xml:space="preserve"> </w:t>
      </w:r>
      <w:r w:rsidR="00B93346">
        <w:t xml:space="preserve">a </w:t>
      </w:r>
      <w:r w:rsidRPr="00A80A41" w:rsidR="00B93346">
        <w:t>fixed proportion</w:t>
      </w:r>
      <w:r w:rsidRPr="0079371B" w:rsidR="00B93346">
        <w:t xml:space="preserve">. </w:t>
      </w:r>
      <w:r w:rsidR="00066D4D">
        <w:t xml:space="preserve">The </w:t>
      </w:r>
      <w:r w:rsidR="0070221F">
        <w:t>feedstock</w:t>
      </w:r>
      <w:r w:rsidR="00AE1752">
        <w:t>s</w:t>
      </w:r>
      <w:r w:rsidR="0070221F">
        <w:t xml:space="preserve"> for </w:t>
      </w:r>
      <w:proofErr w:type="spellStart"/>
      <w:r w:rsidR="00066D4D">
        <w:t>Ceth</w:t>
      </w:r>
      <w:proofErr w:type="spellEnd"/>
      <w:r w:rsidR="00066D4D">
        <w:t xml:space="preserve">, </w:t>
      </w:r>
      <w:proofErr w:type="spellStart"/>
      <w:r w:rsidR="00066D4D">
        <w:t>Weth</w:t>
      </w:r>
      <w:proofErr w:type="spellEnd"/>
      <w:r w:rsidR="00066D4D">
        <w:t xml:space="preserve">, </w:t>
      </w:r>
      <w:proofErr w:type="spellStart"/>
      <w:r w:rsidR="00066D4D">
        <w:t>Scet</w:t>
      </w:r>
      <w:proofErr w:type="spellEnd"/>
      <w:r w:rsidR="00066D4D">
        <w:t xml:space="preserve">, </w:t>
      </w:r>
      <w:proofErr w:type="spellStart"/>
      <w:r w:rsidR="00066D4D">
        <w:t>Sbet</w:t>
      </w:r>
      <w:proofErr w:type="spellEnd"/>
      <w:r w:rsidR="008563BF">
        <w:t>,</w:t>
      </w:r>
      <w:r w:rsidR="00066D4D">
        <w:t xml:space="preserve"> and </w:t>
      </w:r>
      <w:proofErr w:type="spellStart"/>
      <w:r w:rsidR="00563004">
        <w:t>Syb</w:t>
      </w:r>
      <w:r w:rsidR="0013122B">
        <w:t>d</w:t>
      </w:r>
      <w:proofErr w:type="spellEnd"/>
      <w:r w:rsidR="0070221F">
        <w:t xml:space="preserve"> are </w:t>
      </w:r>
      <w:r w:rsidR="00AE1752">
        <w:t xml:space="preserve">corn, </w:t>
      </w:r>
      <w:r w:rsidR="00093A4E">
        <w:t xml:space="preserve">wheat, sugarcane, </w:t>
      </w:r>
      <w:r w:rsidR="00284F9B">
        <w:t>sugar beet</w:t>
      </w:r>
      <w:r w:rsidR="008563BF">
        <w:t>,</w:t>
      </w:r>
      <w:r w:rsidR="00093A4E">
        <w:t xml:space="preserve"> and soybean</w:t>
      </w:r>
      <w:r w:rsidR="008B139D">
        <w:t>s</w:t>
      </w:r>
      <w:r w:rsidR="00093A4E">
        <w:t xml:space="preserve"> represented in ADAGE</w:t>
      </w:r>
      <w:r w:rsidR="002847A7">
        <w:t xml:space="preserve">. </w:t>
      </w:r>
      <w:r w:rsidR="006B1589">
        <w:t>However,</w:t>
      </w:r>
      <w:r w:rsidR="004A6FB1">
        <w:t xml:space="preserve"> o</w:t>
      </w:r>
      <w:r w:rsidR="00616864">
        <w:t>il palms and rapeseed are not broken out as individual crops but grouped into the rest of oilseed category (</w:t>
      </w:r>
      <w:proofErr w:type="spellStart"/>
      <w:r w:rsidR="00616864">
        <w:t>Osdn</w:t>
      </w:r>
      <w:proofErr w:type="spellEnd"/>
      <w:r w:rsidR="00616864">
        <w:t xml:space="preserve">) in ADAGE. </w:t>
      </w:r>
      <w:r w:rsidR="005D78F8">
        <w:t>The input share</w:t>
      </w:r>
      <w:r w:rsidR="00133C4D">
        <w:t>s</w:t>
      </w:r>
      <w:r w:rsidR="005D78F8">
        <w:t xml:space="preserve"> of </w:t>
      </w:r>
      <w:proofErr w:type="spellStart"/>
      <w:r w:rsidR="005D78F8">
        <w:t>Osdn</w:t>
      </w:r>
      <w:proofErr w:type="spellEnd"/>
      <w:r w:rsidR="005D78F8">
        <w:t xml:space="preserve"> in </w:t>
      </w:r>
      <w:r w:rsidR="00133C4D">
        <w:t>production of</w:t>
      </w:r>
      <w:r w:rsidR="005D78F8">
        <w:t xml:space="preserve"> </w:t>
      </w:r>
      <w:proofErr w:type="spellStart"/>
      <w:r w:rsidR="003D1CDD">
        <w:t>Plbd</w:t>
      </w:r>
      <w:proofErr w:type="spellEnd"/>
      <w:r w:rsidR="003D1CDD">
        <w:t xml:space="preserve"> and </w:t>
      </w:r>
      <w:proofErr w:type="spellStart"/>
      <w:r w:rsidR="003D1CDD">
        <w:t>Rpbd</w:t>
      </w:r>
      <w:proofErr w:type="spellEnd"/>
      <w:r w:rsidR="003D1CDD">
        <w:t xml:space="preserve"> are built on their</w:t>
      </w:r>
      <w:r w:rsidR="00D554C1">
        <w:t xml:space="preserve"> </w:t>
      </w:r>
      <w:r w:rsidR="00554B3A">
        <w:t xml:space="preserve">corresponding </w:t>
      </w:r>
      <w:r w:rsidR="00630AFD">
        <w:t>region-</w:t>
      </w:r>
      <w:r w:rsidR="001E3275">
        <w:t xml:space="preserve">specific </w:t>
      </w:r>
      <w:r w:rsidR="00554B3A">
        <w:t xml:space="preserve">palm oil and rapeseed </w:t>
      </w:r>
      <w:r w:rsidR="00D554C1">
        <w:t>y</w:t>
      </w:r>
      <w:r w:rsidR="00616864">
        <w:t>ield rates (gallon of biodiesel produced per ton of feedstock</w:t>
      </w:r>
      <w:r w:rsidR="000B70A8">
        <w:rPr>
          <w:rStyle w:val="FootnoteReference"/>
        </w:rPr>
        <w:footnoteReference w:id="7"/>
      </w:r>
      <w:r w:rsidR="00616864">
        <w:t>).</w:t>
      </w:r>
      <w:r w:rsidR="00630AFD">
        <w:t xml:space="preserve"> </w:t>
      </w:r>
      <w:r w:rsidRPr="0079371B" w:rsidR="00B93346">
        <w:t>Distillers</w:t>
      </w:r>
      <w:r w:rsidR="00B124DA">
        <w:t>’</w:t>
      </w:r>
      <w:r w:rsidRPr="0079371B" w:rsidR="00B93346">
        <w:t xml:space="preserve"> grains with </w:t>
      </w:r>
      <w:proofErr w:type="spellStart"/>
      <w:r w:rsidRPr="0079371B" w:rsidR="00B93346">
        <w:t>soluble</w:t>
      </w:r>
      <w:r w:rsidR="00665530">
        <w:t>s</w:t>
      </w:r>
      <w:proofErr w:type="spellEnd"/>
      <w:r w:rsidRPr="00CF1E20" w:rsidR="00B93346">
        <w:t xml:space="preserve"> (</w:t>
      </w:r>
      <w:proofErr w:type="spellStart"/>
      <w:r w:rsidR="00B93346">
        <w:t>Ddgs</w:t>
      </w:r>
      <w:proofErr w:type="spellEnd"/>
      <w:r w:rsidRPr="00CF1E20" w:rsidR="00B93346">
        <w:t>) and corn oil biodiesel</w:t>
      </w:r>
      <w:r w:rsidRPr="00E255CF" w:rsidR="00B93346">
        <w:t xml:space="preserve"> (</w:t>
      </w:r>
      <w:proofErr w:type="spellStart"/>
      <w:r w:rsidRPr="00E255CF" w:rsidR="00B93346">
        <w:t>Cobd</w:t>
      </w:r>
      <w:proofErr w:type="spellEnd"/>
      <w:r w:rsidRPr="00E255CF" w:rsidR="00B93346">
        <w:t xml:space="preserve">) </w:t>
      </w:r>
      <w:r w:rsidRPr="007A6FBF" w:rsidR="00B93346">
        <w:t>are introduced to the corn ethanol production function as coproducts</w:t>
      </w:r>
      <w:r w:rsidR="00B93346">
        <w:t xml:space="preserve">, </w:t>
      </w:r>
      <w:r w:rsidR="00EE2EE3">
        <w:t xml:space="preserve">produced </w:t>
      </w:r>
      <w:r w:rsidR="00B94130">
        <w:t xml:space="preserve">in </w:t>
      </w:r>
      <w:r w:rsidRPr="007A6FBF" w:rsidR="00B93346">
        <w:t>fixed proportion</w:t>
      </w:r>
      <w:r w:rsidR="00B94130">
        <w:t>s</w:t>
      </w:r>
      <w:r w:rsidRPr="007A6FBF" w:rsidR="00B93346">
        <w:t>. Soybean biodiesel</w:t>
      </w:r>
      <w:r w:rsidRPr="005A2C20" w:rsidR="00B93346">
        <w:t xml:space="preserve"> production is slightly different from other </w:t>
      </w:r>
      <w:r w:rsidR="00F8124A">
        <w:t>biofuel</w:t>
      </w:r>
      <w:r w:rsidRPr="005A2C20" w:rsidR="00F8124A">
        <w:t xml:space="preserve"> </w:t>
      </w:r>
      <w:r w:rsidRPr="005A2C20" w:rsidR="00B93346">
        <w:t xml:space="preserve">production </w:t>
      </w:r>
      <w:r w:rsidR="00B93346">
        <w:t>because</w:t>
      </w:r>
      <w:r w:rsidRPr="005A2C20" w:rsidR="00B93346">
        <w:t xml:space="preserve"> </w:t>
      </w:r>
      <w:r w:rsidRPr="006716C4" w:rsidR="00B93346">
        <w:t>vegetable oil and soybean</w:t>
      </w:r>
      <w:r w:rsidR="00B94130">
        <w:t>s</w:t>
      </w:r>
      <w:r w:rsidRPr="006716C4" w:rsidR="00B93346">
        <w:t xml:space="preserve"> are both used as feedstock</w:t>
      </w:r>
      <w:r w:rsidR="004D0707">
        <w:t>s</w:t>
      </w:r>
      <w:r w:rsidRPr="006716C4" w:rsidR="00B93346">
        <w:t xml:space="preserve">. Given </w:t>
      </w:r>
      <w:r w:rsidR="00B93346">
        <w:t>that</w:t>
      </w:r>
      <w:r w:rsidRPr="006716C4" w:rsidR="00B93346">
        <w:t xml:space="preserve"> oil meal is a coproduct of </w:t>
      </w:r>
      <w:r w:rsidRPr="00D12F82" w:rsidR="00B93346">
        <w:t xml:space="preserve">vegetable oil production, </w:t>
      </w:r>
      <w:r w:rsidRPr="00B101CC" w:rsidR="00B93346">
        <w:t>the proportion of oil meal from soybean</w:t>
      </w:r>
      <w:r w:rsidR="00B93346">
        <w:t>s</w:t>
      </w:r>
      <w:r w:rsidRPr="00B101CC" w:rsidR="00B93346">
        <w:t xml:space="preserve"> </w:t>
      </w:r>
      <w:r w:rsidRPr="002F08D4" w:rsidR="00B93346">
        <w:t>enter</w:t>
      </w:r>
      <w:r w:rsidR="00B93346">
        <w:t>s</w:t>
      </w:r>
      <w:r w:rsidRPr="002F08D4" w:rsidR="00B93346">
        <w:t xml:space="preserve"> as a coproduct of soybean </w:t>
      </w:r>
      <w:r w:rsidRPr="00CA5F3F" w:rsidR="00B93346">
        <w:t>biodiesel. This CES struc</w:t>
      </w:r>
      <w:r w:rsidRPr="00806526" w:rsidR="00B93346">
        <w:t xml:space="preserve">ture ensures the conversion yield/rate from feedstock to biofuels and coproducts </w:t>
      </w:r>
      <w:r w:rsidR="00B93346">
        <w:t>is</w:t>
      </w:r>
      <w:r w:rsidRPr="00806526" w:rsidR="00B93346">
        <w:t xml:space="preserve"> calibrated to </w:t>
      </w:r>
      <w:r w:rsidR="00B93346">
        <w:t>conversion</w:t>
      </w:r>
      <w:r w:rsidRPr="00806526" w:rsidR="00B93346">
        <w:t xml:space="preserve"> data in terms </w:t>
      </w:r>
      <w:r w:rsidR="00B93346">
        <w:t>of</w:t>
      </w:r>
      <w:r w:rsidRPr="00806526" w:rsidR="00B93346">
        <w:t xml:space="preserve"> gallons of biofuel or </w:t>
      </w:r>
      <w:r w:rsidR="00B93346">
        <w:t>pounds</w:t>
      </w:r>
      <w:r w:rsidRPr="00806526" w:rsidR="00B93346">
        <w:t xml:space="preserve"> of coproducts per ton of feedstock. For example, 1 dry ton</w:t>
      </w:r>
      <w:r w:rsidRPr="00965EB3" w:rsidR="00B93346">
        <w:t xml:space="preserve"> of corn yield</w:t>
      </w:r>
      <w:r w:rsidR="00B93346">
        <w:t>s</w:t>
      </w:r>
      <w:r w:rsidRPr="00965EB3" w:rsidR="00B93346">
        <w:t xml:space="preserve"> 108 gallon</w:t>
      </w:r>
      <w:r w:rsidR="00B93346">
        <w:t>s</w:t>
      </w:r>
      <w:r w:rsidRPr="00965EB3" w:rsidR="00B93346">
        <w:t xml:space="preserve"> of corn ethanol, 0.29 ton o</w:t>
      </w:r>
      <w:r w:rsidRPr="00FB1BBB" w:rsidR="00B93346">
        <w:t xml:space="preserve">f </w:t>
      </w:r>
      <w:proofErr w:type="spellStart"/>
      <w:r w:rsidR="00A12C73">
        <w:t>Ddgs</w:t>
      </w:r>
      <w:proofErr w:type="spellEnd"/>
      <w:r w:rsidRPr="00965EB3" w:rsidR="00B93346">
        <w:t xml:space="preserve">, </w:t>
      </w:r>
      <w:r w:rsidR="00B93346">
        <w:t xml:space="preserve">and </w:t>
      </w:r>
      <w:r w:rsidRPr="00965EB3" w:rsidR="00B93346">
        <w:t xml:space="preserve">2.74 gallons of </w:t>
      </w:r>
      <w:proofErr w:type="spellStart"/>
      <w:r w:rsidR="007B6EB4">
        <w:t>Cobd</w:t>
      </w:r>
      <w:proofErr w:type="spellEnd"/>
      <w:r w:rsidRPr="00373D87" w:rsidR="00B93346">
        <w:t xml:space="preserve"> in 2010.</w:t>
      </w:r>
    </w:p>
    <w:p w:rsidRPr="00843055" w:rsidR="00B16BFB" w:rsidP="007978C1" w:rsidRDefault="00B16BFB" w14:paraId="20653B55" w14:textId="6D5ADABB">
      <w:pPr>
        <w:pStyle w:val="FigureTitle"/>
      </w:pPr>
      <w:bookmarkStart w:name="_Toc503449464" w:id="125"/>
      <w:bookmarkStart w:name="_Toc504474614" w:id="126"/>
      <w:bookmarkStart w:name="_Toc504485857" w:id="127"/>
      <w:bookmarkStart w:name="_Toc120007903" w:id="128"/>
      <w:r w:rsidRPr="00733E59">
        <w:t>Figure 3-</w:t>
      </w:r>
      <w:r w:rsidR="008563BF">
        <w:t>11</w:t>
      </w:r>
      <w:r>
        <w:t>.</w:t>
      </w:r>
      <w:r>
        <w:tab/>
      </w:r>
      <w:r w:rsidRPr="00733E59">
        <w:t>First</w:t>
      </w:r>
      <w:r>
        <w:t>-</w:t>
      </w:r>
      <w:r w:rsidRPr="00733E59">
        <w:t>Generation Biofuels</w:t>
      </w:r>
      <w:bookmarkEnd w:id="125"/>
      <w:bookmarkEnd w:id="126"/>
      <w:bookmarkEnd w:id="127"/>
      <w:r w:rsidR="00862B39">
        <w:t xml:space="preserve"> Production</w:t>
      </w:r>
      <w:bookmarkEnd w:id="128"/>
    </w:p>
    <w:p w:rsidRPr="00733E59" w:rsidR="00B93346" w:rsidP="00B93346" w:rsidRDefault="00B93346" w14:paraId="52E32F81" w14:textId="77777777">
      <w:pPr>
        <w:rPr>
          <w:sz w:val="20"/>
        </w:rPr>
      </w:pPr>
      <w:r w:rsidRPr="00733E59">
        <w:rPr>
          <w:noProof/>
        </w:rPr>
        <mc:AlternateContent>
          <mc:Choice Requires="wpc">
            <w:drawing>
              <wp:inline distT="0" distB="0" distL="0" distR="0" wp14:anchorId="036B0765" wp14:editId="4078CF64">
                <wp:extent cx="6004560" cy="2326347"/>
                <wp:effectExtent l="0" t="0" r="15240" b="17145"/>
                <wp:docPr id="728" name="Canvas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677" name="Line 104"/>
                        <wps:cNvCnPr>
                          <a:cxnSpLocks noChangeShapeType="1"/>
                        </wps:cNvCnPr>
                        <wps:spPr bwMode="auto">
                          <a:xfrm flipH="1">
                            <a:off x="3382277" y="1815259"/>
                            <a:ext cx="294438" cy="304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Arc 108"/>
                        <wps:cNvSpPr>
                          <a:spLocks/>
                        </wps:cNvSpPr>
                        <wps:spPr bwMode="auto">
                          <a:xfrm rot="13209131" flipH="1">
                            <a:off x="3476535" y="1697474"/>
                            <a:ext cx="436817" cy="3685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Text Box 112"/>
                        <wps:cNvSpPr txBox="1">
                          <a:spLocks noChangeArrowheads="1"/>
                        </wps:cNvSpPr>
                        <wps:spPr bwMode="auto">
                          <a:xfrm>
                            <a:off x="3703636" y="1776956"/>
                            <a:ext cx="1066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F0F67" w:rsidR="00D82C7F" w:rsidP="00B93346" w:rsidRDefault="00541246" w14:paraId="1396A46B" w14:textId="77777777">
                              <w:pPr>
                                <w:rPr>
                                  <w:rFonts w:ascii="Cambria Math" w:hAnsi="Cambria Math" w:cstheme="majorHAnsi"/>
                                  <w:i/>
                                  <w:sz w:val="16"/>
                                  <w:szCs w:val="16"/>
                                </w:rPr>
                              </w:pPr>
                              <m:oMathPara>
                                <m:oMath>
                                  <m:sSub>
                                    <m:sSubPr>
                                      <m:ctrlPr>
                                        <w:rPr>
                                          <w:rFonts w:ascii="Cambria Math" w:hAnsi="Cambria Math" w:cstheme="majorHAnsi"/>
                                          <w:i/>
                                          <w:sz w:val="16"/>
                                          <w:szCs w:val="16"/>
                                        </w:rPr>
                                      </m:ctrlPr>
                                    </m:sSubPr>
                                    <m:e>
                                      <m:r>
                                        <w:rPr>
                                          <w:rFonts w:ascii="Cambria Math" w:hAnsi="Cambria Math" w:cstheme="majorHAnsi"/>
                                          <w:sz w:val="16"/>
                                          <w:szCs w:val="16"/>
                                        </w:rPr>
                                        <m:t>σ</m:t>
                                      </m:r>
                                    </m:e>
                                    <m:sub>
                                      <m:r>
                                        <w:rPr>
                                          <w:rFonts w:ascii="Cambria Math" w:hAnsi="Cambria Math" w:cstheme="majorHAnsi"/>
                                          <w:sz w:val="16"/>
                                          <w:szCs w:val="16"/>
                                        </w:rPr>
                                        <m:t>va</m:t>
                                      </m:r>
                                    </m:sub>
                                  </m:sSub>
                                  <m:r>
                                    <w:rPr>
                                      <w:rFonts w:ascii="Cambria Math" w:hAnsi="Cambria Math" w:cstheme="majorHAnsi"/>
                                      <w:sz w:val="16"/>
                                      <w:szCs w:val="16"/>
                                    </w:rPr>
                                    <m:t>=1.0</m:t>
                                  </m:r>
                                </m:oMath>
                              </m:oMathPara>
                            </w:p>
                          </w:txbxContent>
                        </wps:txbx>
                        <wps:bodyPr rot="0" vert="horz" wrap="square" lIns="91440" tIns="45720" rIns="91440" bIns="45720" anchor="t" anchorCtr="0" upright="1">
                          <a:noAutofit/>
                        </wps:bodyPr>
                      </wps:wsp>
                      <wps:wsp>
                        <wps:cNvPr id="680" name="Line 117"/>
                        <wps:cNvCnPr>
                          <a:cxnSpLocks noChangeShapeType="1"/>
                        </wps:cNvCnPr>
                        <wps:spPr bwMode="auto">
                          <a:xfrm>
                            <a:off x="3676715" y="1815259"/>
                            <a:ext cx="303980" cy="304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Text Box 118"/>
                        <wps:cNvSpPr txBox="1">
                          <a:spLocks noChangeArrowheads="1"/>
                        </wps:cNvSpPr>
                        <wps:spPr bwMode="auto">
                          <a:xfrm>
                            <a:off x="2383544" y="28990"/>
                            <a:ext cx="685165"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D82C7F" w14:paraId="2B7A0744" w14:textId="77777777">
                              <w:pPr>
                                <w:jc w:val="center"/>
                                <w:rPr>
                                  <w:sz w:val="20"/>
                                </w:rPr>
                              </w:pPr>
                              <w:r>
                                <w:rPr>
                                  <w:sz w:val="20"/>
                                </w:rPr>
                                <w:t>Output</w:t>
                              </w:r>
                            </w:p>
                          </w:txbxContent>
                        </wps:txbx>
                        <wps:bodyPr rot="0" vert="horz" wrap="square" lIns="91440" tIns="45720" rIns="91440" bIns="45720" anchor="t" anchorCtr="0" upright="1">
                          <a:noAutofit/>
                        </wps:bodyPr>
                      </wps:wsp>
                      <wps:wsp>
                        <wps:cNvPr id="682" name="Text Box 119"/>
                        <wps:cNvSpPr txBox="1">
                          <a:spLocks noChangeArrowheads="1"/>
                        </wps:cNvSpPr>
                        <wps:spPr bwMode="auto">
                          <a:xfrm>
                            <a:off x="2789236" y="524741"/>
                            <a:ext cx="68580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A343A4" w:rsidR="00D82C7F" w:rsidP="00B93346" w:rsidRDefault="00541246" w14:paraId="4F085D69" w14:textId="77777777">
                              <w:pPr>
                                <w:rPr>
                                  <w:i/>
                                  <w:sz w:val="16"/>
                                  <w:szCs w:val="16"/>
                                </w:rPr>
                              </w:pPr>
                              <m:oMathPara>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bio</m:t>
                                      </m:r>
                                    </m:sub>
                                  </m:sSub>
                                  <m:r>
                                    <w:rPr>
                                      <w:rFonts w:ascii="Cambria Math" w:hAnsi="Cambria Math"/>
                                      <w:sz w:val="16"/>
                                      <w:szCs w:val="16"/>
                                    </w:rPr>
                                    <m:t>=0</m:t>
                                  </m:r>
                                </m:oMath>
                              </m:oMathPara>
                            </w:p>
                          </w:txbxContent>
                        </wps:txbx>
                        <wps:bodyPr rot="0" vert="horz" wrap="square" lIns="91440" tIns="45720" rIns="91440" bIns="45720" anchor="t" anchorCtr="0" upright="1">
                          <a:noAutofit/>
                        </wps:bodyPr>
                      </wps:wsp>
                      <wps:wsp>
                        <wps:cNvPr id="683" name="Line 121"/>
                        <wps:cNvCnPr>
                          <a:cxnSpLocks noChangeShapeType="1"/>
                        </wps:cNvCnPr>
                        <wps:spPr bwMode="auto">
                          <a:xfrm>
                            <a:off x="2735539" y="296301"/>
                            <a:ext cx="0" cy="2286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 name="Line 122"/>
                        <wps:cNvCnPr>
                          <a:cxnSpLocks noChangeShapeType="1"/>
                        </wps:cNvCnPr>
                        <wps:spPr bwMode="auto">
                          <a:xfrm flipV="1">
                            <a:off x="1531936" y="524741"/>
                            <a:ext cx="2171700" cy="8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23"/>
                        <wps:cNvCnPr>
                          <a:cxnSpLocks noChangeShapeType="1"/>
                        </wps:cNvCnPr>
                        <wps:spPr bwMode="auto">
                          <a:xfrm>
                            <a:off x="2665377" y="533754"/>
                            <a:ext cx="0" cy="2397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 name="Line 128"/>
                        <wps:cNvCnPr>
                          <a:cxnSpLocks noChangeShapeType="1"/>
                        </wps:cNvCnPr>
                        <wps:spPr bwMode="auto">
                          <a:xfrm>
                            <a:off x="3703636" y="533754"/>
                            <a:ext cx="0" cy="2286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72"/>
                        <wps:cNvSpPr txBox="1">
                          <a:spLocks noChangeArrowheads="1"/>
                        </wps:cNvSpPr>
                        <wps:spPr bwMode="auto">
                          <a:xfrm>
                            <a:off x="1531936" y="1459277"/>
                            <a:ext cx="1126779" cy="25254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5298DC70" w14:textId="77777777">
                              <w:pPr>
                                <w:pStyle w:val="NormalWeb"/>
                                <w:spacing w:before="0" w:beforeAutospacing="0" w:after="160" w:afterAutospacing="0" w:line="256" w:lineRule="auto"/>
                                <w:jc w:val="center"/>
                              </w:pPr>
                              <w:r>
                                <w:rPr>
                                  <w:rFonts w:eastAsia="SimSun"/>
                                  <w:sz w:val="20"/>
                                  <w:szCs w:val="20"/>
                                </w:rPr>
                                <w:t>Material Inputs</w:t>
                              </w:r>
                            </w:p>
                          </w:txbxContent>
                        </wps:txbx>
                        <wps:bodyPr rot="0" vert="horz" wrap="square" lIns="91440" tIns="45720" rIns="91440" bIns="45720" anchor="t" anchorCtr="0" upright="1">
                          <a:noAutofit/>
                        </wps:bodyPr>
                      </wps:wsp>
                      <wps:wsp>
                        <wps:cNvPr id="688" name="Line 109"/>
                        <wps:cNvCnPr>
                          <a:cxnSpLocks noChangeShapeType="1"/>
                        </wps:cNvCnPr>
                        <wps:spPr bwMode="auto">
                          <a:xfrm>
                            <a:off x="1760536" y="1205091"/>
                            <a:ext cx="1943100" cy="56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 name="Line 110"/>
                        <wps:cNvCnPr>
                          <a:cxnSpLocks noChangeShapeType="1"/>
                        </wps:cNvCnPr>
                        <wps:spPr bwMode="auto">
                          <a:xfrm>
                            <a:off x="1760536" y="1205715"/>
                            <a:ext cx="0" cy="232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 name="Text Box 111"/>
                        <wps:cNvSpPr txBox="1">
                          <a:spLocks noChangeArrowheads="1"/>
                        </wps:cNvSpPr>
                        <wps:spPr bwMode="auto">
                          <a:xfrm>
                            <a:off x="1919142" y="733340"/>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35CE86C8" w14:textId="77777777">
                              <w:pPr>
                                <w:pStyle w:val="NormalWeb"/>
                                <w:spacing w:before="0" w:beforeAutospacing="0" w:after="0" w:afterAutospacing="0"/>
                                <w:jc w:val="center"/>
                                <w:rPr>
                                  <w:rFonts w:eastAsia="SimSun"/>
                                  <w:sz w:val="20"/>
                                  <w:szCs w:val="20"/>
                                </w:rPr>
                              </w:pPr>
                              <w:r>
                                <w:rPr>
                                  <w:rFonts w:eastAsia="SimSun"/>
                                  <w:sz w:val="20"/>
                                  <w:szCs w:val="20"/>
                                </w:rPr>
                                <w:t xml:space="preserve">Value-Added </w:t>
                              </w:r>
                            </w:p>
                            <w:p w:rsidR="00D82C7F" w:rsidP="00B93346" w:rsidRDefault="00D82C7F" w14:paraId="4F157841" w14:textId="77777777">
                              <w:pPr>
                                <w:pStyle w:val="NormalWeb"/>
                                <w:spacing w:before="0" w:beforeAutospacing="0" w:after="0" w:afterAutospacing="0"/>
                                <w:jc w:val="center"/>
                              </w:pPr>
                              <w:r>
                                <w:rPr>
                                  <w:rFonts w:eastAsia="SimSun"/>
                                  <w:sz w:val="20"/>
                                  <w:szCs w:val="20"/>
                                </w:rPr>
                                <w:t>/ Material</w:t>
                              </w:r>
                            </w:p>
                          </w:txbxContent>
                        </wps:txbx>
                        <wps:bodyPr rot="0" vert="horz" wrap="square" lIns="91440" tIns="45720" rIns="91440" bIns="45720" anchor="t" anchorCtr="0" upright="1">
                          <a:noAutofit/>
                        </wps:bodyPr>
                      </wps:wsp>
                      <wps:wsp>
                        <wps:cNvPr id="691" name="Text Box 116"/>
                        <wps:cNvSpPr txBox="1">
                          <a:spLocks noChangeArrowheads="1"/>
                        </wps:cNvSpPr>
                        <wps:spPr bwMode="auto">
                          <a:xfrm>
                            <a:off x="3093044" y="1439704"/>
                            <a:ext cx="1219200"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4513B39E" w14:textId="77777777">
                              <w:pPr>
                                <w:pStyle w:val="NormalWeb"/>
                                <w:spacing w:before="0" w:beforeAutospacing="0" w:after="160" w:afterAutospacing="0" w:line="256" w:lineRule="auto"/>
                                <w:jc w:val="center"/>
                              </w:pPr>
                              <w:r>
                                <w:rPr>
                                  <w:rFonts w:eastAsia="SimSun"/>
                                  <w:sz w:val="20"/>
                                  <w:szCs w:val="20"/>
                                </w:rPr>
                                <w:t>Value-Added Composite</w:t>
                              </w:r>
                            </w:p>
                          </w:txbxContent>
                        </wps:txbx>
                        <wps:bodyPr rot="0" vert="horz" wrap="square" lIns="91440" tIns="45720" rIns="91440" bIns="45720" anchor="t" anchorCtr="0" upright="1">
                          <a:noAutofit/>
                        </wps:bodyPr>
                      </wps:wsp>
                      <wps:wsp>
                        <wps:cNvPr id="692" name="Line 122"/>
                        <wps:cNvCnPr>
                          <a:cxnSpLocks noChangeShapeType="1"/>
                        </wps:cNvCnPr>
                        <wps:spPr bwMode="auto">
                          <a:xfrm>
                            <a:off x="2750095" y="415973"/>
                            <a:ext cx="632182"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693" name="Text Box 118"/>
                        <wps:cNvSpPr txBox="1">
                          <a:spLocks noChangeArrowheads="1"/>
                        </wps:cNvSpPr>
                        <wps:spPr bwMode="auto">
                          <a:xfrm>
                            <a:off x="3262873" y="250421"/>
                            <a:ext cx="916597"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35D8C4CB" w14:textId="77777777">
                              <w:pPr>
                                <w:pStyle w:val="NormalWeb"/>
                                <w:spacing w:before="0" w:beforeAutospacing="0" w:after="160" w:afterAutospacing="0" w:line="256" w:lineRule="auto"/>
                                <w:jc w:val="center"/>
                              </w:pPr>
                              <w:r>
                                <w:rPr>
                                  <w:rFonts w:eastAsia="SimSun"/>
                                  <w:sz w:val="20"/>
                                  <w:szCs w:val="20"/>
                                </w:rPr>
                                <w:t>Coproducts</w:t>
                              </w:r>
                            </w:p>
                          </w:txbxContent>
                        </wps:txbx>
                        <wps:bodyPr rot="0" vert="horz" wrap="square" lIns="91440" tIns="45720" rIns="91440" bIns="45720" anchor="t" anchorCtr="0" upright="1">
                          <a:noAutofit/>
                        </wps:bodyPr>
                      </wps:wsp>
                      <wps:wsp>
                        <wps:cNvPr id="695" name="Text Box 111"/>
                        <wps:cNvSpPr txBox="1">
                          <a:spLocks noChangeArrowheads="1"/>
                        </wps:cNvSpPr>
                        <wps:spPr bwMode="auto">
                          <a:xfrm>
                            <a:off x="1126077" y="733340"/>
                            <a:ext cx="799465" cy="31613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706433A8" w14:textId="77777777">
                              <w:pPr>
                                <w:pStyle w:val="NormalWeb"/>
                                <w:spacing w:before="0" w:beforeAutospacing="0" w:after="160" w:afterAutospacing="0" w:line="254" w:lineRule="auto"/>
                                <w:jc w:val="center"/>
                              </w:pPr>
                              <w:r>
                                <w:rPr>
                                  <w:rFonts w:eastAsia="SimSun"/>
                                  <w:sz w:val="20"/>
                                  <w:szCs w:val="20"/>
                                </w:rPr>
                                <w:t>Feedstock</w:t>
                              </w:r>
                            </w:p>
                          </w:txbxContent>
                        </wps:txbx>
                        <wps:bodyPr rot="0" vert="horz" wrap="square" lIns="91440" tIns="45720" rIns="91440" bIns="45720" anchor="t" anchorCtr="0" upright="1">
                          <a:noAutofit/>
                        </wps:bodyPr>
                      </wps:wsp>
                      <wps:wsp>
                        <wps:cNvPr id="696" name="Text Box 111"/>
                        <wps:cNvSpPr txBox="1">
                          <a:spLocks noChangeArrowheads="1"/>
                        </wps:cNvSpPr>
                        <wps:spPr bwMode="auto">
                          <a:xfrm>
                            <a:off x="3125992" y="733521"/>
                            <a:ext cx="1200017" cy="2486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306B78" w:rsidR="00D82C7F" w:rsidP="00B93346" w:rsidRDefault="00D82C7F" w14:paraId="6437FEAF" w14:textId="77777777">
                              <w:pPr>
                                <w:pStyle w:val="NormalWeb"/>
                                <w:spacing w:before="0" w:beforeAutospacing="0" w:after="160" w:afterAutospacing="0" w:line="254" w:lineRule="auto"/>
                                <w:jc w:val="center"/>
                                <w:rPr>
                                  <w:sz w:val="20"/>
                                  <w:szCs w:val="20"/>
                                </w:rPr>
                              </w:pPr>
                              <w:r w:rsidRPr="00306B78">
                                <w:rPr>
                                  <w:rFonts w:eastAsia="SimSun"/>
                                  <w:sz w:val="20"/>
                                  <w:szCs w:val="20"/>
                                </w:rPr>
                                <w:t xml:space="preserve">Energy </w:t>
                              </w:r>
                              <w:r w:rsidRPr="00306B78">
                                <w:rPr>
                                  <w:sz w:val="20"/>
                                  <w:szCs w:val="20"/>
                                </w:rPr>
                                <w:t>Composite</w:t>
                              </w:r>
                            </w:p>
                          </w:txbxContent>
                        </wps:txbx>
                        <wps:bodyPr rot="0" vert="horz" wrap="square" lIns="91440" tIns="45720" rIns="91440" bIns="45720" anchor="t" anchorCtr="0" upright="1">
                          <a:noAutofit/>
                        </wps:bodyPr>
                      </wps:wsp>
                      <wps:wsp>
                        <wps:cNvPr id="697" name="Text Box 102"/>
                        <wps:cNvSpPr txBox="1">
                          <a:spLocks noChangeArrowheads="1"/>
                        </wps:cNvSpPr>
                        <wps:spPr bwMode="auto">
                          <a:xfrm>
                            <a:off x="3744340" y="2074228"/>
                            <a:ext cx="561136" cy="245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4E522108" w14:textId="77777777">
                              <w:pPr>
                                <w:pStyle w:val="NormalWeb"/>
                                <w:spacing w:before="0" w:beforeAutospacing="0" w:after="160" w:afterAutospacing="0" w:line="256" w:lineRule="auto"/>
                                <w:jc w:val="center"/>
                              </w:pPr>
                              <w:r>
                                <w:rPr>
                                  <w:rFonts w:eastAsia="SimSun"/>
                                  <w:sz w:val="20"/>
                                  <w:szCs w:val="20"/>
                                </w:rPr>
                                <w:t>Labor</w:t>
                              </w:r>
                            </w:p>
                          </w:txbxContent>
                        </wps:txbx>
                        <wps:bodyPr rot="0" vert="horz" wrap="square" lIns="91440" tIns="45720" rIns="91440" bIns="45720" anchor="t" anchorCtr="0" upright="1">
                          <a:noAutofit/>
                        </wps:bodyPr>
                      </wps:wsp>
                      <wps:wsp>
                        <wps:cNvPr id="698" name="Text Box 102"/>
                        <wps:cNvSpPr txBox="1">
                          <a:spLocks noChangeArrowheads="1"/>
                        </wps:cNvSpPr>
                        <wps:spPr bwMode="auto">
                          <a:xfrm>
                            <a:off x="3068709" y="2050415"/>
                            <a:ext cx="560705" cy="2689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46298772" w14:textId="77777777">
                              <w:pPr>
                                <w:pStyle w:val="NormalWeb"/>
                                <w:spacing w:before="0" w:beforeAutospacing="0" w:after="160" w:afterAutospacing="0" w:line="254" w:lineRule="auto"/>
                                <w:jc w:val="center"/>
                              </w:pPr>
                              <w:r>
                                <w:rPr>
                                  <w:rFonts w:eastAsia="SimSun"/>
                                  <w:sz w:val="20"/>
                                  <w:szCs w:val="20"/>
                                </w:rPr>
                                <w:t>Capita</w:t>
                              </w:r>
                              <w:r>
                                <w:t>l</w:t>
                              </w:r>
                            </w:p>
                          </w:txbxContent>
                        </wps:txbx>
                        <wps:bodyPr rot="0" vert="horz" wrap="square" lIns="91440" tIns="45720" rIns="91440" bIns="45720" anchor="t" anchorCtr="0" upright="1">
                          <a:noAutofit/>
                        </wps:bodyPr>
                      </wps:wsp>
                      <wps:wsp>
                        <wps:cNvPr id="699" name="Line 110"/>
                        <wps:cNvCnPr>
                          <a:cxnSpLocks noChangeShapeType="1"/>
                        </wps:cNvCnPr>
                        <wps:spPr bwMode="auto">
                          <a:xfrm>
                            <a:off x="2217736" y="1210529"/>
                            <a:ext cx="1395" cy="233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Line 110"/>
                        <wps:cNvCnPr>
                          <a:cxnSpLocks noChangeShapeType="1"/>
                        </wps:cNvCnPr>
                        <wps:spPr bwMode="auto">
                          <a:xfrm>
                            <a:off x="1989721" y="1205922"/>
                            <a:ext cx="6985" cy="232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1" name="Line 110"/>
                        <wps:cNvCnPr>
                          <a:cxnSpLocks noChangeShapeType="1"/>
                        </wps:cNvCnPr>
                        <wps:spPr bwMode="auto">
                          <a:xfrm>
                            <a:off x="3703636" y="1210548"/>
                            <a:ext cx="0" cy="227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Line 110"/>
                        <wps:cNvCnPr>
                          <a:cxnSpLocks noChangeShapeType="1"/>
                        </wps:cNvCnPr>
                        <wps:spPr bwMode="auto">
                          <a:xfrm>
                            <a:off x="2722154" y="1075498"/>
                            <a:ext cx="0" cy="135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Text Box 119"/>
                        <wps:cNvSpPr txBox="1">
                          <a:spLocks noChangeArrowheads="1"/>
                        </wps:cNvSpPr>
                        <wps:spPr bwMode="auto">
                          <a:xfrm>
                            <a:off x="2448128" y="1210966"/>
                            <a:ext cx="685800" cy="342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5DD90B3E" w14:textId="77777777">
                              <w:pPr>
                                <w:pStyle w:val="NormalWeb"/>
                                <w:spacing w:before="0" w:beforeAutospacing="0" w:after="160" w:afterAutospacing="0" w:line="256" w:lineRule="auto"/>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mat</m:t>
                                      </m:r>
                                    </m:sub>
                                  </m:sSub>
                                  <m:r>
                                    <w:rPr>
                                      <w:rFonts w:ascii="Cambria Math" w:hAnsi="Cambria Math" w:eastAsia="SimSun"/>
                                      <w:sz w:val="16"/>
                                      <w:szCs w:val="16"/>
                                    </w:rPr>
                                    <m:t>=0</m:t>
                                  </m:r>
                                </m:oMath>
                              </m:oMathPara>
                            </w:p>
                          </w:txbxContent>
                        </wps:txbx>
                        <wps:bodyPr rot="0" vert="horz" wrap="square" lIns="91440" tIns="45720" rIns="91440" bIns="45720" anchor="t" anchorCtr="0" upright="1">
                          <a:noAutofit/>
                        </wps:bodyPr>
                      </wps:wsp>
                      <wps:wsp>
                        <wps:cNvPr id="531" name="Line 128"/>
                        <wps:cNvCnPr>
                          <a:cxnSpLocks noChangeShapeType="1"/>
                        </wps:cNvCnPr>
                        <wps:spPr bwMode="auto">
                          <a:xfrm>
                            <a:off x="1531936" y="524741"/>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arto="http://schemas.microsoft.com/office/word/2006/arto">
            <w:pict w14:anchorId="7D3AA2E9">
              <v:group id="Canvas 728" style="width:472.8pt;height:183.2pt;mso-position-horizontal-relative:char;mso-position-vertical-relative:line" coordsize="60045,23260" o:spid="_x0000_s1390" editas="canvas" w14:anchorId="036B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">
                <v:shape id="_x0000_s1391" style="position:absolute;width:60045;height:23260;visibility:visible;mso-wrap-style:square" stroked="t" strokecolor="black [3213]" strokeweight="1pt" type="#_x0000_t75">
                  <v:fill o:detectmouseclick="t"/>
                  <v:path o:connecttype="none"/>
                </v:shape>
                <v:line id="Line 104" style="position:absolute;flip:x;visibility:visible;mso-wrap-style:square" o:spid="_x0000_s1392" o:connectortype="straight" from="33822,18152" to="36767,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"/>
                <v:shape id="Arc 108" style="position:absolute;left:34765;top:16974;width:4368;height:3685;rotation:9165067fd;flip:x;visibility:visible;mso-wrap-style:square;v-text-anchor:top" coordsize="21600,21600" o:spid="_x0000_s1393"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">
                  <v:path arrowok="t" o:connecttype="custom" o:connectlocs="0,0;436817,368515;0,368515" o:connectangles="0,0,0" o:extrusionok="f"/>
                </v:shape>
                <v:shape id="Text Box 112" style="position:absolute;left:37036;top:17769;width:10668;height:3429;visibility:visible;mso-wrap-style:square;v-text-anchor:top" o:spid="_x0000_s139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">
                  <v:fill opacity="0"/>
                  <v:textbox>
                    <w:txbxContent>
                      <w:p w:rsidRPr="00BF0F67" w:rsidR="00D82C7F" w:rsidP="00B93346" w:rsidRDefault="00000000" w14:paraId="10D830F0" w14:textId="77777777">
                        <w:pPr>
                          <w:rPr>
                            <w:rFonts w:ascii="Cambria Math" w:hAnsi="Cambria Math" w:cstheme="majorHAnsi"/>
                            <w:i/>
                            <w:sz w:val="16"/>
                            <w:szCs w:val="16"/>
                          </w:rPr>
                        </w:pPr>
                        <m:oMathPara>
                          <m:oMath>
                            <m:sSub>
                              <m:sSubPr>
                                <m:ctrlPr>
                                  <w:rPr>
                                    <w:rFonts w:ascii="Cambria Math" w:hAnsi="Cambria Math" w:cstheme="majorHAnsi"/>
                                    <w:i/>
                                    <w:sz w:val="16"/>
                                    <w:szCs w:val="16"/>
                                  </w:rPr>
                                </m:ctrlPr>
                              </m:sSubPr>
                              <m:e>
                                <m:r>
                                  <w:rPr>
                                    <w:rFonts w:ascii="Cambria Math" w:hAnsi="Cambria Math" w:cstheme="majorHAnsi"/>
                                    <w:sz w:val="16"/>
                                    <w:szCs w:val="16"/>
                                  </w:rPr>
                                  <m:t>σ</m:t>
                                </m:r>
                              </m:e>
                              <m:sub>
                                <m:r>
                                  <w:rPr>
                                    <w:rFonts w:ascii="Cambria Math" w:hAnsi="Cambria Math" w:cstheme="majorHAnsi"/>
                                    <w:sz w:val="16"/>
                                    <w:szCs w:val="16"/>
                                  </w:rPr>
                                  <m:t>va</m:t>
                                </m:r>
                              </m:sub>
                            </m:sSub>
                            <m:r>
                              <w:rPr>
                                <w:rFonts w:ascii="Cambria Math" w:hAnsi="Cambria Math" w:cstheme="majorHAnsi"/>
                                <w:sz w:val="16"/>
                                <w:szCs w:val="16"/>
                              </w:rPr>
                              <m:t>=1.0</m:t>
                            </m:r>
                          </m:oMath>
                        </m:oMathPara>
                      </w:p>
                    </w:txbxContent>
                  </v:textbox>
                </v:shape>
                <v:line id="Line 117" style="position:absolute;visibility:visible;mso-wrap-style:square" o:spid="_x0000_s1395" o:connectortype="straight" from="36767,18152" to="39806,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shape id="Text Box 118" style="position:absolute;left:23835;top:289;width:6852;height:2744;visibility:visible;mso-wrap-style:square;v-text-anchor:top" o:spid="_x0000_s139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">
                  <v:fill opacity="0"/>
                  <v:textbox>
                    <w:txbxContent>
                      <w:p w:rsidRPr="00775014" w:rsidR="00D82C7F" w:rsidP="00B93346" w:rsidRDefault="00D82C7F" w14:paraId="2ECC3A33" w14:textId="77777777">
                        <w:pPr>
                          <w:jc w:val="center"/>
                          <w:rPr>
                            <w:sz w:val="20"/>
                          </w:rPr>
                        </w:pPr>
                        <w:r>
                          <w:rPr>
                            <w:sz w:val="20"/>
                          </w:rPr>
                          <w:t>Output</w:t>
                        </w:r>
                      </w:p>
                    </w:txbxContent>
                  </v:textbox>
                </v:shape>
                <v:shape id="Text Box 119" style="position:absolute;left:27892;top:5247;width:6858;height:3429;visibility:visible;mso-wrap-style:square;v-text-anchor:top" o:spid="_x0000_s139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">
                  <v:fill opacity="0"/>
                  <v:textbox>
                    <w:txbxContent>
                      <w:p w:rsidRPr="00A343A4" w:rsidR="00D82C7F" w:rsidP="00B93346" w:rsidRDefault="00000000" w14:paraId="4021C352" w14:textId="77777777">
                        <w:pPr>
                          <w:rPr>
                            <w:i/>
                            <w:sz w:val="16"/>
                            <w:szCs w:val="16"/>
                          </w:rPr>
                        </w:pPr>
                        <m:oMathPara>
                          <m:oMath>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bio</m:t>
                                </m:r>
                              </m:sub>
                            </m:sSub>
                            <m:r>
                              <w:rPr>
                                <w:rFonts w:ascii="Cambria Math" w:hAnsi="Cambria Math"/>
                                <w:sz w:val="16"/>
                                <w:szCs w:val="16"/>
                              </w:rPr>
                              <m:t>=0</m:t>
                            </m:r>
                          </m:oMath>
                        </m:oMathPara>
                      </w:p>
                    </w:txbxContent>
                  </v:textbox>
                </v:shape>
                <v:line id="Line 121" style="position:absolute;visibility:visible;mso-wrap-style:square" o:spid="_x0000_s1398" o:connectortype="straight" from="27355,2963" to="27355,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"/>
                <v:line id="Line 122" style="position:absolute;flip:y;visibility:visible;mso-wrap-style:square" o:spid="_x0000_s1399" o:connectortype="straight" from="15319,5247" to="37036,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"/>
                <v:line id="Line 123" style="position:absolute;visibility:visible;mso-wrap-style:square" o:spid="_x0000_s1400" o:connectortype="straight" from="26653,5337" to="26653,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15xgAAANwAAAAPAAAAZHJzL2Rvd25yZXYueG1sRI9Ba8JA&#10;FITvgv9heYI33Vhp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K/dtecYAAADcAAAA&#10;DwAAAAAAAAAAAAAAAAAHAgAAZHJzL2Rvd25yZXYueG1sUEsFBgAAAAADAAMAtwAAAPoCAAAAAA==&#10;"/>
                <v:line id="Line 128" style="position:absolute;visibility:visible;mso-wrap-style:square" o:spid="_x0000_s1401" o:connectortype="straight" from="37036,5337" to="37036,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"/>
                <v:shape id="Text Box 72" style="position:absolute;left:15319;top:14592;width:11268;height:2526;visibility:visible;mso-wrap-style:square;v-text-anchor:top" o:spid="_x0000_s140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">
                  <v:fill opacity="0"/>
                  <v:textbox>
                    <w:txbxContent>
                      <w:p w:rsidR="00D82C7F" w:rsidP="00B93346" w:rsidRDefault="00D82C7F" w14:paraId="00E89D86" w14:textId="77777777">
                        <w:pPr>
                          <w:pStyle w:val="NormalWeb"/>
                          <w:spacing w:before="0" w:beforeAutospacing="0" w:after="160" w:afterAutospacing="0" w:line="256" w:lineRule="auto"/>
                          <w:jc w:val="center"/>
                        </w:pPr>
                        <w:r>
                          <w:rPr>
                            <w:rFonts w:eastAsia="SimSun"/>
                            <w:sz w:val="20"/>
                            <w:szCs w:val="20"/>
                          </w:rPr>
                          <w:t>Material Inputs</w:t>
                        </w:r>
                      </w:p>
                    </w:txbxContent>
                  </v:textbox>
                </v:shape>
                <v:line id="Line 109" style="position:absolute;visibility:visible;mso-wrap-style:square" o:spid="_x0000_s1403" o:connectortype="straight" from="17605,12050" to="37036,1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"/>
                <v:line id="Line 110" style="position:absolute;visibility:visible;mso-wrap-style:square" o:spid="_x0000_s1404" o:connectortype="straight" from="17605,12057" to="17605,1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"/>
                <v:shape id="Text Box 111" style="position:absolute;left:19191;top:7333;width:15996;height:4566;visibility:visible;mso-wrap-style:square;v-text-anchor:top" o:spid="_x0000_s140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">
                  <v:fill opacity="0"/>
                  <v:textbox>
                    <w:txbxContent>
                      <w:p w:rsidR="00D82C7F" w:rsidP="00B93346" w:rsidRDefault="00D82C7F" w14:paraId="592CDA6E" w14:textId="77777777">
                        <w:pPr>
                          <w:pStyle w:val="NormalWeb"/>
                          <w:spacing w:before="0" w:beforeAutospacing="0" w:after="0" w:afterAutospacing="0"/>
                          <w:jc w:val="center"/>
                          <w:rPr>
                            <w:rFonts w:eastAsia="SimSun"/>
                            <w:sz w:val="20"/>
                            <w:szCs w:val="20"/>
                          </w:rPr>
                        </w:pPr>
                        <w:r>
                          <w:rPr>
                            <w:rFonts w:eastAsia="SimSun"/>
                            <w:sz w:val="20"/>
                            <w:szCs w:val="20"/>
                          </w:rPr>
                          <w:t xml:space="preserve">Value-Added </w:t>
                        </w:r>
                      </w:p>
                      <w:p w:rsidR="00D82C7F" w:rsidP="00B93346" w:rsidRDefault="00D82C7F" w14:paraId="0C9BAB3F" w14:textId="77777777">
                        <w:pPr>
                          <w:pStyle w:val="NormalWeb"/>
                          <w:spacing w:before="0" w:beforeAutospacing="0" w:after="0" w:afterAutospacing="0"/>
                          <w:jc w:val="center"/>
                        </w:pPr>
                        <w:r>
                          <w:rPr>
                            <w:rFonts w:eastAsia="SimSun"/>
                            <w:sz w:val="20"/>
                            <w:szCs w:val="20"/>
                          </w:rPr>
                          <w:t>/ Material</w:t>
                        </w:r>
                      </w:p>
                    </w:txbxContent>
                  </v:textbox>
                </v:shape>
                <v:shape id="Text Box 116" style="position:absolute;left:30930;top:14397;width:12192;height:4565;visibility:visible;mso-wrap-style:square;v-text-anchor:top" o:spid="_x0000_s140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">
                  <v:fill opacity="0"/>
                  <v:textbox>
                    <w:txbxContent>
                      <w:p w:rsidR="00D82C7F" w:rsidP="00B93346" w:rsidRDefault="00D82C7F" w14:paraId="63EC8AB4" w14:textId="77777777">
                        <w:pPr>
                          <w:pStyle w:val="NormalWeb"/>
                          <w:spacing w:before="0" w:beforeAutospacing="0" w:after="160" w:afterAutospacing="0" w:line="256" w:lineRule="auto"/>
                          <w:jc w:val="center"/>
                        </w:pPr>
                        <w:r>
                          <w:rPr>
                            <w:rFonts w:eastAsia="SimSun"/>
                            <w:sz w:val="20"/>
                            <w:szCs w:val="20"/>
                          </w:rPr>
                          <w:t>Value-Added Composite</w:t>
                        </w:r>
                      </w:p>
                    </w:txbxContent>
                  </v:textbox>
                </v:shape>
                <v:line id="Line 122" style="position:absolute;visibility:visible;mso-wrap-style:square" o:spid="_x0000_s1407" o:connectortype="straight" from="27500,4159" to="33822,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">
                  <v:stroke dashstyle="dashDot"/>
                </v:line>
                <v:shape id="Text Box 118" style="position:absolute;left:32628;top:2504;width:9166;height:2743;visibility:visible;mso-wrap-style:square;v-text-anchor:top" o:spid="_x0000_s140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">
                  <v:fill opacity="0"/>
                  <v:textbox>
                    <w:txbxContent>
                      <w:p w:rsidR="00D82C7F" w:rsidP="00B93346" w:rsidRDefault="00D82C7F" w14:paraId="49E3CD4A" w14:textId="77777777">
                        <w:pPr>
                          <w:pStyle w:val="NormalWeb"/>
                          <w:spacing w:before="0" w:beforeAutospacing="0" w:after="160" w:afterAutospacing="0" w:line="256" w:lineRule="auto"/>
                          <w:jc w:val="center"/>
                        </w:pPr>
                        <w:r>
                          <w:rPr>
                            <w:rFonts w:eastAsia="SimSun"/>
                            <w:sz w:val="20"/>
                            <w:szCs w:val="20"/>
                          </w:rPr>
                          <w:t>Coproducts</w:t>
                        </w:r>
                      </w:p>
                    </w:txbxContent>
                  </v:textbox>
                </v:shape>
                <v:shape id="Text Box 111" style="position:absolute;left:11260;top:7333;width:7995;height:3161;visibility:visible;mso-wrap-style:square;v-text-anchor:top" o:spid="_x0000_s14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">
                  <v:fill opacity="0"/>
                  <v:textbox>
                    <w:txbxContent>
                      <w:p w:rsidR="00D82C7F" w:rsidP="00B93346" w:rsidRDefault="00D82C7F" w14:paraId="0DA177E8" w14:textId="77777777">
                        <w:pPr>
                          <w:pStyle w:val="NormalWeb"/>
                          <w:spacing w:before="0" w:beforeAutospacing="0" w:after="160" w:afterAutospacing="0" w:line="254" w:lineRule="auto"/>
                          <w:jc w:val="center"/>
                        </w:pPr>
                        <w:r>
                          <w:rPr>
                            <w:rFonts w:eastAsia="SimSun"/>
                            <w:sz w:val="20"/>
                            <w:szCs w:val="20"/>
                          </w:rPr>
                          <w:t>Feedstock</w:t>
                        </w:r>
                      </w:p>
                    </w:txbxContent>
                  </v:textbox>
                </v:shape>
                <v:shape id="Text Box 111" style="position:absolute;left:31259;top:7335;width:12001;height:2486;visibility:visible;mso-wrap-style:square;v-text-anchor:top" o:spid="_x0000_s141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">
                  <v:fill opacity="0"/>
                  <v:textbox>
                    <w:txbxContent>
                      <w:p w:rsidRPr="00306B78" w:rsidR="00D82C7F" w:rsidP="00B93346" w:rsidRDefault="00D82C7F" w14:paraId="6DBFD761" w14:textId="77777777">
                        <w:pPr>
                          <w:pStyle w:val="NormalWeb"/>
                          <w:spacing w:before="0" w:beforeAutospacing="0" w:after="160" w:afterAutospacing="0" w:line="254" w:lineRule="auto"/>
                          <w:jc w:val="center"/>
                          <w:rPr>
                            <w:sz w:val="20"/>
                            <w:szCs w:val="20"/>
                          </w:rPr>
                        </w:pPr>
                        <w:r w:rsidRPr="00306B78">
                          <w:rPr>
                            <w:rFonts w:eastAsia="SimSun"/>
                            <w:sz w:val="20"/>
                            <w:szCs w:val="20"/>
                          </w:rPr>
                          <w:t xml:space="preserve">Energy </w:t>
                        </w:r>
                        <w:r w:rsidRPr="00306B78">
                          <w:rPr>
                            <w:sz w:val="20"/>
                            <w:szCs w:val="20"/>
                          </w:rPr>
                          <w:t>Composite</w:t>
                        </w:r>
                      </w:p>
                    </w:txbxContent>
                  </v:textbox>
                </v:shape>
                <v:shape id="Text Box 102" style="position:absolute;left:37443;top:20742;width:5611;height:2451;visibility:visible;mso-wrap-style:square;v-text-anchor:top" o:spid="_x0000_s141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">
                  <v:fill opacity="0"/>
                  <v:textbox>
                    <w:txbxContent>
                      <w:p w:rsidR="00D82C7F" w:rsidP="00B93346" w:rsidRDefault="00D82C7F" w14:paraId="43DCDC88" w14:textId="77777777">
                        <w:pPr>
                          <w:pStyle w:val="NormalWeb"/>
                          <w:spacing w:before="0" w:beforeAutospacing="0" w:after="160" w:afterAutospacing="0" w:line="256" w:lineRule="auto"/>
                          <w:jc w:val="center"/>
                        </w:pPr>
                        <w:r>
                          <w:rPr>
                            <w:rFonts w:eastAsia="SimSun"/>
                            <w:sz w:val="20"/>
                            <w:szCs w:val="20"/>
                          </w:rPr>
                          <w:t>Labor</w:t>
                        </w:r>
                      </w:p>
                    </w:txbxContent>
                  </v:textbox>
                </v:shape>
                <v:shape id="Text Box 102" style="position:absolute;left:30687;top:20504;width:5607;height:2689;visibility:visible;mso-wrap-style:square;v-text-anchor:top" o:spid="_x0000_s141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">
                  <v:fill opacity="0"/>
                  <v:textbox>
                    <w:txbxContent>
                      <w:p w:rsidR="00D82C7F" w:rsidP="00B93346" w:rsidRDefault="00D82C7F" w14:paraId="5E93845B" w14:textId="77777777">
                        <w:pPr>
                          <w:pStyle w:val="NormalWeb"/>
                          <w:spacing w:before="0" w:beforeAutospacing="0" w:after="160" w:afterAutospacing="0" w:line="254" w:lineRule="auto"/>
                          <w:jc w:val="center"/>
                        </w:pPr>
                        <w:r>
                          <w:rPr>
                            <w:rFonts w:eastAsia="SimSun"/>
                            <w:sz w:val="20"/>
                            <w:szCs w:val="20"/>
                          </w:rPr>
                          <w:t>Capita</w:t>
                        </w:r>
                        <w:r>
                          <w:t>l</w:t>
                        </w:r>
                      </w:p>
                    </w:txbxContent>
                  </v:textbox>
                </v:shape>
                <v:line id="Line 110" style="position:absolute;visibility:visible;mso-wrap-style:square" o:spid="_x0000_s1413" o:connectortype="straight" from="22177,12105" to="22191,1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"/>
                <v:line id="Line 110" style="position:absolute;visibility:visible;mso-wrap-style:square" o:spid="_x0000_s1414" o:connectortype="straight" from="19897,12059" to="19967,1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"/>
                <v:line id="Line 110" style="position:absolute;visibility:visible;mso-wrap-style:square" o:spid="_x0000_s1415" o:connectortype="straight" from="37036,12105" to="37036,1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"/>
                <v:line id="Line 110" style="position:absolute;visibility:visible;mso-wrap-style:square" o:spid="_x0000_s1416" o:connectortype="straight" from="27221,10754" to="27221,1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K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vyz5ysYAAADcAAAA&#10;DwAAAAAAAAAAAAAAAAAHAgAAZHJzL2Rvd25yZXYueG1sUEsFBgAAAAADAAMAtwAAAPoCAAAAAA==&#10;"/>
                <v:shape id="Text Box 119" style="position:absolute;left:24481;top:12109;width:6858;height:3423;visibility:visible;mso-wrap-style:square;v-text-anchor:top" o:spid="_x0000_s141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">
                  <v:fill opacity="0"/>
                  <v:textbox>
                    <w:txbxContent>
                      <w:p w:rsidR="00D82C7F" w:rsidP="00B93346" w:rsidRDefault="00000000" w14:paraId="790C0C41" w14:textId="77777777">
                        <w:pPr>
                          <w:pStyle w:val="NormalWeb"/>
                          <w:spacing w:before="0" w:beforeAutospacing="0" w:after="160" w:afterAutospacing="0" w:line="256" w:lineRule="auto"/>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mat</m:t>
                                </m:r>
                              </m:sub>
                            </m:sSub>
                            <m:r>
                              <w:rPr>
                                <w:rFonts w:ascii="Cambria Math" w:hAnsi="Cambria Math" w:eastAsia="SimSun"/>
                                <w:sz w:val="16"/>
                                <w:szCs w:val="16"/>
                              </w:rPr>
                              <m:t>=0</m:t>
                            </m:r>
                          </m:oMath>
                        </m:oMathPara>
                      </w:p>
                    </w:txbxContent>
                  </v:textbox>
                </v:shape>
                <v:line id="Line 128" style="position:absolute;visibility:visible;mso-wrap-style:square" o:spid="_x0000_s1418" o:connectortype="straight" from="15319,5247" to="15319,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PhxgAAANwAAAAPAAAAZHJzL2Rvd25yZXYueG1sRI9Ba8JA&#10;FITvgv9heYI33VhpkN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LFbD4cYAAADcAAAA&#10;DwAAAAAAAAAAAAAAAAAHAgAAZHJzL2Rvd25yZXYueG1sUEsFBgAAAAADAAMAtwAAAPoCAAAAAA==&#10;"/>
                <w10:anchorlock/>
              </v:group>
            </w:pict>
          </mc:Fallback>
        </mc:AlternateContent>
      </w:r>
    </w:p>
    <w:p w:rsidR="00170289" w:rsidP="00340E7F" w:rsidRDefault="00170289" w14:paraId="1C90FC75" w14:textId="77777777">
      <w:pPr>
        <w:pStyle w:val="Source1"/>
      </w:pPr>
    </w:p>
    <w:p w:rsidRPr="001A3F0C" w:rsidR="000B5866" w:rsidP="000B5866" w:rsidRDefault="00E559E9" w14:paraId="067C9B71" w14:textId="320B1ECC">
      <w:pPr>
        <w:pStyle w:val="BodyText"/>
      </w:pPr>
      <w:r>
        <w:t>S</w:t>
      </w:r>
      <w:r w:rsidRPr="001A3F0C" w:rsidR="000B5866">
        <w:t>econd-generation biofuels</w:t>
      </w:r>
      <w:r w:rsidRPr="00FB1BBB" w:rsidR="000B5866">
        <w:t xml:space="preserve"> </w:t>
      </w:r>
      <w:r w:rsidRPr="000570C1" w:rsidR="000B5866">
        <w:t xml:space="preserve">can </w:t>
      </w:r>
      <w:r w:rsidRPr="001A3F0C" w:rsidR="000B5866">
        <w:t xml:space="preserve">employ </w:t>
      </w:r>
      <w:r w:rsidR="00A52910">
        <w:t>i</w:t>
      </w:r>
      <w:r w:rsidR="000B5866">
        <w:t>n</w:t>
      </w:r>
      <w:r w:rsidRPr="001A3F0C" w:rsidR="000B5866">
        <w:t>edible feedstock sourced from agriculture, forestry, and wastes. To estimate the role of second-generation biofuels</w:t>
      </w:r>
      <w:r w:rsidRPr="00FB1BBB" w:rsidR="000B5866">
        <w:t xml:space="preserve"> in our economy and the interaction between energy, food, transportation,</w:t>
      </w:r>
      <w:r w:rsidRPr="00244F6C" w:rsidR="000B5866">
        <w:t xml:space="preserve"> and the</w:t>
      </w:r>
      <w:r w:rsidRPr="000570C1" w:rsidR="000B5866">
        <w:t xml:space="preserve"> </w:t>
      </w:r>
      <w:r w:rsidRPr="00D435E9" w:rsidR="000B5866">
        <w:t xml:space="preserve">environment, we </w:t>
      </w:r>
      <w:r w:rsidRPr="001A3F0C" w:rsidR="000B5866">
        <w:t>introduced five types of second-generation biofuels into ADAG</w:t>
      </w:r>
      <w:r w:rsidR="000B5866">
        <w:t>E</w:t>
      </w:r>
      <w:r w:rsidRPr="001A3F0C" w:rsidR="000B5866">
        <w:t>:</w:t>
      </w:r>
    </w:p>
    <w:p w:rsidR="000B5866" w:rsidP="000B5866" w:rsidRDefault="000B5866" w14:paraId="7563E709" w14:textId="77777777">
      <w:pPr>
        <w:pStyle w:val="bullets"/>
      </w:pPr>
      <w:r w:rsidRPr="00733E59">
        <w:t>switchgrass</w:t>
      </w:r>
    </w:p>
    <w:p w:rsidR="000B5866" w:rsidP="000B5866" w:rsidRDefault="000B5866" w14:paraId="14A32BD3" w14:textId="77777777">
      <w:pPr>
        <w:pStyle w:val="bullets"/>
      </w:pPr>
      <w:r>
        <w:t>miscanthus</w:t>
      </w:r>
    </w:p>
    <w:p w:rsidR="000B5866" w:rsidP="000B5866" w:rsidRDefault="000B5866" w14:paraId="52D4F253" w14:textId="77777777">
      <w:pPr>
        <w:pStyle w:val="bullets"/>
      </w:pPr>
      <w:r w:rsidRPr="007D789B">
        <w:t>ag</w:t>
      </w:r>
      <w:r>
        <w:t>ricultural</w:t>
      </w:r>
      <w:r w:rsidRPr="007D789B">
        <w:t xml:space="preserve"> residue</w:t>
      </w:r>
      <w:r>
        <w:t xml:space="preserve"> (e.g., corn stover)</w:t>
      </w:r>
    </w:p>
    <w:p w:rsidRPr="001A3F0C" w:rsidR="000B5866" w:rsidP="000B5866" w:rsidRDefault="000B5866" w14:paraId="4E614E97" w14:textId="77777777">
      <w:pPr>
        <w:pStyle w:val="bullets"/>
      </w:pPr>
      <w:r w:rsidRPr="001A3F0C">
        <w:t>forest residue (e.g., milling and harvest residues)</w:t>
      </w:r>
    </w:p>
    <w:p w:rsidR="000B5866" w:rsidP="000B5866" w:rsidRDefault="000B5866" w14:paraId="0610DB0A" w14:textId="77777777">
      <w:pPr>
        <w:pStyle w:val="bullets"/>
      </w:pPr>
      <w:r w:rsidRPr="00733E59">
        <w:t>forest wood</w:t>
      </w:r>
      <w:r>
        <w:t xml:space="preserve"> (e.g., pulp logs and roundwood)</w:t>
      </w:r>
    </w:p>
    <w:p w:rsidR="000B5866" w:rsidP="000B5866" w:rsidRDefault="000B5866" w14:paraId="23DEE78C" w14:textId="25BCC189">
      <w:pPr>
        <w:pStyle w:val="BodyText"/>
      </w:pPr>
      <w:r w:rsidRPr="00F8255E">
        <w:t xml:space="preserve">These five types of second-generation </w:t>
      </w:r>
      <w:r w:rsidRPr="0011094A">
        <w:t xml:space="preserve">biofuels have similar Leontief production </w:t>
      </w:r>
      <w:r w:rsidRPr="005556D6">
        <w:t>structure</w:t>
      </w:r>
      <w:r>
        <w:t xml:space="preserve">s to many of the energy-related processes discussed previously. </w:t>
      </w:r>
      <w:r>
        <w:rPr>
          <w:szCs w:val="24"/>
        </w:rPr>
        <w:t xml:space="preserve">The </w:t>
      </w:r>
      <w:r w:rsidRPr="0011094A">
        <w:rPr>
          <w:szCs w:val="24"/>
        </w:rPr>
        <w:t xml:space="preserve">labor-capital composite, material bundle (composed from </w:t>
      </w:r>
      <w:r w:rsidRPr="005556D6">
        <w:rPr>
          <w:szCs w:val="24"/>
        </w:rPr>
        <w:t>energy</w:t>
      </w:r>
      <w:r>
        <w:rPr>
          <w:szCs w:val="24"/>
        </w:rPr>
        <w:t>-</w:t>
      </w:r>
      <w:r w:rsidRPr="0011094A">
        <w:rPr>
          <w:szCs w:val="24"/>
        </w:rPr>
        <w:t>intensive manufactur</w:t>
      </w:r>
      <w:r>
        <w:rPr>
          <w:szCs w:val="24"/>
        </w:rPr>
        <w:t>ing</w:t>
      </w:r>
      <w:r w:rsidRPr="0011094A">
        <w:rPr>
          <w:szCs w:val="24"/>
        </w:rPr>
        <w:t>, road freight transportation</w:t>
      </w:r>
      <w:r>
        <w:rPr>
          <w:szCs w:val="24"/>
        </w:rPr>
        <w:t>,</w:t>
      </w:r>
      <w:r w:rsidRPr="0011094A">
        <w:rPr>
          <w:szCs w:val="24"/>
        </w:rPr>
        <w:t xml:space="preserve"> and service), energy bundle (includes oil, gas</w:t>
      </w:r>
      <w:r>
        <w:rPr>
          <w:szCs w:val="24"/>
        </w:rPr>
        <w:t>,</w:t>
      </w:r>
      <w:r w:rsidRPr="0011094A">
        <w:rPr>
          <w:szCs w:val="24"/>
        </w:rPr>
        <w:t xml:space="preserve"> and electricity</w:t>
      </w:r>
      <w:r w:rsidRPr="00005812">
        <w:rPr>
          <w:vertAlign w:val="superscript"/>
        </w:rPr>
        <w:footnoteReference w:id="8"/>
      </w:r>
      <w:r w:rsidRPr="0011094A">
        <w:rPr>
          <w:szCs w:val="24"/>
        </w:rPr>
        <w:t>)</w:t>
      </w:r>
      <w:r>
        <w:rPr>
          <w:szCs w:val="24"/>
        </w:rPr>
        <w:t>,</w:t>
      </w:r>
      <w:r w:rsidRPr="00F8255E">
        <w:rPr>
          <w:szCs w:val="24"/>
        </w:rPr>
        <w:t xml:space="preserve"> and land </w:t>
      </w:r>
      <w:r>
        <w:rPr>
          <w:szCs w:val="24"/>
        </w:rPr>
        <w:t>are in the top nest of the production function with an</w:t>
      </w:r>
      <w:r w:rsidRPr="0011094A">
        <w:rPr>
          <w:szCs w:val="24"/>
        </w:rPr>
        <w:t xml:space="preserve"> elasticity of substitution </w:t>
      </w:r>
      <w:r>
        <w:rPr>
          <w:szCs w:val="24"/>
        </w:rPr>
        <w:t>of</w:t>
      </w:r>
      <w:r w:rsidRPr="0011094A">
        <w:rPr>
          <w:szCs w:val="24"/>
        </w:rPr>
        <w:t xml:space="preserve"> zero </w:t>
      </w:r>
      <w:r w:rsidRPr="0011094A">
        <w:t xml:space="preserve">(see Figure </w:t>
      </w:r>
      <w:r w:rsidR="00BE6756">
        <w:t>3</w:t>
      </w:r>
      <w:r w:rsidRPr="0011094A">
        <w:t>-</w:t>
      </w:r>
      <w:r w:rsidR="008563BF">
        <w:t>12</w:t>
      </w:r>
      <w:r w:rsidRPr="0011094A">
        <w:t xml:space="preserve">). Biofuels produced from </w:t>
      </w:r>
      <w:r w:rsidRPr="005556D6">
        <w:t>ag</w:t>
      </w:r>
      <w:r>
        <w:t>ricultural</w:t>
      </w:r>
      <w:r w:rsidRPr="0011094A">
        <w:t xml:space="preserve"> residue and forest residue are two exceptions where land is </w:t>
      </w:r>
      <w:r>
        <w:t xml:space="preserve">not </w:t>
      </w:r>
      <w:r w:rsidRPr="0011094A">
        <w:t xml:space="preserve">directly used as </w:t>
      </w:r>
      <w:r>
        <w:t>an</w:t>
      </w:r>
      <w:r w:rsidRPr="005556D6">
        <w:t xml:space="preserve"> </w:t>
      </w:r>
      <w:r w:rsidRPr="0011094A">
        <w:t xml:space="preserve">input. The production of feedstock and conversion of the feedstock </w:t>
      </w:r>
      <w:r>
        <w:t>in</w:t>
      </w:r>
      <w:r w:rsidRPr="005556D6">
        <w:t xml:space="preserve">to </w:t>
      </w:r>
      <w:r w:rsidRPr="0011094A">
        <w:t xml:space="preserve">biofuel </w:t>
      </w:r>
      <w:r>
        <w:t>were</w:t>
      </w:r>
      <w:r w:rsidRPr="005556D6">
        <w:t xml:space="preserve"> </w:t>
      </w:r>
      <w:r w:rsidRPr="0011094A">
        <w:t>co</w:t>
      </w:r>
      <w:r w:rsidRPr="005556D6">
        <w:t xml:space="preserve">llapsed into one </w:t>
      </w:r>
      <w:r>
        <w:t>component</w:t>
      </w:r>
      <w:r w:rsidRPr="005556D6">
        <w:t xml:space="preserve"> of </w:t>
      </w:r>
      <w:r w:rsidR="00DF128E">
        <w:t xml:space="preserve">the </w:t>
      </w:r>
      <w:r w:rsidRPr="005556D6">
        <w:t>production function (i.e., the capital and labor needed for both growing feedstock and converting the feedstock to a final fuel are combined), which is different from first</w:t>
      </w:r>
      <w:r>
        <w:t>-</w:t>
      </w:r>
      <w:r w:rsidRPr="005556D6">
        <w:t xml:space="preserve">generation biofuels, where feedstock production is </w:t>
      </w:r>
      <w:r>
        <w:t xml:space="preserve">entirely </w:t>
      </w:r>
      <w:r w:rsidRPr="005556D6">
        <w:t xml:space="preserve">separated from </w:t>
      </w:r>
      <w:r>
        <w:t xml:space="preserve">the </w:t>
      </w:r>
      <w:r w:rsidRPr="005556D6">
        <w:t>biofuel process.</w:t>
      </w:r>
      <w:r w:rsidRPr="00F8255E">
        <w:t xml:space="preserve"> </w:t>
      </w:r>
    </w:p>
    <w:p w:rsidRPr="0076453C" w:rsidR="000B5866" w:rsidP="007978C1" w:rsidRDefault="000B5866" w14:paraId="39659B0F" w14:textId="5559638F">
      <w:pPr>
        <w:pStyle w:val="FigureTitle"/>
      </w:pPr>
      <w:bookmarkStart w:name="_Toc120007904" w:id="129"/>
      <w:r w:rsidRPr="00733E59">
        <w:t xml:space="preserve">Figure </w:t>
      </w:r>
      <w:r w:rsidR="00FB1771">
        <w:t>3</w:t>
      </w:r>
      <w:r w:rsidRPr="00733E59">
        <w:t>-</w:t>
      </w:r>
      <w:r w:rsidR="008563BF">
        <w:t>12</w:t>
      </w:r>
      <w:r>
        <w:rPr>
          <w:noProof/>
        </w:rPr>
        <w:t>.</w:t>
      </w:r>
      <w:r>
        <w:t xml:space="preserve"> </w:t>
      </w:r>
      <w:r>
        <w:tab/>
      </w:r>
      <w:r w:rsidRPr="00733E59">
        <w:t>Second</w:t>
      </w:r>
      <w:r>
        <w:t>-</w:t>
      </w:r>
      <w:r w:rsidRPr="00733E59">
        <w:t>Generation Biofuels Production in ADAGE</w:t>
      </w:r>
      <w:bookmarkEnd w:id="129"/>
    </w:p>
    <w:p w:rsidRPr="00733E59" w:rsidR="000B5866" w:rsidP="000B5866" w:rsidRDefault="000B5866" w14:paraId="09FA66F1" w14:textId="77777777">
      <w:pPr>
        <w:pStyle w:val="figurewobox"/>
      </w:pPr>
      <w:r w:rsidRPr="00733E59">
        <w:rPr>
          <w:noProof/>
        </w:rPr>
        <mc:AlternateContent>
          <mc:Choice Requires="wpc">
            <w:drawing>
              <wp:inline distT="0" distB="0" distL="0" distR="0" wp14:anchorId="0AB19EF2" wp14:editId="5B2B7165">
                <wp:extent cx="5943600" cy="1930400"/>
                <wp:effectExtent l="0" t="0" r="19050" b="12700"/>
                <wp:docPr id="320" name="Canvas 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a:solidFill>
                            <a:schemeClr val="tx1"/>
                          </a:solidFill>
                        </a:ln>
                      </wpc:whole>
                      <wps:wsp>
                        <wps:cNvPr id="886" name="Line 5"/>
                        <wps:cNvCnPr>
                          <a:cxnSpLocks noChangeShapeType="1"/>
                        </wps:cNvCnPr>
                        <wps:spPr bwMode="auto">
                          <a:xfrm flipH="1">
                            <a:off x="1496988" y="420652"/>
                            <a:ext cx="3761012" cy="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6"/>
                        <wps:cNvCnPr>
                          <a:cxnSpLocks noChangeShapeType="1"/>
                        </wps:cNvCnPr>
                        <wps:spPr bwMode="auto">
                          <a:xfrm>
                            <a:off x="3301100" y="229074"/>
                            <a:ext cx="0" cy="1915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Text Box 14"/>
                        <wps:cNvSpPr txBox="1">
                          <a:spLocks noChangeArrowheads="1"/>
                        </wps:cNvSpPr>
                        <wps:spPr bwMode="auto">
                          <a:xfrm>
                            <a:off x="2378400" y="474"/>
                            <a:ext cx="17704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6E282D65" w14:textId="77777777">
                              <w:pPr>
                                <w:jc w:val="center"/>
                                <w:rPr>
                                  <w:bCs/>
                                  <w:i/>
                                  <w:sz w:val="18"/>
                                  <w:szCs w:val="18"/>
                                </w:rPr>
                              </w:pPr>
                              <w:r>
                                <w:rPr>
                                  <w:bCs/>
                                  <w:sz w:val="18"/>
                                  <w:szCs w:val="18"/>
                                </w:rPr>
                                <w:t xml:space="preserve">Output </w:t>
                              </w:r>
                            </w:p>
                            <w:p w:rsidR="000B5866" w:rsidP="000B5866" w:rsidRDefault="000B5866" w14:paraId="16626681" w14:textId="77777777">
                              <w:pPr>
                                <w:jc w:val="center"/>
                                <w:rPr>
                                  <w:bCs/>
                                  <w:i/>
                                  <w:sz w:val="18"/>
                                  <w:szCs w:val="18"/>
                                </w:rPr>
                              </w:pPr>
                            </w:p>
                          </w:txbxContent>
                        </wps:txbx>
                        <wps:bodyPr rot="0" vert="horz" wrap="square" lIns="0" tIns="45720" rIns="0" bIns="45720" anchor="t" anchorCtr="0" upright="1">
                          <a:noAutofit/>
                        </wps:bodyPr>
                      </wps:wsp>
                      <wps:wsp>
                        <wps:cNvPr id="889" name="Line 41"/>
                        <wps:cNvCnPr>
                          <a:cxnSpLocks noChangeShapeType="1"/>
                        </wps:cNvCnPr>
                        <wps:spPr bwMode="auto">
                          <a:xfrm>
                            <a:off x="4364926" y="1047362"/>
                            <a:ext cx="342700" cy="453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42"/>
                        <wps:cNvCnPr>
                          <a:cxnSpLocks noChangeShapeType="1"/>
                        </wps:cNvCnPr>
                        <wps:spPr bwMode="auto">
                          <a:xfrm flipH="1">
                            <a:off x="4021826" y="1052372"/>
                            <a:ext cx="343000" cy="437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60" name="Arc 43"/>
                        <wps:cNvSpPr>
                          <a:spLocks/>
                        </wps:cNvSpPr>
                        <wps:spPr bwMode="auto">
                          <a:xfrm rot="2990824" flipV="1">
                            <a:off x="4088998" y="886698"/>
                            <a:ext cx="480524" cy="510600"/>
                          </a:xfrm>
                          <a:custGeom>
                            <a:avLst/>
                            <a:gdLst>
                              <a:gd name="T0" fmla="*/ 0 w 21600"/>
                              <a:gd name="T1" fmla="*/ 0 h 21600"/>
                              <a:gd name="T2" fmla="*/ 480322 w 21600"/>
                              <a:gd name="T3" fmla="*/ 510555 h 21600"/>
                              <a:gd name="T4" fmla="*/ 0 w 21600"/>
                              <a:gd name="T5" fmla="*/ 51055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912161" name="Text Box 4"/>
                        <wps:cNvSpPr txBox="1">
                          <a:spLocks noChangeArrowheads="1"/>
                        </wps:cNvSpPr>
                        <wps:spPr bwMode="auto">
                          <a:xfrm>
                            <a:off x="3771900" y="1451516"/>
                            <a:ext cx="702800" cy="245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580326D2" w14:textId="77777777">
                              <w:pPr>
                                <w:pStyle w:val="NormalWeb"/>
                                <w:spacing w:before="0" w:beforeAutospacing="0" w:after="160" w:afterAutospacing="0" w:line="252" w:lineRule="auto"/>
                                <w:jc w:val="center"/>
                              </w:pPr>
                              <w:r>
                                <w:rPr>
                                  <w:rFonts w:eastAsia="SimSun"/>
                                  <w:sz w:val="18"/>
                                  <w:szCs w:val="18"/>
                                </w:rPr>
                                <w:t xml:space="preserve">Capital </w:t>
                              </w:r>
                            </w:p>
                          </w:txbxContent>
                        </wps:txbx>
                        <wps:bodyPr rot="0" vert="horz" wrap="square" lIns="91440" tIns="45720" rIns="91440" bIns="45720" anchor="t" anchorCtr="0" upright="1">
                          <a:noAutofit/>
                        </wps:bodyPr>
                      </wps:wsp>
                      <wps:wsp>
                        <wps:cNvPr id="1281912162" name="Line 6"/>
                        <wps:cNvCnPr>
                          <a:cxnSpLocks noChangeShapeType="1"/>
                        </wps:cNvCnPr>
                        <wps:spPr bwMode="auto">
                          <a:xfrm flipH="1">
                            <a:off x="1496987" y="428217"/>
                            <a:ext cx="0" cy="2635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63" name="Line 6"/>
                        <wps:cNvCnPr>
                          <a:cxnSpLocks noChangeShapeType="1"/>
                        </wps:cNvCnPr>
                        <wps:spPr bwMode="auto">
                          <a:xfrm>
                            <a:off x="4364726" y="420718"/>
                            <a:ext cx="0" cy="2657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64" name="Text Box 4"/>
                        <wps:cNvSpPr txBox="1">
                          <a:spLocks noChangeArrowheads="1"/>
                        </wps:cNvSpPr>
                        <wps:spPr bwMode="auto">
                          <a:xfrm>
                            <a:off x="4707626" y="1052683"/>
                            <a:ext cx="571500" cy="2775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4013B6" w:rsidR="000B5866" w:rsidP="000B5866" w:rsidRDefault="00541246" w14:paraId="5A2B5221" w14:textId="77777777">
                              <w:pPr>
                                <w:pStyle w:val="NormalWeb"/>
                                <w:spacing w:before="0" w:beforeAutospacing="0" w:after="160" w:afterAutospacing="0" w:line="252" w:lineRule="auto"/>
                                <w:jc w:val="center"/>
                              </w:pPr>
                              <m:oMathPara>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va</m:t>
                                      </m:r>
                                    </m:sub>
                                  </m:sSub>
                                  <m:r>
                                    <w:rPr>
                                      <w:rFonts w:ascii="Cambria Math" w:hAnsi="Cambria Math" w:eastAsia="SimSun"/>
                                      <w:sz w:val="18"/>
                                      <w:szCs w:val="18"/>
                                    </w:rPr>
                                    <m:t>=1</m:t>
                                  </m:r>
                                </m:oMath>
                              </m:oMathPara>
                            </w:p>
                          </w:txbxContent>
                        </wps:txbx>
                        <wps:bodyPr rot="0" vert="horz" wrap="square" lIns="91440" tIns="45720" rIns="91440" bIns="45720" anchor="t" anchorCtr="0" upright="1">
                          <a:noAutofit/>
                        </wps:bodyPr>
                      </wps:wsp>
                      <wps:wsp>
                        <wps:cNvPr id="1281912165" name="Text Box 7"/>
                        <wps:cNvSpPr txBox="1">
                          <a:spLocks noChangeArrowheads="1"/>
                        </wps:cNvSpPr>
                        <wps:spPr bwMode="auto">
                          <a:xfrm>
                            <a:off x="1004825" y="644859"/>
                            <a:ext cx="1052575" cy="4025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096FA1E8"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Material </w:t>
                              </w:r>
                            </w:p>
                            <w:p w:rsidR="000B5866" w:rsidP="000B5866" w:rsidRDefault="000B5866" w14:paraId="1AA306F8" w14:textId="77777777">
                              <w:pPr>
                                <w:pStyle w:val="NormalWeb"/>
                                <w:spacing w:before="0" w:beforeAutospacing="0" w:after="0" w:afterAutospacing="0" w:line="252" w:lineRule="auto"/>
                                <w:jc w:val="center"/>
                                <w:rPr>
                                  <w:rFonts w:eastAsia="SimSun"/>
                                  <w:sz w:val="18"/>
                                  <w:szCs w:val="18"/>
                                </w:rPr>
                              </w:pPr>
                              <w:r>
                                <w:rPr>
                                  <w:rFonts w:eastAsia="SimSun"/>
                                  <w:sz w:val="18"/>
                                  <w:szCs w:val="18"/>
                                </w:rPr>
                                <w:t>Inputs</w:t>
                              </w:r>
                            </w:p>
                            <w:p w:rsidR="000B5866" w:rsidP="000B5866" w:rsidRDefault="000B5866" w14:paraId="7B4F08B8" w14:textId="77777777">
                              <w:pPr>
                                <w:pStyle w:val="NormalWeb"/>
                                <w:spacing w:before="0" w:beforeAutospacing="0" w:after="0" w:afterAutospacing="0" w:line="252" w:lineRule="auto"/>
                                <w:jc w:val="center"/>
                              </w:pPr>
                            </w:p>
                          </w:txbxContent>
                        </wps:txbx>
                        <wps:bodyPr rot="0" vert="horz" wrap="square" lIns="91440" tIns="45720" rIns="91440" bIns="45720" anchor="t" anchorCtr="0" upright="1">
                          <a:noAutofit/>
                        </wps:bodyPr>
                      </wps:wsp>
                      <wps:wsp>
                        <wps:cNvPr id="1281912166" name="Text Box 7"/>
                        <wps:cNvSpPr txBox="1">
                          <a:spLocks noChangeArrowheads="1"/>
                        </wps:cNvSpPr>
                        <wps:spPr bwMode="auto">
                          <a:xfrm>
                            <a:off x="3771900" y="684103"/>
                            <a:ext cx="1271200" cy="4026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1FE9B4AA"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Value-Added </w:t>
                              </w:r>
                            </w:p>
                            <w:p w:rsidR="000B5866" w:rsidP="000B5866" w:rsidRDefault="000B5866" w14:paraId="63C49DBF" w14:textId="77777777">
                              <w:pPr>
                                <w:pStyle w:val="NormalWeb"/>
                                <w:spacing w:before="0" w:beforeAutospacing="0" w:after="0" w:afterAutospacing="0" w:line="252" w:lineRule="auto"/>
                                <w:jc w:val="center"/>
                              </w:pPr>
                              <w:r>
                                <w:rPr>
                                  <w:rFonts w:eastAsia="SimSun"/>
                                  <w:sz w:val="18"/>
                                  <w:szCs w:val="18"/>
                                </w:rPr>
                                <w:t>Composite</w:t>
                              </w:r>
                            </w:p>
                          </w:txbxContent>
                        </wps:txbx>
                        <wps:bodyPr rot="0" vert="horz" wrap="square" lIns="91440" tIns="45720" rIns="91440" bIns="45720" anchor="t" anchorCtr="0" upright="1">
                          <a:noAutofit/>
                        </wps:bodyPr>
                      </wps:wsp>
                      <wps:wsp>
                        <wps:cNvPr id="1281912167" name="Text Box 4"/>
                        <wps:cNvSpPr txBox="1">
                          <a:spLocks noChangeArrowheads="1"/>
                        </wps:cNvSpPr>
                        <wps:spPr bwMode="auto">
                          <a:xfrm>
                            <a:off x="3259220" y="431399"/>
                            <a:ext cx="584000" cy="238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4013B6" w:rsidR="000B5866" w:rsidP="000B5866" w:rsidRDefault="00541246" w14:paraId="4216F4B9" w14:textId="77777777">
                              <w:pPr>
                                <w:pStyle w:val="NormalWeb"/>
                                <w:spacing w:before="0" w:beforeAutospacing="0" w:after="160" w:afterAutospacing="0" w:line="252" w:lineRule="auto"/>
                                <w:jc w:val="center"/>
                                <w:rPr>
                                  <w:sz w:val="16"/>
                                  <w:szCs w:val="16"/>
                                </w:rPr>
                              </w:pPr>
                              <m:oMathPara>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bio</m:t>
                                      </m:r>
                                    </m:sub>
                                  </m:sSub>
                                  <m:r>
                                    <w:rPr>
                                      <w:rFonts w:ascii="Cambria Math" w:hAnsi="Cambria Math" w:eastAsia="SimSun"/>
                                      <w:sz w:val="16"/>
                                      <w:szCs w:val="16"/>
                                    </w:rPr>
                                    <m:t>=0</m:t>
                                  </m:r>
                                </m:oMath>
                              </m:oMathPara>
                            </w:p>
                          </w:txbxContent>
                        </wps:txbx>
                        <wps:bodyPr rot="0" vert="horz" wrap="square" lIns="91440" tIns="45720" rIns="91440" bIns="45720" anchor="t" anchorCtr="0" upright="1">
                          <a:noAutofit/>
                        </wps:bodyPr>
                      </wps:wsp>
                      <wps:wsp>
                        <wps:cNvPr id="1281912168" name="Text Box 4"/>
                        <wps:cNvSpPr txBox="1">
                          <a:spLocks noChangeArrowheads="1"/>
                        </wps:cNvSpPr>
                        <wps:spPr bwMode="auto">
                          <a:xfrm>
                            <a:off x="4457700" y="1455135"/>
                            <a:ext cx="502475" cy="245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62AA834D" w14:textId="77777777">
                              <w:pPr>
                                <w:pStyle w:val="NormalWeb"/>
                                <w:spacing w:before="0" w:beforeAutospacing="0" w:after="160" w:afterAutospacing="0" w:line="252" w:lineRule="auto"/>
                                <w:jc w:val="center"/>
                              </w:pPr>
                              <w:r>
                                <w:rPr>
                                  <w:rFonts w:eastAsia="SimSun"/>
                                  <w:sz w:val="18"/>
                                  <w:szCs w:val="18"/>
                                </w:rPr>
                                <w:t>Labor</w:t>
                              </w:r>
                            </w:p>
                          </w:txbxContent>
                        </wps:txbx>
                        <wps:bodyPr rot="0" vert="horz" wrap="square" lIns="91440" tIns="45720" rIns="91440" bIns="45720" anchor="t" anchorCtr="0" upright="1">
                          <a:noAutofit/>
                        </wps:bodyPr>
                      </wps:wsp>
                      <wps:wsp>
                        <wps:cNvPr id="1281912169" name="Line 6"/>
                        <wps:cNvCnPr>
                          <a:cxnSpLocks noChangeShapeType="1"/>
                        </wps:cNvCnPr>
                        <wps:spPr bwMode="auto">
                          <a:xfrm>
                            <a:off x="5257800" y="413252"/>
                            <a:ext cx="200" cy="234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71" name="Text Box 7"/>
                        <wps:cNvSpPr txBox="1">
                          <a:spLocks noChangeArrowheads="1"/>
                        </wps:cNvSpPr>
                        <wps:spPr bwMode="auto">
                          <a:xfrm>
                            <a:off x="5165900" y="622972"/>
                            <a:ext cx="488600" cy="2825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2EBB50E7" w14:textId="77777777">
                              <w:pPr>
                                <w:pStyle w:val="NormalWeb"/>
                                <w:spacing w:before="0" w:beforeAutospacing="0" w:after="0" w:afterAutospacing="0" w:line="252" w:lineRule="auto"/>
                                <w:jc w:val="center"/>
                              </w:pPr>
                              <w:r>
                                <w:rPr>
                                  <w:rFonts w:eastAsia="SimSun"/>
                                  <w:sz w:val="18"/>
                                  <w:szCs w:val="18"/>
                                </w:rPr>
                                <w:t>Land</w:t>
                              </w:r>
                            </w:p>
                          </w:txbxContent>
                        </wps:txbx>
                        <wps:bodyPr rot="0" vert="horz" wrap="square" lIns="91440" tIns="45720" rIns="91440" bIns="45720" anchor="t" anchorCtr="0" upright="1">
                          <a:noAutofit/>
                        </wps:bodyPr>
                      </wps:wsp>
                      <wps:wsp>
                        <wps:cNvPr id="1281912172" name="Text Box 7"/>
                        <wps:cNvSpPr txBox="1">
                          <a:spLocks noChangeArrowheads="1"/>
                        </wps:cNvSpPr>
                        <wps:spPr bwMode="auto">
                          <a:xfrm>
                            <a:off x="114300" y="1459404"/>
                            <a:ext cx="1028700" cy="3735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2DAAA366" w14:textId="77777777">
                              <w:pPr>
                                <w:pStyle w:val="NormalWeb"/>
                                <w:spacing w:before="0" w:beforeAutospacing="0" w:after="0" w:afterAutospacing="0" w:line="252" w:lineRule="auto"/>
                                <w:jc w:val="center"/>
                              </w:pPr>
                              <w:r>
                                <w:rPr>
                                  <w:rFonts w:eastAsia="SimSun"/>
                                  <w:sz w:val="18"/>
                                  <w:szCs w:val="18"/>
                                </w:rPr>
                                <w:t>Energy-Intensive Manufacturing</w:t>
                              </w:r>
                            </w:p>
                          </w:txbxContent>
                        </wps:txbx>
                        <wps:bodyPr rot="0" vert="horz" wrap="square" lIns="91440" tIns="45720" rIns="91440" bIns="45720" anchor="t" anchorCtr="0" upright="1">
                          <a:noAutofit/>
                        </wps:bodyPr>
                      </wps:wsp>
                      <wps:wsp>
                        <wps:cNvPr id="1281912173" name="Text Box 7"/>
                        <wps:cNvSpPr txBox="1">
                          <a:spLocks noChangeArrowheads="1"/>
                        </wps:cNvSpPr>
                        <wps:spPr bwMode="auto">
                          <a:xfrm>
                            <a:off x="986886" y="1438275"/>
                            <a:ext cx="939800" cy="39466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103DE07A" w14:textId="77777777">
                              <w:pPr>
                                <w:pStyle w:val="NormalWeb"/>
                                <w:spacing w:before="0" w:beforeAutospacing="0" w:after="0" w:afterAutospacing="0" w:line="252" w:lineRule="auto"/>
                                <w:jc w:val="center"/>
                              </w:pPr>
                              <w:r>
                                <w:rPr>
                                  <w:rFonts w:eastAsia="SimSun"/>
                                  <w:sz w:val="18"/>
                                  <w:szCs w:val="18"/>
                                </w:rPr>
                                <w:t>Road Freight (truck)</w:t>
                              </w:r>
                            </w:p>
                          </w:txbxContent>
                        </wps:txbx>
                        <wps:bodyPr rot="0" vert="horz" wrap="square" lIns="91440" tIns="45720" rIns="91440" bIns="45720" anchor="t" anchorCtr="0" upright="1">
                          <a:noAutofit/>
                        </wps:bodyPr>
                      </wps:wsp>
                      <wps:wsp>
                        <wps:cNvPr id="1281912174" name="Text Box 7"/>
                        <wps:cNvSpPr txBox="1">
                          <a:spLocks noChangeArrowheads="1"/>
                        </wps:cNvSpPr>
                        <wps:spPr bwMode="auto">
                          <a:xfrm>
                            <a:off x="1581949" y="1438275"/>
                            <a:ext cx="939800" cy="2917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1C058568" w14:textId="77777777">
                              <w:pPr>
                                <w:pStyle w:val="NormalWeb"/>
                                <w:spacing w:before="0" w:beforeAutospacing="0" w:after="0" w:afterAutospacing="0" w:line="252" w:lineRule="auto"/>
                                <w:jc w:val="center"/>
                              </w:pPr>
                              <w:r>
                                <w:rPr>
                                  <w:rFonts w:eastAsia="SimSun"/>
                                  <w:sz w:val="18"/>
                                  <w:szCs w:val="18"/>
                                </w:rPr>
                                <w:t>Service</w:t>
                              </w:r>
                            </w:p>
                          </w:txbxContent>
                        </wps:txbx>
                        <wps:bodyPr rot="0" vert="horz" wrap="square" lIns="91440" tIns="45720" rIns="91440" bIns="45720" anchor="t" anchorCtr="0" upright="1">
                          <a:noAutofit/>
                        </wps:bodyPr>
                      </wps:wsp>
                      <wps:wsp>
                        <wps:cNvPr id="1281912175" name="Text Box 7"/>
                        <wps:cNvSpPr txBox="1">
                          <a:spLocks noChangeArrowheads="1"/>
                        </wps:cNvSpPr>
                        <wps:spPr bwMode="auto">
                          <a:xfrm>
                            <a:off x="2463000" y="669984"/>
                            <a:ext cx="1271300" cy="4021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785A4962" w14:textId="77777777">
                              <w:pPr>
                                <w:pStyle w:val="NormalWeb"/>
                                <w:spacing w:before="0" w:beforeAutospacing="0" w:after="0" w:afterAutospacing="0" w:line="252" w:lineRule="auto"/>
                                <w:jc w:val="center"/>
                              </w:pPr>
                              <w:r>
                                <w:rPr>
                                  <w:rFonts w:eastAsia="SimSun"/>
                                  <w:sz w:val="18"/>
                                  <w:szCs w:val="18"/>
                                </w:rPr>
                                <w:t xml:space="preserve">Energy </w:t>
                              </w:r>
                            </w:p>
                            <w:p w:rsidR="000B5866" w:rsidP="000B5866" w:rsidRDefault="000B5866" w14:paraId="3ABE2F1C" w14:textId="77777777">
                              <w:pPr>
                                <w:pStyle w:val="NormalWeb"/>
                                <w:spacing w:before="0" w:beforeAutospacing="0" w:after="0" w:afterAutospacing="0" w:line="252" w:lineRule="auto"/>
                                <w:jc w:val="center"/>
                              </w:pPr>
                              <w:r>
                                <w:rPr>
                                  <w:rFonts w:eastAsia="SimSun"/>
                                  <w:sz w:val="18"/>
                                  <w:szCs w:val="18"/>
                                </w:rPr>
                                <w:t>Composites</w:t>
                              </w:r>
                            </w:p>
                            <w:p w:rsidR="000B5866" w:rsidP="000B5866" w:rsidRDefault="000B5866" w14:paraId="2D221E6A" w14:textId="77777777">
                              <w:pPr>
                                <w:pStyle w:val="NormalWeb"/>
                                <w:spacing w:before="0" w:beforeAutospacing="0" w:after="0" w:afterAutospacing="0" w:line="252" w:lineRule="auto"/>
                                <w:jc w:val="center"/>
                              </w:pPr>
                              <w:r>
                                <w:rPr>
                                  <w:rFonts w:eastAsia="SimSun"/>
                                </w:rPr>
                                <w:t> </w:t>
                              </w:r>
                            </w:p>
                          </w:txbxContent>
                        </wps:txbx>
                        <wps:bodyPr rot="0" vert="horz" wrap="square" lIns="91440" tIns="45720" rIns="91440" bIns="45720" anchor="t" anchorCtr="0" upright="1">
                          <a:noAutofit/>
                        </wps:bodyPr>
                      </wps:wsp>
                      <wps:wsp>
                        <wps:cNvPr id="1281912176" name="Text Box 7"/>
                        <wps:cNvSpPr txBox="1">
                          <a:spLocks noChangeArrowheads="1"/>
                        </wps:cNvSpPr>
                        <wps:spPr bwMode="auto">
                          <a:xfrm>
                            <a:off x="2123387" y="1438275"/>
                            <a:ext cx="944900" cy="2717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368DCE1B" w14:textId="77777777">
                              <w:pPr>
                                <w:pStyle w:val="NormalWeb"/>
                                <w:spacing w:before="0" w:beforeAutospacing="0" w:after="0" w:afterAutospacing="0" w:line="252" w:lineRule="auto"/>
                                <w:jc w:val="center"/>
                              </w:pPr>
                              <w:r>
                                <w:rPr>
                                  <w:rFonts w:eastAsia="SimSun"/>
                                  <w:sz w:val="18"/>
                                  <w:szCs w:val="18"/>
                                </w:rPr>
                                <w:t>Electricity</w:t>
                              </w:r>
                            </w:p>
                          </w:txbxContent>
                        </wps:txbx>
                        <wps:bodyPr rot="0" vert="horz" wrap="square" lIns="91440" tIns="45720" rIns="91440" bIns="45720" anchor="t" anchorCtr="0" upright="1">
                          <a:noAutofit/>
                        </wps:bodyPr>
                      </wps:wsp>
                      <wps:wsp>
                        <wps:cNvPr id="1281912177" name="Text Box 7"/>
                        <wps:cNvSpPr txBox="1">
                          <a:spLocks noChangeArrowheads="1"/>
                        </wps:cNvSpPr>
                        <wps:spPr bwMode="auto">
                          <a:xfrm>
                            <a:off x="2878800" y="1448977"/>
                            <a:ext cx="422300" cy="2610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28831A32" w14:textId="77777777">
                              <w:pPr>
                                <w:pStyle w:val="NormalWeb"/>
                                <w:spacing w:before="0" w:beforeAutospacing="0" w:after="0" w:afterAutospacing="0" w:line="252" w:lineRule="auto"/>
                                <w:jc w:val="center"/>
                              </w:pPr>
                              <w:r>
                                <w:rPr>
                                  <w:rFonts w:eastAsia="SimSun"/>
                                  <w:sz w:val="18"/>
                                  <w:szCs w:val="18"/>
                                </w:rPr>
                                <w:t>Oil</w:t>
                              </w:r>
                            </w:p>
                          </w:txbxContent>
                        </wps:txbx>
                        <wps:bodyPr rot="0" vert="horz" wrap="square" lIns="91440" tIns="45720" rIns="91440" bIns="45720" anchor="t" anchorCtr="0" upright="1">
                          <a:noAutofit/>
                        </wps:bodyPr>
                      </wps:wsp>
                      <wps:wsp>
                        <wps:cNvPr id="1281912178" name="Text Box 7"/>
                        <wps:cNvSpPr txBox="1">
                          <a:spLocks noChangeArrowheads="1"/>
                        </wps:cNvSpPr>
                        <wps:spPr bwMode="auto">
                          <a:xfrm>
                            <a:off x="3335800" y="1438813"/>
                            <a:ext cx="571500" cy="291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0B5866" w14:paraId="75465E2C" w14:textId="77777777">
                              <w:pPr>
                                <w:pStyle w:val="NormalWeb"/>
                                <w:spacing w:before="0" w:beforeAutospacing="0" w:after="0" w:afterAutospacing="0" w:line="252" w:lineRule="auto"/>
                                <w:jc w:val="center"/>
                              </w:pPr>
                              <w:r>
                                <w:rPr>
                                  <w:rFonts w:eastAsia="SimSun"/>
                                  <w:sz w:val="18"/>
                                  <w:szCs w:val="18"/>
                                </w:rPr>
                                <w:t>Gas</w:t>
                              </w:r>
                            </w:p>
                          </w:txbxContent>
                        </wps:txbx>
                        <wps:bodyPr rot="0" vert="horz" wrap="square" lIns="91440" tIns="45720" rIns="91440" bIns="45720" anchor="t" anchorCtr="0" upright="1">
                          <a:noAutofit/>
                        </wps:bodyPr>
                      </wps:wsp>
                      <wps:wsp>
                        <wps:cNvPr id="1281912179" name="Line 6"/>
                        <wps:cNvCnPr>
                          <a:cxnSpLocks noChangeShapeType="1"/>
                        </wps:cNvCnPr>
                        <wps:spPr bwMode="auto">
                          <a:xfrm>
                            <a:off x="3104700" y="411517"/>
                            <a:ext cx="0" cy="265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0" name="Text Box 4"/>
                        <wps:cNvSpPr txBox="1">
                          <a:spLocks noChangeArrowheads="1"/>
                        </wps:cNvSpPr>
                        <wps:spPr bwMode="auto">
                          <a:xfrm>
                            <a:off x="3055362" y="1214315"/>
                            <a:ext cx="594160" cy="266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4013B6" w:rsidR="000B5866" w:rsidP="000B5866" w:rsidRDefault="00541246" w14:paraId="001AEF36" w14:textId="77777777">
                              <w:pPr>
                                <w:pStyle w:val="NormalWeb"/>
                                <w:spacing w:before="0" w:beforeAutospacing="0" w:after="160" w:afterAutospacing="0" w:line="252" w:lineRule="auto"/>
                                <w:jc w:val="cente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enoe</m:t>
                                      </m:r>
                                    </m:sub>
                                  </m:sSub>
                                  <m:r>
                                    <w:rPr>
                                      <w:rFonts w:ascii="Cambria Math" w:hAnsi="Cambria Math" w:eastAsia="SimSun"/>
                                      <w:sz w:val="16"/>
                                      <w:szCs w:val="16"/>
                                    </w:rPr>
                                    <m:t>=0</m:t>
                                  </m:r>
                                </m:oMath>
                              </m:oMathPara>
                            </w:p>
                          </w:txbxContent>
                        </wps:txbx>
                        <wps:bodyPr rot="0" vert="horz" wrap="square" lIns="91440" tIns="45720" rIns="91440" bIns="45720" anchor="t" anchorCtr="0" upright="1">
                          <a:noAutofit/>
                        </wps:bodyPr>
                      </wps:wsp>
                      <wps:wsp>
                        <wps:cNvPr id="1281912181" name="Text Box 4"/>
                        <wps:cNvSpPr txBox="1">
                          <a:spLocks noChangeArrowheads="1"/>
                        </wps:cNvSpPr>
                        <wps:spPr bwMode="auto">
                          <a:xfrm>
                            <a:off x="1480400" y="1205490"/>
                            <a:ext cx="446286"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5866" w:rsidP="000B5866" w:rsidRDefault="00541246" w14:paraId="4EEBC0D1" w14:textId="77777777">
                              <w:pPr>
                                <w:pStyle w:val="NormalWeb"/>
                                <w:spacing w:before="0" w:beforeAutospacing="0" w:after="160" w:afterAutospacing="0" w:line="252" w:lineRule="auto"/>
                                <w:jc w:val="cente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mat=0</m:t>
                                      </m:r>
                                    </m:sub>
                                  </m:sSub>
                                </m:oMath>
                              </m:oMathPara>
                            </w:p>
                          </w:txbxContent>
                        </wps:txbx>
                        <wps:bodyPr rot="0" vert="horz" wrap="square" lIns="91440" tIns="45720" rIns="91440" bIns="45720" anchor="t" anchorCtr="0" upright="1">
                          <a:noAutofit/>
                        </wps:bodyPr>
                      </wps:wsp>
                      <wps:wsp>
                        <wps:cNvPr id="1281912182" name="Line 6"/>
                        <wps:cNvCnPr>
                          <a:cxnSpLocks noChangeShapeType="1"/>
                        </wps:cNvCnPr>
                        <wps:spPr bwMode="auto">
                          <a:xfrm flipH="1">
                            <a:off x="914400" y="1208640"/>
                            <a:ext cx="0" cy="263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3" name="Line 6"/>
                        <wps:cNvCnPr>
                          <a:cxnSpLocks noChangeShapeType="1"/>
                        </wps:cNvCnPr>
                        <wps:spPr bwMode="auto">
                          <a:xfrm flipH="1">
                            <a:off x="2057400" y="1209300"/>
                            <a:ext cx="0" cy="262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4" name="Line 5"/>
                        <wps:cNvCnPr>
                          <a:cxnSpLocks noChangeShapeType="1"/>
                        </wps:cNvCnPr>
                        <wps:spPr bwMode="auto">
                          <a:xfrm flipH="1">
                            <a:off x="914400" y="1214974"/>
                            <a:ext cx="1143000" cy="4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5" name="Line 6"/>
                        <wps:cNvCnPr>
                          <a:cxnSpLocks noChangeShapeType="1"/>
                        </wps:cNvCnPr>
                        <wps:spPr bwMode="auto">
                          <a:xfrm flipH="1">
                            <a:off x="1480400" y="1208572"/>
                            <a:ext cx="0" cy="262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6" name="Line 6"/>
                        <wps:cNvCnPr>
                          <a:cxnSpLocks noChangeShapeType="1"/>
                        </wps:cNvCnPr>
                        <wps:spPr bwMode="auto">
                          <a:xfrm>
                            <a:off x="1480400" y="1022861"/>
                            <a:ext cx="0" cy="1924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7" name="Line 6"/>
                        <wps:cNvCnPr>
                          <a:cxnSpLocks noChangeShapeType="1"/>
                        </wps:cNvCnPr>
                        <wps:spPr bwMode="auto">
                          <a:xfrm>
                            <a:off x="2514600" y="1195924"/>
                            <a:ext cx="0" cy="2628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8" name="Line 6"/>
                        <wps:cNvCnPr>
                          <a:cxnSpLocks noChangeShapeType="1"/>
                        </wps:cNvCnPr>
                        <wps:spPr bwMode="auto">
                          <a:xfrm>
                            <a:off x="3647994" y="1196559"/>
                            <a:ext cx="0" cy="262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89" name="Line 5"/>
                        <wps:cNvCnPr>
                          <a:cxnSpLocks noChangeShapeType="1"/>
                        </wps:cNvCnPr>
                        <wps:spPr bwMode="auto">
                          <a:xfrm flipH="1">
                            <a:off x="2514600" y="1203158"/>
                            <a:ext cx="1134922" cy="65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90" name="Line 6"/>
                        <wps:cNvCnPr>
                          <a:cxnSpLocks noChangeShapeType="1"/>
                        </wps:cNvCnPr>
                        <wps:spPr bwMode="auto">
                          <a:xfrm>
                            <a:off x="3086981" y="1214315"/>
                            <a:ext cx="0" cy="2622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1912191" name="Line 6"/>
                        <wps:cNvCnPr>
                          <a:cxnSpLocks noChangeShapeType="1"/>
                        </wps:cNvCnPr>
                        <wps:spPr bwMode="auto">
                          <a:xfrm>
                            <a:off x="3082575" y="1017562"/>
                            <a:ext cx="3072" cy="185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arto="http://schemas.microsoft.com/office/word/2006/arto">
            <w:pict w14:anchorId="52C10B02">
              <v:group id="Canvas 320" style="width:468pt;height:152pt;mso-position-horizontal-relative:char;mso-position-vertical-relative:line" coordsize="59436,19304" o:spid="_x0000_s1419" editas="canvas" w14:anchorId="0AB19E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">
                <v:shape id="_x0000_s1420" style="position:absolute;width:59436;height:19304;visibility:visible;mso-wrap-style:square" stroked="t" strokecolor="black [3213]" strokeweight="1pt" type="#_x0000_t75">
                  <v:fill o:detectmouseclick="t"/>
                  <v:path o:connecttype="none"/>
                </v:shape>
                <v:line id="Line 5" style="position:absolute;flip:x;visibility:visible;mso-wrap-style:square" o:spid="_x0000_s1421" o:connectortype="straight" from="14969,4206" to="52580,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"/>
                <v:line id="Line 6" style="position:absolute;visibility:visible;mso-wrap-style:square" o:spid="_x0000_s1422" o:connectortype="straight" from="33011,2290" to="33011,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"/>
                <v:shape id="Text Box 14" style="position:absolute;left:23784;top:4;width:17704;height:2953;visibility:visible;mso-wrap-style:square;v-text-anchor:top" o:spid="_x0000_s142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">
                  <v:textbox inset="0,,0">
                    <w:txbxContent>
                      <w:p w:rsidR="000B5866" w:rsidP="000B5866" w:rsidRDefault="000B5866" w14:paraId="0CBD28C8" w14:textId="77777777">
                        <w:pPr>
                          <w:jc w:val="center"/>
                          <w:rPr>
                            <w:bCs/>
                            <w:i/>
                            <w:sz w:val="18"/>
                            <w:szCs w:val="18"/>
                          </w:rPr>
                        </w:pPr>
                        <w:r>
                          <w:rPr>
                            <w:bCs/>
                            <w:sz w:val="18"/>
                            <w:szCs w:val="18"/>
                          </w:rPr>
                          <w:t xml:space="preserve">Output </w:t>
                        </w:r>
                      </w:p>
                      <w:p w:rsidR="000B5866" w:rsidP="000B5866" w:rsidRDefault="000B5866" w14:paraId="41C8F396" w14:textId="77777777">
                        <w:pPr>
                          <w:jc w:val="center"/>
                          <w:rPr>
                            <w:bCs/>
                            <w:i/>
                            <w:sz w:val="18"/>
                            <w:szCs w:val="18"/>
                          </w:rPr>
                        </w:pPr>
                      </w:p>
                    </w:txbxContent>
                  </v:textbox>
                </v:shape>
                <v:line id="Line 41" style="position:absolute;visibility:visible;mso-wrap-style:square" o:spid="_x0000_s1424" o:connectortype="straight" from="43649,10473" to="47076,1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"/>
                <v:line id="Line 42" style="position:absolute;flip:x;visibility:visible;mso-wrap-style:square" o:spid="_x0000_s1425" o:connectortype="straight" from="40218,10523" to="43648,1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"/>
                <v:shape id="Arc 43" style="position:absolute;left:40889;top:8867;width:4805;height:5106;rotation:-3266777fd;flip:y;visibility:visible;mso-wrap-style:square;v-text-anchor:top" coordsize="21600,21600" o:spid="_x0000_s1426"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">
                  <v:path arrowok="t" o:connecttype="custom" o:connectlocs="0,0;10685474,12068953;0,12068953" o:connectangles="0,0,0" o:extrusionok="f"/>
                </v:shape>
                <v:shape id="Text Box 4" style="position:absolute;left:37719;top:14515;width:7028;height:2458;visibility:visible;mso-wrap-style:square;v-text-anchor:top" o:spid="_x0000_s142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">
                  <v:textbox>
                    <w:txbxContent>
                      <w:p w:rsidR="000B5866" w:rsidP="000B5866" w:rsidRDefault="000B5866" w14:paraId="3E275F1C" w14:textId="77777777">
                        <w:pPr>
                          <w:pStyle w:val="NormalWeb"/>
                          <w:spacing w:before="0" w:beforeAutospacing="0" w:after="160" w:afterAutospacing="0" w:line="252" w:lineRule="auto"/>
                          <w:jc w:val="center"/>
                        </w:pPr>
                        <w:r>
                          <w:rPr>
                            <w:rFonts w:eastAsia="SimSun"/>
                            <w:sz w:val="18"/>
                            <w:szCs w:val="18"/>
                          </w:rPr>
                          <w:t xml:space="preserve">Capital </w:t>
                        </w:r>
                      </w:p>
                    </w:txbxContent>
                  </v:textbox>
                </v:shape>
                <v:line id="Line 6" style="position:absolute;flip:x;visibility:visible;mso-wrap-style:square" o:spid="_x0000_s1428" o:connectortype="straight" from="14969,4282" to="14969,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"/>
                <v:line id="Line 6" style="position:absolute;visibility:visible;mso-wrap-style:square" o:spid="_x0000_s1429" o:connectortype="straight" from="43647,4207" to="43647,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"/>
                <v:shape id="Text Box 4" style="position:absolute;left:47076;top:10526;width:5715;height:2776;visibility:visible;mso-wrap-style:square;v-text-anchor:top" o:spid="_x0000_s143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">
                  <v:textbox>
                    <w:txbxContent>
                      <w:p w:rsidRPr="004013B6" w:rsidR="000B5866" w:rsidP="000B5866" w:rsidRDefault="00000000" w14:paraId="25126028" w14:textId="77777777">
                        <w:pPr>
                          <w:pStyle w:val="NormalWeb"/>
                          <w:spacing w:before="0" w:beforeAutospacing="0" w:after="160" w:afterAutospacing="0" w:line="252" w:lineRule="auto"/>
                          <w:jc w:val="center"/>
                        </w:pPr>
                        <m:oMathPara>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va</m:t>
                                </m:r>
                              </m:sub>
                            </m:sSub>
                            <m:r>
                              <w:rPr>
                                <w:rFonts w:ascii="Cambria Math" w:hAnsi="Cambria Math" w:eastAsia="SimSun"/>
                                <w:sz w:val="18"/>
                                <w:szCs w:val="18"/>
                              </w:rPr>
                              <m:t>=1</m:t>
                            </m:r>
                          </m:oMath>
                        </m:oMathPara>
                      </w:p>
                    </w:txbxContent>
                  </v:textbox>
                </v:shape>
                <v:shape id="Text Box 7" style="position:absolute;left:10048;top:6448;width:10526;height:4025;visibility:visible;mso-wrap-style:square;v-text-anchor:top" o:spid="_x0000_s14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">
                  <v:fill opacity="0"/>
                  <v:textbox>
                    <w:txbxContent>
                      <w:p w:rsidR="000B5866" w:rsidP="000B5866" w:rsidRDefault="000B5866" w14:paraId="0BF5343A"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Material </w:t>
                        </w:r>
                      </w:p>
                      <w:p w:rsidR="000B5866" w:rsidP="000B5866" w:rsidRDefault="000B5866" w14:paraId="42C75926" w14:textId="77777777">
                        <w:pPr>
                          <w:pStyle w:val="NormalWeb"/>
                          <w:spacing w:before="0" w:beforeAutospacing="0" w:after="0" w:afterAutospacing="0" w:line="252" w:lineRule="auto"/>
                          <w:jc w:val="center"/>
                          <w:rPr>
                            <w:rFonts w:eastAsia="SimSun"/>
                            <w:sz w:val="18"/>
                            <w:szCs w:val="18"/>
                          </w:rPr>
                        </w:pPr>
                        <w:r>
                          <w:rPr>
                            <w:rFonts w:eastAsia="SimSun"/>
                            <w:sz w:val="18"/>
                            <w:szCs w:val="18"/>
                          </w:rPr>
                          <w:t>Inputs</w:t>
                        </w:r>
                      </w:p>
                      <w:p w:rsidR="000B5866" w:rsidP="000B5866" w:rsidRDefault="000B5866" w14:paraId="72A3D3EC" w14:textId="77777777">
                        <w:pPr>
                          <w:pStyle w:val="NormalWeb"/>
                          <w:spacing w:before="0" w:beforeAutospacing="0" w:after="0" w:afterAutospacing="0" w:line="252" w:lineRule="auto"/>
                          <w:jc w:val="center"/>
                        </w:pPr>
                      </w:p>
                    </w:txbxContent>
                  </v:textbox>
                </v:shape>
                <v:shape id="Text Box 7" style="position:absolute;left:37719;top:6841;width:12712;height:4026;visibility:visible;mso-wrap-style:square;v-text-anchor:top" o:spid="_x0000_s14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">
                  <v:fill opacity="0"/>
                  <v:textbox>
                    <w:txbxContent>
                      <w:p w:rsidR="000B5866" w:rsidP="000B5866" w:rsidRDefault="000B5866" w14:paraId="142935E9"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Value-Added </w:t>
                        </w:r>
                      </w:p>
                      <w:p w:rsidR="000B5866" w:rsidP="000B5866" w:rsidRDefault="000B5866" w14:paraId="3D5F5888" w14:textId="77777777">
                        <w:pPr>
                          <w:pStyle w:val="NormalWeb"/>
                          <w:spacing w:before="0" w:beforeAutospacing="0" w:after="0" w:afterAutospacing="0" w:line="252" w:lineRule="auto"/>
                          <w:jc w:val="center"/>
                        </w:pPr>
                        <w:r>
                          <w:rPr>
                            <w:rFonts w:eastAsia="SimSun"/>
                            <w:sz w:val="18"/>
                            <w:szCs w:val="18"/>
                          </w:rPr>
                          <w:t>Composite</w:t>
                        </w:r>
                      </w:p>
                    </w:txbxContent>
                  </v:textbox>
                </v:shape>
                <v:shape id="Text Box 4" style="position:absolute;left:32592;top:4313;width:5840;height:2386;visibility:visible;mso-wrap-style:square;v-text-anchor:top" o:spid="_x0000_s143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">
                  <v:textbox>
                    <w:txbxContent>
                      <w:p w:rsidRPr="004013B6" w:rsidR="000B5866" w:rsidP="000B5866" w:rsidRDefault="00000000" w14:paraId="137AA86A" w14:textId="77777777">
                        <w:pPr>
                          <w:pStyle w:val="NormalWeb"/>
                          <w:spacing w:before="0" w:beforeAutospacing="0" w:after="160" w:afterAutospacing="0" w:line="252" w:lineRule="auto"/>
                          <w:jc w:val="center"/>
                          <w:rPr>
                            <w:sz w:val="16"/>
                            <w:szCs w:val="16"/>
                          </w:rPr>
                        </w:pPr>
                        <m:oMathPara>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bio</m:t>
                                </m:r>
                              </m:sub>
                            </m:sSub>
                            <m:r>
                              <w:rPr>
                                <w:rFonts w:ascii="Cambria Math" w:hAnsi="Cambria Math" w:eastAsia="SimSun"/>
                                <w:sz w:val="16"/>
                                <w:szCs w:val="16"/>
                              </w:rPr>
                              <m:t>=0</m:t>
                            </m:r>
                          </m:oMath>
                        </m:oMathPara>
                      </w:p>
                    </w:txbxContent>
                  </v:textbox>
                </v:shape>
                <v:shape id="Text Box 4" style="position:absolute;left:44577;top:14551;width:5024;height:2458;visibility:visible;mso-wrap-style:square;v-text-anchor:top" o:spid="_x0000_s14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">
                  <v:textbox>
                    <w:txbxContent>
                      <w:p w:rsidR="000B5866" w:rsidP="000B5866" w:rsidRDefault="000B5866" w14:paraId="25951F3B" w14:textId="77777777">
                        <w:pPr>
                          <w:pStyle w:val="NormalWeb"/>
                          <w:spacing w:before="0" w:beforeAutospacing="0" w:after="160" w:afterAutospacing="0" w:line="252" w:lineRule="auto"/>
                          <w:jc w:val="center"/>
                        </w:pPr>
                        <w:r>
                          <w:rPr>
                            <w:rFonts w:eastAsia="SimSun"/>
                            <w:sz w:val="18"/>
                            <w:szCs w:val="18"/>
                          </w:rPr>
                          <w:t>Labor</w:t>
                        </w:r>
                      </w:p>
                    </w:txbxContent>
                  </v:textbox>
                </v:shape>
                <v:line id="Line 6" style="position:absolute;visibility:visible;mso-wrap-style:square" o:spid="_x0000_s1435" o:connectortype="straight" from="52578,4132" to="52580,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"/>
                <v:shape id="Text Box 7" style="position:absolute;left:51659;top:6229;width:4886;height:2826;visibility:visible;mso-wrap-style:square;v-text-anchor:top" o:spid="_x0000_s143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">
                  <v:fill opacity="0"/>
                  <v:textbox>
                    <w:txbxContent>
                      <w:p w:rsidR="000B5866" w:rsidP="000B5866" w:rsidRDefault="000B5866" w14:paraId="7718DA35" w14:textId="77777777">
                        <w:pPr>
                          <w:pStyle w:val="NormalWeb"/>
                          <w:spacing w:before="0" w:beforeAutospacing="0" w:after="0" w:afterAutospacing="0" w:line="252" w:lineRule="auto"/>
                          <w:jc w:val="center"/>
                        </w:pPr>
                        <w:r>
                          <w:rPr>
                            <w:rFonts w:eastAsia="SimSun"/>
                            <w:sz w:val="18"/>
                            <w:szCs w:val="18"/>
                          </w:rPr>
                          <w:t>Land</w:t>
                        </w:r>
                      </w:p>
                    </w:txbxContent>
                  </v:textbox>
                </v:shape>
                <v:shape id="Text Box 7" style="position:absolute;left:1143;top:14594;width:10287;height:3735;visibility:visible;mso-wrap-style:square;v-text-anchor:top" o:spid="_x0000_s14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">
                  <v:fill opacity="0"/>
                  <v:textbox>
                    <w:txbxContent>
                      <w:p w:rsidR="000B5866" w:rsidP="000B5866" w:rsidRDefault="000B5866" w14:paraId="147F86DE" w14:textId="77777777">
                        <w:pPr>
                          <w:pStyle w:val="NormalWeb"/>
                          <w:spacing w:before="0" w:beforeAutospacing="0" w:after="0" w:afterAutospacing="0" w:line="252" w:lineRule="auto"/>
                          <w:jc w:val="center"/>
                        </w:pPr>
                        <w:r>
                          <w:rPr>
                            <w:rFonts w:eastAsia="SimSun"/>
                            <w:sz w:val="18"/>
                            <w:szCs w:val="18"/>
                          </w:rPr>
                          <w:t>Energy-Intensive Manufacturing</w:t>
                        </w:r>
                      </w:p>
                    </w:txbxContent>
                  </v:textbox>
                </v:shape>
                <v:shape id="Text Box 7" style="position:absolute;left:9868;top:14382;width:9398;height:3947;visibility:visible;mso-wrap-style:square;v-text-anchor:top" o:spid="_x0000_s143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">
                  <v:fill opacity="0"/>
                  <v:textbox>
                    <w:txbxContent>
                      <w:p w:rsidR="000B5866" w:rsidP="000B5866" w:rsidRDefault="000B5866" w14:paraId="1C3F52C9" w14:textId="77777777">
                        <w:pPr>
                          <w:pStyle w:val="NormalWeb"/>
                          <w:spacing w:before="0" w:beforeAutospacing="0" w:after="0" w:afterAutospacing="0" w:line="252" w:lineRule="auto"/>
                          <w:jc w:val="center"/>
                        </w:pPr>
                        <w:r>
                          <w:rPr>
                            <w:rFonts w:eastAsia="SimSun"/>
                            <w:sz w:val="18"/>
                            <w:szCs w:val="18"/>
                          </w:rPr>
                          <w:t>Road Freight (truck)</w:t>
                        </w:r>
                      </w:p>
                    </w:txbxContent>
                  </v:textbox>
                </v:shape>
                <v:shape id="Text Box 7" style="position:absolute;left:15819;top:14382;width:9398;height:2918;visibility:visible;mso-wrap-style:square;v-text-anchor:top" o:spid="_x0000_s143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">
                  <v:fill opacity="0"/>
                  <v:textbox>
                    <w:txbxContent>
                      <w:p w:rsidR="000B5866" w:rsidP="000B5866" w:rsidRDefault="000B5866" w14:paraId="08D49549" w14:textId="77777777">
                        <w:pPr>
                          <w:pStyle w:val="NormalWeb"/>
                          <w:spacing w:before="0" w:beforeAutospacing="0" w:after="0" w:afterAutospacing="0" w:line="252" w:lineRule="auto"/>
                          <w:jc w:val="center"/>
                        </w:pPr>
                        <w:r>
                          <w:rPr>
                            <w:rFonts w:eastAsia="SimSun"/>
                            <w:sz w:val="18"/>
                            <w:szCs w:val="18"/>
                          </w:rPr>
                          <w:t>Service</w:t>
                        </w:r>
                      </w:p>
                    </w:txbxContent>
                  </v:textbox>
                </v:shape>
                <v:shape id="Text Box 7" style="position:absolute;left:24630;top:6699;width:12713;height:4021;visibility:visible;mso-wrap-style:square;v-text-anchor:top" o:spid="_x0000_s144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">
                  <v:fill opacity="0"/>
                  <v:textbox>
                    <w:txbxContent>
                      <w:p w:rsidR="000B5866" w:rsidP="000B5866" w:rsidRDefault="000B5866" w14:paraId="0AEDBA8E" w14:textId="77777777">
                        <w:pPr>
                          <w:pStyle w:val="NormalWeb"/>
                          <w:spacing w:before="0" w:beforeAutospacing="0" w:after="0" w:afterAutospacing="0" w:line="252" w:lineRule="auto"/>
                          <w:jc w:val="center"/>
                        </w:pPr>
                        <w:r>
                          <w:rPr>
                            <w:rFonts w:eastAsia="SimSun"/>
                            <w:sz w:val="18"/>
                            <w:szCs w:val="18"/>
                          </w:rPr>
                          <w:t xml:space="preserve">Energy </w:t>
                        </w:r>
                      </w:p>
                      <w:p w:rsidR="000B5866" w:rsidP="000B5866" w:rsidRDefault="000B5866" w14:paraId="4358820A" w14:textId="77777777">
                        <w:pPr>
                          <w:pStyle w:val="NormalWeb"/>
                          <w:spacing w:before="0" w:beforeAutospacing="0" w:after="0" w:afterAutospacing="0" w:line="252" w:lineRule="auto"/>
                          <w:jc w:val="center"/>
                        </w:pPr>
                        <w:r>
                          <w:rPr>
                            <w:rFonts w:eastAsia="SimSun"/>
                            <w:sz w:val="18"/>
                            <w:szCs w:val="18"/>
                          </w:rPr>
                          <w:t>Composites</w:t>
                        </w:r>
                      </w:p>
                      <w:p w:rsidR="000B5866" w:rsidP="000B5866" w:rsidRDefault="000B5866" w14:paraId="649CC1FA" w14:textId="77777777">
                        <w:pPr>
                          <w:pStyle w:val="NormalWeb"/>
                          <w:spacing w:before="0" w:beforeAutospacing="0" w:after="0" w:afterAutospacing="0" w:line="252" w:lineRule="auto"/>
                          <w:jc w:val="center"/>
                        </w:pPr>
                        <w:r>
                          <w:rPr>
                            <w:rFonts w:eastAsia="SimSun"/>
                          </w:rPr>
                          <w:t> </w:t>
                        </w:r>
                      </w:p>
                    </w:txbxContent>
                  </v:textbox>
                </v:shape>
                <v:shape id="Text Box 7" style="position:absolute;left:21233;top:14382;width:9449;height:2718;visibility:visible;mso-wrap-style:square;v-text-anchor:top" o:spid="_x0000_s144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">
                  <v:fill opacity="0"/>
                  <v:textbox>
                    <w:txbxContent>
                      <w:p w:rsidR="000B5866" w:rsidP="000B5866" w:rsidRDefault="000B5866" w14:paraId="6EE51793" w14:textId="77777777">
                        <w:pPr>
                          <w:pStyle w:val="NormalWeb"/>
                          <w:spacing w:before="0" w:beforeAutospacing="0" w:after="0" w:afterAutospacing="0" w:line="252" w:lineRule="auto"/>
                          <w:jc w:val="center"/>
                        </w:pPr>
                        <w:r>
                          <w:rPr>
                            <w:rFonts w:eastAsia="SimSun"/>
                            <w:sz w:val="18"/>
                            <w:szCs w:val="18"/>
                          </w:rPr>
                          <w:t>Electricity</w:t>
                        </w:r>
                      </w:p>
                    </w:txbxContent>
                  </v:textbox>
                </v:shape>
                <v:shape id="Text Box 7" style="position:absolute;left:28788;top:14489;width:4223;height:2611;visibility:visible;mso-wrap-style:square;v-text-anchor:top" o:spid="_x0000_s144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">
                  <v:fill opacity="0"/>
                  <v:textbox>
                    <w:txbxContent>
                      <w:p w:rsidR="000B5866" w:rsidP="000B5866" w:rsidRDefault="000B5866" w14:paraId="153CF4EA" w14:textId="77777777">
                        <w:pPr>
                          <w:pStyle w:val="NormalWeb"/>
                          <w:spacing w:before="0" w:beforeAutospacing="0" w:after="0" w:afterAutospacing="0" w:line="252" w:lineRule="auto"/>
                          <w:jc w:val="center"/>
                        </w:pPr>
                        <w:r>
                          <w:rPr>
                            <w:rFonts w:eastAsia="SimSun"/>
                            <w:sz w:val="18"/>
                            <w:szCs w:val="18"/>
                          </w:rPr>
                          <w:t>Oil</w:t>
                        </w:r>
                      </w:p>
                    </w:txbxContent>
                  </v:textbox>
                </v:shape>
                <v:shape id="Text Box 7" style="position:absolute;left:33358;top:14388;width:5715;height:2912;visibility:visible;mso-wrap-style:square;v-text-anchor:top" o:spid="_x0000_s14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">
                  <v:fill opacity="0"/>
                  <v:textbox>
                    <w:txbxContent>
                      <w:p w:rsidR="000B5866" w:rsidP="000B5866" w:rsidRDefault="000B5866" w14:paraId="29459167" w14:textId="77777777">
                        <w:pPr>
                          <w:pStyle w:val="NormalWeb"/>
                          <w:spacing w:before="0" w:beforeAutospacing="0" w:after="0" w:afterAutospacing="0" w:line="252" w:lineRule="auto"/>
                          <w:jc w:val="center"/>
                        </w:pPr>
                        <w:r>
                          <w:rPr>
                            <w:rFonts w:eastAsia="SimSun"/>
                            <w:sz w:val="18"/>
                            <w:szCs w:val="18"/>
                          </w:rPr>
                          <w:t>Gas</w:t>
                        </w:r>
                      </w:p>
                    </w:txbxContent>
                  </v:textbox>
                </v:shape>
                <v:line id="Line 6" style="position:absolute;visibility:visible;mso-wrap-style:square" o:spid="_x0000_s1444" o:connectortype="straight" from="31047,4115" to="31047,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"/>
                <v:shape id="Text Box 4" style="position:absolute;left:30553;top:12143;width:5942;height:2667;visibility:visible;mso-wrap-style:square;v-text-anchor:top" o:spid="_x0000_s144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">
                  <v:textbox>
                    <w:txbxContent>
                      <w:p w:rsidRPr="004013B6" w:rsidR="000B5866" w:rsidP="000B5866" w:rsidRDefault="00000000" w14:paraId="596F6E46" w14:textId="77777777">
                        <w:pPr>
                          <w:pStyle w:val="NormalWeb"/>
                          <w:spacing w:before="0" w:beforeAutospacing="0" w:after="160" w:afterAutospacing="0" w:line="252" w:lineRule="auto"/>
                          <w:jc w:val="cente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enoe</m:t>
                                </m:r>
                              </m:sub>
                            </m:sSub>
                            <m:r>
                              <w:rPr>
                                <w:rFonts w:ascii="Cambria Math" w:hAnsi="Cambria Math" w:eastAsia="SimSun"/>
                                <w:sz w:val="16"/>
                                <w:szCs w:val="16"/>
                              </w:rPr>
                              <m:t>=0</m:t>
                            </m:r>
                          </m:oMath>
                        </m:oMathPara>
                      </w:p>
                    </w:txbxContent>
                  </v:textbox>
                </v:shape>
                <v:shape id="Text Box 4" style="position:absolute;left:14804;top:12054;width:4462;height:2667;visibility:visible;mso-wrap-style:square;v-text-anchor:top" o:spid="_x0000_s144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">
                  <v:textbox>
                    <w:txbxContent>
                      <w:p w:rsidR="000B5866" w:rsidP="000B5866" w:rsidRDefault="00000000" w14:paraId="4EC003B0" w14:textId="77777777">
                        <w:pPr>
                          <w:pStyle w:val="NormalWeb"/>
                          <w:spacing w:before="0" w:beforeAutospacing="0" w:after="160" w:afterAutospacing="0" w:line="252" w:lineRule="auto"/>
                          <w:jc w:val="cente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mat=0</m:t>
                                </m:r>
                              </m:sub>
                            </m:sSub>
                          </m:oMath>
                        </m:oMathPara>
                      </w:p>
                    </w:txbxContent>
                  </v:textbox>
                </v:shape>
                <v:line id="Line 6" style="position:absolute;flip:x;visibility:visible;mso-wrap-style:square" o:spid="_x0000_s1447" o:connectortype="straight" from="9144,12086" to="9144,1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"/>
                <v:line id="Line 6" style="position:absolute;flip:x;visibility:visible;mso-wrap-style:square" o:spid="_x0000_s1448" o:connectortype="straight" from="20574,12093" to="20574,1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"/>
                <v:line id="Line 5" style="position:absolute;flip:x;visibility:visible;mso-wrap-style:square" o:spid="_x0000_s1449" o:connectortype="straight" from="9144,12149" to="20574,1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"/>
                <v:line id="Line 6" style="position:absolute;flip:x;visibility:visible;mso-wrap-style:square" o:spid="_x0000_s1450" o:connectortype="straight" from="14804,12085" to="14804,1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"/>
                <v:line id="Line 6" style="position:absolute;visibility:visible;mso-wrap-style:square" o:spid="_x0000_s1451" o:connectortype="straight" from="14804,10228" to="14804,1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"/>
                <v:line id="Line 6" style="position:absolute;visibility:visible;mso-wrap-style:square" o:spid="_x0000_s1452" o:connectortype="straight" from="25146,11959" to="25146,1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"/>
                <v:line id="Line 6" style="position:absolute;visibility:visible;mso-wrap-style:square" o:spid="_x0000_s1453" o:connectortype="straight" from="36479,11965" to="36479,14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"/>
                <v:line id="Line 5" style="position:absolute;flip:x;visibility:visible;mso-wrap-style:square" o:spid="_x0000_s1454" o:connectortype="straight" from="25146,12031" to="36495,1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"/>
                <v:line id="Line 6" style="position:absolute;visibility:visible;mso-wrap-style:square" o:spid="_x0000_s1455" o:connectortype="straight" from="30869,12143" to="30869,1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"/>
                <v:line id="Line 6" style="position:absolute;visibility:visible;mso-wrap-style:square" o:spid="_x0000_s1456" o:connectortype="straight" from="30825,10175" to="30856,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"/>
                <w10:anchorlock/>
              </v:group>
            </w:pict>
          </mc:Fallback>
        </mc:AlternateContent>
      </w:r>
    </w:p>
    <w:p w:rsidRPr="00733E59" w:rsidR="000B5866" w:rsidP="000B5866" w:rsidRDefault="000B5866" w14:paraId="664BF2E1" w14:textId="77777777">
      <w:pPr>
        <w:pStyle w:val="Source1"/>
      </w:pPr>
    </w:p>
    <w:p w:rsidR="000B5866" w:rsidP="00170289" w:rsidRDefault="000B5866" w14:paraId="511AF494" w14:textId="310BF097">
      <w:pPr>
        <w:pStyle w:val="BodyText"/>
      </w:pPr>
    </w:p>
    <w:p w:rsidRPr="00733E59" w:rsidR="00B93346" w:rsidP="00B16BFB" w:rsidRDefault="00B93346" w14:paraId="1A7A96AE" w14:textId="77777777">
      <w:pPr>
        <w:pStyle w:val="Heading3"/>
      </w:pPr>
      <w:bookmarkStart w:name="_Toc503712064" w:id="130"/>
      <w:bookmarkStart w:name="_Toc503712814" w:id="131"/>
      <w:bookmarkStart w:name="_Toc504465568" w:id="132"/>
      <w:bookmarkStart w:name="_Toc118979526" w:id="133"/>
      <w:r w:rsidRPr="00733E59">
        <w:t xml:space="preserve">Land </w:t>
      </w:r>
      <w:bookmarkEnd w:id="130"/>
      <w:bookmarkEnd w:id="131"/>
      <w:r>
        <w:t>C</w:t>
      </w:r>
      <w:r w:rsidRPr="00733E59">
        <w:t>onversion</w:t>
      </w:r>
      <w:bookmarkEnd w:id="132"/>
      <w:bookmarkEnd w:id="133"/>
    </w:p>
    <w:p w:rsidR="003C0DA5" w:rsidP="00B16BFB" w:rsidRDefault="00B93346" w14:paraId="440636E4" w14:textId="64107570">
      <w:pPr>
        <w:pStyle w:val="BodyText"/>
      </w:pPr>
      <w:r w:rsidRPr="00F65C48">
        <w:t>Land use change in CGE models is typically divided into two approaches</w:t>
      </w:r>
      <w:r w:rsidR="0031527E">
        <w:t>:</w:t>
      </w:r>
      <w:r w:rsidR="000266C8">
        <w:rPr>
          <w:rStyle w:val="FootnoteReference"/>
        </w:rPr>
        <w:footnoteReference w:id="9"/>
      </w:r>
      <w:r w:rsidRPr="00F65C48">
        <w:t xml:space="preserve"> a nested </w:t>
      </w:r>
      <w:r w:rsidR="00D43797">
        <w:t xml:space="preserve">CET </w:t>
      </w:r>
      <w:r w:rsidRPr="001D4C78">
        <w:t xml:space="preserve">function, represented </w:t>
      </w:r>
      <w:r w:rsidR="0019656A">
        <w:t xml:space="preserve">within </w:t>
      </w:r>
      <w:r w:rsidRPr="00F65C48">
        <w:t xml:space="preserve">the </w:t>
      </w:r>
      <w:r w:rsidRPr="001D4C78">
        <w:t xml:space="preserve">GTAP </w:t>
      </w:r>
      <w:r w:rsidR="00985D8C">
        <w:t xml:space="preserve">family of </w:t>
      </w:r>
      <w:r w:rsidRPr="001D4C78">
        <w:t>models</w:t>
      </w:r>
      <w:r w:rsidR="00996905">
        <w:t xml:space="preserve"> (</w:t>
      </w:r>
      <w:r w:rsidR="00985D8C">
        <w:t xml:space="preserve">e.g., </w:t>
      </w:r>
      <w:r w:rsidRPr="00B76937" w:rsidR="00996905">
        <w:rPr>
          <w:rFonts w:eastAsiaTheme="minorEastAsia"/>
        </w:rPr>
        <w:t>Ahmed, Hertel</w:t>
      </w:r>
      <w:r w:rsidRPr="00B76937">
        <w:rPr>
          <w:rFonts w:eastAsiaTheme="minorEastAsia"/>
        </w:rPr>
        <w:t xml:space="preserve">, and </w:t>
      </w:r>
      <w:proofErr w:type="spellStart"/>
      <w:r w:rsidRPr="00B76937" w:rsidR="00996905">
        <w:rPr>
          <w:rFonts w:eastAsiaTheme="minorEastAsia"/>
        </w:rPr>
        <w:t>Lubowski</w:t>
      </w:r>
      <w:proofErr w:type="spellEnd"/>
      <w:r w:rsidR="00121388">
        <w:t xml:space="preserve">, </w:t>
      </w:r>
      <w:r w:rsidR="00996905">
        <w:t>2008</w:t>
      </w:r>
      <w:r w:rsidR="00121388">
        <w:t>;</w:t>
      </w:r>
      <w:r w:rsidR="008744F3">
        <w:t xml:space="preserve"> </w:t>
      </w:r>
      <w:r w:rsidRPr="00B76937" w:rsidR="008744F3">
        <w:t>Golub, Hertel</w:t>
      </w:r>
      <w:r w:rsidRPr="00B76937" w:rsidR="00B76937">
        <w:t xml:space="preserve">, and </w:t>
      </w:r>
      <w:r w:rsidRPr="00B76937" w:rsidR="008744F3">
        <w:t>Sohngen</w:t>
      </w:r>
      <w:r w:rsidR="00121388">
        <w:t>,</w:t>
      </w:r>
      <w:r w:rsidRPr="00B76937" w:rsidR="00B76937">
        <w:t xml:space="preserve"> </w:t>
      </w:r>
      <w:r w:rsidRPr="00B76937" w:rsidR="008744F3">
        <w:t>2008</w:t>
      </w:r>
      <w:r w:rsidR="00121388">
        <w:t>;</w:t>
      </w:r>
      <w:r w:rsidR="00B76937">
        <w:t xml:space="preserve"> Hertel</w:t>
      </w:r>
      <w:r w:rsidR="00121388">
        <w:t xml:space="preserve">, </w:t>
      </w:r>
      <w:r w:rsidR="00B76937">
        <w:t>1997)</w:t>
      </w:r>
      <w:r w:rsidR="00996905">
        <w:t xml:space="preserve"> </w:t>
      </w:r>
      <w:r w:rsidRPr="001D4C78">
        <w:t>and a nested CES function</w:t>
      </w:r>
      <w:r w:rsidR="000C6294">
        <w:t xml:space="preserve"> used </w:t>
      </w:r>
      <w:r w:rsidRPr="00F65C48">
        <w:t xml:space="preserve">in </w:t>
      </w:r>
      <w:r w:rsidR="0019656A">
        <w:t xml:space="preserve">versions of </w:t>
      </w:r>
      <w:r w:rsidRPr="00F65C48">
        <w:t>the MIT EPPA model</w:t>
      </w:r>
      <w:r w:rsidR="0019656A">
        <w:t xml:space="preserve"> </w:t>
      </w:r>
      <w:r w:rsidR="004135E3">
        <w:t>(</w:t>
      </w:r>
      <w:r w:rsidR="005775EE">
        <w:t xml:space="preserve">e.g., </w:t>
      </w:r>
      <w:r w:rsidRPr="001B06AE" w:rsidR="0074219D">
        <w:rPr>
          <w:szCs w:val="24"/>
        </w:rPr>
        <w:t>Gurgel</w:t>
      </w:r>
      <w:r w:rsidRPr="001D4C78" w:rsidR="0074219D">
        <w:t xml:space="preserve"> </w:t>
      </w:r>
      <w:r w:rsidR="0074219D">
        <w:t>et al</w:t>
      </w:r>
      <w:r w:rsidR="00121388">
        <w:t xml:space="preserve">., </w:t>
      </w:r>
      <w:r w:rsidR="00D32367">
        <w:t>2016</w:t>
      </w:r>
      <w:r w:rsidR="00121388">
        <w:t>;</w:t>
      </w:r>
      <w:r w:rsidR="00D32367">
        <w:t xml:space="preserve"> </w:t>
      </w:r>
      <w:r w:rsidRPr="001D4C78" w:rsidR="004135E3">
        <w:t>Gurgel, Reilly</w:t>
      </w:r>
      <w:r w:rsidR="004135E3">
        <w:t>,</w:t>
      </w:r>
      <w:r w:rsidRPr="001D4C78" w:rsidR="004135E3">
        <w:t xml:space="preserve"> and Paltsev</w:t>
      </w:r>
      <w:r w:rsidR="00121388">
        <w:t>,</w:t>
      </w:r>
      <w:r w:rsidRPr="001D4C78" w:rsidR="004135E3">
        <w:t xml:space="preserve"> 2007</w:t>
      </w:r>
      <w:r w:rsidR="000266C8">
        <w:t>)</w:t>
      </w:r>
      <w:r w:rsidRPr="00795362" w:rsidR="00060FE5">
        <w:t>.</w:t>
      </w:r>
      <w:r w:rsidRPr="00F65C48">
        <w:t xml:space="preserve"> In the CET approach, land is distributed to d</w:t>
      </w:r>
      <w:r w:rsidRPr="001D4C78">
        <w:t>ifferent land types (</w:t>
      </w:r>
      <w:r w:rsidRPr="00151C2A">
        <w:t>e</w:t>
      </w:r>
      <w:r>
        <w:t>.</w:t>
      </w:r>
      <w:r w:rsidRPr="00151C2A">
        <w:t>g.</w:t>
      </w:r>
      <w:r>
        <w:t>,</w:t>
      </w:r>
      <w:r w:rsidRPr="001D4C78">
        <w:t xml:space="preserve"> cropland, pastureland, and forestland) </w:t>
      </w:r>
      <w:r w:rsidR="003C0DA5">
        <w:t>by an output nest</w:t>
      </w:r>
      <w:r w:rsidRPr="001D4C78">
        <w:t xml:space="preserve">. </w:t>
      </w:r>
      <w:r w:rsidR="001F419B">
        <w:t xml:space="preserve">These land types can be used for </w:t>
      </w:r>
      <w:r w:rsidRPr="00F65C48">
        <w:t>different production</w:t>
      </w:r>
      <w:r w:rsidRPr="001D4C78">
        <w:t xml:space="preserve"> uses (</w:t>
      </w:r>
      <w:r w:rsidRPr="00D752C3">
        <w:t>e</w:t>
      </w:r>
      <w:r>
        <w:t>.</w:t>
      </w:r>
      <w:r w:rsidRPr="00D752C3">
        <w:t>g</w:t>
      </w:r>
      <w:r>
        <w:t>.</w:t>
      </w:r>
      <w:r w:rsidRPr="00D752C3">
        <w:t>,</w:t>
      </w:r>
      <w:r w:rsidRPr="001D4C78">
        <w:t xml:space="preserve"> cropland for corn, wheat, soybean production</w:t>
      </w:r>
      <w:r w:rsidR="00933707">
        <w:t>,</w:t>
      </w:r>
      <w:r w:rsidR="00442C42">
        <w:t xml:space="preserve"> pastureland for livestock production</w:t>
      </w:r>
      <w:r w:rsidRPr="001D4C78">
        <w:t>).</w:t>
      </w:r>
      <w:r w:rsidR="00862B39">
        <w:t xml:space="preserve"> </w:t>
      </w:r>
      <w:r w:rsidRPr="00F65C48" w:rsidR="00210962">
        <w:t>Additionally,</w:t>
      </w:r>
      <w:r w:rsidR="009A78BD">
        <w:t xml:space="preserve"> t</w:t>
      </w:r>
      <w:r w:rsidRPr="00F65C48" w:rsidR="00210962">
        <w:t xml:space="preserve">he </w:t>
      </w:r>
      <w:r w:rsidR="00256C1C">
        <w:t>substitution parameters define the ease of shifting between land types</w:t>
      </w:r>
      <w:r w:rsidR="00200DB0">
        <w:t>.</w:t>
      </w:r>
      <w:r w:rsidR="000551F1">
        <w:t xml:space="preserve"> </w:t>
      </w:r>
      <w:r w:rsidR="008563BF">
        <w:t xml:space="preserve">The </w:t>
      </w:r>
      <w:r w:rsidRPr="00F65C48" w:rsidR="008563BF">
        <w:t xml:space="preserve">CET </w:t>
      </w:r>
      <w:r w:rsidRPr="001D4C78" w:rsidR="008563BF">
        <w:t>approach</w:t>
      </w:r>
      <w:r w:rsidR="008563BF">
        <w:t xml:space="preserve"> has t</w:t>
      </w:r>
      <w:r w:rsidR="000551F1">
        <w:t>wo disadvantages</w:t>
      </w:r>
      <w:r w:rsidR="008563BF">
        <w:t>:</w:t>
      </w:r>
      <w:r w:rsidR="000551F1">
        <w:t xml:space="preserve"> 1) there is </w:t>
      </w:r>
      <w:r w:rsidRPr="001D4C78" w:rsidR="00210962">
        <w:t>no explicit account</w:t>
      </w:r>
      <w:r w:rsidR="00C21B73">
        <w:t>ing</w:t>
      </w:r>
      <w:r w:rsidRPr="001D4C78" w:rsidR="00210962">
        <w:t xml:space="preserve"> for conversion costs</w:t>
      </w:r>
      <w:r w:rsidR="000551F1">
        <w:t xml:space="preserve"> between land types</w:t>
      </w:r>
      <w:r w:rsidR="00233FC6">
        <w:t xml:space="preserve"> and </w:t>
      </w:r>
      <w:r w:rsidR="000551F1">
        <w:t xml:space="preserve">2) </w:t>
      </w:r>
      <w:r w:rsidR="00233FC6">
        <w:t xml:space="preserve">it </w:t>
      </w:r>
      <w:r w:rsidR="00C21B73">
        <w:t xml:space="preserve">does not conserve </w:t>
      </w:r>
      <w:r w:rsidR="00C20B23">
        <w:t xml:space="preserve">physical </w:t>
      </w:r>
      <w:r w:rsidR="00C21B73">
        <w:t xml:space="preserve">quantities such that the </w:t>
      </w:r>
      <w:r w:rsidR="00A773E9">
        <w:t>sum of</w:t>
      </w:r>
      <w:r w:rsidR="00C20B23">
        <w:t xml:space="preserve"> acreage </w:t>
      </w:r>
      <w:r w:rsidR="00C21B73">
        <w:t xml:space="preserve">across land types equals </w:t>
      </w:r>
      <w:r w:rsidR="00DA6EB9">
        <w:t xml:space="preserve">the </w:t>
      </w:r>
      <w:r w:rsidR="002C032C">
        <w:t>initial</w:t>
      </w:r>
      <w:r w:rsidR="00DA6EB9">
        <w:t xml:space="preserve"> </w:t>
      </w:r>
      <w:r w:rsidR="002C032C">
        <w:t>total acreage of all land types.</w:t>
      </w:r>
      <w:r w:rsidR="008D5E43">
        <w:t xml:space="preserve"> The </w:t>
      </w:r>
      <w:r w:rsidRPr="001D4C78" w:rsidR="008D5E43">
        <w:t xml:space="preserve">CET approach has been </w:t>
      </w:r>
      <w:r w:rsidR="008D5E43">
        <w:t>critiqued for</w:t>
      </w:r>
      <w:r w:rsidRPr="00151C2A" w:rsidR="008D5E43">
        <w:t xml:space="preserve"> </w:t>
      </w:r>
      <w:r w:rsidR="008D5E43">
        <w:t xml:space="preserve">use in </w:t>
      </w:r>
      <w:r w:rsidRPr="001D4C78" w:rsidR="008D5E43">
        <w:t>long</w:t>
      </w:r>
      <w:r w:rsidR="008D5E43">
        <w:t>-</w:t>
      </w:r>
      <w:r w:rsidRPr="001D4C78" w:rsidR="008D5E43">
        <w:t xml:space="preserve">term analysis </w:t>
      </w:r>
      <w:r w:rsidR="008D5E43">
        <w:t>because of</w:t>
      </w:r>
      <w:r w:rsidRPr="001D4C78" w:rsidR="008D5E43">
        <w:t xml:space="preserve"> </w:t>
      </w:r>
      <w:r w:rsidR="008D5E43">
        <w:t>its</w:t>
      </w:r>
      <w:r w:rsidRPr="001D4C78" w:rsidR="008D5E43">
        <w:t xml:space="preserve"> share-preserving feature</w:t>
      </w:r>
      <w:r w:rsidR="008D5E43">
        <w:t xml:space="preserve"> (Gurgel et al., 2016)</w:t>
      </w:r>
      <w:r w:rsidRPr="001D4C78" w:rsidR="008D5E43">
        <w:t>.</w:t>
      </w:r>
    </w:p>
    <w:p w:rsidRPr="001D4C78" w:rsidR="00B93346" w:rsidP="00B16BFB" w:rsidRDefault="00B93346" w14:paraId="6BF349A1" w14:textId="4E50721A">
      <w:pPr>
        <w:pStyle w:val="BodyText"/>
      </w:pPr>
      <w:r>
        <w:t>In contrast</w:t>
      </w:r>
      <w:r w:rsidRPr="001D4C78">
        <w:t xml:space="preserve">, </w:t>
      </w:r>
      <w:r w:rsidR="00256C1C">
        <w:t xml:space="preserve">under </w:t>
      </w:r>
      <w:r w:rsidRPr="00F65C48">
        <w:t>the CES approach, each land type has its own endo</w:t>
      </w:r>
      <w:r w:rsidRPr="001D4C78">
        <w:t>wment, land rent,</w:t>
      </w:r>
      <w:r w:rsidRPr="009C0E15">
        <w:t xml:space="preserve"> and usage. The conversion cost between two land types </w:t>
      </w:r>
      <w:r w:rsidR="00115FE6">
        <w:t xml:space="preserve">will be </w:t>
      </w:r>
      <w:r w:rsidRPr="009C0E15">
        <w:t xml:space="preserve">equal to the difference </w:t>
      </w:r>
      <w:r w:rsidRPr="00F65C48">
        <w:t xml:space="preserve">in </w:t>
      </w:r>
      <w:r w:rsidRPr="001D4C78">
        <w:t>land rent between them</w:t>
      </w:r>
      <w:r w:rsidR="00115FE6">
        <w:t xml:space="preserve"> in </w:t>
      </w:r>
      <w:r w:rsidR="001763B0">
        <w:t xml:space="preserve">the </w:t>
      </w:r>
      <w:r w:rsidR="00115FE6">
        <w:t>competitive market</w:t>
      </w:r>
      <w:r w:rsidR="001763B0">
        <w:t>s</w:t>
      </w:r>
      <w:r w:rsidRPr="001D4C78">
        <w:t xml:space="preserve">. </w:t>
      </w:r>
      <w:r w:rsidR="00396EA6">
        <w:t xml:space="preserve">The presence of </w:t>
      </w:r>
      <w:r w:rsidR="001C7B11">
        <w:t xml:space="preserve">conversion costs </w:t>
      </w:r>
      <w:r w:rsidR="005E5C32">
        <w:t>allows for persistent differences in rents across land types in competitive markets.</w:t>
      </w:r>
      <w:r w:rsidR="004C726C">
        <w:t xml:space="preserve"> </w:t>
      </w:r>
      <w:r w:rsidR="005E5C32">
        <w:t xml:space="preserve">Conversion occurs where </w:t>
      </w:r>
      <w:r w:rsidRPr="00994A32">
        <w:t>additional benefit</w:t>
      </w:r>
      <w:r w:rsidR="00210EFB">
        <w:t>s</w:t>
      </w:r>
      <w:r w:rsidRPr="00994A32">
        <w:t xml:space="preserve"> </w:t>
      </w:r>
      <w:r w:rsidR="0000341F">
        <w:t>such as carbon credit incentives</w:t>
      </w:r>
      <w:r w:rsidR="006153DA">
        <w:t xml:space="preserve"> make the conversion costs worth bearing</w:t>
      </w:r>
      <w:r w:rsidRPr="001D4C78">
        <w:t xml:space="preserve">. </w:t>
      </w:r>
    </w:p>
    <w:p w:rsidR="003C0DA5" w:rsidP="00B16BFB" w:rsidRDefault="00B93346" w14:paraId="59D13FBF" w14:textId="1C206599">
      <w:pPr>
        <w:pStyle w:val="BodyText"/>
      </w:pPr>
      <w:r w:rsidRPr="001D4C78">
        <w:t xml:space="preserve">ADAGE </w:t>
      </w:r>
      <w:r w:rsidR="00687493">
        <w:t xml:space="preserve">uses a </w:t>
      </w:r>
      <w:r w:rsidRPr="001D4C78">
        <w:t>CES approach for land use change</w:t>
      </w:r>
      <w:r w:rsidRPr="009C0E15">
        <w:t xml:space="preserve"> </w:t>
      </w:r>
      <w:proofErr w:type="gramStart"/>
      <w:r w:rsidRPr="009C0E15">
        <w:t>simila</w:t>
      </w:r>
      <w:r w:rsidRPr="00F76612">
        <w:t>r</w:t>
      </w:r>
      <w:r w:rsidRPr="00F65C48">
        <w:t xml:space="preserve"> to</w:t>
      </w:r>
      <w:proofErr w:type="gramEnd"/>
      <w:r w:rsidRPr="00F65C48">
        <w:t xml:space="preserve"> </w:t>
      </w:r>
      <w:r w:rsidRPr="001D4C78">
        <w:t>Gurgel, Reilly</w:t>
      </w:r>
      <w:r>
        <w:t>,</w:t>
      </w:r>
      <w:r w:rsidRPr="001D4C78">
        <w:t xml:space="preserve"> and Paltsev (2007). Land is separated into five types: cropland, pastureland, managed forestry land, natural </w:t>
      </w:r>
      <w:r w:rsidRPr="009C0E15">
        <w:t>forest</w:t>
      </w:r>
      <w:r w:rsidRPr="00F76612">
        <w:t>,</w:t>
      </w:r>
      <w:r w:rsidRPr="0051005E">
        <w:t xml:space="preserve"> and natural grassland.</w:t>
      </w:r>
      <w:r w:rsidR="00C00AB8">
        <w:rPr>
          <w:rStyle w:val="FootnoteReference"/>
        </w:rPr>
        <w:footnoteReference w:id="10"/>
      </w:r>
      <w:r w:rsidRPr="0051005E">
        <w:t xml:space="preserve"> Cropland </w:t>
      </w:r>
      <w:r w:rsidRPr="00F65C48">
        <w:t>can</w:t>
      </w:r>
      <w:r w:rsidRPr="001D4C78">
        <w:t xml:space="preserve"> </w:t>
      </w:r>
      <w:r w:rsidRPr="009C0E15">
        <w:t xml:space="preserve">be used to </w:t>
      </w:r>
      <w:r w:rsidRPr="00F65C48">
        <w:t>produce</w:t>
      </w:r>
      <w:r w:rsidRPr="001D4C78">
        <w:t xml:space="preserve"> </w:t>
      </w:r>
      <w:r w:rsidRPr="009C0E15">
        <w:t>various crops and second-generation biofuel</w:t>
      </w:r>
      <w:r w:rsidRPr="00F76612">
        <w:t xml:space="preserve"> feedstock</w:t>
      </w:r>
      <w:r w:rsidRPr="00F65C48">
        <w:t>. The livestock and forestry sector</w:t>
      </w:r>
      <w:r w:rsidRPr="001D4C78">
        <w:t xml:space="preserve">s </w:t>
      </w:r>
      <w:r w:rsidRPr="009C0E15">
        <w:t xml:space="preserve">exclusively use </w:t>
      </w:r>
      <w:r w:rsidRPr="00F76612">
        <w:t>pastureland and managed forestland</w:t>
      </w:r>
      <w:r w:rsidRPr="00F65C48">
        <w:t xml:space="preserve">, respectively. Natural grassland and natural forestland </w:t>
      </w:r>
      <w:r w:rsidR="00256C1C">
        <w:t xml:space="preserve">are not used for market production (though they could potentially be converted to managed land types) but </w:t>
      </w:r>
      <w:r w:rsidRPr="00F65C48">
        <w:t xml:space="preserve">provide </w:t>
      </w:r>
      <w:r w:rsidR="00FA61C5">
        <w:t>non</w:t>
      </w:r>
      <w:r w:rsidR="00256C1C">
        <w:t xml:space="preserve">market </w:t>
      </w:r>
      <w:r w:rsidRPr="00F65C48">
        <w:t>environment</w:t>
      </w:r>
      <w:r w:rsidR="00256C1C">
        <w:t>al</w:t>
      </w:r>
      <w:r w:rsidRPr="00F65C48">
        <w:t xml:space="preserve"> and species </w:t>
      </w:r>
      <w:r w:rsidR="007618A9">
        <w:t xml:space="preserve">biodiversity </w:t>
      </w:r>
      <w:r w:rsidR="00256C1C">
        <w:t>benefits</w:t>
      </w:r>
      <w:r w:rsidRPr="009C0E15">
        <w:t>. To retain consisten</w:t>
      </w:r>
      <w:r w:rsidRPr="00F76612">
        <w:t xml:space="preserve">t land </w:t>
      </w:r>
      <w:r w:rsidRPr="00F65C48">
        <w:t xml:space="preserve">accounting, we </w:t>
      </w:r>
      <w:r w:rsidR="003C0DA5">
        <w:t>structure</w:t>
      </w:r>
      <w:r w:rsidR="00233FC6">
        <w:t>d</w:t>
      </w:r>
      <w:r w:rsidR="003C0DA5">
        <w:t xml:space="preserve"> land conversion to preserve</w:t>
      </w:r>
      <w:r w:rsidR="00256C1C">
        <w:t xml:space="preserve"> physical units of land when converted </w:t>
      </w:r>
      <w:r w:rsidR="00634C29">
        <w:t>(</w:t>
      </w:r>
      <w:r w:rsidR="00256C1C">
        <w:t xml:space="preserve">e.g., if </w:t>
      </w:r>
      <w:r>
        <w:t>1</w:t>
      </w:r>
      <w:r w:rsidRPr="00F65C48">
        <w:t xml:space="preserve"> </w:t>
      </w:r>
      <w:r w:rsidRPr="00706D73">
        <w:t xml:space="preserve">ha </w:t>
      </w:r>
      <w:r w:rsidRPr="00F65C48">
        <w:t xml:space="preserve">of land </w:t>
      </w:r>
      <w:r w:rsidR="00256C1C">
        <w:t xml:space="preserve">is </w:t>
      </w:r>
      <w:r w:rsidRPr="00F65C48">
        <w:t>converted</w:t>
      </w:r>
      <w:r w:rsidR="00256C1C">
        <w:t xml:space="preserve">, it must result in a total of </w:t>
      </w:r>
      <w:r w:rsidRPr="00F65C48">
        <w:t xml:space="preserve">1 </w:t>
      </w:r>
      <w:r w:rsidRPr="00706D73">
        <w:t xml:space="preserve">ha </w:t>
      </w:r>
      <w:r w:rsidRPr="00F65C48">
        <w:t xml:space="preserve">of </w:t>
      </w:r>
      <w:r w:rsidR="00256C1C">
        <w:t xml:space="preserve">other </w:t>
      </w:r>
      <w:r w:rsidRPr="00F65C48">
        <w:t>land type</w:t>
      </w:r>
      <w:r w:rsidR="00256C1C">
        <w:t>s</w:t>
      </w:r>
      <w:r w:rsidR="00634C29">
        <w:t>). Thus,</w:t>
      </w:r>
      <w:r w:rsidR="00256C1C">
        <w:t xml:space="preserve"> </w:t>
      </w:r>
      <w:r w:rsidR="00634C29">
        <w:t xml:space="preserve">the </w:t>
      </w:r>
      <w:r w:rsidR="00256C1C">
        <w:t>total amount of land remains constant</w:t>
      </w:r>
      <w:r w:rsidRPr="00F65C48">
        <w:t>. Through land conversion, the land gives up its original productivity level and land rent and takes on</w:t>
      </w:r>
      <w:r w:rsidRPr="001D4C78">
        <w:t xml:space="preserve"> a</w:t>
      </w:r>
      <w:r w:rsidRPr="009C0E15">
        <w:t xml:space="preserve"> new productiv</w:t>
      </w:r>
      <w:r w:rsidRPr="00F76612">
        <w:t>ity level and land rent</w:t>
      </w:r>
      <w:r w:rsidRPr="0051005E">
        <w:t>.</w:t>
      </w:r>
      <w:r w:rsidRPr="00B22A0F">
        <w:t xml:space="preserve"> </w:t>
      </w:r>
      <w:r w:rsidRPr="00F65C48">
        <w:t xml:space="preserve">In this process, </w:t>
      </w:r>
      <w:r>
        <w:t xml:space="preserve">the </w:t>
      </w:r>
      <w:r w:rsidRPr="00F65C48">
        <w:t>land conversion cost is equal to the difference of land rent</w:t>
      </w:r>
      <w:r>
        <w:t>s</w:t>
      </w:r>
      <w:r w:rsidRPr="00F65C48">
        <w:t xml:space="preserve"> between </w:t>
      </w:r>
      <w:r w:rsidRPr="001D4C78">
        <w:t xml:space="preserve">the </w:t>
      </w:r>
      <w:r w:rsidRPr="009C0E15">
        <w:t xml:space="preserve">two </w:t>
      </w:r>
      <w:r w:rsidRPr="00F76612">
        <w:t xml:space="preserve">converting </w:t>
      </w:r>
      <w:r w:rsidRPr="0051005E">
        <w:t xml:space="preserve">land types. </w:t>
      </w:r>
    </w:p>
    <w:p w:rsidR="00B93346" w:rsidP="00B16BFB" w:rsidRDefault="00B93346" w14:paraId="6F5C9D12" w14:textId="62BE4458">
      <w:pPr>
        <w:pStyle w:val="BodyText"/>
      </w:pPr>
      <w:r w:rsidRPr="0051005E">
        <w:t>The nested CES function for land use change is shown in Figure 3-</w:t>
      </w:r>
      <w:r w:rsidRPr="0051005E" w:rsidR="00233FC6">
        <w:t>1</w:t>
      </w:r>
      <w:r w:rsidR="00233FC6">
        <w:t>3</w:t>
      </w:r>
      <w:r w:rsidRPr="00AD24F4">
        <w:t xml:space="preserve">. </w:t>
      </w:r>
      <w:r w:rsidRPr="00994A32">
        <w:t xml:space="preserve">When land is converted from type </w:t>
      </w:r>
      <w:r w:rsidRPr="009E26AF">
        <w:rPr>
          <w:i/>
        </w:rPr>
        <w:t>i</w:t>
      </w:r>
      <w:r w:rsidRPr="00F30ADB">
        <w:t xml:space="preserve"> to type </w:t>
      </w:r>
      <w:r w:rsidRPr="00A86C73">
        <w:rPr>
          <w:i/>
        </w:rPr>
        <w:t>j</w:t>
      </w:r>
      <w:r w:rsidRPr="00FC74D3">
        <w:t xml:space="preserve">, </w:t>
      </w:r>
      <w:r w:rsidRPr="00E76F54">
        <w:t xml:space="preserve">land type </w:t>
      </w:r>
      <w:r w:rsidRPr="00DF4581">
        <w:rPr>
          <w:i/>
        </w:rPr>
        <w:t xml:space="preserve">i </w:t>
      </w:r>
      <w:r w:rsidRPr="00322DDE">
        <w:t xml:space="preserve">and the other input </w:t>
      </w:r>
      <w:r w:rsidR="002F49E7">
        <w:t>bundle</w:t>
      </w:r>
      <w:r w:rsidRPr="00322DDE">
        <w:t xml:space="preserve"> enter the top nest </w:t>
      </w:r>
      <w:r w:rsidR="00121388">
        <w:t>in</w:t>
      </w:r>
      <w:r w:rsidRPr="00322DDE" w:rsidR="00121388">
        <w:t xml:space="preserve"> </w:t>
      </w:r>
      <w:r w:rsidRPr="00322DDE">
        <w:t>fixed proportion</w:t>
      </w:r>
      <w:r w:rsidR="00121388">
        <w:t>s</w:t>
      </w:r>
      <w:r w:rsidRPr="00322DDE">
        <w:t xml:space="preserve">, representing </w:t>
      </w:r>
      <w:r w:rsidR="00121388">
        <w:t xml:space="preserve">the restriction that conversion of </w:t>
      </w:r>
      <w:r w:rsidRPr="00322DDE">
        <w:t>1</w:t>
      </w:r>
      <w:r w:rsidRPr="00706D73">
        <w:t xml:space="preserve"> ha</w:t>
      </w:r>
      <w:r w:rsidR="00121388">
        <w:t xml:space="preserve"> of land type </w:t>
      </w:r>
      <w:r w:rsidRPr="001261F3" w:rsidR="00121388">
        <w:rPr>
          <w:i/>
        </w:rPr>
        <w:t>i</w:t>
      </w:r>
      <w:r w:rsidR="00121388">
        <w:t xml:space="preserve"> into type </w:t>
      </w:r>
      <w:r w:rsidRPr="001261F3" w:rsidR="00121388">
        <w:rPr>
          <w:i/>
        </w:rPr>
        <w:t xml:space="preserve">j </w:t>
      </w:r>
      <w:r w:rsidR="00121388">
        <w:t xml:space="preserve">must result in exactly </w:t>
      </w:r>
      <w:r w:rsidRPr="00706D73">
        <w:t xml:space="preserve">1 ha of land </w:t>
      </w:r>
      <w:r w:rsidR="00121388">
        <w:t xml:space="preserve">type </w:t>
      </w:r>
      <w:r w:rsidRPr="001261F3" w:rsidR="00121388">
        <w:rPr>
          <w:i/>
        </w:rPr>
        <w:t>j</w:t>
      </w:r>
      <w:r w:rsidRPr="00706D73">
        <w:t>. Timber is produced as</w:t>
      </w:r>
      <w:r w:rsidRPr="00F65C48">
        <w:t xml:space="preserve"> a coproduct when natural forestland is converted to managed forestland. A fixed factor is introduced to the subsequen</w:t>
      </w:r>
      <w:r w:rsidRPr="001D4C78">
        <w:t xml:space="preserve">t nest with </w:t>
      </w:r>
      <w:r>
        <w:t xml:space="preserve">an </w:t>
      </w:r>
      <w:r w:rsidRPr="001D4C78">
        <w:t xml:space="preserve">elasticity of substitution </w:t>
      </w:r>
      <w:r w:rsidRPr="009C0E15">
        <w:t xml:space="preserve">ranging from 0.15 to 0.30, which </w:t>
      </w:r>
      <w:r>
        <w:t>is</w:t>
      </w:r>
      <w:r w:rsidRPr="00D752C3">
        <w:t xml:space="preserve"> </w:t>
      </w:r>
      <w:r w:rsidRPr="00F76612">
        <w:t xml:space="preserve">calibrated to </w:t>
      </w:r>
      <w:r w:rsidRPr="0051005E">
        <w:t xml:space="preserve">observed </w:t>
      </w:r>
      <w:r w:rsidRPr="00B22A0F">
        <w:t xml:space="preserve">historical </w:t>
      </w:r>
      <w:r w:rsidRPr="00F65C48">
        <w:t>land use change pattern</w:t>
      </w:r>
      <w:r w:rsidRPr="001D4C78">
        <w:t>s</w:t>
      </w:r>
      <w:r w:rsidR="00A314F7">
        <w:t xml:space="preserve"> during 1980 to 2005 (</w:t>
      </w:r>
      <w:r w:rsidRPr="001D4C78" w:rsidR="00FE7010">
        <w:t>Gurgel, Reilly</w:t>
      </w:r>
      <w:r w:rsidR="00FE7010">
        <w:t>,</w:t>
      </w:r>
      <w:r w:rsidRPr="001D4C78" w:rsidR="00FE7010">
        <w:t xml:space="preserve"> and Paltsev</w:t>
      </w:r>
      <w:r w:rsidR="00121388">
        <w:t>,</w:t>
      </w:r>
      <w:r w:rsidR="00862B39">
        <w:t xml:space="preserve"> </w:t>
      </w:r>
      <w:r w:rsidR="0050601E">
        <w:t xml:space="preserve">2007). </w:t>
      </w:r>
      <w:r w:rsidRPr="00F76612">
        <w:t>Material-energy/value-added composite, the</w:t>
      </w:r>
      <w:r w:rsidRPr="0051005E">
        <w:t xml:space="preserve"> </w:t>
      </w:r>
      <w:r w:rsidRPr="0051005E" w:rsidR="00BA3912">
        <w:t>lower-level</w:t>
      </w:r>
      <w:r w:rsidRPr="0051005E">
        <w:t xml:space="preserve"> nest</w:t>
      </w:r>
      <w:r w:rsidRPr="00B22A0F">
        <w:t>,</w:t>
      </w:r>
      <w:r w:rsidRPr="00AD24F4">
        <w:t xml:space="preserve"> follows the same structure </w:t>
      </w:r>
      <w:r w:rsidRPr="00F65C48">
        <w:t xml:space="preserve">as the </w:t>
      </w:r>
      <w:r w:rsidRPr="001D4C78">
        <w:t>agriculture production function. In general, cropland has higher land rent, followed by pastureland, then managed forestland and natural land.</w:t>
      </w:r>
      <w:r w:rsidR="00BA3912">
        <w:t xml:space="preserve"> W</w:t>
      </w:r>
      <w:r w:rsidRPr="009C0E15">
        <w:t xml:space="preserve">hen </w:t>
      </w:r>
      <w:r w:rsidR="0036695A">
        <w:t xml:space="preserve">incentives are available for certain practices, such as payments for ecosystem services, landowners may adjust land cover and land use in response to the net returns provided by a combination of marketed goods and </w:t>
      </w:r>
      <w:r w:rsidR="00FA61C5">
        <w:t>non</w:t>
      </w:r>
      <w:r w:rsidR="0036695A">
        <w:t>market goods for which they receive compensation. For instance, under programs such as the Conservation Reserve Program in the U</w:t>
      </w:r>
      <w:r w:rsidR="0031527E">
        <w:t>nited States</w:t>
      </w:r>
      <w:r w:rsidR="0036695A">
        <w:t>, farmers may voluntarily remove environmentally sensitive land from agricultural production in exchange for cost-share and rental payments from the U.S. Department of Agriculture</w:t>
      </w:r>
      <w:r w:rsidR="00390FC2">
        <w:t xml:space="preserve"> (USDA)</w:t>
      </w:r>
      <w:r w:rsidR="0036695A">
        <w:t>.</w:t>
      </w:r>
      <w:r w:rsidRPr="009C0E15">
        <w:t xml:space="preserve"> </w:t>
      </w:r>
    </w:p>
    <w:p w:rsidR="00F35D81" w:rsidP="007978C1" w:rsidRDefault="00F35D81" w14:paraId="584EE837" w14:textId="0E93E899">
      <w:pPr>
        <w:pStyle w:val="FigureTitle"/>
      </w:pPr>
      <w:bookmarkStart w:name="_Toc120007905" w:id="134"/>
      <w:r w:rsidRPr="00733E59">
        <w:t>Figure 3-</w:t>
      </w:r>
      <w:r w:rsidR="008563BF">
        <w:t>13</w:t>
      </w:r>
      <w:r>
        <w:t>.</w:t>
      </w:r>
      <w:r>
        <w:tab/>
      </w:r>
      <w:r w:rsidRPr="00733E59">
        <w:t>Land Use Change</w:t>
      </w:r>
      <w:bookmarkEnd w:id="134"/>
    </w:p>
    <w:p w:rsidR="001E5906" w:rsidP="00F35D81" w:rsidRDefault="001E5906" w14:paraId="44A4FE04" w14:textId="77777777">
      <w:r w:rsidRPr="00733E59">
        <w:rPr>
          <w:noProof/>
        </w:rPr>
        <mc:AlternateContent>
          <mc:Choice Requires="wpc">
            <w:drawing>
              <wp:inline distT="0" distB="0" distL="0" distR="0" wp14:anchorId="049FE3D8" wp14:editId="2ADC46EB">
                <wp:extent cx="5859780" cy="3814445"/>
                <wp:effectExtent l="0" t="0" r="26670" b="14605"/>
                <wp:docPr id="676" name="Canvas 6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576" name="Text Box 118"/>
                        <wps:cNvSpPr txBox="1">
                          <a:spLocks noChangeArrowheads="1"/>
                        </wps:cNvSpPr>
                        <wps:spPr bwMode="auto">
                          <a:xfrm>
                            <a:off x="1308139" y="38378"/>
                            <a:ext cx="1600200"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775014" w:rsidR="00D82C7F" w:rsidP="00B93346" w:rsidRDefault="00D82C7F" w14:paraId="5E84C741" w14:textId="77777777">
                              <w:pPr>
                                <w:jc w:val="center"/>
                                <w:rPr>
                                  <w:sz w:val="20"/>
                                </w:rPr>
                              </w:pPr>
                              <w:proofErr w:type="spellStart"/>
                              <w:r>
                                <w:rPr>
                                  <w:sz w:val="20"/>
                                </w:rPr>
                                <w:t>Land</w:t>
                              </w:r>
                              <w:r w:rsidRPr="00094924">
                                <w:rPr>
                                  <w:sz w:val="20"/>
                                  <w:vertAlign w:val="subscript"/>
                                </w:rPr>
                                <w:t>j</w:t>
                              </w:r>
                              <w:proofErr w:type="spellEnd"/>
                              <w:r>
                                <w:rPr>
                                  <w:sz w:val="20"/>
                                </w:rPr>
                                <w:t xml:space="preserve"> (</w:t>
                              </w:r>
                              <m:oMath>
                                <m:r>
                                  <w:rPr>
                                    <w:rFonts w:ascii="Cambria Math" w:hAnsi="Cambria Math"/>
                                    <w:sz w:val="16"/>
                                    <w:szCs w:val="16"/>
                                  </w:rPr>
                                  <m:t>ha</m:t>
                                </m:r>
                              </m:oMath>
                              <w:r>
                                <w:rPr>
                                  <w:sz w:val="20"/>
                                </w:rPr>
                                <w:t>)</w:t>
                              </w:r>
                            </w:p>
                          </w:txbxContent>
                        </wps:txbx>
                        <wps:bodyPr rot="0" vert="horz" wrap="square" lIns="91440" tIns="45720" rIns="91440" bIns="45720" anchor="t" anchorCtr="0" upright="1">
                          <a:noAutofit/>
                        </wps:bodyPr>
                      </wps:wsp>
                      <wps:wsp>
                        <wps:cNvPr id="578" name="Line 122"/>
                        <wps:cNvCnPr>
                          <a:cxnSpLocks noChangeShapeType="1"/>
                        </wps:cNvCnPr>
                        <wps:spPr bwMode="auto">
                          <a:xfrm flipV="1">
                            <a:off x="824841" y="565844"/>
                            <a:ext cx="2400300" cy="1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Text Box 72"/>
                        <wps:cNvSpPr txBox="1">
                          <a:spLocks noChangeArrowheads="1"/>
                        </wps:cNvSpPr>
                        <wps:spPr bwMode="auto">
                          <a:xfrm>
                            <a:off x="1758519" y="1385887"/>
                            <a:ext cx="1762240" cy="4500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06F03F63" w14:textId="7276EF33">
                              <w:pPr>
                                <w:pStyle w:val="NormalWeb"/>
                                <w:spacing w:before="0" w:beforeAutospacing="0" w:after="0" w:afterAutospacing="0" w:line="256" w:lineRule="auto"/>
                                <w:jc w:val="center"/>
                                <w:rPr>
                                  <w:rFonts w:eastAsia="SimSun"/>
                                  <w:sz w:val="20"/>
                                  <w:szCs w:val="20"/>
                                </w:rPr>
                              </w:pPr>
                              <w:bookmarkStart w:name="_Hlk503629449" w:id="135"/>
                              <w:bookmarkStart w:name="_Hlk503629450" w:id="136"/>
                              <w:bookmarkStart w:name="_Hlk503629451" w:id="137"/>
                              <w:r>
                                <w:rPr>
                                  <w:rFonts w:eastAsia="SimSun"/>
                                  <w:sz w:val="20"/>
                                  <w:szCs w:val="20"/>
                                </w:rPr>
                                <w:t>Material-Energy/</w:t>
                              </w:r>
                            </w:p>
                            <w:p w:rsidR="00D82C7F" w:rsidP="00B93346" w:rsidRDefault="00D82C7F" w14:paraId="49BC7CB3" w14:textId="77777777">
                              <w:pPr>
                                <w:pStyle w:val="NormalWeb"/>
                                <w:spacing w:before="0" w:beforeAutospacing="0" w:after="0" w:afterAutospacing="0" w:line="256" w:lineRule="auto"/>
                                <w:jc w:val="center"/>
                              </w:pPr>
                              <w:r>
                                <w:rPr>
                                  <w:rFonts w:eastAsia="SimSun"/>
                                  <w:sz w:val="20"/>
                                  <w:szCs w:val="20"/>
                                </w:rPr>
                                <w:t>Value-Added Composite</w:t>
                              </w:r>
                              <w:bookmarkEnd w:id="135"/>
                              <w:bookmarkEnd w:id="136"/>
                              <w:bookmarkEnd w:id="137"/>
                            </w:p>
                          </w:txbxContent>
                        </wps:txbx>
                        <wps:bodyPr rot="0" vert="horz" wrap="square" lIns="91440" tIns="45720" rIns="91440" bIns="45720" anchor="t" anchorCtr="0" upright="1">
                          <a:noAutofit/>
                        </wps:bodyPr>
                      </wps:wsp>
                      <wps:wsp>
                        <wps:cNvPr id="582" name="Text Box 116"/>
                        <wps:cNvSpPr txBox="1">
                          <a:spLocks noChangeArrowheads="1"/>
                        </wps:cNvSpPr>
                        <wps:spPr bwMode="auto">
                          <a:xfrm>
                            <a:off x="3201519" y="1388235"/>
                            <a:ext cx="1219200" cy="2885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3F4BEC" w:rsidR="00D82C7F" w:rsidP="00B93346" w:rsidRDefault="00D82C7F" w14:paraId="6DD3E0DE" w14:textId="77777777">
                              <w:pPr>
                                <w:pStyle w:val="NormalWeb"/>
                                <w:spacing w:before="0" w:beforeAutospacing="0" w:after="0" w:afterAutospacing="0"/>
                                <w:jc w:val="center"/>
                              </w:pPr>
                              <w:r>
                                <w:rPr>
                                  <w:rFonts w:eastAsia="SimSun"/>
                                  <w:sz w:val="20"/>
                                  <w:szCs w:val="20"/>
                                </w:rPr>
                                <w:t>Fixed Factor</w:t>
                              </w:r>
                            </w:p>
                          </w:txbxContent>
                        </wps:txbx>
                        <wps:bodyPr rot="0" vert="horz" wrap="square" lIns="91440" tIns="45720" rIns="91440" bIns="45720" anchor="t" anchorCtr="0" upright="1">
                          <a:noAutofit/>
                        </wps:bodyPr>
                      </wps:wsp>
                      <wps:wsp>
                        <wps:cNvPr id="585" name="Line 128"/>
                        <wps:cNvCnPr>
                          <a:cxnSpLocks noChangeShapeType="1"/>
                        </wps:cNvCnPr>
                        <wps:spPr bwMode="auto">
                          <a:xfrm>
                            <a:off x="830688" y="565953"/>
                            <a:ext cx="0" cy="2339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Text Box 111"/>
                        <wps:cNvSpPr txBox="1">
                          <a:spLocks noChangeArrowheads="1"/>
                        </wps:cNvSpPr>
                        <wps:spPr bwMode="auto">
                          <a:xfrm>
                            <a:off x="85725" y="752213"/>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1FC0DD1A" w14:textId="77777777">
                              <w:pPr>
                                <w:pStyle w:val="NormalWeb"/>
                                <w:spacing w:before="0" w:beforeAutospacing="0" w:after="160" w:afterAutospacing="0" w:line="254" w:lineRule="auto"/>
                                <w:jc w:val="center"/>
                              </w:pPr>
                              <w:proofErr w:type="spellStart"/>
                              <w:r>
                                <w:rPr>
                                  <w:rFonts w:eastAsia="SimSun"/>
                                  <w:sz w:val="20"/>
                                  <w:szCs w:val="20"/>
                                </w:rPr>
                                <w:t>Land</w:t>
                              </w:r>
                              <w:r w:rsidRPr="00FF1F61">
                                <w:rPr>
                                  <w:rFonts w:eastAsia="SimSun"/>
                                  <w:sz w:val="20"/>
                                  <w:szCs w:val="20"/>
                                  <w:vertAlign w:val="subscript"/>
                                </w:rPr>
                                <w:t>i</w:t>
                              </w:r>
                              <w:proofErr w:type="spellEnd"/>
                              <w:r>
                                <w:rPr>
                                  <w:rFonts w:eastAsia="SimSun"/>
                                  <w:sz w:val="20"/>
                                  <w:szCs w:val="20"/>
                                </w:rPr>
                                <w:t xml:space="preserve"> </w:t>
                              </w:r>
                              <w:r>
                                <w:rPr>
                                  <w:sz w:val="20"/>
                                  <w:szCs w:val="20"/>
                                </w:rPr>
                                <w:t>(</w:t>
                              </w:r>
                              <m:oMath>
                                <m:r>
                                  <w:rPr>
                                    <w:rFonts w:ascii="Cambria Math" w:hAnsi="Cambria Math"/>
                                    <w:sz w:val="16"/>
                                    <w:szCs w:val="16"/>
                                  </w:rPr>
                                  <m:t>ha</m:t>
                                </m:r>
                              </m:oMath>
                              <w:r>
                                <w:rPr>
                                  <w:sz w:val="20"/>
                                  <w:szCs w:val="20"/>
                                </w:rPr>
                                <w:t>)</w:t>
                              </w:r>
                            </w:p>
                          </w:txbxContent>
                        </wps:txbx>
                        <wps:bodyPr rot="0" vert="horz" wrap="square" lIns="91440" tIns="45720" rIns="91440" bIns="45720" anchor="t" anchorCtr="0" upright="1">
                          <a:noAutofit/>
                        </wps:bodyPr>
                      </wps:wsp>
                      <wps:wsp>
                        <wps:cNvPr id="594" name="Text Box 111"/>
                        <wps:cNvSpPr txBox="1">
                          <a:spLocks noChangeArrowheads="1"/>
                        </wps:cNvSpPr>
                        <wps:spPr bwMode="auto">
                          <a:xfrm>
                            <a:off x="2477406" y="752213"/>
                            <a:ext cx="1599565" cy="4565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1CEA9A90" w14:textId="77777777">
                              <w:pPr>
                                <w:pStyle w:val="NormalWeb"/>
                                <w:spacing w:before="0" w:beforeAutospacing="0" w:after="160" w:afterAutospacing="0"/>
                                <w:jc w:val="center"/>
                              </w:pPr>
                              <w:r>
                                <w:rPr>
                                  <w:rFonts w:eastAsia="SimSun"/>
                                  <w:sz w:val="20"/>
                                  <w:szCs w:val="20"/>
                                </w:rPr>
                                <w:t xml:space="preserve">Land-Materials-Energy Composite </w:t>
                              </w:r>
                            </w:p>
                          </w:txbxContent>
                        </wps:txbx>
                        <wps:bodyPr rot="0" vert="horz" wrap="square" lIns="91440" tIns="45720" rIns="91440" bIns="45720" anchor="t" anchorCtr="0" upright="1">
                          <a:noAutofit/>
                        </wps:bodyPr>
                      </wps:wsp>
                      <wps:wsp>
                        <wps:cNvPr id="625" name="Text Box 119"/>
                        <wps:cNvSpPr txBox="1">
                          <a:spLocks noChangeArrowheads="1"/>
                        </wps:cNvSpPr>
                        <wps:spPr bwMode="auto">
                          <a:xfrm>
                            <a:off x="3450965" y="1050265"/>
                            <a:ext cx="1055479" cy="342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66362F" w:rsidR="00D82C7F" w:rsidP="00B93346" w:rsidRDefault="00541246" w14:paraId="5BFF4131" w14:textId="77777777">
                              <w:pPr>
                                <w:pStyle w:val="NormalWeb"/>
                                <w:spacing w:before="0" w:beforeAutospacing="0" w:after="160" w:afterAutospacing="0" w:line="256" w:lineRule="auto"/>
                                <w:rPr>
                                  <w:sz w:val="16"/>
                                  <w:szCs w:val="16"/>
                                </w:rP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nr</m:t>
                                      </m:r>
                                    </m:sub>
                                  </m:sSub>
                                  <m:r>
                                    <w:rPr>
                                      <w:rFonts w:ascii="Cambria Math" w:hAnsi="Cambria Math" w:eastAsia="SimSun"/>
                                      <w:sz w:val="16"/>
                                      <w:szCs w:val="16"/>
                                    </w:rPr>
                                    <m:t>=(0.15-</m:t>
                                  </m:r>
                                  <m:r>
                                    <w:rPr>
                                      <w:rFonts w:ascii="Cambria Math" w:hAnsi="Cambria Math"/>
                                      <w:sz w:val="16"/>
                                      <w:szCs w:val="16"/>
                                    </w:rPr>
                                    <m:t>0.30)</m:t>
                                  </m:r>
                                </m:oMath>
                              </m:oMathPara>
                            </w:p>
                          </w:txbxContent>
                        </wps:txbx>
                        <wps:bodyPr rot="0" vert="horz" wrap="square" lIns="91440" tIns="45720" rIns="91440" bIns="45720" anchor="t" anchorCtr="0" upright="1">
                          <a:noAutofit/>
                        </wps:bodyPr>
                      </wps:wsp>
                      <wps:wsp>
                        <wps:cNvPr id="626" name="Line 117"/>
                        <wps:cNvCnPr>
                          <a:cxnSpLocks noChangeShapeType="1"/>
                          <a:endCxn id="629" idx="0"/>
                        </wps:cNvCnPr>
                        <wps:spPr bwMode="auto">
                          <a:xfrm>
                            <a:off x="2596750" y="1763900"/>
                            <a:ext cx="597521" cy="2766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Line 117"/>
                        <wps:cNvCnPr>
                          <a:cxnSpLocks noChangeShapeType="1"/>
                        </wps:cNvCnPr>
                        <wps:spPr bwMode="auto">
                          <a:xfrm flipH="1">
                            <a:off x="2056742" y="1763900"/>
                            <a:ext cx="540008" cy="264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Text Box 112"/>
                        <wps:cNvSpPr txBox="1">
                          <a:spLocks noChangeArrowheads="1"/>
                        </wps:cNvSpPr>
                        <wps:spPr bwMode="auto">
                          <a:xfrm>
                            <a:off x="2696015" y="1736156"/>
                            <a:ext cx="1066800" cy="26504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1DFA3D52" w14:textId="77777777">
                              <w:pPr>
                                <w:pStyle w:val="NormalWeb"/>
                                <w:spacing w:before="0" w:beforeAutospacing="0" w:after="160" w:afterAutospacing="0" w:line="256"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erva</m:t>
                                      </m:r>
                                    </m:sub>
                                  </m:sSub>
                                  <m:r>
                                    <w:rPr>
                                      <w:rFonts w:ascii="Cambria Math" w:hAnsi="Cambria Math" w:eastAsia="SimSun" w:cs="Calibri Light"/>
                                      <w:sz w:val="16"/>
                                      <w:szCs w:val="16"/>
                                    </w:rPr>
                                    <m:t>=1.0</m:t>
                                  </m:r>
                                </m:oMath>
                              </m:oMathPara>
                            </w:p>
                          </w:txbxContent>
                        </wps:txbx>
                        <wps:bodyPr rot="0" vert="horz" wrap="square" lIns="91440" tIns="45720" rIns="91440" bIns="45720" anchor="t" anchorCtr="0" upright="1">
                          <a:noAutofit/>
                        </wps:bodyPr>
                      </wps:wsp>
                      <wps:wsp>
                        <wps:cNvPr id="629" name="Text Box 72"/>
                        <wps:cNvSpPr txBox="1">
                          <a:spLocks noChangeArrowheads="1"/>
                        </wps:cNvSpPr>
                        <wps:spPr bwMode="auto">
                          <a:xfrm>
                            <a:off x="2696015" y="2040593"/>
                            <a:ext cx="996512" cy="23514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784C618E" w14:textId="77777777">
                              <w:pPr>
                                <w:pStyle w:val="NormalWeb"/>
                                <w:spacing w:before="0" w:beforeAutospacing="0" w:after="0" w:afterAutospacing="0" w:line="252" w:lineRule="auto"/>
                                <w:jc w:val="center"/>
                                <w:rPr>
                                  <w:rFonts w:eastAsia="SimSun"/>
                                  <w:sz w:val="20"/>
                                  <w:szCs w:val="20"/>
                                </w:rPr>
                              </w:pPr>
                              <w:r>
                                <w:rPr>
                                  <w:rFonts w:eastAsia="SimSun"/>
                                  <w:sz w:val="20"/>
                                  <w:szCs w:val="20"/>
                                </w:rPr>
                                <w:t xml:space="preserve">Value-Added </w:t>
                              </w:r>
                            </w:p>
                          </w:txbxContent>
                        </wps:txbx>
                        <wps:bodyPr rot="0" vert="horz" wrap="square" lIns="91440" tIns="45720" rIns="91440" bIns="45720" anchor="t" anchorCtr="0" upright="1">
                          <a:noAutofit/>
                        </wps:bodyPr>
                      </wps:wsp>
                      <wps:wsp>
                        <wps:cNvPr id="630" name="Arc 108"/>
                        <wps:cNvSpPr>
                          <a:spLocks/>
                        </wps:cNvSpPr>
                        <wps:spPr bwMode="auto">
                          <a:xfrm rot="13209131" flipH="1">
                            <a:off x="2378576" y="1631047"/>
                            <a:ext cx="406116" cy="3587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Line 117"/>
                        <wps:cNvCnPr>
                          <a:cxnSpLocks noChangeShapeType="1"/>
                        </wps:cNvCnPr>
                        <wps:spPr bwMode="auto">
                          <a:xfrm>
                            <a:off x="3265041" y="2249093"/>
                            <a:ext cx="185924" cy="282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Line 117"/>
                        <wps:cNvCnPr>
                          <a:cxnSpLocks noChangeShapeType="1"/>
                          <a:endCxn id="635" idx="0"/>
                        </wps:cNvCnPr>
                        <wps:spPr bwMode="auto">
                          <a:xfrm flipH="1">
                            <a:off x="3063993" y="2242200"/>
                            <a:ext cx="201050" cy="282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Text Box 112"/>
                        <wps:cNvSpPr txBox="1">
                          <a:spLocks noChangeArrowheads="1"/>
                        </wps:cNvSpPr>
                        <wps:spPr bwMode="auto">
                          <a:xfrm>
                            <a:off x="3287836" y="2189214"/>
                            <a:ext cx="865071" cy="2579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44538468" w14:textId="77777777">
                              <w:pPr>
                                <w:pStyle w:val="NormalWeb"/>
                                <w:spacing w:before="0" w:beforeAutospacing="0" w:after="160" w:afterAutospacing="0" w:line="252"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va</m:t>
                                      </m:r>
                                    </m:sub>
                                  </m:sSub>
                                  <m:r>
                                    <w:rPr>
                                      <w:rFonts w:ascii="Cambria Math" w:hAnsi="Cambria Math" w:eastAsia="SimSun" w:cs="Calibri Light"/>
                                      <w:sz w:val="16"/>
                                      <w:szCs w:val="16"/>
                                    </w:rPr>
                                    <m:t>=1.0</m:t>
                                  </m:r>
                                </m:oMath>
                              </m:oMathPara>
                            </w:p>
                          </w:txbxContent>
                        </wps:txbx>
                        <wps:bodyPr rot="0" vert="horz" wrap="square" lIns="91440" tIns="45720" rIns="91440" bIns="45720" anchor="t" anchorCtr="0" upright="1">
                          <a:noAutofit/>
                        </wps:bodyPr>
                      </wps:wsp>
                      <wps:wsp>
                        <wps:cNvPr id="634" name="Arc 108"/>
                        <wps:cNvSpPr>
                          <a:spLocks/>
                        </wps:cNvSpPr>
                        <wps:spPr bwMode="auto">
                          <a:xfrm rot="13209131" flipH="1">
                            <a:off x="3083811" y="2159932"/>
                            <a:ext cx="349250" cy="2940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Text Box 111"/>
                        <wps:cNvSpPr txBox="1">
                          <a:spLocks noChangeArrowheads="1"/>
                        </wps:cNvSpPr>
                        <wps:spPr bwMode="auto">
                          <a:xfrm>
                            <a:off x="2778243" y="2525002"/>
                            <a:ext cx="571499" cy="226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749557FA" w14:textId="77777777">
                              <w:pPr>
                                <w:pStyle w:val="NormalWeb"/>
                                <w:spacing w:before="0" w:beforeAutospacing="0" w:after="160" w:afterAutospacing="0"/>
                                <w:jc w:val="center"/>
                              </w:pPr>
                              <w:r>
                                <w:rPr>
                                  <w:rFonts w:eastAsia="SimSun"/>
                                  <w:sz w:val="20"/>
                                  <w:szCs w:val="20"/>
                                </w:rPr>
                                <w:t>Labor</w:t>
                              </w:r>
                            </w:p>
                          </w:txbxContent>
                        </wps:txbx>
                        <wps:bodyPr rot="0" vert="horz" wrap="square" lIns="91440" tIns="45720" rIns="91440" bIns="45720" anchor="t" anchorCtr="0" upright="1">
                          <a:noAutofit/>
                        </wps:bodyPr>
                      </wps:wsp>
                      <wps:wsp>
                        <wps:cNvPr id="636" name="Text Box 111"/>
                        <wps:cNvSpPr txBox="1">
                          <a:spLocks noChangeArrowheads="1"/>
                        </wps:cNvSpPr>
                        <wps:spPr bwMode="auto">
                          <a:xfrm>
                            <a:off x="3194271" y="2525002"/>
                            <a:ext cx="656797" cy="24647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2CC8AA85" w14:textId="77777777">
                              <w:pPr>
                                <w:pStyle w:val="NormalWeb"/>
                                <w:spacing w:before="0" w:beforeAutospacing="0" w:after="160" w:afterAutospacing="0"/>
                                <w:jc w:val="center"/>
                              </w:pPr>
                              <w:r>
                                <w:rPr>
                                  <w:rFonts w:eastAsia="SimSun"/>
                                  <w:sz w:val="20"/>
                                  <w:szCs w:val="20"/>
                                </w:rPr>
                                <w:t>Capital</w:t>
                              </w:r>
                            </w:p>
                          </w:txbxContent>
                        </wps:txbx>
                        <wps:bodyPr rot="0" vert="horz" wrap="square" lIns="91440" tIns="45720" rIns="91440" bIns="45720" anchor="t" anchorCtr="0" upright="1">
                          <a:noAutofit/>
                        </wps:bodyPr>
                      </wps:wsp>
                      <wps:wsp>
                        <wps:cNvPr id="637" name="Text Box 72"/>
                        <wps:cNvSpPr txBox="1">
                          <a:spLocks noChangeArrowheads="1"/>
                        </wps:cNvSpPr>
                        <wps:spPr bwMode="auto">
                          <a:xfrm>
                            <a:off x="1415704" y="2001200"/>
                            <a:ext cx="1228201" cy="457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740C4821" w14:textId="57C35E07">
                              <w:pPr>
                                <w:pStyle w:val="NormalWeb"/>
                                <w:spacing w:before="0" w:beforeAutospacing="0" w:after="0" w:afterAutospacing="0" w:line="252" w:lineRule="auto"/>
                                <w:jc w:val="center"/>
                              </w:pPr>
                              <w:r>
                                <w:rPr>
                                  <w:rFonts w:eastAsia="SimSun"/>
                                  <w:sz w:val="20"/>
                                  <w:szCs w:val="20"/>
                                </w:rPr>
                                <w:t>Material-Energy/</w:t>
                              </w:r>
                            </w:p>
                            <w:p w:rsidR="00D82C7F" w:rsidP="00B93346" w:rsidRDefault="00D82C7F" w14:paraId="163811E0" w14:textId="77777777">
                              <w:pPr>
                                <w:pStyle w:val="NormalWeb"/>
                                <w:spacing w:before="0" w:beforeAutospacing="0" w:after="0" w:afterAutospacing="0" w:line="252" w:lineRule="auto"/>
                                <w:jc w:val="center"/>
                              </w:pPr>
                              <w:r>
                                <w:rPr>
                                  <w:rFonts w:eastAsia="SimSun"/>
                                  <w:sz w:val="20"/>
                                  <w:szCs w:val="20"/>
                                </w:rPr>
                                <w:t>Composite</w:t>
                              </w:r>
                            </w:p>
                          </w:txbxContent>
                        </wps:txbx>
                        <wps:bodyPr rot="0" vert="horz" wrap="square" lIns="91440" tIns="45720" rIns="91440" bIns="45720" anchor="t" anchorCtr="0" upright="1">
                          <a:noAutofit/>
                        </wps:bodyPr>
                      </wps:wsp>
                      <wps:wsp>
                        <wps:cNvPr id="638" name="Text Box 72"/>
                        <wps:cNvSpPr txBox="1">
                          <a:spLocks noChangeArrowheads="1"/>
                        </wps:cNvSpPr>
                        <wps:spPr bwMode="auto">
                          <a:xfrm>
                            <a:off x="823755" y="3357562"/>
                            <a:ext cx="1030322" cy="457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623E607B" w14:textId="77777777">
                              <w:pPr>
                                <w:pStyle w:val="NormalWeb"/>
                                <w:spacing w:before="0" w:beforeAutospacing="0" w:after="0" w:afterAutospacing="0"/>
                                <w:jc w:val="center"/>
                                <w:rPr>
                                  <w:rFonts w:eastAsia="SimSun"/>
                                  <w:sz w:val="20"/>
                                  <w:szCs w:val="20"/>
                                </w:rPr>
                              </w:pPr>
                              <w:r>
                                <w:rPr>
                                  <w:rFonts w:eastAsia="SimSun"/>
                                  <w:sz w:val="20"/>
                                  <w:szCs w:val="20"/>
                                </w:rPr>
                                <w:t>Material Inputs</w:t>
                              </w:r>
                            </w:p>
                            <w:p w:rsidR="00D82C7F" w:rsidP="00B93346" w:rsidRDefault="00D82C7F" w14:paraId="0E08400E" w14:textId="77777777">
                              <w:pPr>
                                <w:pStyle w:val="NormalWeb"/>
                                <w:spacing w:before="0" w:beforeAutospacing="0" w:after="0" w:afterAutospacing="0"/>
                                <w:jc w:val="center"/>
                                <w:rPr>
                                  <w:rFonts w:eastAsia="SimSun"/>
                                  <w:sz w:val="20"/>
                                  <w:szCs w:val="20"/>
                                </w:rPr>
                              </w:pPr>
                              <w:r>
                                <w:rPr>
                                  <w:rFonts w:eastAsia="SimSun"/>
                                  <w:sz w:val="20"/>
                                  <w:szCs w:val="20"/>
                                </w:rPr>
                                <w:t>1…n</w:t>
                              </w:r>
                            </w:p>
                            <w:p w:rsidR="00D82C7F" w:rsidP="00B93346" w:rsidRDefault="00D82C7F" w14:paraId="6D8E1361" w14:textId="77777777">
                              <w:pPr>
                                <w:pStyle w:val="NormalWeb"/>
                                <w:spacing w:before="0" w:beforeAutospacing="0" w:after="160" w:afterAutospacing="0" w:line="254" w:lineRule="auto"/>
                                <w:jc w:val="center"/>
                                <w:rPr>
                                  <w:rFonts w:eastAsia="SimSun"/>
                                  <w:sz w:val="20"/>
                                  <w:szCs w:val="20"/>
                                </w:rPr>
                              </w:pPr>
                            </w:p>
                            <w:p w:rsidR="00D82C7F" w:rsidP="00B93346" w:rsidRDefault="00D82C7F" w14:paraId="7E8A5636" w14:textId="77777777">
                              <w:pPr>
                                <w:pStyle w:val="NormalWeb"/>
                                <w:spacing w:before="0" w:beforeAutospacing="0" w:after="160" w:afterAutospacing="0" w:line="254" w:lineRule="auto"/>
                                <w:jc w:val="center"/>
                              </w:pPr>
                            </w:p>
                          </w:txbxContent>
                        </wps:txbx>
                        <wps:bodyPr rot="0" vert="horz" wrap="square" lIns="91440" tIns="45720" rIns="91440" bIns="45720" anchor="t" anchorCtr="0" upright="1">
                          <a:noAutofit/>
                        </wps:bodyPr>
                      </wps:wsp>
                      <wps:wsp>
                        <wps:cNvPr id="639" name="Line 109"/>
                        <wps:cNvCnPr>
                          <a:cxnSpLocks noChangeShapeType="1"/>
                        </wps:cNvCnPr>
                        <wps:spPr bwMode="auto">
                          <a:xfrm flipV="1">
                            <a:off x="863241" y="3137361"/>
                            <a:ext cx="1012180" cy="1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110"/>
                        <wps:cNvCnPr>
                          <a:cxnSpLocks noChangeShapeType="1"/>
                        </wps:cNvCnPr>
                        <wps:spPr bwMode="auto">
                          <a:xfrm>
                            <a:off x="1875421" y="3136325"/>
                            <a:ext cx="0" cy="2587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Text Box 111"/>
                        <wps:cNvSpPr txBox="1">
                          <a:spLocks noChangeArrowheads="1"/>
                        </wps:cNvSpPr>
                        <wps:spPr bwMode="auto">
                          <a:xfrm>
                            <a:off x="906751" y="2723415"/>
                            <a:ext cx="1179759" cy="287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3A975CD0" w14:textId="77777777">
                              <w:pPr>
                                <w:pStyle w:val="NormalWeb"/>
                                <w:spacing w:before="0" w:beforeAutospacing="0" w:after="0" w:afterAutospacing="0"/>
                                <w:jc w:val="center"/>
                              </w:pPr>
                              <w:r>
                                <w:rPr>
                                  <w:rFonts w:eastAsia="SimSun"/>
                                  <w:sz w:val="20"/>
                                  <w:szCs w:val="20"/>
                                </w:rPr>
                                <w:t>Material</w:t>
                              </w:r>
                            </w:p>
                          </w:txbxContent>
                        </wps:txbx>
                        <wps:bodyPr rot="0" vert="horz" wrap="square" lIns="91440" tIns="45720" rIns="91440" bIns="45720" anchor="t" anchorCtr="0" upright="1">
                          <a:noAutofit/>
                        </wps:bodyPr>
                      </wps:wsp>
                      <wps:wsp>
                        <wps:cNvPr id="643" name="Line 110"/>
                        <wps:cNvCnPr>
                          <a:cxnSpLocks noChangeShapeType="1"/>
                        </wps:cNvCnPr>
                        <wps:spPr bwMode="auto">
                          <a:xfrm>
                            <a:off x="856164" y="3133152"/>
                            <a:ext cx="0" cy="2618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0"/>
                        <wps:cNvCnPr>
                          <a:cxnSpLocks noChangeShapeType="1"/>
                        </wps:cNvCnPr>
                        <wps:spPr bwMode="auto">
                          <a:xfrm>
                            <a:off x="1100188" y="3133152"/>
                            <a:ext cx="6985" cy="2618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0"/>
                        <wps:cNvCnPr>
                          <a:cxnSpLocks noChangeShapeType="1"/>
                        </wps:cNvCnPr>
                        <wps:spPr bwMode="auto">
                          <a:xfrm>
                            <a:off x="1313364" y="3137361"/>
                            <a:ext cx="6985" cy="257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0"/>
                        <wps:cNvCnPr>
                          <a:cxnSpLocks noChangeShapeType="1"/>
                        </wps:cNvCnPr>
                        <wps:spPr bwMode="auto">
                          <a:xfrm>
                            <a:off x="1600200" y="3129523"/>
                            <a:ext cx="0" cy="265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10"/>
                        <wps:cNvCnPr>
                          <a:cxnSpLocks noChangeShapeType="1"/>
                        </wps:cNvCnPr>
                        <wps:spPr bwMode="auto">
                          <a:xfrm>
                            <a:off x="1427664" y="2908198"/>
                            <a:ext cx="0" cy="227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Text Box 119"/>
                        <wps:cNvSpPr txBox="1">
                          <a:spLocks noChangeArrowheads="1"/>
                        </wps:cNvSpPr>
                        <wps:spPr bwMode="auto">
                          <a:xfrm>
                            <a:off x="272650" y="3136134"/>
                            <a:ext cx="685800" cy="341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455ABE" w:rsidR="00D82C7F" w:rsidP="00B93346" w:rsidRDefault="00541246" w14:paraId="62E3D8E5" w14:textId="77777777">
                              <w:pPr>
                                <w:pStyle w:val="NormalWeb"/>
                                <w:spacing w:before="0" w:beforeAutospacing="0" w:after="160" w:afterAutospacing="0" w:line="254" w:lineRule="auto"/>
                                <w:rPr>
                                  <w:sz w:val="18"/>
                                  <w:szCs w:val="18"/>
                                </w:rPr>
                              </w:pPr>
                              <m:oMathPara>
                                <m:oMathParaPr>
                                  <m:jc m:val="centerGroup"/>
                                </m:oMathPara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mat</m:t>
                                      </m:r>
                                    </m:sub>
                                  </m:sSub>
                                  <m:r>
                                    <w:rPr>
                                      <w:rFonts w:ascii="Cambria Math" w:hAnsi="Cambria Math" w:eastAsia="SimSun"/>
                                      <w:sz w:val="18"/>
                                      <w:szCs w:val="18"/>
                                    </w:rPr>
                                    <m:t>=0</m:t>
                                  </m:r>
                                </m:oMath>
                              </m:oMathPara>
                            </w:p>
                          </w:txbxContent>
                        </wps:txbx>
                        <wps:bodyPr rot="0" vert="horz" wrap="square" lIns="91440" tIns="45720" rIns="91440" bIns="45720" anchor="t" anchorCtr="0" upright="1">
                          <a:noAutofit/>
                        </wps:bodyPr>
                      </wps:wsp>
                      <wps:wsp>
                        <wps:cNvPr id="651" name="Text Box 112"/>
                        <wps:cNvSpPr txBox="1">
                          <a:spLocks noChangeArrowheads="1"/>
                        </wps:cNvSpPr>
                        <wps:spPr bwMode="auto">
                          <a:xfrm>
                            <a:off x="889289" y="2357751"/>
                            <a:ext cx="1066800" cy="3403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541246" w14:paraId="02113780" w14:textId="77777777">
                              <w:pPr>
                                <w:pStyle w:val="NormalWeb"/>
                                <w:spacing w:before="0" w:beforeAutospacing="0" w:after="160" w:afterAutospacing="0" w:line="252"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ae</m:t>
                                      </m:r>
                                    </m:sub>
                                  </m:sSub>
                                  <m:r>
                                    <w:rPr>
                                      <w:rFonts w:ascii="Cambria Math" w:hAnsi="Cambria Math" w:eastAsia="SimSun" w:cs="Calibri Light"/>
                                      <w:sz w:val="16"/>
                                      <w:szCs w:val="16"/>
                                    </w:rPr>
                                    <m:t>=0.3</m:t>
                                  </m:r>
                                </m:oMath>
                              </m:oMathPara>
                            </w:p>
                          </w:txbxContent>
                        </wps:txbx>
                        <wps:bodyPr rot="0" vert="horz" wrap="square" lIns="91440" tIns="45720" rIns="91440" bIns="45720" anchor="t" anchorCtr="0" upright="1">
                          <a:noAutofit/>
                        </wps:bodyPr>
                      </wps:wsp>
                      <wps:wsp>
                        <wps:cNvPr id="652" name="Text Box 111"/>
                        <wps:cNvSpPr txBox="1">
                          <a:spLocks noChangeArrowheads="1"/>
                        </wps:cNvSpPr>
                        <wps:spPr bwMode="auto">
                          <a:xfrm>
                            <a:off x="1769919" y="2723415"/>
                            <a:ext cx="1379582" cy="5706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B93346" w:rsidRDefault="00D82C7F" w14:paraId="0F661355" w14:textId="77777777">
                              <w:pPr>
                                <w:pStyle w:val="NormalWeb"/>
                                <w:spacing w:before="0" w:beforeAutospacing="0" w:after="0" w:afterAutospacing="0"/>
                                <w:jc w:val="center"/>
                                <w:rPr>
                                  <w:rFonts w:eastAsia="SimSun"/>
                                  <w:sz w:val="20"/>
                                  <w:szCs w:val="20"/>
                                </w:rPr>
                              </w:pPr>
                              <w:r w:rsidRPr="003F4BEC">
                                <w:rPr>
                                  <w:rFonts w:eastAsia="SimSun"/>
                                  <w:sz w:val="20"/>
                                  <w:szCs w:val="20"/>
                                </w:rPr>
                                <w:t>Energy</w:t>
                              </w:r>
                              <w:r>
                                <w:rPr>
                                  <w:rFonts w:eastAsia="SimSun"/>
                                  <w:sz w:val="20"/>
                                  <w:szCs w:val="20"/>
                                </w:rPr>
                                <w:t xml:space="preserve"> </w:t>
                              </w:r>
                              <w:r w:rsidRPr="003F4BEC">
                                <w:rPr>
                                  <w:rFonts w:eastAsia="SimSun"/>
                                  <w:sz w:val="20"/>
                                  <w:szCs w:val="20"/>
                                </w:rPr>
                                <w:t>Composite</w:t>
                              </w:r>
                            </w:p>
                            <w:p w:rsidRPr="003C1EF1" w:rsidR="00D82C7F" w:rsidP="00B93346" w:rsidRDefault="00D82C7F" w14:paraId="5A006F2E" w14:textId="7C815A70">
                              <w:pPr>
                                <w:pStyle w:val="NormalWeb"/>
                                <w:spacing w:before="0" w:beforeAutospacing="0" w:after="0" w:afterAutospacing="0"/>
                                <w:jc w:val="center"/>
                                <w:rPr>
                                  <w:rFonts w:eastAsia="SimSun"/>
                                  <w:sz w:val="16"/>
                                  <w:szCs w:val="16"/>
                                </w:rPr>
                              </w:pPr>
                              <w:r w:rsidRPr="003C1EF1">
                                <w:rPr>
                                  <w:rFonts w:eastAsia="SimSun"/>
                                  <w:sz w:val="16"/>
                                  <w:szCs w:val="16"/>
                                </w:rPr>
                                <w:t xml:space="preserve">(Same as </w:t>
                              </w:r>
                              <w:r>
                                <w:rPr>
                                  <w:rFonts w:eastAsia="SimSun"/>
                                  <w:sz w:val="16"/>
                                  <w:szCs w:val="16"/>
                                </w:rPr>
                                <w:t>General Industry</w:t>
                              </w:r>
                              <w:r w:rsidRPr="003C1EF1">
                                <w:rPr>
                                  <w:rFonts w:eastAsia="SimSun"/>
                                  <w:sz w:val="16"/>
                                  <w:szCs w:val="16"/>
                                </w:rPr>
                                <w:t xml:space="preserve"> and Services)</w:t>
                              </w:r>
                            </w:p>
                            <w:p w:rsidRPr="003F4BEC" w:rsidR="00D82C7F" w:rsidP="00B93346" w:rsidRDefault="00D82C7F" w14:paraId="5DB6269A" w14:textId="77777777">
                              <w:pPr>
                                <w:pStyle w:val="NormalWeb"/>
                                <w:spacing w:before="0" w:beforeAutospacing="0" w:after="160" w:afterAutospacing="0"/>
                                <w:jc w:val="center"/>
                                <w:rPr>
                                  <w:rFonts w:eastAsia="SimSun"/>
                                  <w:sz w:val="20"/>
                                  <w:szCs w:val="20"/>
                                </w:rPr>
                              </w:pPr>
                            </w:p>
                          </w:txbxContent>
                        </wps:txbx>
                        <wps:bodyPr rot="0" vert="horz" wrap="square" lIns="91440" tIns="45720" rIns="91440" bIns="45720" anchor="t" anchorCtr="0" upright="1">
                          <a:noAutofit/>
                        </wps:bodyPr>
                      </wps:wsp>
                      <wps:wsp>
                        <wps:cNvPr id="724" name="Line 121"/>
                        <wps:cNvCnPr>
                          <a:cxnSpLocks noChangeShapeType="1"/>
                        </wps:cNvCnPr>
                        <wps:spPr bwMode="auto">
                          <a:xfrm>
                            <a:off x="2034291" y="289450"/>
                            <a:ext cx="0" cy="2769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22"/>
                        <wps:cNvCnPr>
                          <a:cxnSpLocks noChangeShapeType="1"/>
                        </wps:cNvCnPr>
                        <wps:spPr bwMode="auto">
                          <a:xfrm>
                            <a:off x="2038452" y="411307"/>
                            <a:ext cx="56259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26" name="Text Box 118"/>
                        <wps:cNvSpPr txBox="1">
                          <a:spLocks noChangeArrowheads="1"/>
                        </wps:cNvSpPr>
                        <wps:spPr bwMode="auto">
                          <a:xfrm>
                            <a:off x="2547689" y="280725"/>
                            <a:ext cx="1814156" cy="2856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923105" w:rsidR="00D82C7F" w:rsidP="00B93346" w:rsidRDefault="00D82C7F" w14:paraId="393AA8DC" w14:textId="77777777">
                              <w:pPr>
                                <w:pStyle w:val="NormalWeb"/>
                                <w:spacing w:before="0" w:beforeAutospacing="0" w:after="160" w:afterAutospacing="0" w:line="256" w:lineRule="auto"/>
                              </w:pPr>
                              <w:r>
                                <w:rPr>
                                  <w:rFonts w:eastAsia="SimSun"/>
                                  <w:sz w:val="20"/>
                                  <w:szCs w:val="20"/>
                                </w:rPr>
                                <w:t xml:space="preserve">Timber </w:t>
                              </w:r>
                              <m:oMath>
                                <m:r>
                                  <w:rPr>
                                    <w:rFonts w:ascii="Cambria Math" w:hAnsi="Cambria Math"/>
                                    <w:sz w:val="16"/>
                                    <w:szCs w:val="16"/>
                                  </w:rPr>
                                  <m:t>(i=national forest)</m:t>
                                </m:r>
                              </m:oMath>
                            </w:p>
                          </w:txbxContent>
                        </wps:txbx>
                        <wps:bodyPr rot="0" vert="horz" wrap="square" lIns="91440" tIns="45720" rIns="91440" bIns="45720" anchor="t" anchorCtr="0" upright="1">
                          <a:noAutofit/>
                        </wps:bodyPr>
                      </wps:wsp>
                      <wps:wsp>
                        <wps:cNvPr id="727" name="Line 128"/>
                        <wps:cNvCnPr>
                          <a:cxnSpLocks noChangeShapeType="1"/>
                        </wps:cNvCnPr>
                        <wps:spPr bwMode="auto">
                          <a:xfrm>
                            <a:off x="3224506" y="566379"/>
                            <a:ext cx="0" cy="233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117"/>
                        <wps:cNvCnPr>
                          <a:cxnSpLocks noChangeShapeType="1"/>
                          <a:endCxn id="582" idx="0"/>
                        </wps:cNvCnPr>
                        <wps:spPr bwMode="auto">
                          <a:xfrm>
                            <a:off x="3201519" y="1146991"/>
                            <a:ext cx="609600" cy="241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117"/>
                        <wps:cNvCnPr>
                          <a:cxnSpLocks noChangeShapeType="1"/>
                        </wps:cNvCnPr>
                        <wps:spPr bwMode="auto">
                          <a:xfrm flipH="1">
                            <a:off x="2601042" y="1146991"/>
                            <a:ext cx="600477" cy="2388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Arc 108"/>
                        <wps:cNvSpPr>
                          <a:spLocks/>
                        </wps:cNvSpPr>
                        <wps:spPr bwMode="auto">
                          <a:xfrm rot="13209131" flipH="1">
                            <a:off x="3020650" y="986261"/>
                            <a:ext cx="393679" cy="36833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Line 117"/>
                        <wps:cNvCnPr>
                          <a:cxnSpLocks noChangeShapeType="1"/>
                        </wps:cNvCnPr>
                        <wps:spPr bwMode="auto">
                          <a:xfrm>
                            <a:off x="1955454" y="2350083"/>
                            <a:ext cx="355325" cy="3733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Line 117"/>
                        <wps:cNvCnPr>
                          <a:cxnSpLocks noChangeShapeType="1"/>
                        </wps:cNvCnPr>
                        <wps:spPr bwMode="auto">
                          <a:xfrm flipH="1">
                            <a:off x="1566863" y="2350083"/>
                            <a:ext cx="388591" cy="3733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Arc 108"/>
                        <wps:cNvSpPr>
                          <a:spLocks/>
                        </wps:cNvSpPr>
                        <wps:spPr bwMode="auto">
                          <a:xfrm rot="13209131" flipH="1">
                            <a:off x="1751619" y="2212288"/>
                            <a:ext cx="393065" cy="3683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arto="http://schemas.microsoft.com/office/word/2006/arto">
            <w:pict w14:anchorId="7F52DDEE">
              <v:group id="Canvas 676" style="width:461.4pt;height:300.35pt;mso-position-horizontal-relative:char;mso-position-vertical-relative:line" coordsize="58597,38144" o:spid="_x0000_s1457" editas="canvas" w14:anchorId="049FE3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">
                <v:shape id="_x0000_s1458" style="position:absolute;width:58597;height:38144;visibility:visible;mso-wrap-style:square" stroked="t" strokecolor="black [3213]" strokeweight="1pt" type="#_x0000_t75">
                  <v:fill o:detectmouseclick="t"/>
                  <v:path o:connecttype="none"/>
                </v:shape>
                <v:shape id="Text Box 118" style="position:absolute;left:13081;top:383;width:16002;height:2743;visibility:visible;mso-wrap-style:square;v-text-anchor:top" o:spid="_x0000_s145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8+UxQAAANwAAAAPAAAAZHJzL2Rvd25yZXYueG1sRI9ba8JA&#10;EIXfBf/DMgVfpG4q1I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A4y8+UxQAAANwAAAAP&#10;AAAAAAAAAAAAAAAAAAcCAABkcnMvZG93bnJldi54bWxQSwUGAAAAAAMAAwC3AAAA+QIAAAAA&#10;">
                  <v:fill opacity="0"/>
                  <v:textbox>
                    <w:txbxContent>
                      <w:p w:rsidRPr="00775014" w:rsidR="00D82C7F" w:rsidP="00B93346" w:rsidRDefault="00D82C7F" w14:paraId="3DD0FB84" w14:textId="77777777">
                        <w:pPr>
                          <w:jc w:val="center"/>
                          <w:rPr>
                            <w:sz w:val="20"/>
                          </w:rPr>
                        </w:pPr>
                        <w:r>
                          <w:rPr>
                            <w:sz w:val="20"/>
                          </w:rPr>
                          <w:t>Land</w:t>
                        </w:r>
                        <w:r w:rsidRPr="00094924">
                          <w:rPr>
                            <w:sz w:val="20"/>
                            <w:vertAlign w:val="subscript"/>
                          </w:rPr>
                          <w:t>j</w:t>
                        </w:r>
                        <w:r>
                          <w:rPr>
                            <w:sz w:val="20"/>
                          </w:rPr>
                          <w:t xml:space="preserve"> (</w:t>
                        </w:r>
                        <m:oMath>
                          <m:r>
                            <w:rPr>
                              <w:rFonts w:ascii="Cambria Math" w:hAnsi="Cambria Math"/>
                              <w:sz w:val="16"/>
                              <w:szCs w:val="16"/>
                            </w:rPr>
                            <m:t>ha</m:t>
                          </m:r>
                        </m:oMath>
                        <w:r>
                          <w:rPr>
                            <w:sz w:val="20"/>
                          </w:rPr>
                          <w:t>)</w:t>
                        </w:r>
                      </w:p>
                    </w:txbxContent>
                  </v:textbox>
                </v:shape>
                <v:line id="Line 122" style="position:absolute;flip:y;visibility:visible;mso-wrap-style:square" o:spid="_x0000_s1460" o:connectortype="straight" from="8248,5658" to="32251,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"/>
                <v:shape id="Text Box 72" style="position:absolute;left:17585;top:13858;width:17622;height:4501;visibility:visible;mso-wrap-style:square;v-text-anchor:top" o:spid="_x0000_s146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v:fill opacity="0"/>
                  <v:textbox>
                    <w:txbxContent>
                      <w:p w:rsidR="00D82C7F" w:rsidP="00B93346" w:rsidRDefault="00D82C7F" w14:paraId="2E6659E6" w14:textId="7276EF33">
                        <w:pPr>
                          <w:pStyle w:val="NormalWeb"/>
                          <w:spacing w:before="0" w:beforeAutospacing="0" w:after="0" w:afterAutospacing="0" w:line="256" w:lineRule="auto"/>
                          <w:jc w:val="center"/>
                          <w:rPr>
                            <w:rFonts w:eastAsia="SimSun"/>
                            <w:sz w:val="20"/>
                            <w:szCs w:val="20"/>
                          </w:rPr>
                        </w:pPr>
                        <w:r>
                          <w:rPr>
                            <w:rFonts w:eastAsia="SimSun"/>
                            <w:sz w:val="20"/>
                            <w:szCs w:val="20"/>
                          </w:rPr>
                          <w:t>Material-Energy/</w:t>
                        </w:r>
                      </w:p>
                      <w:p w:rsidR="00D82C7F" w:rsidP="00B93346" w:rsidRDefault="00D82C7F" w14:paraId="6A8DBB71" w14:textId="77777777">
                        <w:pPr>
                          <w:pStyle w:val="NormalWeb"/>
                          <w:spacing w:before="0" w:beforeAutospacing="0" w:after="0" w:afterAutospacing="0" w:line="256" w:lineRule="auto"/>
                          <w:jc w:val="center"/>
                        </w:pPr>
                        <w:r>
                          <w:rPr>
                            <w:rFonts w:eastAsia="SimSun"/>
                            <w:sz w:val="20"/>
                            <w:szCs w:val="20"/>
                          </w:rPr>
                          <w:t>Value-Added Composite</w:t>
                        </w:r>
                      </w:p>
                    </w:txbxContent>
                  </v:textbox>
                </v:shape>
                <v:shape id="Text Box 116" style="position:absolute;left:32015;top:13882;width:12192;height:2885;visibility:visible;mso-wrap-style:square;v-text-anchor:top" o:spid="_x0000_s146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">
                  <v:fill opacity="0"/>
                  <v:textbox>
                    <w:txbxContent>
                      <w:p w:rsidRPr="003F4BEC" w:rsidR="00D82C7F" w:rsidP="00B93346" w:rsidRDefault="00D82C7F" w14:paraId="4A873F9A" w14:textId="77777777">
                        <w:pPr>
                          <w:pStyle w:val="NormalWeb"/>
                          <w:spacing w:before="0" w:beforeAutospacing="0" w:after="0" w:afterAutospacing="0"/>
                          <w:jc w:val="center"/>
                        </w:pPr>
                        <w:r>
                          <w:rPr>
                            <w:rFonts w:eastAsia="SimSun"/>
                            <w:sz w:val="20"/>
                            <w:szCs w:val="20"/>
                          </w:rPr>
                          <w:t>Fixed Factor</w:t>
                        </w:r>
                      </w:p>
                    </w:txbxContent>
                  </v:textbox>
                </v:shape>
                <v:line id="Line 128" style="position:absolute;visibility:visible;mso-wrap-style:square" o:spid="_x0000_s1463" o:connectortype="straight" from="8306,5659" to="8306,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"/>
                <v:shape id="Text Box 111" style="position:absolute;left:857;top:7522;width:15995;height:4565;visibility:visible;mso-wrap-style:square;v-text-anchor:top" o:spid="_x0000_s146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">
                  <v:fill opacity="0"/>
                  <v:textbox>
                    <w:txbxContent>
                      <w:p w:rsidR="00D82C7F" w:rsidP="00B93346" w:rsidRDefault="00D82C7F" w14:paraId="0E94D30D" w14:textId="77777777">
                        <w:pPr>
                          <w:pStyle w:val="NormalWeb"/>
                          <w:spacing w:before="0" w:beforeAutospacing="0" w:after="160" w:afterAutospacing="0" w:line="254" w:lineRule="auto"/>
                          <w:jc w:val="center"/>
                        </w:pPr>
                        <w:r>
                          <w:rPr>
                            <w:rFonts w:eastAsia="SimSun"/>
                            <w:sz w:val="20"/>
                            <w:szCs w:val="20"/>
                          </w:rPr>
                          <w:t>Land</w:t>
                        </w:r>
                        <w:r w:rsidRPr="00FF1F61">
                          <w:rPr>
                            <w:rFonts w:eastAsia="SimSun"/>
                            <w:sz w:val="20"/>
                            <w:szCs w:val="20"/>
                            <w:vertAlign w:val="subscript"/>
                          </w:rPr>
                          <w:t>i</w:t>
                        </w:r>
                        <w:r>
                          <w:rPr>
                            <w:rFonts w:eastAsia="SimSun"/>
                            <w:sz w:val="20"/>
                            <w:szCs w:val="20"/>
                          </w:rPr>
                          <w:t xml:space="preserve"> </w:t>
                        </w:r>
                        <w:r>
                          <w:rPr>
                            <w:sz w:val="20"/>
                            <w:szCs w:val="20"/>
                          </w:rPr>
                          <w:t>(</w:t>
                        </w:r>
                        <m:oMath>
                          <m:r>
                            <w:rPr>
                              <w:rFonts w:ascii="Cambria Math" w:hAnsi="Cambria Math"/>
                              <w:sz w:val="16"/>
                              <w:szCs w:val="16"/>
                            </w:rPr>
                            <m:t>ha</m:t>
                          </m:r>
                        </m:oMath>
                        <w:r>
                          <w:rPr>
                            <w:sz w:val="20"/>
                            <w:szCs w:val="20"/>
                          </w:rPr>
                          <w:t>)</w:t>
                        </w:r>
                      </w:p>
                    </w:txbxContent>
                  </v:textbox>
                </v:shape>
                <v:shape id="Text Box 111" style="position:absolute;left:24774;top:7522;width:15995;height:4565;visibility:visible;mso-wrap-style:square;v-text-anchor:top" o:spid="_x0000_s146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">
                  <v:fill opacity="0"/>
                  <v:textbox>
                    <w:txbxContent>
                      <w:p w:rsidR="00D82C7F" w:rsidP="00B93346" w:rsidRDefault="00D82C7F" w14:paraId="6C533EA7" w14:textId="77777777">
                        <w:pPr>
                          <w:pStyle w:val="NormalWeb"/>
                          <w:spacing w:before="0" w:beforeAutospacing="0" w:after="160" w:afterAutospacing="0"/>
                          <w:jc w:val="center"/>
                        </w:pPr>
                        <w:r>
                          <w:rPr>
                            <w:rFonts w:eastAsia="SimSun"/>
                            <w:sz w:val="20"/>
                            <w:szCs w:val="20"/>
                          </w:rPr>
                          <w:t xml:space="preserve">Land-Materials-Energy Composite </w:t>
                        </w:r>
                      </w:p>
                    </w:txbxContent>
                  </v:textbox>
                </v:shape>
                <v:shape id="Text Box 119" style="position:absolute;left:34509;top:10502;width:10555;height:3423;visibility:visible;mso-wrap-style:square;v-text-anchor:top" o:spid="_x0000_s146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">
                  <v:fill opacity="0"/>
                  <v:textbox>
                    <w:txbxContent>
                      <w:p w:rsidRPr="0066362F" w:rsidR="00D82C7F" w:rsidP="00B93346" w:rsidRDefault="00000000" w14:paraId="7D78FBFB" w14:textId="77777777">
                        <w:pPr>
                          <w:pStyle w:val="NormalWeb"/>
                          <w:spacing w:before="0" w:beforeAutospacing="0" w:after="160" w:afterAutospacing="0" w:line="256" w:lineRule="auto"/>
                          <w:rPr>
                            <w:sz w:val="16"/>
                            <w:szCs w:val="16"/>
                          </w:rPr>
                        </w:pPr>
                        <m:oMathPara>
                          <m:oMathParaPr>
                            <m:jc m:val="centerGroup"/>
                          </m:oMathParaPr>
                          <m:oMath>
                            <m:sSub>
                              <m:sSubPr>
                                <m:ctrlPr>
                                  <w:rPr>
                                    <w:rFonts w:ascii="Cambria Math" w:hAnsi="Cambria Math" w:eastAsia="SimSun"/>
                                    <w:i/>
                                    <w:iCs/>
                                    <w:sz w:val="16"/>
                                    <w:szCs w:val="16"/>
                                  </w:rPr>
                                </m:ctrlPr>
                              </m:sSubPr>
                              <m:e>
                                <m:r>
                                  <w:rPr>
                                    <w:rFonts w:ascii="Cambria Math" w:hAnsi="Cambria Math" w:eastAsia="SimSun"/>
                                    <w:sz w:val="16"/>
                                    <w:szCs w:val="16"/>
                                  </w:rPr>
                                  <m:t>σ</m:t>
                                </m:r>
                              </m:e>
                              <m:sub>
                                <m:r>
                                  <w:rPr>
                                    <w:rFonts w:ascii="Cambria Math" w:hAnsi="Cambria Math" w:eastAsia="SimSun"/>
                                    <w:sz w:val="16"/>
                                    <w:szCs w:val="16"/>
                                  </w:rPr>
                                  <m:t>nr</m:t>
                                </m:r>
                              </m:sub>
                            </m:sSub>
                            <m:r>
                              <w:rPr>
                                <w:rFonts w:ascii="Cambria Math" w:hAnsi="Cambria Math" w:eastAsia="SimSun"/>
                                <w:sz w:val="16"/>
                                <w:szCs w:val="16"/>
                              </w:rPr>
                              <m:t>=(0.15-</m:t>
                            </m:r>
                            <m:r>
                              <w:rPr>
                                <w:rFonts w:ascii="Cambria Math" w:hAnsi="Cambria Math"/>
                                <w:sz w:val="16"/>
                                <w:szCs w:val="16"/>
                              </w:rPr>
                              <m:t>0.30)</m:t>
                            </m:r>
                          </m:oMath>
                        </m:oMathPara>
                      </w:p>
                    </w:txbxContent>
                  </v:textbox>
                </v:shape>
                <v:line id="Line 117" style="position:absolute;visibility:visible;mso-wrap-style:square" o:spid="_x0000_s1467" o:connectortype="straight" from="25967,17639" to="31942,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"/>
                <v:line id="Line 117" style="position:absolute;flip:x;visibility:visible;mso-wrap-style:square" o:spid="_x0000_s1468" o:connectortype="straight" from="20567,17639" to="25967,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"/>
                <v:shape id="Text Box 112" style="position:absolute;left:26960;top:17361;width:10668;height:2650;visibility:visible;mso-wrap-style:square;v-text-anchor:top" o:spid="_x0000_s146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">
                  <v:fill opacity="0"/>
                  <v:textbox>
                    <w:txbxContent>
                      <w:p w:rsidR="00D82C7F" w:rsidP="00B93346" w:rsidRDefault="00000000" w14:paraId="057F1816" w14:textId="77777777">
                        <w:pPr>
                          <w:pStyle w:val="NormalWeb"/>
                          <w:spacing w:before="0" w:beforeAutospacing="0" w:after="160" w:afterAutospacing="0" w:line="256"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erva</m:t>
                                </m:r>
                              </m:sub>
                            </m:sSub>
                            <m:r>
                              <w:rPr>
                                <w:rFonts w:ascii="Cambria Math" w:hAnsi="Cambria Math" w:eastAsia="SimSun" w:cs="Calibri Light"/>
                                <w:sz w:val="16"/>
                                <w:szCs w:val="16"/>
                              </w:rPr>
                              <m:t>=1.0</m:t>
                            </m:r>
                          </m:oMath>
                        </m:oMathPara>
                      </w:p>
                    </w:txbxContent>
                  </v:textbox>
                </v:shape>
                <v:shape id="Text Box 72" style="position:absolute;left:26960;top:20405;width:9965;height:2352;visibility:visible;mso-wrap-style:square;v-text-anchor:top" o:spid="_x0000_s147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">
                  <v:fill opacity="0"/>
                  <v:textbox>
                    <w:txbxContent>
                      <w:p w:rsidR="00D82C7F" w:rsidP="00B93346" w:rsidRDefault="00D82C7F" w14:paraId="695FDD72" w14:textId="77777777">
                        <w:pPr>
                          <w:pStyle w:val="NormalWeb"/>
                          <w:spacing w:before="0" w:beforeAutospacing="0" w:after="0" w:afterAutospacing="0" w:line="252" w:lineRule="auto"/>
                          <w:jc w:val="center"/>
                          <w:rPr>
                            <w:rFonts w:eastAsia="SimSun"/>
                            <w:sz w:val="20"/>
                            <w:szCs w:val="20"/>
                          </w:rPr>
                        </w:pPr>
                        <w:r>
                          <w:rPr>
                            <w:rFonts w:eastAsia="SimSun"/>
                            <w:sz w:val="20"/>
                            <w:szCs w:val="20"/>
                          </w:rPr>
                          <w:t xml:space="preserve">Value-Added </w:t>
                        </w:r>
                      </w:p>
                    </w:txbxContent>
                  </v:textbox>
                </v:shape>
                <v:shape id="Arc 108" style="position:absolute;left:23785;top:16310;width:4061;height:3587;rotation:9165067fd;flip:x;visibility:visible;mso-wrap-style:square;v-text-anchor:top" coordsize="21600,21600" o:spid="_x0000_s1471"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">
                  <v:path arrowok="t" o:connecttype="custom" o:connectlocs="0,0;406116,358705;0,358705" o:connectangles="0,0,0" o:extrusionok="f"/>
                </v:shape>
                <v:line id="Line 117" style="position:absolute;visibility:visible;mso-wrap-style:square" o:spid="_x0000_s1472" o:connectortype="straight" from="32650,22490" to="34509,2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"/>
                <v:line id="Line 117" style="position:absolute;flip:x;visibility:visible;mso-wrap-style:square" o:spid="_x0000_s1473" o:connectortype="straight" from="30639,22422" to="32650,2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2V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6HsHtTDoCcvkHAAD//wMAUEsBAi0AFAAGAAgAAAAhANvh9svuAAAAhQEAABMAAAAAAAAA&#10;AAAAAAAAAAAAAFtDb250ZW50X1R5cGVzXS54bWxQSwECLQAUAAYACAAAACEAWvQsW78AAAAVAQAA&#10;CwAAAAAAAAAAAAAAAAAfAQAAX3JlbHMvLnJlbHNQSwECLQAUAAYACAAAACEA3oW9lcYAAADcAAAA&#10;DwAAAAAAAAAAAAAAAAAHAgAAZHJzL2Rvd25yZXYueG1sUEsFBgAAAAADAAMAtwAAAPoCAAAAAA==&#10;"/>
                <v:shape id="Text Box 112" style="position:absolute;left:32878;top:21892;width:8651;height:2579;visibility:visible;mso-wrap-style:square;v-text-anchor:top" o:spid="_x0000_s147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v:fill opacity="0"/>
                  <v:textbox>
                    <w:txbxContent>
                      <w:p w:rsidR="00D82C7F" w:rsidP="00B93346" w:rsidRDefault="00000000" w14:paraId="194B7FBA" w14:textId="77777777">
                        <w:pPr>
                          <w:pStyle w:val="NormalWeb"/>
                          <w:spacing w:before="0" w:beforeAutospacing="0" w:after="160" w:afterAutospacing="0" w:line="252"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va</m:t>
                                </m:r>
                              </m:sub>
                            </m:sSub>
                            <m:r>
                              <w:rPr>
                                <w:rFonts w:ascii="Cambria Math" w:hAnsi="Cambria Math" w:eastAsia="SimSun" w:cs="Calibri Light"/>
                                <w:sz w:val="16"/>
                                <w:szCs w:val="16"/>
                              </w:rPr>
                              <m:t>=1.0</m:t>
                            </m:r>
                          </m:oMath>
                        </m:oMathPara>
                      </w:p>
                    </w:txbxContent>
                  </v:textbox>
                </v:shape>
                <v:shape id="Arc 108" style="position:absolute;left:30838;top:21599;width:3492;height:2940;rotation:9165067fd;flip:x;visibility:visible;mso-wrap-style:square;v-text-anchor:top" coordsize="21600,21600" o:spid="_x0000_s1475"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">
                  <v:path arrowok="t" o:connecttype="custom" o:connectlocs="0,0;349250,294005;0,294005" o:connectangles="0,0,0" o:extrusionok="f"/>
                </v:shape>
                <v:shape id="Text Box 111" style="position:absolute;left:27782;top:25250;width:5715;height:2269;visibility:visible;mso-wrap-style:square;v-text-anchor:top" o:spid="_x0000_s147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">
                  <v:fill opacity="0"/>
                  <v:textbox>
                    <w:txbxContent>
                      <w:p w:rsidR="00D82C7F" w:rsidP="00B93346" w:rsidRDefault="00D82C7F" w14:paraId="6A1D9E50" w14:textId="77777777">
                        <w:pPr>
                          <w:pStyle w:val="NormalWeb"/>
                          <w:spacing w:before="0" w:beforeAutospacing="0" w:after="160" w:afterAutospacing="0"/>
                          <w:jc w:val="center"/>
                        </w:pPr>
                        <w:r>
                          <w:rPr>
                            <w:rFonts w:eastAsia="SimSun"/>
                            <w:sz w:val="20"/>
                            <w:szCs w:val="20"/>
                          </w:rPr>
                          <w:t>Labor</w:t>
                        </w:r>
                      </w:p>
                    </w:txbxContent>
                  </v:textbox>
                </v:shape>
                <v:shape id="Text Box 111" style="position:absolute;left:31942;top:25250;width:6568;height:2464;visibility:visible;mso-wrap-style:square;v-text-anchor:top" o:spid="_x0000_s147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v:fill opacity="0"/>
                  <v:textbox>
                    <w:txbxContent>
                      <w:p w:rsidR="00D82C7F" w:rsidP="00B93346" w:rsidRDefault="00D82C7F" w14:paraId="0D603147" w14:textId="77777777">
                        <w:pPr>
                          <w:pStyle w:val="NormalWeb"/>
                          <w:spacing w:before="0" w:beforeAutospacing="0" w:after="160" w:afterAutospacing="0"/>
                          <w:jc w:val="center"/>
                        </w:pPr>
                        <w:r>
                          <w:rPr>
                            <w:rFonts w:eastAsia="SimSun"/>
                            <w:sz w:val="20"/>
                            <w:szCs w:val="20"/>
                          </w:rPr>
                          <w:t>Capital</w:t>
                        </w:r>
                      </w:p>
                    </w:txbxContent>
                  </v:textbox>
                </v:shape>
                <v:shape id="Text Box 72" style="position:absolute;left:14157;top:20012;width:12282;height:4578;visibility:visible;mso-wrap-style:square;v-text-anchor:top" o:spid="_x0000_s147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">
                  <v:fill opacity="0"/>
                  <v:textbox>
                    <w:txbxContent>
                      <w:p w:rsidR="00D82C7F" w:rsidP="00B93346" w:rsidRDefault="00D82C7F" w14:paraId="2FBD6EB1" w14:textId="57C35E07">
                        <w:pPr>
                          <w:pStyle w:val="NormalWeb"/>
                          <w:spacing w:before="0" w:beforeAutospacing="0" w:after="0" w:afterAutospacing="0" w:line="252" w:lineRule="auto"/>
                          <w:jc w:val="center"/>
                        </w:pPr>
                        <w:r>
                          <w:rPr>
                            <w:rFonts w:eastAsia="SimSun"/>
                            <w:sz w:val="20"/>
                            <w:szCs w:val="20"/>
                          </w:rPr>
                          <w:t>Material-Energy/</w:t>
                        </w:r>
                      </w:p>
                      <w:p w:rsidR="00D82C7F" w:rsidP="00B93346" w:rsidRDefault="00D82C7F" w14:paraId="522F58F0" w14:textId="77777777">
                        <w:pPr>
                          <w:pStyle w:val="NormalWeb"/>
                          <w:spacing w:before="0" w:beforeAutospacing="0" w:after="0" w:afterAutospacing="0" w:line="252" w:lineRule="auto"/>
                          <w:jc w:val="center"/>
                        </w:pPr>
                        <w:r>
                          <w:rPr>
                            <w:rFonts w:eastAsia="SimSun"/>
                            <w:sz w:val="20"/>
                            <w:szCs w:val="20"/>
                          </w:rPr>
                          <w:t>Composite</w:t>
                        </w:r>
                      </w:p>
                    </w:txbxContent>
                  </v:textbox>
                </v:shape>
                <v:shape id="Text Box 72" style="position:absolute;left:8237;top:33575;width:10303;height:4572;visibility:visible;mso-wrap-style:square;v-text-anchor:top" o:spid="_x0000_s147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">
                  <v:fill opacity="0"/>
                  <v:textbox>
                    <w:txbxContent>
                      <w:p w:rsidR="00D82C7F" w:rsidP="00B93346" w:rsidRDefault="00D82C7F" w14:paraId="643DC53B" w14:textId="77777777">
                        <w:pPr>
                          <w:pStyle w:val="NormalWeb"/>
                          <w:spacing w:before="0" w:beforeAutospacing="0" w:after="0" w:afterAutospacing="0"/>
                          <w:jc w:val="center"/>
                          <w:rPr>
                            <w:rFonts w:eastAsia="SimSun"/>
                            <w:sz w:val="20"/>
                            <w:szCs w:val="20"/>
                          </w:rPr>
                        </w:pPr>
                        <w:r>
                          <w:rPr>
                            <w:rFonts w:eastAsia="SimSun"/>
                            <w:sz w:val="20"/>
                            <w:szCs w:val="20"/>
                          </w:rPr>
                          <w:t>Material Inputs</w:t>
                        </w:r>
                      </w:p>
                      <w:p w:rsidR="00D82C7F" w:rsidP="00B93346" w:rsidRDefault="00D82C7F" w14:paraId="0DC5074F" w14:textId="77777777">
                        <w:pPr>
                          <w:pStyle w:val="NormalWeb"/>
                          <w:spacing w:before="0" w:beforeAutospacing="0" w:after="0" w:afterAutospacing="0"/>
                          <w:jc w:val="center"/>
                          <w:rPr>
                            <w:rFonts w:eastAsia="SimSun"/>
                            <w:sz w:val="20"/>
                            <w:szCs w:val="20"/>
                          </w:rPr>
                        </w:pPr>
                        <w:r>
                          <w:rPr>
                            <w:rFonts w:eastAsia="SimSun"/>
                            <w:sz w:val="20"/>
                            <w:szCs w:val="20"/>
                          </w:rPr>
                          <w:t>1…n</w:t>
                        </w:r>
                      </w:p>
                      <w:p w:rsidR="00D82C7F" w:rsidP="00B93346" w:rsidRDefault="00D82C7F" w14:paraId="0D0B940D" w14:textId="77777777">
                        <w:pPr>
                          <w:pStyle w:val="NormalWeb"/>
                          <w:spacing w:before="0" w:beforeAutospacing="0" w:after="160" w:afterAutospacing="0" w:line="254" w:lineRule="auto"/>
                          <w:jc w:val="center"/>
                          <w:rPr>
                            <w:rFonts w:eastAsia="SimSun"/>
                            <w:sz w:val="20"/>
                            <w:szCs w:val="20"/>
                          </w:rPr>
                        </w:pPr>
                      </w:p>
                      <w:p w:rsidR="00D82C7F" w:rsidP="00B93346" w:rsidRDefault="00D82C7F" w14:paraId="0E27B00A" w14:textId="77777777">
                        <w:pPr>
                          <w:pStyle w:val="NormalWeb"/>
                          <w:spacing w:before="0" w:beforeAutospacing="0" w:after="160" w:afterAutospacing="0" w:line="254" w:lineRule="auto"/>
                          <w:jc w:val="center"/>
                        </w:pPr>
                      </w:p>
                    </w:txbxContent>
                  </v:textbox>
                </v:shape>
                <v:line id="Line 109" style="position:absolute;flip:y;visibility:visible;mso-wrap-style:square" o:spid="_x0000_s1480" o:connectortype="straight" from="8632,31373" to="18754,3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"/>
                <v:line id="Line 110" style="position:absolute;visibility:visible;mso-wrap-style:square" o:spid="_x0000_s1481" o:connectortype="straight" from="18754,31363" to="18754,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XR7xAAAANwAAAAPAAAAZHJzL2Rvd25yZXYueG1sRE/LasJA&#10;FN0X/IfhCu7qxFqC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MA5dHvEAAAA3AAAAA8A&#10;AAAAAAAAAAAAAAAABwIAAGRycy9kb3ducmV2LnhtbFBLBQYAAAAAAwADALcAAAD4AgAAAAA=&#10;"/>
                <v:shape id="Text Box 111" style="position:absolute;left:9067;top:27234;width:11798;height:2879;visibility:visible;mso-wrap-style:square;v-text-anchor:top" o:spid="_x0000_s148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">
                  <v:fill opacity="0"/>
                  <v:textbox>
                    <w:txbxContent>
                      <w:p w:rsidR="00D82C7F" w:rsidP="00B93346" w:rsidRDefault="00D82C7F" w14:paraId="101A0893" w14:textId="77777777">
                        <w:pPr>
                          <w:pStyle w:val="NormalWeb"/>
                          <w:spacing w:before="0" w:beforeAutospacing="0" w:after="0" w:afterAutospacing="0"/>
                          <w:jc w:val="center"/>
                        </w:pPr>
                        <w:r>
                          <w:rPr>
                            <w:rFonts w:eastAsia="SimSun"/>
                            <w:sz w:val="20"/>
                            <w:szCs w:val="20"/>
                          </w:rPr>
                          <w:t>Material</w:t>
                        </w:r>
                      </w:p>
                    </w:txbxContent>
                  </v:textbox>
                </v:shape>
                <v:line id="Line 110" style="position:absolute;visibility:visible;mso-wrap-style:square" o:spid="_x0000_s1483" o:connectortype="straight" from="8561,31331" to="8561,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M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DDr6gzHAAAA3AAA&#10;AA8AAAAAAAAAAAAAAAAABwIAAGRycy9kb3ducmV2LnhtbFBLBQYAAAAAAwADALcAAAD7AgAAAAA=&#10;"/>
                <v:line id="Line 110" style="position:absolute;visibility:visible;mso-wrap-style:square" o:spid="_x0000_s1484" o:connectortype="straight" from="11001,31331" to="11071,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10" style="position:absolute;visibility:visible;mso-wrap-style:square" o:spid="_x0000_s1485" o:connectortype="straight" from="13133,31373" to="13203,3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10" style="position:absolute;visibility:visible;mso-wrap-style:square" o:spid="_x0000_s1486" o:connectortype="straight" from="16002,31295" to="16002,33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10" style="position:absolute;visibility:visible;mso-wrap-style:square" o:spid="_x0000_s1487" o:connectortype="straight" from="14276,29081" to="14276,3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wPxwAAANwAAAAPAAAAZHJzL2Rvd25yZXYueG1sRI9Ba8JA&#10;FITvgv9heUJvumkr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E/Q7A/HAAAA3AAA&#10;AA8AAAAAAAAAAAAAAAAABwIAAGRycy9kb3ducmV2LnhtbFBLBQYAAAAAAwADALcAAAD7AgAAAAA=&#10;"/>
                <v:shape id="Text Box 119" style="position:absolute;left:2726;top:31361;width:6858;height:3416;visibility:visible;mso-wrap-style:square;v-text-anchor:top" o:spid="_x0000_s148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">
                  <v:fill opacity="0"/>
                  <v:textbox>
                    <w:txbxContent>
                      <w:p w:rsidRPr="00455ABE" w:rsidR="00D82C7F" w:rsidP="00B93346" w:rsidRDefault="00000000" w14:paraId="5EC36C09" w14:textId="77777777">
                        <w:pPr>
                          <w:pStyle w:val="NormalWeb"/>
                          <w:spacing w:before="0" w:beforeAutospacing="0" w:after="160" w:afterAutospacing="0" w:line="254" w:lineRule="auto"/>
                          <w:rPr>
                            <w:sz w:val="18"/>
                            <w:szCs w:val="18"/>
                          </w:rPr>
                        </w:pPr>
                        <m:oMathPara>
                          <m:oMathParaPr>
                            <m:jc m:val="centerGroup"/>
                          </m:oMathParaPr>
                          <m:oMath>
                            <m:sSub>
                              <m:sSubPr>
                                <m:ctrlPr>
                                  <w:rPr>
                                    <w:rFonts w:ascii="Cambria Math" w:hAnsi="Cambria Math" w:eastAsia="SimSun"/>
                                    <w:i/>
                                    <w:iCs/>
                                    <w:sz w:val="18"/>
                                    <w:szCs w:val="18"/>
                                  </w:rPr>
                                </m:ctrlPr>
                              </m:sSubPr>
                              <m:e>
                                <m:r>
                                  <w:rPr>
                                    <w:rFonts w:ascii="Cambria Math" w:hAnsi="Cambria Math" w:eastAsia="SimSun"/>
                                    <w:sz w:val="18"/>
                                    <w:szCs w:val="18"/>
                                  </w:rPr>
                                  <m:t>σ</m:t>
                                </m:r>
                              </m:e>
                              <m:sub>
                                <m:r>
                                  <w:rPr>
                                    <w:rFonts w:ascii="Cambria Math" w:hAnsi="Cambria Math" w:eastAsia="SimSun"/>
                                    <w:sz w:val="18"/>
                                    <w:szCs w:val="18"/>
                                  </w:rPr>
                                  <m:t>mat</m:t>
                                </m:r>
                              </m:sub>
                            </m:sSub>
                            <m:r>
                              <w:rPr>
                                <w:rFonts w:ascii="Cambria Math" w:hAnsi="Cambria Math" w:eastAsia="SimSun"/>
                                <w:sz w:val="18"/>
                                <w:szCs w:val="18"/>
                              </w:rPr>
                              <m:t>=0</m:t>
                            </m:r>
                          </m:oMath>
                        </m:oMathPara>
                      </w:p>
                    </w:txbxContent>
                  </v:textbox>
                </v:shape>
                <v:shape id="Text Box 112" style="position:absolute;left:8892;top:23577;width:10668;height:3404;visibility:visible;mso-wrap-style:square;v-text-anchor:top" o:spid="_x0000_s148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r8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sLzTDgCcv4AAAD//wMAUEsBAi0AFAAGAAgAAAAhANvh9svuAAAAhQEAABMAAAAAAAAAAAAA&#10;AAAAAAAAAFtDb250ZW50X1R5cGVzXS54bWxQSwECLQAUAAYACAAAACEAWvQsW78AAAAVAQAACwAA&#10;AAAAAAAAAAAAAAAfAQAAX3JlbHMvLnJlbHNQSwECLQAUAAYACAAAACEAJ7Jq/MMAAADcAAAADwAA&#10;AAAAAAAAAAAAAAAHAgAAZHJzL2Rvd25yZXYueG1sUEsFBgAAAAADAAMAtwAAAPcCAAAAAA==&#10;">
                  <v:fill opacity="0"/>
                  <v:textbox>
                    <w:txbxContent>
                      <w:p w:rsidR="00D82C7F" w:rsidP="00B93346" w:rsidRDefault="00000000" w14:paraId="79F7AE70" w14:textId="77777777">
                        <w:pPr>
                          <w:pStyle w:val="NormalWeb"/>
                          <w:spacing w:before="0" w:beforeAutospacing="0" w:after="160" w:afterAutospacing="0" w:line="252" w:lineRule="auto"/>
                        </w:pPr>
                        <m:oMathPara>
                          <m:oMathParaPr>
                            <m:jc m:val="centerGroup"/>
                          </m:oMathParaPr>
                          <m:oMath>
                            <m:sSub>
                              <m:sSubPr>
                                <m:ctrlPr>
                                  <w:rPr>
                                    <w:rFonts w:ascii="Cambria Math" w:hAnsi="Cambria Math" w:eastAsia="SimSun" w:cs="Calibri Light"/>
                                    <w:i/>
                                    <w:iCs/>
                                    <w:sz w:val="16"/>
                                    <w:szCs w:val="16"/>
                                  </w:rPr>
                                </m:ctrlPr>
                              </m:sSubPr>
                              <m:e>
                                <m:r>
                                  <w:rPr>
                                    <w:rFonts w:ascii="Cambria Math" w:hAnsi="Cambria Math" w:eastAsia="SimSun" w:cs="Calibri Light"/>
                                    <w:sz w:val="16"/>
                                    <w:szCs w:val="16"/>
                                  </w:rPr>
                                  <m:t>σ</m:t>
                                </m:r>
                              </m:e>
                              <m:sub>
                                <m:r>
                                  <w:rPr>
                                    <w:rFonts w:ascii="Cambria Math" w:hAnsi="Cambria Math" w:eastAsia="SimSun" w:cs="Calibri Light"/>
                                    <w:sz w:val="16"/>
                                    <w:szCs w:val="16"/>
                                  </w:rPr>
                                  <m:t>ae</m:t>
                                </m:r>
                              </m:sub>
                            </m:sSub>
                            <m:r>
                              <w:rPr>
                                <w:rFonts w:ascii="Cambria Math" w:hAnsi="Cambria Math" w:eastAsia="SimSun" w:cs="Calibri Light"/>
                                <w:sz w:val="16"/>
                                <w:szCs w:val="16"/>
                              </w:rPr>
                              <m:t>=0.3</m:t>
                            </m:r>
                          </m:oMath>
                        </m:oMathPara>
                      </w:p>
                    </w:txbxContent>
                  </v:textbox>
                </v:shape>
                <v:shape id="Text Box 111" style="position:absolute;left:17699;top:27234;width:13796;height:5706;visibility:visible;mso-wrap-style:square;v-text-anchor:top" o:spid="_x0000_s149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">
                  <v:fill opacity="0"/>
                  <v:textbox>
                    <w:txbxContent>
                      <w:p w:rsidR="00D82C7F" w:rsidP="00B93346" w:rsidRDefault="00D82C7F" w14:paraId="7B7D1B49" w14:textId="77777777">
                        <w:pPr>
                          <w:pStyle w:val="NormalWeb"/>
                          <w:spacing w:before="0" w:beforeAutospacing="0" w:after="0" w:afterAutospacing="0"/>
                          <w:jc w:val="center"/>
                          <w:rPr>
                            <w:rFonts w:eastAsia="SimSun"/>
                            <w:sz w:val="20"/>
                            <w:szCs w:val="20"/>
                          </w:rPr>
                        </w:pPr>
                        <w:r w:rsidRPr="003F4BEC">
                          <w:rPr>
                            <w:rFonts w:eastAsia="SimSun"/>
                            <w:sz w:val="20"/>
                            <w:szCs w:val="20"/>
                          </w:rPr>
                          <w:t>Energy</w:t>
                        </w:r>
                        <w:r>
                          <w:rPr>
                            <w:rFonts w:eastAsia="SimSun"/>
                            <w:sz w:val="20"/>
                            <w:szCs w:val="20"/>
                          </w:rPr>
                          <w:t xml:space="preserve"> </w:t>
                        </w:r>
                        <w:r w:rsidRPr="003F4BEC">
                          <w:rPr>
                            <w:rFonts w:eastAsia="SimSun"/>
                            <w:sz w:val="20"/>
                            <w:szCs w:val="20"/>
                          </w:rPr>
                          <w:t>Composite</w:t>
                        </w:r>
                      </w:p>
                      <w:p w:rsidRPr="003C1EF1" w:rsidR="00D82C7F" w:rsidP="00B93346" w:rsidRDefault="00D82C7F" w14:paraId="7CA46275" w14:textId="7C815A70">
                        <w:pPr>
                          <w:pStyle w:val="NormalWeb"/>
                          <w:spacing w:before="0" w:beforeAutospacing="0" w:after="0" w:afterAutospacing="0"/>
                          <w:jc w:val="center"/>
                          <w:rPr>
                            <w:rFonts w:eastAsia="SimSun"/>
                            <w:sz w:val="16"/>
                            <w:szCs w:val="16"/>
                          </w:rPr>
                        </w:pPr>
                        <w:r w:rsidRPr="003C1EF1">
                          <w:rPr>
                            <w:rFonts w:eastAsia="SimSun"/>
                            <w:sz w:val="16"/>
                            <w:szCs w:val="16"/>
                          </w:rPr>
                          <w:t xml:space="preserve">(Same as </w:t>
                        </w:r>
                        <w:r>
                          <w:rPr>
                            <w:rFonts w:eastAsia="SimSun"/>
                            <w:sz w:val="16"/>
                            <w:szCs w:val="16"/>
                          </w:rPr>
                          <w:t>General Industry</w:t>
                        </w:r>
                        <w:r w:rsidRPr="003C1EF1">
                          <w:rPr>
                            <w:rFonts w:eastAsia="SimSun"/>
                            <w:sz w:val="16"/>
                            <w:szCs w:val="16"/>
                          </w:rPr>
                          <w:t xml:space="preserve"> and Services)</w:t>
                        </w:r>
                      </w:p>
                      <w:p w:rsidRPr="003F4BEC" w:rsidR="00D82C7F" w:rsidP="00B93346" w:rsidRDefault="00D82C7F" w14:paraId="60061E4C" w14:textId="77777777">
                        <w:pPr>
                          <w:pStyle w:val="NormalWeb"/>
                          <w:spacing w:before="0" w:beforeAutospacing="0" w:after="160" w:afterAutospacing="0"/>
                          <w:jc w:val="center"/>
                          <w:rPr>
                            <w:rFonts w:eastAsia="SimSun"/>
                            <w:sz w:val="20"/>
                            <w:szCs w:val="20"/>
                          </w:rPr>
                        </w:pPr>
                      </w:p>
                    </w:txbxContent>
                  </v:textbox>
                </v:shape>
                <v:line id="Line 121" style="position:absolute;visibility:visible;mso-wrap-style:square" o:spid="_x0000_s1491" o:connectortype="straight" from="20342,2894" to="20342,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22" style="position:absolute;visibility:visible;mso-wrap-style:square" o:spid="_x0000_s1492" o:connectortype="straight" from="20384,4113" to="26010,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">
                  <v:stroke dashstyle="dashDot"/>
                </v:line>
                <v:shape id="Text Box 118" style="position:absolute;left:25476;top:2807;width:18142;height:2856;visibility:visible;mso-wrap-style:square;v-text-anchor:top" o:spid="_x0000_s149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">
                  <v:fill opacity="0"/>
                  <v:textbox>
                    <w:txbxContent>
                      <w:p w:rsidRPr="00923105" w:rsidR="00D82C7F" w:rsidP="00B93346" w:rsidRDefault="00D82C7F" w14:paraId="086FA155" w14:textId="77777777">
                        <w:pPr>
                          <w:pStyle w:val="NormalWeb"/>
                          <w:spacing w:before="0" w:beforeAutospacing="0" w:after="160" w:afterAutospacing="0" w:line="256" w:lineRule="auto"/>
                        </w:pPr>
                        <w:r>
                          <w:rPr>
                            <w:rFonts w:eastAsia="SimSun"/>
                            <w:sz w:val="20"/>
                            <w:szCs w:val="20"/>
                          </w:rPr>
                          <w:t xml:space="preserve">Timber </w:t>
                        </w:r>
                        <m:oMath>
                          <m:r>
                            <w:rPr>
                              <w:rFonts w:ascii="Cambria Math" w:hAnsi="Cambria Math"/>
                              <w:sz w:val="16"/>
                              <w:szCs w:val="16"/>
                            </w:rPr>
                            <m:t>(i=national forest)</m:t>
                          </m:r>
                        </m:oMath>
                      </w:p>
                    </w:txbxContent>
                  </v:textbox>
                </v:shape>
                <v:line id="Line 128" style="position:absolute;visibility:visible;mso-wrap-style:square" o:spid="_x0000_s1494" o:connectortype="straight" from="32245,5663" to="3224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"/>
                <v:line id="Line 117" style="position:absolute;visibility:visible;mso-wrap-style:square" o:spid="_x0000_s1495" o:connectortype="straight" from="32015,11469" to="38111,1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"/>
                <v:line id="Line 117" style="position:absolute;flip:x;visibility:visible;mso-wrap-style:square" o:spid="_x0000_s1496" o:connectortype="straight" from="26010,11469" to="32015,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"/>
                <v:shape id="Arc 108" style="position:absolute;left:30206;top:9862;width:3937;height:3683;rotation:9165067fd;flip:x;visibility:visible;mso-wrap-style:square;v-text-anchor:top" coordsize="21600,21600" o:spid="_x0000_s1497"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">
                  <v:path arrowok="t" o:connecttype="custom" o:connectlocs="0,0;393679,368337;0,368337" o:connectangles="0,0,0" o:extrusionok="f"/>
                </v:shape>
                <v:line id="Line 117" style="position:absolute;visibility:visible;mso-wrap-style:square" o:spid="_x0000_s1498" o:connectortype="straight" from="19554,23500" to="23107,2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"/>
                <v:line id="Line 117" style="position:absolute;flip:x;visibility:visible;mso-wrap-style:square" o:spid="_x0000_s1499" o:connectortype="straight" from="15668,23500" to="19554,2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"/>
                <v:shape id="Arc 108" style="position:absolute;left:17516;top:22122;width:3930;height:3683;rotation:9165067fd;flip:x;visibility:visible;mso-wrap-style:square;v-text-anchor:top" coordsize="21600,21600" o:spid="_x0000_s1500"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">
                  <v:path arrowok="t" o:connecttype="custom" o:connectlocs="0,0;393065,368300;0,368300" o:connectangles="0,0,0" o:extrusionok="f"/>
                </v:shape>
                <w10:anchorlock/>
              </v:group>
            </w:pict>
          </mc:Fallback>
        </mc:AlternateContent>
      </w:r>
    </w:p>
    <w:p w:rsidR="000F4F54" w:rsidRDefault="000F4F54" w14:paraId="6C4775A8" w14:textId="77777777">
      <w:pPr>
        <w:pStyle w:val="tabfigsource"/>
        <w:ind w:left="720" w:hanging="720"/>
      </w:pPr>
    </w:p>
    <w:p w:rsidR="000F4F54" w:rsidRDefault="000F4F54" w14:paraId="0C7997D5" w14:textId="77777777">
      <w:pPr>
        <w:pStyle w:val="tabfigsource"/>
        <w:ind w:left="720" w:hanging="720"/>
        <w:sectPr w:rsidR="000F4F54" w:rsidSect="00182E53">
          <w:pgSz w:w="12240" w:h="15840" w:code="1"/>
          <w:pgMar w:top="1440" w:right="1440" w:bottom="1440" w:left="1890" w:header="720" w:footer="720" w:gutter="0"/>
          <w:pgNumType w:start="1" w:chapStyle="1"/>
          <w:cols w:space="720"/>
        </w:sectPr>
      </w:pPr>
    </w:p>
    <w:p w:rsidRPr="00733E59" w:rsidR="00B93346" w:rsidP="00837A60" w:rsidRDefault="00F35D81" w14:paraId="2FC28C23" w14:textId="09778097">
      <w:pPr>
        <w:pStyle w:val="Heading1"/>
      </w:pPr>
      <w:bookmarkStart w:name="_Toc503712065" w:id="138"/>
      <w:bookmarkStart w:name="_Toc503712815" w:id="139"/>
      <w:bookmarkStart w:name="_Toc504465569" w:id="140"/>
      <w:r>
        <w:br/>
      </w:r>
      <w:bookmarkStart w:name="_Toc118979527" w:id="141"/>
      <w:r w:rsidR="00884447">
        <w:t>Base-</w:t>
      </w:r>
      <w:r w:rsidR="000A2400">
        <w:t xml:space="preserve">Year Data and Linkage Between Monetary Accounts and Physical </w:t>
      </w:r>
      <w:r w:rsidR="000C4E61">
        <w:t>Q</w:t>
      </w:r>
      <w:r w:rsidR="000A2400">
        <w:t>uantity</w:t>
      </w:r>
      <w:bookmarkEnd w:id="138"/>
      <w:bookmarkEnd w:id="139"/>
      <w:bookmarkEnd w:id="140"/>
      <w:bookmarkEnd w:id="141"/>
    </w:p>
    <w:p w:rsidRPr="00733E59" w:rsidR="00B93346" w:rsidP="00F35D81" w:rsidRDefault="00B93346" w14:paraId="35FED625" w14:textId="4914FC1D">
      <w:pPr>
        <w:pStyle w:val="BodyText"/>
      </w:pPr>
      <w:r w:rsidRPr="00733E59">
        <w:t xml:space="preserve">This </w:t>
      </w:r>
      <w:r w:rsidR="0031527E">
        <w:t>section</w:t>
      </w:r>
      <w:r w:rsidRPr="00733E59" w:rsidR="0031527E">
        <w:t xml:space="preserve"> </w:t>
      </w:r>
      <w:r w:rsidRPr="00733E59">
        <w:t>discusses data requirements</w:t>
      </w:r>
      <w:r>
        <w:t xml:space="preserve"> and sources</w:t>
      </w:r>
      <w:r w:rsidRPr="00733E59">
        <w:t xml:space="preserve"> for ADAGE </w:t>
      </w:r>
      <w:r>
        <w:t xml:space="preserve">and the </w:t>
      </w:r>
      <w:r w:rsidRPr="00733E59">
        <w:t xml:space="preserve">methodologies for establishing </w:t>
      </w:r>
      <w:r>
        <w:t>the</w:t>
      </w:r>
      <w:r w:rsidRPr="00733E59">
        <w:t xml:space="preserve"> </w:t>
      </w:r>
      <w:r w:rsidRPr="00733E59" w:rsidR="00884447">
        <w:t>base</w:t>
      </w:r>
      <w:r w:rsidR="00884447">
        <w:t>-</w:t>
      </w:r>
      <w:r w:rsidRPr="00733E59">
        <w:t xml:space="preserve">year data for 2010. </w:t>
      </w:r>
      <w:r>
        <w:t xml:space="preserve">The </w:t>
      </w:r>
      <w:r w:rsidR="0031527E">
        <w:t>section</w:t>
      </w:r>
      <w:r w:rsidRPr="00733E59" w:rsidR="0031527E">
        <w:t xml:space="preserve"> </w:t>
      </w:r>
      <w:r w:rsidRPr="00733E59">
        <w:t xml:space="preserve">also covers </w:t>
      </w:r>
      <w:r>
        <w:t>the</w:t>
      </w:r>
      <w:r w:rsidRPr="00733E59">
        <w:t xml:space="preserve"> methodologies used to link monetary accounts to corresponding physical accounts for the base year. </w:t>
      </w:r>
      <w:r w:rsidRPr="00320E20" w:rsidR="001F3C52">
        <w:t xml:space="preserve">The procedures developed by </w:t>
      </w:r>
      <w:proofErr w:type="spellStart"/>
      <w:r w:rsidRPr="00320E20" w:rsidR="001F3C52">
        <w:t>Babiker</w:t>
      </w:r>
      <w:proofErr w:type="spellEnd"/>
      <w:r w:rsidRPr="00320E20" w:rsidR="001F3C52">
        <w:t xml:space="preserve"> and Rutherford (1997</w:t>
      </w:r>
      <w:r w:rsidR="00F37206">
        <w:t xml:space="preserve">) </w:t>
      </w:r>
      <w:r w:rsidR="00011CEB">
        <w:t xml:space="preserve">further </w:t>
      </w:r>
      <w:r w:rsidRPr="00320E20" w:rsidR="001F3C52">
        <w:t>described in Rutherford and Paltsev (2000</w:t>
      </w:r>
      <w:r w:rsidR="00F37206">
        <w:t xml:space="preserve">) </w:t>
      </w:r>
      <w:r w:rsidR="00077710">
        <w:t xml:space="preserve">and </w:t>
      </w:r>
      <w:r w:rsidR="0084310E">
        <w:t>ado</w:t>
      </w:r>
      <w:r w:rsidR="004545CE">
        <w:t>p</w:t>
      </w:r>
      <w:r w:rsidR="0084310E">
        <w:t>ted by Ro</w:t>
      </w:r>
      <w:r w:rsidR="004545CE">
        <w:t xml:space="preserve">ss (2009) </w:t>
      </w:r>
      <w:r w:rsidR="00011CEB">
        <w:t xml:space="preserve">in development of the forward-looking version of ADAGE </w:t>
      </w:r>
      <w:r w:rsidR="00F37A89">
        <w:t>we</w:t>
      </w:r>
      <w:r w:rsidR="00011CEB">
        <w:t xml:space="preserve">re </w:t>
      </w:r>
      <w:r w:rsidRPr="00320E20" w:rsidR="001F3C52">
        <w:t xml:space="preserve">used to </w:t>
      </w:r>
      <w:r w:rsidR="001E7A1E">
        <w:t xml:space="preserve">move </w:t>
      </w:r>
      <w:r w:rsidR="000C1ECA">
        <w:t xml:space="preserve">the </w:t>
      </w:r>
      <w:r w:rsidR="00F86257">
        <w:t xml:space="preserve">GTAP </w:t>
      </w:r>
      <w:r w:rsidR="00884447">
        <w:t>base-</w:t>
      </w:r>
      <w:r w:rsidR="00F86257">
        <w:t>year data from 2004 to 2010</w:t>
      </w:r>
      <w:r w:rsidR="00011CEB">
        <w:t>;</w:t>
      </w:r>
      <w:r w:rsidR="00F86257">
        <w:t xml:space="preserve"> </w:t>
      </w:r>
      <w:r w:rsidRPr="00320E20" w:rsidR="001F3C52">
        <w:t>integrate</w:t>
      </w:r>
      <w:r w:rsidR="00B55015">
        <w:t xml:space="preserve"> </w:t>
      </w:r>
      <w:r w:rsidR="00932399">
        <w:t>the</w:t>
      </w:r>
      <w:r w:rsidR="00B55015">
        <w:t xml:space="preserve"> </w:t>
      </w:r>
      <w:r w:rsidRPr="00320E20" w:rsidR="001F3C52">
        <w:t>economic</w:t>
      </w:r>
      <w:r w:rsidR="00011CEB">
        <w:t xml:space="preserve">, </w:t>
      </w:r>
      <w:r w:rsidR="0022360D">
        <w:t xml:space="preserve">physical </w:t>
      </w:r>
      <w:r w:rsidRPr="00320E20" w:rsidR="001F3C52">
        <w:t>energy</w:t>
      </w:r>
      <w:r w:rsidR="00F86257">
        <w:t xml:space="preserve">, </w:t>
      </w:r>
      <w:r w:rsidR="00011CEB">
        <w:t xml:space="preserve">agriculture, and </w:t>
      </w:r>
      <w:r w:rsidR="00F86257">
        <w:t>transportation</w:t>
      </w:r>
      <w:r w:rsidR="0036695A">
        <w:t xml:space="preserve"> </w:t>
      </w:r>
      <w:r w:rsidRPr="00320E20" w:rsidR="001F3C52">
        <w:t>data</w:t>
      </w:r>
      <w:r w:rsidR="0031527E">
        <w:t>;</w:t>
      </w:r>
      <w:r w:rsidRPr="00320E20" w:rsidR="0031527E">
        <w:t xml:space="preserve"> </w:t>
      </w:r>
      <w:r w:rsidR="00932399">
        <w:t>and</w:t>
      </w:r>
      <w:r w:rsidR="000C1ECA">
        <w:t xml:space="preserve"> </w:t>
      </w:r>
      <w:r w:rsidR="0022360D">
        <w:t>rebalance</w:t>
      </w:r>
      <w:r w:rsidRPr="00320E20" w:rsidR="001F3C52">
        <w:t xml:space="preserve"> the economic </w:t>
      </w:r>
      <w:r w:rsidR="000C1ECA">
        <w:t xml:space="preserve">and physical </w:t>
      </w:r>
      <w:r w:rsidRPr="00320E20" w:rsidR="001F3C52">
        <w:t>data</w:t>
      </w:r>
      <w:r w:rsidR="001F3C52">
        <w:t xml:space="preserve">. </w:t>
      </w:r>
      <w:r w:rsidR="003C3594">
        <w:t xml:space="preserve">These procedures </w:t>
      </w:r>
      <w:r w:rsidR="00C24032">
        <w:t>are</w:t>
      </w:r>
      <w:r w:rsidR="003C3594">
        <w:t xml:space="preserve"> discussed extensively</w:t>
      </w:r>
      <w:r w:rsidR="00C24032">
        <w:t xml:space="preserve"> in this section, including incorporation </w:t>
      </w:r>
      <w:r w:rsidR="00011CEB">
        <w:t>of additional data sources</w:t>
      </w:r>
      <w:r w:rsidR="001F3C52">
        <w:t xml:space="preserve">. </w:t>
      </w:r>
      <w:r>
        <w:t xml:space="preserve">First, the primary data source </w:t>
      </w:r>
      <w:r w:rsidR="00C24032">
        <w:t>(</w:t>
      </w:r>
      <w:r w:rsidRPr="00733E59" w:rsidR="00F37A89">
        <w:t>GTAP database v7.</w:t>
      </w:r>
      <w:r w:rsidR="00F37A89">
        <w:t>1</w:t>
      </w:r>
      <w:r w:rsidR="00C24032">
        <w:t xml:space="preserve">) </w:t>
      </w:r>
      <w:r>
        <w:t>is detailed in Section 4.1, followed by data sources by sector over the remaining sections, covering agriculture</w:t>
      </w:r>
      <w:r w:rsidR="00C24032">
        <w:t xml:space="preserve"> (4.2)</w:t>
      </w:r>
      <w:r>
        <w:t>, energy</w:t>
      </w:r>
      <w:r w:rsidR="00C24032">
        <w:t xml:space="preserve"> (4.3)</w:t>
      </w:r>
      <w:r>
        <w:t>, transportation</w:t>
      </w:r>
      <w:r w:rsidR="00C24032">
        <w:t xml:space="preserve"> (4.4)</w:t>
      </w:r>
      <w:r>
        <w:t>, and land use</w:t>
      </w:r>
      <w:r w:rsidR="00C24032">
        <w:t xml:space="preserve"> (4.5)</w:t>
      </w:r>
      <w:r w:rsidRPr="00011CEB">
        <w:t>.</w:t>
      </w:r>
      <w:r>
        <w:t xml:space="preserve"> Lastly, in Section 4.6</w:t>
      </w:r>
      <w:r w:rsidR="00C24032">
        <w:t xml:space="preserve">, we </w:t>
      </w:r>
      <w:r w:rsidR="00547C0F">
        <w:t>discuss procedure</w:t>
      </w:r>
      <w:r w:rsidR="00BE6EF4">
        <w:t>s</w:t>
      </w:r>
      <w:r w:rsidR="00547C0F">
        <w:t xml:space="preserve"> </w:t>
      </w:r>
      <w:r w:rsidR="00C24032">
        <w:t xml:space="preserve">employed </w:t>
      </w:r>
      <w:r w:rsidR="00547C0F">
        <w:t xml:space="preserve">to balance </w:t>
      </w:r>
      <w:r w:rsidR="00130CC7">
        <w:t xml:space="preserve">both </w:t>
      </w:r>
      <w:r w:rsidR="00C66989">
        <w:t xml:space="preserve">economic </w:t>
      </w:r>
      <w:r w:rsidR="00130CC7">
        <w:t xml:space="preserve">and physical </w:t>
      </w:r>
      <w:r w:rsidR="00C66989">
        <w:t>data</w:t>
      </w:r>
      <w:r w:rsidR="00130CC7">
        <w:t>.</w:t>
      </w:r>
      <w:r w:rsidR="00C53A93">
        <w:t xml:space="preserve"> </w:t>
      </w:r>
    </w:p>
    <w:p w:rsidRPr="00FB1BBB" w:rsidR="00B93346" w:rsidP="00F35D81" w:rsidRDefault="00B93346" w14:paraId="0C6A265B" w14:textId="37D66179">
      <w:pPr>
        <w:pStyle w:val="Heading2"/>
      </w:pPr>
      <w:bookmarkStart w:name="_Toc503712066" w:id="142"/>
      <w:bookmarkStart w:name="_Toc503712816" w:id="143"/>
      <w:bookmarkStart w:name="_Toc504465570" w:id="144"/>
      <w:bookmarkStart w:name="_Toc118979528" w:id="145"/>
      <w:r w:rsidRPr="001A3F0C">
        <w:t xml:space="preserve">Main Database: GTAP </w:t>
      </w:r>
      <w:r w:rsidR="00E21CCF">
        <w:t>v7.1</w:t>
      </w:r>
      <w:bookmarkEnd w:id="142"/>
      <w:bookmarkEnd w:id="143"/>
      <w:bookmarkEnd w:id="144"/>
      <w:bookmarkEnd w:id="145"/>
      <w:r w:rsidRPr="00FB1BBB">
        <w:t xml:space="preserve"> </w:t>
      </w:r>
    </w:p>
    <w:p w:rsidR="00B93346" w:rsidP="00F35D81" w:rsidRDefault="00B93346" w14:paraId="5F4E2D86" w14:textId="57BC36E2">
      <w:pPr>
        <w:pStyle w:val="BodyText"/>
      </w:pPr>
      <w:r w:rsidRPr="00733E59">
        <w:t xml:space="preserve">The major underlying database for </w:t>
      </w:r>
      <w:r w:rsidR="001860EE">
        <w:t xml:space="preserve">the current version of </w:t>
      </w:r>
      <w:r w:rsidRPr="00733E59">
        <w:t xml:space="preserve">ADAGE is </w:t>
      </w:r>
      <w:r>
        <w:t xml:space="preserve">the </w:t>
      </w:r>
      <w:r w:rsidR="00F37A89">
        <w:t>GTAP v7.1</w:t>
      </w:r>
      <w:r w:rsidR="00126F39">
        <w:t xml:space="preserve"> database</w:t>
      </w:r>
      <w:r>
        <w:t xml:space="preserve">, </w:t>
      </w:r>
      <w:r w:rsidRPr="00733E59">
        <w:t xml:space="preserve">a global economic database containing </w:t>
      </w:r>
      <w:r w:rsidRPr="0045566E" w:rsidR="00277033">
        <w:rPr>
          <w:noProof/>
          <w:color w:val="000000"/>
          <w:szCs w:val="24"/>
        </w:rPr>
        <w:t>I/O</w:t>
      </w:r>
      <w:r w:rsidRPr="00733E59">
        <w:t xml:space="preserve"> data</w:t>
      </w:r>
      <w:r w:rsidR="007A6F99">
        <w:t xml:space="preserve">, </w:t>
      </w:r>
      <w:r w:rsidRPr="00733E59">
        <w:t>detailed bilateral trade</w:t>
      </w:r>
      <w:r w:rsidR="007A6F99">
        <w:t xml:space="preserve">, </w:t>
      </w:r>
      <w:r w:rsidR="00B24BE3">
        <w:t xml:space="preserve">and </w:t>
      </w:r>
      <w:r w:rsidR="007A6F99">
        <w:t xml:space="preserve">tax </w:t>
      </w:r>
      <w:r w:rsidR="00D931F7">
        <w:t>rate</w:t>
      </w:r>
      <w:r w:rsidR="00560CC7">
        <w:t>s</w:t>
      </w:r>
      <w:r w:rsidR="00D931F7">
        <w:t xml:space="preserve"> for </w:t>
      </w:r>
      <w:r w:rsidR="001401D0">
        <w:t xml:space="preserve">57 </w:t>
      </w:r>
      <w:r w:rsidR="00D931F7">
        <w:t>sector</w:t>
      </w:r>
      <w:r w:rsidR="001401D0">
        <w:t xml:space="preserve">s </w:t>
      </w:r>
      <w:r w:rsidRPr="00733E59">
        <w:t>and 11</w:t>
      </w:r>
      <w:r w:rsidR="00720697">
        <w:t>2</w:t>
      </w:r>
      <w:r w:rsidRPr="00733E59">
        <w:t xml:space="preserve"> regions for a single year</w:t>
      </w:r>
      <w:r>
        <w:t>,</w:t>
      </w:r>
      <w:r w:rsidRPr="00733E59">
        <w:t xml:space="preserve"> 2004</w:t>
      </w:r>
      <w:r w:rsidR="00725B60">
        <w:t xml:space="preserve"> (</w:t>
      </w:r>
      <w:r w:rsidRPr="00733E59" w:rsidR="00FA0DAB">
        <w:t>Narayanan and Walmsley, 2008</w:t>
      </w:r>
      <w:r w:rsidR="00FA0DAB">
        <w:t>)</w:t>
      </w:r>
      <w:r w:rsidRPr="00733E59">
        <w:t>.</w:t>
      </w:r>
      <w:r w:rsidR="00E53EB6">
        <w:rPr>
          <w:rStyle w:val="FootnoteReference"/>
        </w:rPr>
        <w:footnoteReference w:id="11"/>
      </w:r>
      <w:r w:rsidRPr="00733E59">
        <w:t xml:space="preserve"> These </w:t>
      </w:r>
      <w:r w:rsidRPr="00733E59" w:rsidR="00F3130C">
        <w:t>11</w:t>
      </w:r>
      <w:r w:rsidR="00F3130C">
        <w:t>2</w:t>
      </w:r>
      <w:r w:rsidRPr="00733E59" w:rsidR="00F3130C">
        <w:t xml:space="preserve"> </w:t>
      </w:r>
      <w:r w:rsidRPr="00733E59">
        <w:t xml:space="preserve">regions cover </w:t>
      </w:r>
      <w:r>
        <w:t>the globe,</w:t>
      </w:r>
      <w:r w:rsidRPr="00733E59">
        <w:t xml:space="preserve"> where some are individual countries </w:t>
      </w:r>
      <w:r>
        <w:t>and</w:t>
      </w:r>
      <w:r w:rsidRPr="00733E59">
        <w:t xml:space="preserve"> others are aggregated regions</w:t>
      </w:r>
      <w:r>
        <w:t>.</w:t>
      </w:r>
      <w:r w:rsidRPr="00733E59">
        <w:t xml:space="preserve"> </w:t>
      </w:r>
      <w:r>
        <w:t>F</w:t>
      </w:r>
      <w:r w:rsidRPr="00733E59">
        <w:t>or example, “Rest of Western Asia” (XWS) includes Bahrain, Iraq, Israel, Jordan, Kuwait, Lebanon, Oman, Palestinian Territory, Qatar, Saudi Arabia, Syrian Arab Republic, United Arab Emirates</w:t>
      </w:r>
      <w:r>
        <w:t>,</w:t>
      </w:r>
      <w:r w:rsidRPr="00733E59">
        <w:t xml:space="preserve"> and Yemen. The 57 sectors</w:t>
      </w:r>
      <w:r>
        <w:t xml:space="preserve"> included in this dataset</w:t>
      </w:r>
      <w:r w:rsidRPr="00733E59">
        <w:t xml:space="preserve"> represent </w:t>
      </w:r>
      <w:r>
        <w:t xml:space="preserve">the </w:t>
      </w:r>
      <w:r w:rsidRPr="00733E59">
        <w:t xml:space="preserve">entire economy with detail </w:t>
      </w:r>
      <w:r w:rsidR="00ED2066">
        <w:t>i</w:t>
      </w:r>
      <w:r w:rsidRPr="00733E59" w:rsidR="00ED2066">
        <w:t xml:space="preserve">n </w:t>
      </w:r>
      <w:r w:rsidRPr="00733E59">
        <w:t xml:space="preserve">agriculture and energy. The </w:t>
      </w:r>
      <w:proofErr w:type="spellStart"/>
      <w:r w:rsidRPr="00733E59">
        <w:t>GTAPinGAMS</w:t>
      </w:r>
      <w:proofErr w:type="spellEnd"/>
      <w:r w:rsidRPr="00733E59">
        <w:t xml:space="preserve"> package</w:t>
      </w:r>
      <w:r w:rsidR="00C621B9">
        <w:t xml:space="preserve"> (</w:t>
      </w:r>
      <w:r w:rsidRPr="00733E59">
        <w:t>Rutherford</w:t>
      </w:r>
      <w:r w:rsidR="00D3119E">
        <w:t>,</w:t>
      </w:r>
      <w:r w:rsidR="00F37A89">
        <w:t xml:space="preserve"> </w:t>
      </w:r>
      <w:r w:rsidR="008310B3">
        <w:t xml:space="preserve">1997) </w:t>
      </w:r>
      <w:r w:rsidR="00F37A89">
        <w:t>wa</w:t>
      </w:r>
      <w:r w:rsidRPr="00733E59" w:rsidR="00F37A89">
        <w:t xml:space="preserve">s </w:t>
      </w:r>
      <w:r w:rsidRPr="00733E59">
        <w:t>used to convert the GTAP</w:t>
      </w:r>
      <w:r>
        <w:t xml:space="preserve"> </w:t>
      </w:r>
      <w:r w:rsidR="00E21CCF">
        <w:t>v7.1</w:t>
      </w:r>
      <w:r w:rsidRPr="00733E59">
        <w:t xml:space="preserve"> database into a dataset that </w:t>
      </w:r>
      <w:r>
        <w:t>can</w:t>
      </w:r>
      <w:r w:rsidRPr="00733E59">
        <w:t xml:space="preserve"> be directly used in the GAMS programming language.</w:t>
      </w:r>
    </w:p>
    <w:p w:rsidRPr="00733E59" w:rsidR="00B93346" w:rsidP="00F35D81" w:rsidRDefault="00B93346" w14:paraId="55355DEC" w14:textId="6112BD22">
      <w:pPr>
        <w:pStyle w:val="BodyText"/>
      </w:pPr>
      <w:r>
        <w:t>To implement the GTAP database in ADAGE, c</w:t>
      </w:r>
      <w:r w:rsidRPr="00733E59">
        <w:t>ountry</w:t>
      </w:r>
      <w:r>
        <w:t>-</w:t>
      </w:r>
      <w:r w:rsidRPr="00733E59">
        <w:t xml:space="preserve">level GDP data for 2004 and 2010 in the World Economic Outlook database </w:t>
      </w:r>
      <w:r w:rsidR="007B178B">
        <w:t xml:space="preserve">2010 </w:t>
      </w:r>
      <w:r w:rsidRPr="00733E59">
        <w:t>from</w:t>
      </w:r>
      <w:r>
        <w:t xml:space="preserve"> the</w:t>
      </w:r>
      <w:r w:rsidRPr="00733E59">
        <w:t xml:space="preserve"> </w:t>
      </w:r>
      <w:r w:rsidR="0034259B">
        <w:t>IMF</w:t>
      </w:r>
      <w:r w:rsidRPr="00733E59">
        <w:t xml:space="preserve"> (IMF</w:t>
      </w:r>
      <w:r w:rsidR="007B178B">
        <w:t>, 2010</w:t>
      </w:r>
      <w:r w:rsidRPr="00733E59">
        <w:t xml:space="preserve">) </w:t>
      </w:r>
      <w:r w:rsidR="00F37A89">
        <w:t>we</w:t>
      </w:r>
      <w:r w:rsidRPr="00733E59" w:rsidR="00F37A89">
        <w:t xml:space="preserve">re </w:t>
      </w:r>
      <w:r w:rsidRPr="00733E59">
        <w:t xml:space="preserve">aggregated to these </w:t>
      </w:r>
      <w:r w:rsidRPr="00733E59" w:rsidR="000F3127">
        <w:t>11</w:t>
      </w:r>
      <w:r w:rsidR="000F3127">
        <w:t>2</w:t>
      </w:r>
      <w:r w:rsidRPr="00733E59" w:rsidR="000F3127">
        <w:t xml:space="preserve"> </w:t>
      </w:r>
      <w:r w:rsidRPr="00733E59">
        <w:t>regions and then used to extend the GTAP</w:t>
      </w:r>
      <w:r>
        <w:t xml:space="preserve"> </w:t>
      </w:r>
      <w:r w:rsidR="00E21CCF">
        <w:t>v7.1</w:t>
      </w:r>
      <w:r w:rsidRPr="00733E59">
        <w:t xml:space="preserve"> data from 2004 </w:t>
      </w:r>
      <w:r w:rsidRPr="00733E59" w:rsidR="00F37A89">
        <w:t>t</w:t>
      </w:r>
      <w:r w:rsidR="00F37A89">
        <w:t>hrough</w:t>
      </w:r>
      <w:r w:rsidRPr="00733E59" w:rsidR="00F37A89">
        <w:t xml:space="preserve"> </w:t>
      </w:r>
      <w:r>
        <w:t xml:space="preserve">2010, </w:t>
      </w:r>
      <w:r w:rsidRPr="00733E59">
        <w:t xml:space="preserve">the base year in ADAGE. </w:t>
      </w:r>
      <w:r w:rsidR="00FE284D">
        <w:t>We then scale</w:t>
      </w:r>
      <w:r w:rsidR="00F37A89">
        <w:t>d</w:t>
      </w:r>
      <w:r w:rsidR="00FE284D">
        <w:t xml:space="preserve"> all economic activity based on the change in GDP between 2004 and 2010 as a starting point for develop</w:t>
      </w:r>
      <w:r w:rsidR="00F37A89">
        <w:t>ing</w:t>
      </w:r>
      <w:r w:rsidR="00FE284D">
        <w:t xml:space="preserve"> the 2010 </w:t>
      </w:r>
      <w:r w:rsidR="00884447">
        <w:t>base-</w:t>
      </w:r>
      <w:r w:rsidR="00FE284D">
        <w:t xml:space="preserve">year data. </w:t>
      </w:r>
      <w:r>
        <w:t xml:space="preserve">This method implies that the </w:t>
      </w:r>
      <w:r w:rsidRPr="00733E59">
        <w:t>entire economy</w:t>
      </w:r>
      <w:r>
        <w:t>, including</w:t>
      </w:r>
      <w:r w:rsidRPr="00733E59">
        <w:t xml:space="preserve"> production, household consumption, intermediate demand, government demand, bilateral trade, </w:t>
      </w:r>
      <w:r>
        <w:t xml:space="preserve">and </w:t>
      </w:r>
      <w:r w:rsidRPr="00733E59">
        <w:t>fixed factors such as capital, labor</w:t>
      </w:r>
      <w:r>
        <w:t>,</w:t>
      </w:r>
      <w:r w:rsidRPr="00733E59">
        <w:t xml:space="preserve"> and resources</w:t>
      </w:r>
      <w:r w:rsidR="00F37A89">
        <w:t>,</w:t>
      </w:r>
      <w:r w:rsidRPr="00733E59">
        <w:t xml:space="preserve"> </w:t>
      </w:r>
      <w:r w:rsidR="00F37A89">
        <w:t>we</w:t>
      </w:r>
      <w:r w:rsidRPr="00733E59" w:rsidR="00F37A89">
        <w:t xml:space="preserve">re </w:t>
      </w:r>
      <w:r w:rsidRPr="00733E59">
        <w:t xml:space="preserve">assumed to grow at the rate of GDP growth between 2004 </w:t>
      </w:r>
      <w:r>
        <w:t>and</w:t>
      </w:r>
      <w:r w:rsidRPr="00733E59">
        <w:t xml:space="preserve"> 2010. In this way, three basic conditions (market clearance, zero-profit condition</w:t>
      </w:r>
      <w:r>
        <w:t>,</w:t>
      </w:r>
      <w:r w:rsidRPr="00733E59">
        <w:t xml:space="preserve"> and income </w:t>
      </w:r>
      <w:r w:rsidR="00372EC0">
        <w:t>balance</w:t>
      </w:r>
      <w:r w:rsidRPr="00733E59">
        <w:t xml:space="preserve">) </w:t>
      </w:r>
      <w:r w:rsidR="00231706">
        <w:t>that</w:t>
      </w:r>
      <w:r w:rsidRPr="00733E59" w:rsidR="00231706">
        <w:t xml:space="preserve"> </w:t>
      </w:r>
      <w:r w:rsidRPr="00733E59">
        <w:t>h</w:t>
      </w:r>
      <w:r w:rsidR="00231706">
        <w:t>o</w:t>
      </w:r>
      <w:r w:rsidRPr="00733E59">
        <w:t xml:space="preserve">ld in </w:t>
      </w:r>
      <w:r w:rsidR="00231706">
        <w:t xml:space="preserve">the </w:t>
      </w:r>
      <w:r w:rsidRPr="00733E59">
        <w:t xml:space="preserve">2004 </w:t>
      </w:r>
      <w:r w:rsidR="00231706">
        <w:t xml:space="preserve">base </w:t>
      </w:r>
      <w:r w:rsidR="001401D0">
        <w:t xml:space="preserve">year </w:t>
      </w:r>
      <w:r w:rsidR="00231706">
        <w:t xml:space="preserve">data </w:t>
      </w:r>
      <w:r w:rsidR="00F37A89">
        <w:t xml:space="preserve">were </w:t>
      </w:r>
      <w:r w:rsidR="00231706">
        <w:t>maintained</w:t>
      </w:r>
      <w:r w:rsidRPr="00733E59">
        <w:t xml:space="preserve"> in 2010</w:t>
      </w:r>
      <w:r w:rsidR="00245DE8">
        <w:t xml:space="preserve"> (</w:t>
      </w:r>
      <w:proofErr w:type="spellStart"/>
      <w:r w:rsidRPr="00320E20" w:rsidR="00173832">
        <w:t>Babiker</w:t>
      </w:r>
      <w:proofErr w:type="spellEnd"/>
      <w:r w:rsidRPr="00320E20" w:rsidR="00173832">
        <w:t xml:space="preserve"> and Rutherford</w:t>
      </w:r>
      <w:r w:rsidR="00E53EB6">
        <w:t xml:space="preserve">, </w:t>
      </w:r>
      <w:r w:rsidRPr="00320E20" w:rsidR="00173832">
        <w:t>1997</w:t>
      </w:r>
      <w:r w:rsidR="00E53EB6">
        <w:t>;</w:t>
      </w:r>
      <w:r w:rsidRPr="00320E20" w:rsidR="00173832">
        <w:t xml:space="preserve"> Paltsev</w:t>
      </w:r>
      <w:r w:rsidR="00E53EB6">
        <w:t>,</w:t>
      </w:r>
      <w:r w:rsidR="0013510B">
        <w:t xml:space="preserve"> </w:t>
      </w:r>
      <w:r w:rsidRPr="00320E20" w:rsidR="00173832">
        <w:t>2000</w:t>
      </w:r>
      <w:r w:rsidRPr="00320E20" w:rsidR="00F63F21">
        <w:t>)</w:t>
      </w:r>
      <w:r w:rsidR="00F37206">
        <w:t xml:space="preserve"> </w:t>
      </w:r>
      <w:r w:rsidR="00FE284D">
        <w:t xml:space="preserve">(because all factors in </w:t>
      </w:r>
      <w:r w:rsidR="00E53EB6">
        <w:t>the</w:t>
      </w:r>
      <w:r w:rsidR="00FE284D">
        <w:t xml:space="preserve"> balanced </w:t>
      </w:r>
      <w:r w:rsidR="00E53EB6">
        <w:t xml:space="preserve">2004 </w:t>
      </w:r>
      <w:r w:rsidR="00FE284D">
        <w:t xml:space="preserve">economy </w:t>
      </w:r>
      <w:r w:rsidR="00F37A89">
        <w:t xml:space="preserve">were </w:t>
      </w:r>
      <w:r w:rsidR="00E53EB6">
        <w:t xml:space="preserve">assumed to </w:t>
      </w:r>
      <w:r w:rsidR="00FE284D">
        <w:t>grow at the same rate, leaving the economy balanced)</w:t>
      </w:r>
      <w:r w:rsidRPr="00733E59">
        <w:t>.</w:t>
      </w:r>
      <w:r w:rsidR="00FE284D">
        <w:t xml:space="preserve"> </w:t>
      </w:r>
      <w:r w:rsidR="00584299">
        <w:t xml:space="preserve">Although </w:t>
      </w:r>
      <w:r w:rsidR="008359FA">
        <w:t xml:space="preserve">this simple procedure provides a balanced dataset for 2010, it is not sufficient for our modeling purposes because it </w:t>
      </w:r>
      <w:r w:rsidR="00E53EB6">
        <w:t>does</w:t>
      </w:r>
      <w:r w:rsidR="008359FA">
        <w:t xml:space="preserve"> not </w:t>
      </w:r>
      <w:r w:rsidR="00E53EB6">
        <w:t xml:space="preserve">yield a dataset </w:t>
      </w:r>
      <w:r w:rsidR="008359FA">
        <w:t xml:space="preserve">consistent with secondary data sources </w:t>
      </w:r>
      <w:r w:rsidR="00E53EB6">
        <w:t>for</w:t>
      </w:r>
      <w:r w:rsidR="008359FA">
        <w:t xml:space="preserve"> our key sectors in 2010.</w:t>
      </w:r>
      <w:r w:rsidR="00E53EB6">
        <w:rPr>
          <w:rStyle w:val="FootnoteReference"/>
        </w:rPr>
        <w:footnoteReference w:id="12"/>
      </w:r>
      <w:r w:rsidR="008359FA">
        <w:t xml:space="preserve"> </w:t>
      </w:r>
    </w:p>
    <w:p w:rsidRPr="00733E59" w:rsidR="00B93346" w:rsidP="00F35D81" w:rsidRDefault="00B93346" w14:paraId="7B610451" w14:textId="26EEA070">
      <w:pPr>
        <w:pStyle w:val="BodyText"/>
      </w:pPr>
      <w:r w:rsidRPr="00733E59">
        <w:t xml:space="preserve">One important feature </w:t>
      </w:r>
      <w:r w:rsidR="001047CA">
        <w:t>of</w:t>
      </w:r>
      <w:r w:rsidRPr="00733E59">
        <w:t xml:space="preserve"> ADAGE is th</w:t>
      </w:r>
      <w:r>
        <w:t>at the</w:t>
      </w:r>
      <w:r w:rsidRPr="00733E59">
        <w:t xml:space="preserve"> model represents detailed information on agriculture, biofuel</w:t>
      </w:r>
      <w:r>
        <w:t>s,</w:t>
      </w:r>
      <w:r w:rsidRPr="00733E59">
        <w:t xml:space="preserve"> land use change</w:t>
      </w:r>
      <w:r>
        <w:t>,</w:t>
      </w:r>
      <w:r w:rsidRPr="00733E59">
        <w:t xml:space="preserve"> </w:t>
      </w:r>
      <w:r>
        <w:t>and</w:t>
      </w:r>
      <w:r w:rsidRPr="00733E59">
        <w:t xml:space="preserve"> transportation. </w:t>
      </w:r>
      <w:r w:rsidR="008359FA">
        <w:t xml:space="preserve">To ensure consistency with secondary data (including physical units) in these sectors, numerous adjustments </w:t>
      </w:r>
      <w:r w:rsidR="00E47B79">
        <w:t xml:space="preserve">were </w:t>
      </w:r>
      <w:r w:rsidR="008359FA">
        <w:t xml:space="preserve">made to the starting </w:t>
      </w:r>
      <w:r w:rsidR="00884447">
        <w:t>base-</w:t>
      </w:r>
      <w:r w:rsidR="008359FA">
        <w:t xml:space="preserve">year data for 2010 described above. </w:t>
      </w:r>
      <w:r w:rsidRPr="00733E59">
        <w:t>The 57 sectors represented in GTAP</w:t>
      </w:r>
      <w:r>
        <w:t xml:space="preserve"> </w:t>
      </w:r>
      <w:r w:rsidR="00E21CCF">
        <w:t>v7.1</w:t>
      </w:r>
      <w:r w:rsidRPr="00733E59">
        <w:t xml:space="preserve"> do not have details on biofuel and land use change</w:t>
      </w:r>
      <w:r>
        <w:t xml:space="preserve"> and have </w:t>
      </w:r>
      <w:r w:rsidRPr="00733E59">
        <w:t>very limited coverage for transportation</w:t>
      </w:r>
      <w:r>
        <w:t xml:space="preserve">. </w:t>
      </w:r>
      <w:r w:rsidR="008359FA">
        <w:t xml:space="preserve">In addition, energy is a key sector for analyses of environmental policy and one </w:t>
      </w:r>
      <w:r w:rsidR="00E47B79">
        <w:t xml:space="preserve">for which </w:t>
      </w:r>
      <w:r w:rsidR="008359FA">
        <w:t xml:space="preserve">we wish to ensure consistency with secondary data in physical units. </w:t>
      </w:r>
      <w:r>
        <w:t>Thus,</w:t>
      </w:r>
      <w:r w:rsidRPr="00733E59">
        <w:t xml:space="preserve"> procedures to split the</w:t>
      </w:r>
      <w:r>
        <w:t>se</w:t>
      </w:r>
      <w:r w:rsidRPr="00733E59">
        <w:t xml:space="preserve"> existing sectors </w:t>
      </w:r>
      <w:r>
        <w:t>in</w:t>
      </w:r>
      <w:r w:rsidRPr="00733E59">
        <w:t xml:space="preserve">to </w:t>
      </w:r>
      <w:r>
        <w:t>those</w:t>
      </w:r>
      <w:r w:rsidRPr="00733E59">
        <w:t xml:space="preserve"> cov</w:t>
      </w:r>
      <w:r>
        <w:t>ered in ADAGE are described in Section</w:t>
      </w:r>
      <w:r w:rsidRPr="00733E59">
        <w:t xml:space="preserve"> 4.2</w:t>
      </w:r>
      <w:r w:rsidR="008359FA">
        <w:t xml:space="preserve"> (agriculture), </w:t>
      </w:r>
      <w:r w:rsidRPr="00733E59">
        <w:t>4.3</w:t>
      </w:r>
      <w:r w:rsidR="008359FA">
        <w:t xml:space="preserve"> (energy), 4.4 (transportation), and 4.5 (land </w:t>
      </w:r>
      <w:r w:rsidR="000C6627">
        <w:t xml:space="preserve">use </w:t>
      </w:r>
      <w:r w:rsidR="008359FA">
        <w:t xml:space="preserve">and land </w:t>
      </w:r>
      <w:r w:rsidR="000C6627">
        <w:t>cover</w:t>
      </w:r>
      <w:r w:rsidR="008359FA">
        <w:t>)</w:t>
      </w:r>
      <w:r w:rsidRPr="00733E59">
        <w:t>. In general, existing sector</w:t>
      </w:r>
      <w:r>
        <w:t>s</w:t>
      </w:r>
      <w:r w:rsidRPr="00733E59">
        <w:t xml:space="preserve"> </w:t>
      </w:r>
      <w:r w:rsidR="00E47B79">
        <w:t>were</w:t>
      </w:r>
      <w:r w:rsidRPr="00733E59" w:rsidR="00E47B79">
        <w:t xml:space="preserve"> </w:t>
      </w:r>
      <w:r w:rsidRPr="00733E59">
        <w:t xml:space="preserve">split </w:t>
      </w:r>
      <w:r>
        <w:t>into</w:t>
      </w:r>
      <w:r w:rsidRPr="00733E59">
        <w:t xml:space="preserve"> new sectors based on</w:t>
      </w:r>
      <w:r>
        <w:t xml:space="preserve"> the</w:t>
      </w:r>
      <w:r w:rsidRPr="00733E59">
        <w:t xml:space="preserve"> </w:t>
      </w:r>
      <w:r w:rsidRPr="0045566E" w:rsidR="00277033">
        <w:rPr>
          <w:noProof/>
          <w:color w:val="000000"/>
          <w:szCs w:val="24"/>
        </w:rPr>
        <w:t>I/O</w:t>
      </w:r>
      <w:r w:rsidRPr="00733E59" w:rsidDel="00277033" w:rsidR="00277033">
        <w:t xml:space="preserve"> </w:t>
      </w:r>
      <w:r w:rsidRPr="00733E59">
        <w:t xml:space="preserve">flow in a region. </w:t>
      </w:r>
      <w:r>
        <w:t xml:space="preserve">This method </w:t>
      </w:r>
      <w:r w:rsidR="00E47B79">
        <w:t>required</w:t>
      </w:r>
      <w:r w:rsidRPr="00733E59" w:rsidR="00E47B79">
        <w:t xml:space="preserve"> </w:t>
      </w:r>
      <w:r w:rsidRPr="00733E59">
        <w:t xml:space="preserve">information on the </w:t>
      </w:r>
      <w:r w:rsidR="00E7125E">
        <w:t>more disaggregated</w:t>
      </w:r>
      <w:r w:rsidRPr="00733E59">
        <w:t xml:space="preserve"> sectors</w:t>
      </w:r>
      <w:r w:rsidR="00B124DA">
        <w:t>’</w:t>
      </w:r>
      <w:r w:rsidRPr="00733E59">
        <w:t xml:space="preserve"> consumption shares, cost share</w:t>
      </w:r>
      <w:r>
        <w:t>s,</w:t>
      </w:r>
      <w:r w:rsidRPr="00733E59">
        <w:t xml:space="preserve"> and trade shares </w:t>
      </w:r>
      <w:r w:rsidR="00E7125E">
        <w:t xml:space="preserve">to split them out from </w:t>
      </w:r>
      <w:r w:rsidRPr="00733E59">
        <w:t xml:space="preserve">the existing aggregated sector. The consumption shares indicate how consumption </w:t>
      </w:r>
      <w:r>
        <w:t>in</w:t>
      </w:r>
      <w:r w:rsidRPr="00733E59">
        <w:t xml:space="preserve"> the new sectors (e.g., </w:t>
      </w:r>
      <w:r w:rsidR="00E7125E">
        <w:t xml:space="preserve">individual </w:t>
      </w:r>
      <w:r w:rsidRPr="00733E59">
        <w:t>crops, biofuels, by</w:t>
      </w:r>
      <w:r>
        <w:t>-</w:t>
      </w:r>
      <w:r w:rsidRPr="00733E59">
        <w:t xml:space="preserve">products) flows through household, intermediate, and government demands. </w:t>
      </w:r>
      <w:r>
        <w:t>P</w:t>
      </w:r>
      <w:r w:rsidRPr="00733E59">
        <w:t xml:space="preserve">roduction cost shares define the </w:t>
      </w:r>
      <w:r>
        <w:t>new sectors</w:t>
      </w:r>
      <w:r w:rsidR="00B124DA">
        <w:t>’</w:t>
      </w:r>
      <w:r>
        <w:t xml:space="preserve"> </w:t>
      </w:r>
      <w:r w:rsidRPr="00733E59">
        <w:t xml:space="preserve">cost structure and how </w:t>
      </w:r>
      <w:r>
        <w:t xml:space="preserve">the </w:t>
      </w:r>
      <w:r w:rsidRPr="00733E59">
        <w:t xml:space="preserve">production </w:t>
      </w:r>
      <w:r>
        <w:t xml:space="preserve">of the existing sector </w:t>
      </w:r>
      <w:r w:rsidR="00794751">
        <w:t>wa</w:t>
      </w:r>
      <w:r w:rsidRPr="00733E59" w:rsidR="00794751">
        <w:t xml:space="preserve">s </w:t>
      </w:r>
      <w:r w:rsidRPr="00733E59">
        <w:t xml:space="preserve">split </w:t>
      </w:r>
      <w:r>
        <w:t>into the new sectors</w:t>
      </w:r>
      <w:r w:rsidRPr="00733E59">
        <w:t xml:space="preserve">. </w:t>
      </w:r>
      <w:r>
        <w:t>T</w:t>
      </w:r>
      <w:r w:rsidRPr="00733E59">
        <w:t>rade share</w:t>
      </w:r>
      <w:r>
        <w:t>s</w:t>
      </w:r>
      <w:r w:rsidRPr="00733E59">
        <w:t xml:space="preserve"> </w:t>
      </w:r>
      <w:r w:rsidR="00E47B79">
        <w:t xml:space="preserve">were </w:t>
      </w:r>
      <w:r>
        <w:t>included to represent trade activity within the</w:t>
      </w:r>
      <w:r w:rsidRPr="00733E59">
        <w:t xml:space="preserve"> new </w:t>
      </w:r>
      <w:r>
        <w:t>sub</w:t>
      </w:r>
      <w:r w:rsidRPr="00733E59">
        <w:t>sector</w:t>
      </w:r>
      <w:r>
        <w:t>s</w:t>
      </w:r>
      <w:r w:rsidRPr="00733E59">
        <w:t xml:space="preserve"> </w:t>
      </w:r>
      <w:r>
        <w:t>relative to the existing aggregated sectors</w:t>
      </w:r>
      <w:r w:rsidRPr="00733E59">
        <w:t xml:space="preserve">. </w:t>
      </w:r>
    </w:p>
    <w:p w:rsidRPr="00733E59" w:rsidR="00B93346" w:rsidP="00F35D81" w:rsidRDefault="00B93346" w14:paraId="53EF929B" w14:textId="77777777">
      <w:pPr>
        <w:pStyle w:val="Heading2"/>
      </w:pPr>
      <w:bookmarkStart w:name="_Toc503712817" w:id="146"/>
      <w:bookmarkStart w:name="_Toc504465571" w:id="147"/>
      <w:bookmarkStart w:name="_Toc118979529" w:id="148"/>
      <w:r w:rsidRPr="008806D9">
        <w:t>Agriculture and First-Generation</w:t>
      </w:r>
      <w:r w:rsidRPr="00EF3400">
        <w:t xml:space="preserve"> Biofuels Disaggregation</w:t>
      </w:r>
      <w:bookmarkEnd w:id="146"/>
      <w:bookmarkEnd w:id="147"/>
      <w:bookmarkEnd w:id="148"/>
    </w:p>
    <w:p w:rsidRPr="00733E59" w:rsidR="00B93346" w:rsidP="00F35D81" w:rsidRDefault="00B93346" w14:paraId="28D835D4" w14:textId="230D1F21">
      <w:pPr>
        <w:pStyle w:val="BodyText"/>
      </w:pPr>
      <w:r w:rsidRPr="00733E59">
        <w:t xml:space="preserve">In ADAGE, </w:t>
      </w:r>
      <w:r w:rsidR="00E7125E">
        <w:t>we include</w:t>
      </w:r>
      <w:r w:rsidR="005A7096">
        <w:t>d</w:t>
      </w:r>
      <w:r w:rsidR="00E7125E">
        <w:t xml:space="preserve"> </w:t>
      </w:r>
      <w:r w:rsidRPr="00733E59">
        <w:t>eight types of first</w:t>
      </w:r>
      <w:r>
        <w:t>-</w:t>
      </w:r>
      <w:r w:rsidRPr="00733E59">
        <w:t xml:space="preserve">generation biofuels </w:t>
      </w:r>
      <w:r w:rsidR="004529A0">
        <w:t xml:space="preserve">that </w:t>
      </w:r>
      <w:r w:rsidR="00E7125E">
        <w:t xml:space="preserve">are not explicitly specified in </w:t>
      </w:r>
      <w:r w:rsidRPr="00733E59">
        <w:t xml:space="preserve">the </w:t>
      </w:r>
      <w:r>
        <w:t xml:space="preserve">GTAP </w:t>
      </w:r>
      <w:r w:rsidR="00E21CCF">
        <w:t>v7.1</w:t>
      </w:r>
      <w:r w:rsidRPr="00733E59">
        <w:t xml:space="preserve"> database</w:t>
      </w:r>
      <w:r>
        <w:t>.</w:t>
      </w:r>
      <w:r w:rsidRPr="00733E59">
        <w:t xml:space="preserve"> </w:t>
      </w:r>
      <w:r>
        <w:t xml:space="preserve">These </w:t>
      </w:r>
      <w:r w:rsidR="005A7096">
        <w:t xml:space="preserve">are </w:t>
      </w:r>
      <w:r w:rsidRPr="00733E59">
        <w:t xml:space="preserve">four types of ethanol </w:t>
      </w:r>
      <w:r w:rsidR="004529A0">
        <w:t>(</w:t>
      </w:r>
      <w:r w:rsidRPr="00733E59">
        <w:t xml:space="preserve">made from </w:t>
      </w:r>
      <w:r w:rsidR="004529A0">
        <w:t xml:space="preserve">either </w:t>
      </w:r>
      <w:r w:rsidRPr="00733E59">
        <w:t>corn, wheat, sugarcane</w:t>
      </w:r>
      <w:r>
        <w:t>,</w:t>
      </w:r>
      <w:r w:rsidRPr="00733E59">
        <w:t xml:space="preserve"> </w:t>
      </w:r>
      <w:r w:rsidR="004529A0">
        <w:t>or</w:t>
      </w:r>
      <w:r w:rsidRPr="00733E59" w:rsidR="004529A0">
        <w:t xml:space="preserve"> </w:t>
      </w:r>
      <w:r w:rsidRPr="00733E59">
        <w:t>sugar beet</w:t>
      </w:r>
      <w:r w:rsidR="004529A0">
        <w:t>s)</w:t>
      </w:r>
      <w:r w:rsidRPr="00733E59">
        <w:t xml:space="preserve"> and four types of </w:t>
      </w:r>
      <w:proofErr w:type="gramStart"/>
      <w:r w:rsidRPr="00733E59">
        <w:t>biodiesel</w:t>
      </w:r>
      <w:proofErr w:type="gramEnd"/>
      <w:r w:rsidRPr="00733E59">
        <w:t xml:space="preserve"> </w:t>
      </w:r>
      <w:r w:rsidR="004529A0">
        <w:t>(</w:t>
      </w:r>
      <w:r w:rsidRPr="00733E59">
        <w:t xml:space="preserve">made from </w:t>
      </w:r>
      <w:r w:rsidR="004529A0">
        <w:t xml:space="preserve">either </w:t>
      </w:r>
      <w:r w:rsidRPr="00733E59">
        <w:t>soybean, rape-mustard, palm-kernel</w:t>
      </w:r>
      <w:r>
        <w:t>,</w:t>
      </w:r>
      <w:r w:rsidRPr="00733E59">
        <w:t xml:space="preserve"> </w:t>
      </w:r>
      <w:r w:rsidR="004529A0">
        <w:t xml:space="preserve">or </w:t>
      </w:r>
      <w:r w:rsidRPr="00733E59">
        <w:t>corn</w:t>
      </w:r>
      <w:r>
        <w:t xml:space="preserve"> oil</w:t>
      </w:r>
      <w:r w:rsidR="004529A0">
        <w:t>)</w:t>
      </w:r>
      <w:r>
        <w:t>. W</w:t>
      </w:r>
      <w:r w:rsidRPr="00733E59">
        <w:t>e introduce</w:t>
      </w:r>
      <w:r w:rsidR="005A7096">
        <w:t>d</w:t>
      </w:r>
      <w:r w:rsidRPr="00733E59">
        <w:t xml:space="preserve"> these sectors into the database by </w:t>
      </w:r>
      <w:r w:rsidR="004529A0">
        <w:t>disaggregating them from</w:t>
      </w:r>
      <w:r w:rsidRPr="00733E59">
        <w:t xml:space="preserve"> the existing GTAP sectors. </w:t>
      </w:r>
      <w:r>
        <w:t>Because</w:t>
      </w:r>
      <w:r w:rsidRPr="00733E59">
        <w:t xml:space="preserve"> several </w:t>
      </w:r>
      <w:r>
        <w:t xml:space="preserve">of the </w:t>
      </w:r>
      <w:r w:rsidRPr="00733E59">
        <w:t xml:space="preserve">feedstock crops used to produce these first-generation biofuels in the GTAP database are aggregated </w:t>
      </w:r>
      <w:r>
        <w:t>(e.g.</w:t>
      </w:r>
      <w:r w:rsidRPr="00733E59">
        <w:t xml:space="preserve">, soybean, </w:t>
      </w:r>
      <w:r w:rsidR="00277033">
        <w:t>rapeseed</w:t>
      </w:r>
      <w:r>
        <w:t>,</w:t>
      </w:r>
      <w:r w:rsidRPr="00733E59">
        <w:t xml:space="preserve"> and palm seed are </w:t>
      </w:r>
      <w:r w:rsidR="00E7125E">
        <w:t>all included within the GTAP sector “</w:t>
      </w:r>
      <w:r w:rsidR="00277033">
        <w:t xml:space="preserve">oil </w:t>
      </w:r>
      <w:r w:rsidR="00E7125E">
        <w:t>seeds”</w:t>
      </w:r>
      <w:r>
        <w:t>),</w:t>
      </w:r>
      <w:r w:rsidRPr="00733E59">
        <w:t xml:space="preserve"> we split out some of the</w:t>
      </w:r>
      <w:r w:rsidR="00E7125E">
        <w:t>se</w:t>
      </w:r>
      <w:r w:rsidRPr="00733E59">
        <w:t xml:space="preserve"> important feedstock crops </w:t>
      </w:r>
      <w:r>
        <w:t>and</w:t>
      </w:r>
      <w:r w:rsidRPr="00733E59">
        <w:t xml:space="preserve"> then introduce</w:t>
      </w:r>
      <w:r w:rsidR="005A7096">
        <w:t>d</w:t>
      </w:r>
      <w:r w:rsidRPr="00733E59">
        <w:t xml:space="preserve"> the biofuels and their by-products. Second</w:t>
      </w:r>
      <w:r>
        <w:t>-</w:t>
      </w:r>
      <w:r w:rsidRPr="00733E59">
        <w:t>generation biofuel</w:t>
      </w:r>
      <w:r>
        <w:t>s,</w:t>
      </w:r>
      <w:r w:rsidRPr="00733E59">
        <w:t xml:space="preserve"> such </w:t>
      </w:r>
      <w:r w:rsidR="00A81D16">
        <w:t>as</w:t>
      </w:r>
      <w:r w:rsidRPr="00733E59">
        <w:t xml:space="preserve"> cellulosic </w:t>
      </w:r>
      <w:r w:rsidR="00E7125E">
        <w:t>ethanol</w:t>
      </w:r>
      <w:r>
        <w:t>,</w:t>
      </w:r>
      <w:r w:rsidRPr="00733E59">
        <w:t xml:space="preserve"> are not a</w:t>
      </w:r>
      <w:r w:rsidR="008D5F80">
        <w:t>v</w:t>
      </w:r>
      <w:r w:rsidRPr="00733E59">
        <w:t xml:space="preserve">ailable </w:t>
      </w:r>
      <w:r w:rsidR="008D5F80">
        <w:t>in the base year 2010</w:t>
      </w:r>
      <w:r w:rsidRPr="00733E59">
        <w:t xml:space="preserve"> but </w:t>
      </w:r>
      <w:r w:rsidR="42DFFA68">
        <w:t xml:space="preserve">may </w:t>
      </w:r>
      <w:r w:rsidRPr="00733E59">
        <w:t>enter the market in future years</w:t>
      </w:r>
      <w:r>
        <w:t>. Thus,</w:t>
      </w:r>
      <w:r w:rsidRPr="00733E59">
        <w:t xml:space="preserve"> their production</w:t>
      </w:r>
      <w:r>
        <w:t xml:space="preserve"> and </w:t>
      </w:r>
      <w:r w:rsidRPr="00733E59">
        <w:t>consumption structure</w:t>
      </w:r>
      <w:r>
        <w:t>s</w:t>
      </w:r>
      <w:r w:rsidRPr="00733E59">
        <w:t xml:space="preserve"> </w:t>
      </w:r>
      <w:r w:rsidR="005A7096">
        <w:t>were</w:t>
      </w:r>
      <w:r w:rsidRPr="00733E59" w:rsidR="005A7096">
        <w:t xml:space="preserve"> </w:t>
      </w:r>
      <w:r w:rsidRPr="00733E59">
        <w:t xml:space="preserve">not incorporated within the </w:t>
      </w:r>
      <w:r w:rsidRPr="00733E59" w:rsidR="00884447">
        <w:t>base</w:t>
      </w:r>
      <w:r w:rsidR="00884447">
        <w:t>-</w:t>
      </w:r>
      <w:r w:rsidRPr="00733E59">
        <w:t xml:space="preserve">year database but </w:t>
      </w:r>
      <w:r>
        <w:t>ar</w:t>
      </w:r>
      <w:r w:rsidRPr="00733E59">
        <w:t xml:space="preserve">e </w:t>
      </w:r>
      <w:r w:rsidR="00E7125E">
        <w:t>specified within the model so that they can enter the market in future years, as</w:t>
      </w:r>
      <w:r w:rsidRPr="00733E59">
        <w:t xml:space="preserve"> discussed in </w:t>
      </w:r>
      <w:r w:rsidR="0094232F">
        <w:t>Section</w:t>
      </w:r>
      <w:r w:rsidRPr="00733E59">
        <w:t xml:space="preserve"> </w:t>
      </w:r>
      <w:r w:rsidR="007A43BD">
        <w:t>6</w:t>
      </w:r>
      <w:r w:rsidRPr="00733E59">
        <w:t xml:space="preserve">. </w:t>
      </w:r>
    </w:p>
    <w:p w:rsidRPr="00733E59" w:rsidR="00B93346" w:rsidP="00F35D81" w:rsidRDefault="00B93346" w14:paraId="0995C09D" w14:textId="77777777">
      <w:pPr>
        <w:pStyle w:val="BodyText"/>
      </w:pPr>
      <w:r w:rsidRPr="00733E59">
        <w:t xml:space="preserve">Table 4-1 depicts </w:t>
      </w:r>
      <w:r>
        <w:t xml:space="preserve">the </w:t>
      </w:r>
      <w:r w:rsidRPr="00733E59">
        <w:t xml:space="preserve">agriculture and biofuel sectors in ADAGE and </w:t>
      </w:r>
      <w:r>
        <w:t xml:space="preserve">the </w:t>
      </w:r>
      <w:r w:rsidRPr="00733E59">
        <w:t>existing sectors that are explicitly represented in the revised GTAP database (the complete list</w:t>
      </w:r>
      <w:r>
        <w:t xml:space="preserve"> of sectors is given in Table A</w:t>
      </w:r>
      <w:r w:rsidRPr="00733E59">
        <w:t>-2 in Appendix</w:t>
      </w:r>
      <w:r>
        <w:t xml:space="preserve"> A</w:t>
      </w:r>
      <w:r w:rsidRPr="00733E59">
        <w:t xml:space="preserve">). </w:t>
      </w:r>
    </w:p>
    <w:p w:rsidRPr="00733E59" w:rsidR="00B93346" w:rsidP="00F35D81" w:rsidRDefault="00B93346" w14:paraId="510AFC29" w14:textId="2B8DAF6C">
      <w:pPr>
        <w:pStyle w:val="bullets"/>
      </w:pPr>
      <w:r w:rsidRPr="00733E59">
        <w:t>For crops, corn (</w:t>
      </w:r>
      <w:r w:rsidRPr="00F65C48">
        <w:rPr>
          <w:i/>
        </w:rPr>
        <w:t>Corn</w:t>
      </w:r>
      <w:r w:rsidRPr="00733E59">
        <w:t xml:space="preserve">) and the rest </w:t>
      </w:r>
      <w:r>
        <w:t xml:space="preserve">of the </w:t>
      </w:r>
      <w:r w:rsidRPr="00733E59">
        <w:t>grain</w:t>
      </w:r>
      <w:r>
        <w:t xml:space="preserve"> category</w:t>
      </w:r>
      <w:r w:rsidRPr="00733E59">
        <w:t xml:space="preserve"> (</w:t>
      </w:r>
      <w:proofErr w:type="spellStart"/>
      <w:r w:rsidRPr="00F65C48">
        <w:rPr>
          <w:i/>
        </w:rPr>
        <w:t>Gron</w:t>
      </w:r>
      <w:proofErr w:type="spellEnd"/>
      <w:r>
        <w:t xml:space="preserve">) </w:t>
      </w:r>
      <w:r w:rsidR="005A7096">
        <w:t xml:space="preserve">were </w:t>
      </w:r>
      <w:r>
        <w:t>split</w:t>
      </w:r>
      <w:r w:rsidRPr="00733E59">
        <w:t xml:space="preserve"> from</w:t>
      </w:r>
      <w:r>
        <w:t xml:space="preserve"> GTAP</w:t>
      </w:r>
      <w:r w:rsidR="00B124DA">
        <w:t>’</w:t>
      </w:r>
      <w:r>
        <w:t>s</w:t>
      </w:r>
      <w:r w:rsidRPr="00733E59">
        <w:t xml:space="preserve"> “</w:t>
      </w:r>
      <w:r w:rsidR="00277033">
        <w:t>c</w:t>
      </w:r>
      <w:r w:rsidRPr="00733E59" w:rsidR="00277033">
        <w:t xml:space="preserve">ereal </w:t>
      </w:r>
      <w:r w:rsidRPr="00733E59">
        <w:t xml:space="preserve">grains </w:t>
      </w:r>
      <w:proofErr w:type="spellStart"/>
      <w:r w:rsidRPr="00733E59">
        <w:t>nec</w:t>
      </w:r>
      <w:proofErr w:type="spellEnd"/>
      <w:r w:rsidR="00277033">
        <w:t>.”</w:t>
      </w:r>
      <w:r w:rsidR="000E7E81">
        <w:rPr>
          <w:rStyle w:val="FootnoteReference"/>
        </w:rPr>
        <w:footnoteReference w:id="13"/>
      </w:r>
      <w:r w:rsidRPr="00733E59">
        <w:t xml:space="preserve"> (</w:t>
      </w:r>
      <w:r w:rsidRPr="00F65C48">
        <w:rPr>
          <w:i/>
        </w:rPr>
        <w:t>GRO</w:t>
      </w:r>
      <w:r w:rsidRPr="00733E59">
        <w:t>)</w:t>
      </w:r>
      <w:r>
        <w:t xml:space="preserve"> sector</w:t>
      </w:r>
      <w:r w:rsidR="00584299">
        <w:t>,</w:t>
      </w:r>
      <w:r w:rsidRPr="00733E59" w:rsidR="00584299">
        <w:t xml:space="preserve"> </w:t>
      </w:r>
      <w:r w:rsidRPr="00733E59">
        <w:t>soybean</w:t>
      </w:r>
      <w:r w:rsidR="00E7125E">
        <w:t>s</w:t>
      </w:r>
      <w:r w:rsidRPr="00733E59">
        <w:t xml:space="preserve"> (</w:t>
      </w:r>
      <w:proofErr w:type="spellStart"/>
      <w:r w:rsidRPr="00F65C48">
        <w:rPr>
          <w:i/>
        </w:rPr>
        <w:t>Soyb</w:t>
      </w:r>
      <w:proofErr w:type="spellEnd"/>
      <w:r w:rsidRPr="00733E59">
        <w:t>)</w:t>
      </w:r>
      <w:r w:rsidR="00584299">
        <w:t>,</w:t>
      </w:r>
      <w:r w:rsidRPr="00733E59">
        <w:t xml:space="preserve"> and the rest </w:t>
      </w:r>
      <w:r>
        <w:t xml:space="preserve">of the </w:t>
      </w:r>
      <w:r w:rsidRPr="00733E59">
        <w:t>oil seeds (</w:t>
      </w:r>
      <w:proofErr w:type="spellStart"/>
      <w:r w:rsidRPr="00F65C48">
        <w:rPr>
          <w:i/>
        </w:rPr>
        <w:t>Osdn</w:t>
      </w:r>
      <w:proofErr w:type="spellEnd"/>
      <w:r w:rsidRPr="00733E59">
        <w:t xml:space="preserve">) (an aggregate for </w:t>
      </w:r>
      <w:r w:rsidR="00277033">
        <w:t>rapeseed</w:t>
      </w:r>
      <w:r w:rsidRPr="00733E59">
        <w:t>, palm seed</w:t>
      </w:r>
      <w:r>
        <w:t>,</w:t>
      </w:r>
      <w:r w:rsidRPr="00733E59">
        <w:t xml:space="preserve"> and </w:t>
      </w:r>
      <w:r w:rsidR="00E7125E">
        <w:t xml:space="preserve">all other </w:t>
      </w:r>
      <w:r w:rsidRPr="00733E59">
        <w:t>oil seeds</w:t>
      </w:r>
      <w:r w:rsidR="00E7125E">
        <w:t xml:space="preserve"> not elsewhere classified</w:t>
      </w:r>
      <w:r w:rsidRPr="00733E59">
        <w:t xml:space="preserve">) </w:t>
      </w:r>
      <w:r w:rsidR="005A7096">
        <w:t xml:space="preserve">were </w:t>
      </w:r>
      <w:r>
        <w:t xml:space="preserve">split </w:t>
      </w:r>
      <w:r w:rsidRPr="00733E59">
        <w:t>from oilseeds (</w:t>
      </w:r>
      <w:r w:rsidRPr="00F65C48">
        <w:rPr>
          <w:i/>
        </w:rPr>
        <w:t>OSD</w:t>
      </w:r>
      <w:r w:rsidRPr="00733E59">
        <w:t>); sugarcane (</w:t>
      </w:r>
      <w:proofErr w:type="spellStart"/>
      <w:r w:rsidRPr="00F65C48">
        <w:rPr>
          <w:i/>
        </w:rPr>
        <w:t>Srcn</w:t>
      </w:r>
      <w:proofErr w:type="spellEnd"/>
      <w:r w:rsidRPr="00733E59">
        <w:t>) and sugar beet (</w:t>
      </w:r>
      <w:proofErr w:type="spellStart"/>
      <w:r w:rsidRPr="00F65C48">
        <w:rPr>
          <w:i/>
        </w:rPr>
        <w:t>Srbt</w:t>
      </w:r>
      <w:proofErr w:type="spellEnd"/>
      <w:r w:rsidRPr="00733E59">
        <w:t xml:space="preserve">) </w:t>
      </w:r>
      <w:r w:rsidR="005A7096">
        <w:t xml:space="preserve">were </w:t>
      </w:r>
      <w:r>
        <w:t xml:space="preserve">separated </w:t>
      </w:r>
      <w:r w:rsidRPr="00733E59">
        <w:t>from the aggregate</w:t>
      </w:r>
      <w:r>
        <w:t xml:space="preserve"> sugar category</w:t>
      </w:r>
      <w:r w:rsidRPr="00733E59">
        <w:t xml:space="preserve"> (</w:t>
      </w:r>
      <w:r w:rsidRPr="00F65C48">
        <w:rPr>
          <w:i/>
        </w:rPr>
        <w:t>C</w:t>
      </w:r>
      <w:r w:rsidRPr="00733E59">
        <w:t>_</w:t>
      </w:r>
      <w:r w:rsidRPr="00F65C48">
        <w:rPr>
          <w:i/>
        </w:rPr>
        <w:t>B</w:t>
      </w:r>
      <w:r w:rsidRPr="00733E59">
        <w:t>).</w:t>
      </w:r>
      <w:r>
        <w:t xml:space="preserve"> </w:t>
      </w:r>
    </w:p>
    <w:p w:rsidRPr="00733E59" w:rsidR="00B93346" w:rsidP="00F35D81" w:rsidRDefault="00B93346" w14:paraId="2D78826B" w14:textId="758F87B1">
      <w:pPr>
        <w:pStyle w:val="bullets"/>
      </w:pPr>
      <w:r w:rsidRPr="00733E59">
        <w:t>For first</w:t>
      </w:r>
      <w:r>
        <w:t>-</w:t>
      </w:r>
      <w:r w:rsidRPr="00733E59">
        <w:t>generation biofuels, both corn-</w:t>
      </w:r>
      <w:r w:rsidR="00FE1164">
        <w:t>ethanol</w:t>
      </w:r>
      <w:r w:rsidRPr="00733E59">
        <w:t xml:space="preserve"> (</w:t>
      </w:r>
      <w:proofErr w:type="spellStart"/>
      <w:r w:rsidRPr="00F65C48">
        <w:rPr>
          <w:i/>
        </w:rPr>
        <w:t>Ceth</w:t>
      </w:r>
      <w:proofErr w:type="spellEnd"/>
      <w:r w:rsidRPr="00733E59">
        <w:t>) and wheat-ethanol (</w:t>
      </w:r>
      <w:proofErr w:type="spellStart"/>
      <w:r w:rsidRPr="00F65C48">
        <w:rPr>
          <w:i/>
        </w:rPr>
        <w:t>Weth</w:t>
      </w:r>
      <w:proofErr w:type="spellEnd"/>
      <w:r w:rsidRPr="00733E59">
        <w:t xml:space="preserve">) </w:t>
      </w:r>
      <w:r w:rsidR="005A7096">
        <w:t>we</w:t>
      </w:r>
      <w:r w:rsidRPr="00733E59" w:rsidR="005A7096">
        <w:t xml:space="preserve">re </w:t>
      </w:r>
      <w:r w:rsidRPr="00733E59">
        <w:t>generated by splitting the food products sector (</w:t>
      </w:r>
      <w:r w:rsidRPr="00F65C48">
        <w:rPr>
          <w:i/>
        </w:rPr>
        <w:t>O</w:t>
      </w:r>
      <w:r>
        <w:rPr>
          <w:i/>
        </w:rPr>
        <w:t>FD</w:t>
      </w:r>
      <w:r w:rsidRPr="00733E59">
        <w:t>)</w:t>
      </w:r>
      <w:r>
        <w:t>,</w:t>
      </w:r>
      <w:r w:rsidRPr="00733E59">
        <w:t xml:space="preserve"> which receives inputs from corn and wheat; sugarcane </w:t>
      </w:r>
      <w:r w:rsidR="00FE1164">
        <w:t xml:space="preserve">ethanol </w:t>
      </w:r>
      <w:r w:rsidRPr="00733E59">
        <w:t xml:space="preserve">and sugar beet ethanol </w:t>
      </w:r>
      <w:r w:rsidR="005A7096">
        <w:t>were</w:t>
      </w:r>
      <w:r w:rsidRPr="00733E59" w:rsidR="005A7096">
        <w:t xml:space="preserve"> </w:t>
      </w:r>
      <w:r w:rsidRPr="00733E59">
        <w:t>broken out from the chemicals sector (</w:t>
      </w:r>
      <w:r w:rsidRPr="00F65C48">
        <w:rPr>
          <w:i/>
        </w:rPr>
        <w:t>CRP</w:t>
      </w:r>
      <w:r w:rsidRPr="00733E59">
        <w:t xml:space="preserve">); biodiesel produced from soybean, </w:t>
      </w:r>
      <w:r w:rsidR="00277033">
        <w:t>rapeseed</w:t>
      </w:r>
      <w:r>
        <w:t>,</w:t>
      </w:r>
      <w:r w:rsidRPr="00733E59">
        <w:t xml:space="preserve"> and palm oil seed </w:t>
      </w:r>
      <w:r w:rsidR="005A7096">
        <w:t>we</w:t>
      </w:r>
      <w:r w:rsidRPr="00733E59" w:rsidR="005A7096">
        <w:t xml:space="preserve">re </w:t>
      </w:r>
      <w:r>
        <w:t xml:space="preserve">disaggregated </w:t>
      </w:r>
      <w:r w:rsidRPr="00733E59">
        <w:t>from the vegetable oils and fats (</w:t>
      </w:r>
      <w:r>
        <w:rPr>
          <w:i/>
        </w:rPr>
        <w:t>VOL</w:t>
      </w:r>
      <w:r w:rsidRPr="00733E59">
        <w:t>) sector.</w:t>
      </w:r>
    </w:p>
    <w:p w:rsidRPr="00733E59" w:rsidR="00B93346" w:rsidP="00F35D81" w:rsidRDefault="00B93346" w14:paraId="03300E54" w14:textId="77777777">
      <w:pPr>
        <w:pStyle w:val="bullets"/>
      </w:pPr>
      <w:r w:rsidRPr="00733E59">
        <w:t>The by-product</w:t>
      </w:r>
      <w:r>
        <w:t>s</w:t>
      </w:r>
      <w:r w:rsidRPr="00733E59">
        <w:t xml:space="preserve"> distillers dried grains with </w:t>
      </w:r>
      <w:proofErr w:type="spellStart"/>
      <w:r w:rsidRPr="00733E59">
        <w:t>solubles</w:t>
      </w:r>
      <w:proofErr w:type="spellEnd"/>
      <w:r w:rsidRPr="00733E59">
        <w:t xml:space="preserve"> (</w:t>
      </w:r>
      <w:proofErr w:type="spellStart"/>
      <w:r w:rsidRPr="00F65C48">
        <w:rPr>
          <w:i/>
        </w:rPr>
        <w:t>D</w:t>
      </w:r>
      <w:r>
        <w:rPr>
          <w:i/>
        </w:rPr>
        <w:t>dgs</w:t>
      </w:r>
      <w:proofErr w:type="spellEnd"/>
      <w:r w:rsidRPr="00733E59">
        <w:t>) and corn oil biodiesel (</w:t>
      </w:r>
      <w:proofErr w:type="spellStart"/>
      <w:r w:rsidRPr="00F65C48">
        <w:rPr>
          <w:i/>
        </w:rPr>
        <w:t>Cobd</w:t>
      </w:r>
      <w:proofErr w:type="spellEnd"/>
      <w:r w:rsidRPr="00733E59">
        <w:t xml:space="preserve">) </w:t>
      </w:r>
      <w:r>
        <w:t>we</w:t>
      </w:r>
      <w:r w:rsidRPr="00733E59">
        <w:t xml:space="preserve">re introduced such that the total corn-ethanol industry jointly produces both corn-ethanol </w:t>
      </w:r>
      <w:r>
        <w:t>and</w:t>
      </w:r>
      <w:r w:rsidRPr="00733E59">
        <w:t xml:space="preserve"> these coproducts; the by-product oil meal (</w:t>
      </w:r>
      <w:proofErr w:type="spellStart"/>
      <w:r w:rsidRPr="001261F3">
        <w:rPr>
          <w:i/>
        </w:rPr>
        <w:t>Omel</w:t>
      </w:r>
      <w:proofErr w:type="spellEnd"/>
      <w:r w:rsidRPr="00733E59">
        <w:t xml:space="preserve">) </w:t>
      </w:r>
      <w:r>
        <w:t>wa</w:t>
      </w:r>
      <w:r w:rsidRPr="00733E59">
        <w:t>s s</w:t>
      </w:r>
      <w:r>
        <w:t>plit</w:t>
      </w:r>
      <w:r w:rsidRPr="00733E59">
        <w:t xml:space="preserve"> from the vegetable oil (</w:t>
      </w:r>
      <w:r w:rsidRPr="001261F3">
        <w:rPr>
          <w:i/>
        </w:rPr>
        <w:t>VOL</w:t>
      </w:r>
      <w:r w:rsidRPr="00733E59">
        <w:t>) sector in the GTAP database. These by</w:t>
      </w:r>
      <w:r>
        <w:t>-</w:t>
      </w:r>
      <w:r w:rsidRPr="00733E59">
        <w:t>products</w:t>
      </w:r>
      <w:r>
        <w:t>,</w:t>
      </w:r>
      <w:r w:rsidRPr="00733E59">
        <w:t xml:space="preserve"> </w:t>
      </w:r>
      <w:proofErr w:type="spellStart"/>
      <w:r w:rsidRPr="001261F3">
        <w:t>Ddgs</w:t>
      </w:r>
      <w:proofErr w:type="spellEnd"/>
      <w:r w:rsidRPr="00733E59">
        <w:t xml:space="preserve"> </w:t>
      </w:r>
      <w:r w:rsidRPr="00F65C48">
        <w:t>and</w:t>
      </w:r>
      <w:r w:rsidRPr="00733E59">
        <w:t xml:space="preserve"> </w:t>
      </w:r>
      <w:r>
        <w:t>oil meal,</w:t>
      </w:r>
      <w:r w:rsidRPr="00733E59">
        <w:t xml:space="preserve"> are </w:t>
      </w:r>
      <w:r>
        <w:t>sold</w:t>
      </w:r>
      <w:r w:rsidRPr="00733E59">
        <w:t xml:space="preserve"> as </w:t>
      </w:r>
      <w:r>
        <w:t>feedstock</w:t>
      </w:r>
      <w:r w:rsidRPr="00733E59">
        <w:t xml:space="preserve"> </w:t>
      </w:r>
      <w:r>
        <w:t>to</w:t>
      </w:r>
      <w:r w:rsidRPr="00733E59">
        <w:t xml:space="preserve"> the livestock sector</w:t>
      </w:r>
      <w:r>
        <w:t>,</w:t>
      </w:r>
      <w:r w:rsidRPr="00733E59">
        <w:t xml:space="preserve"> while corn oil biodiesel is directly used </w:t>
      </w:r>
      <w:r>
        <w:t>by</w:t>
      </w:r>
      <w:r w:rsidRPr="00733E59">
        <w:t xml:space="preserve"> </w:t>
      </w:r>
      <w:r>
        <w:t>conventional on-road transportation industries</w:t>
      </w:r>
      <w:r w:rsidRPr="00733E59">
        <w:t>.</w:t>
      </w:r>
    </w:p>
    <w:p w:rsidR="0076003E" w:rsidRDefault="0076003E" w14:paraId="2235E6A1" w14:textId="77777777">
      <w:pPr>
        <w:rPr>
          <w:b/>
        </w:rPr>
      </w:pPr>
      <w:bookmarkStart w:name="_Toc503451925" w:id="149"/>
      <w:bookmarkStart w:name="_Toc503739296" w:id="150"/>
      <w:r>
        <w:br w:type="page"/>
      </w:r>
    </w:p>
    <w:p w:rsidRPr="00733E59" w:rsidR="00B93346" w:rsidP="00F35D81" w:rsidRDefault="00B93346" w14:paraId="65A25C9E" w14:textId="35DE0A17">
      <w:pPr>
        <w:pStyle w:val="TableTitle"/>
      </w:pPr>
      <w:bookmarkStart w:name="_Toc120007932" w:id="151"/>
      <w:r w:rsidRPr="00733E59">
        <w:t>Table 4-</w:t>
      </w:r>
      <w:r w:rsidR="0076003E">
        <w:t>1</w:t>
      </w:r>
      <w:r>
        <w:t>.</w:t>
      </w:r>
      <w:r w:rsidR="00641FCD">
        <w:tab/>
      </w:r>
      <w:r w:rsidRPr="00733E59">
        <w:t>Explicit Biofuels and Feedstock Sectors Split from the Existing GTAP Sectors</w:t>
      </w:r>
      <w:bookmarkEnd w:id="149"/>
      <w:bookmarkEnd w:id="150"/>
      <w:bookmarkEnd w:id="151"/>
    </w:p>
    <w:tbl>
      <w:tblPr>
        <w:tblW w:w="9190" w:type="dxa"/>
        <w:tblLook w:val="04A0" w:firstRow="1" w:lastRow="0" w:firstColumn="1" w:lastColumn="0" w:noHBand="0" w:noVBand="1"/>
        <w:tblDescription w:val="Sectors"/>
      </w:tblPr>
      <w:tblGrid>
        <w:gridCol w:w="630"/>
        <w:gridCol w:w="1971"/>
        <w:gridCol w:w="2790"/>
        <w:gridCol w:w="3799"/>
      </w:tblGrid>
      <w:tr w:rsidRPr="00733E59" w:rsidR="00B93346" w:rsidTr="00864984" w14:paraId="2A5BC69D" w14:textId="77777777">
        <w:trPr>
          <w:trHeight w:val="312"/>
        </w:trPr>
        <w:tc>
          <w:tcPr>
            <w:tcW w:w="630" w:type="dxa"/>
            <w:tcBorders>
              <w:top w:val="double" w:color="auto" w:sz="6" w:space="0"/>
              <w:left w:val="nil"/>
              <w:bottom w:val="single" w:color="auto" w:sz="4" w:space="0"/>
              <w:right w:val="nil"/>
            </w:tcBorders>
            <w:shd w:val="clear" w:color="auto" w:fill="auto"/>
            <w:vAlign w:val="center"/>
            <w:hideMark/>
          </w:tcPr>
          <w:p w:rsidRPr="00733E59" w:rsidR="00B93346" w:rsidP="00F86977" w:rsidRDefault="00B93346" w14:paraId="20C80AC5" w14:textId="77777777">
            <w:pPr>
              <w:pStyle w:val="TableHeader"/>
            </w:pPr>
            <w:r w:rsidRPr="2F32AA2D">
              <w:t>ID</w:t>
            </w:r>
          </w:p>
        </w:tc>
        <w:tc>
          <w:tcPr>
            <w:tcW w:w="1971" w:type="dxa"/>
            <w:tcBorders>
              <w:top w:val="double" w:color="auto" w:sz="6" w:space="0"/>
              <w:left w:val="nil"/>
              <w:bottom w:val="single" w:color="auto" w:sz="4" w:space="0"/>
              <w:right w:val="nil"/>
            </w:tcBorders>
            <w:shd w:val="clear" w:color="auto" w:fill="auto"/>
            <w:vAlign w:val="center"/>
            <w:hideMark/>
          </w:tcPr>
          <w:p w:rsidRPr="00733E59" w:rsidR="00B93346" w:rsidP="00F86977" w:rsidRDefault="00B93346" w14:paraId="3551EB3A" w14:textId="743E247C">
            <w:pPr>
              <w:pStyle w:val="TableHeader"/>
            </w:pPr>
            <w:r w:rsidRPr="00733E59">
              <w:rPr>
                <w:bCs/>
                <w:color w:val="000000"/>
              </w:rPr>
              <w:t xml:space="preserve">Code in </w:t>
            </w:r>
            <w:r>
              <w:rPr>
                <w:bCs/>
                <w:color w:val="000000"/>
              </w:rPr>
              <w:t xml:space="preserve">GTAP </w:t>
            </w:r>
            <w:r w:rsidR="00E21CCF">
              <w:rPr>
                <w:bCs/>
                <w:color w:val="000000"/>
              </w:rPr>
              <w:t>v7.1</w:t>
            </w:r>
          </w:p>
        </w:tc>
        <w:tc>
          <w:tcPr>
            <w:tcW w:w="2790" w:type="dxa"/>
            <w:tcBorders>
              <w:top w:val="double" w:color="auto" w:sz="6" w:space="0"/>
              <w:left w:val="nil"/>
              <w:bottom w:val="single" w:color="auto" w:sz="4" w:space="0"/>
              <w:right w:val="nil"/>
            </w:tcBorders>
            <w:shd w:val="clear" w:color="auto" w:fill="auto"/>
            <w:vAlign w:val="center"/>
            <w:hideMark/>
          </w:tcPr>
          <w:p w:rsidRPr="00733E59" w:rsidR="00B93346" w:rsidP="00F86977" w:rsidRDefault="00B93346" w14:paraId="22B9EABC" w14:textId="77777777">
            <w:pPr>
              <w:pStyle w:val="TableHeader"/>
            </w:pPr>
            <w:r w:rsidRPr="2F32AA2D">
              <w:t>Description</w:t>
            </w:r>
          </w:p>
        </w:tc>
        <w:tc>
          <w:tcPr>
            <w:tcW w:w="3799" w:type="dxa"/>
            <w:tcBorders>
              <w:top w:val="double" w:color="auto" w:sz="6" w:space="0"/>
              <w:left w:val="nil"/>
              <w:bottom w:val="single" w:color="auto" w:sz="4" w:space="0"/>
              <w:right w:val="nil"/>
            </w:tcBorders>
            <w:shd w:val="clear" w:color="auto" w:fill="auto"/>
            <w:vAlign w:val="center"/>
            <w:hideMark/>
          </w:tcPr>
          <w:p w:rsidRPr="00733E59" w:rsidR="00B93346" w:rsidP="00F86977" w:rsidRDefault="00B93346" w14:paraId="516EFFE5" w14:textId="77777777">
            <w:pPr>
              <w:pStyle w:val="TableHeader"/>
            </w:pPr>
            <w:r w:rsidRPr="00733E59">
              <w:rPr>
                <w:bCs/>
                <w:color w:val="000000"/>
              </w:rPr>
              <w:t>Sectors in AD</w:t>
            </w:r>
            <w:r>
              <w:rPr>
                <w:bCs/>
                <w:color w:val="000000"/>
              </w:rPr>
              <w:t>AG</w:t>
            </w:r>
            <w:r w:rsidRPr="00733E59">
              <w:rPr>
                <w:bCs/>
                <w:color w:val="000000"/>
              </w:rPr>
              <w:t>E</w:t>
            </w:r>
          </w:p>
        </w:tc>
      </w:tr>
      <w:tr w:rsidRPr="00733E59" w:rsidR="00B93346" w:rsidTr="00864984" w14:paraId="118BB2AD" w14:textId="77777777">
        <w:trPr>
          <w:trHeight w:val="300"/>
        </w:trPr>
        <w:tc>
          <w:tcPr>
            <w:tcW w:w="630" w:type="dxa"/>
            <w:tcBorders>
              <w:top w:val="single" w:color="auto" w:sz="4" w:space="0"/>
              <w:left w:val="nil"/>
              <w:bottom w:val="nil"/>
              <w:right w:val="nil"/>
            </w:tcBorders>
            <w:shd w:val="clear" w:color="auto" w:fill="auto"/>
            <w:vAlign w:val="center"/>
            <w:hideMark/>
          </w:tcPr>
          <w:p w:rsidRPr="00733E59" w:rsidR="00B93346" w:rsidP="00F35D81" w:rsidRDefault="00B93346" w14:paraId="1DDF4762" w14:textId="77777777">
            <w:pPr>
              <w:pStyle w:val="TableText"/>
            </w:pPr>
            <w:r w:rsidRPr="2F32AA2D">
              <w:t>3</w:t>
            </w:r>
          </w:p>
        </w:tc>
        <w:tc>
          <w:tcPr>
            <w:tcW w:w="1971" w:type="dxa"/>
            <w:tcBorders>
              <w:top w:val="single" w:color="auto" w:sz="4" w:space="0"/>
              <w:left w:val="nil"/>
              <w:bottom w:val="nil"/>
              <w:right w:val="nil"/>
            </w:tcBorders>
            <w:shd w:val="clear" w:color="auto" w:fill="auto"/>
            <w:vAlign w:val="center"/>
            <w:hideMark/>
          </w:tcPr>
          <w:p w:rsidRPr="00733E59" w:rsidR="00B93346" w:rsidP="00F35D81" w:rsidRDefault="00B93346" w14:paraId="19C245FB" w14:textId="77777777">
            <w:pPr>
              <w:pStyle w:val="TableText"/>
            </w:pPr>
            <w:r w:rsidRPr="2F32AA2D">
              <w:t>GRO</w:t>
            </w:r>
          </w:p>
        </w:tc>
        <w:tc>
          <w:tcPr>
            <w:tcW w:w="2790" w:type="dxa"/>
            <w:tcBorders>
              <w:top w:val="single" w:color="auto" w:sz="4" w:space="0"/>
              <w:left w:val="nil"/>
              <w:bottom w:val="nil"/>
              <w:right w:val="nil"/>
            </w:tcBorders>
            <w:shd w:val="clear" w:color="auto" w:fill="auto"/>
            <w:vAlign w:val="center"/>
            <w:hideMark/>
          </w:tcPr>
          <w:p w:rsidRPr="00733E59" w:rsidR="00B93346" w:rsidP="00F35D81" w:rsidRDefault="00B93346" w14:paraId="4D037DAF" w14:textId="77777777">
            <w:pPr>
              <w:pStyle w:val="TableText"/>
            </w:pPr>
            <w:r w:rsidRPr="2F32AA2D">
              <w:t xml:space="preserve">Cereal grains </w:t>
            </w:r>
            <w:proofErr w:type="spellStart"/>
            <w:r w:rsidRPr="2F32AA2D">
              <w:t>nec</w:t>
            </w:r>
            <w:proofErr w:type="spellEnd"/>
            <w:r w:rsidRPr="2F32AA2D">
              <w:t>.</w:t>
            </w:r>
          </w:p>
        </w:tc>
        <w:tc>
          <w:tcPr>
            <w:tcW w:w="3799" w:type="dxa"/>
            <w:tcBorders>
              <w:top w:val="single" w:color="auto" w:sz="4" w:space="0"/>
              <w:left w:val="nil"/>
              <w:bottom w:val="nil"/>
              <w:right w:val="nil"/>
            </w:tcBorders>
            <w:shd w:val="clear" w:color="auto" w:fill="auto"/>
            <w:vAlign w:val="center"/>
            <w:hideMark/>
          </w:tcPr>
          <w:p w:rsidRPr="00733E59" w:rsidR="00B93346" w:rsidP="00F35D81" w:rsidRDefault="00B93346" w14:paraId="19F971B3" w14:textId="77777777">
            <w:pPr>
              <w:pStyle w:val="TableText"/>
            </w:pPr>
            <w:r w:rsidRPr="2F32AA2D">
              <w:t xml:space="preserve">Corn + </w:t>
            </w:r>
            <w:proofErr w:type="spellStart"/>
            <w:r w:rsidRPr="2F32AA2D">
              <w:t>Gron</w:t>
            </w:r>
            <w:proofErr w:type="spellEnd"/>
          </w:p>
        </w:tc>
      </w:tr>
      <w:tr w:rsidRPr="00733E59" w:rsidR="00B93346" w:rsidTr="00864984" w14:paraId="44C0F883" w14:textId="77777777">
        <w:trPr>
          <w:trHeight w:val="288"/>
        </w:trPr>
        <w:tc>
          <w:tcPr>
            <w:tcW w:w="630" w:type="dxa"/>
            <w:tcBorders>
              <w:top w:val="nil"/>
              <w:left w:val="nil"/>
              <w:bottom w:val="nil"/>
              <w:right w:val="nil"/>
            </w:tcBorders>
            <w:shd w:val="clear" w:color="auto" w:fill="auto"/>
            <w:vAlign w:val="center"/>
            <w:hideMark/>
          </w:tcPr>
          <w:p w:rsidRPr="00733E59" w:rsidR="00B93346" w:rsidP="00F35D81" w:rsidRDefault="00B93346" w14:paraId="375257BD" w14:textId="77777777">
            <w:pPr>
              <w:pStyle w:val="TableText"/>
            </w:pPr>
            <w:r w:rsidRPr="2F32AA2D">
              <w:t>5</w:t>
            </w:r>
          </w:p>
        </w:tc>
        <w:tc>
          <w:tcPr>
            <w:tcW w:w="1971" w:type="dxa"/>
            <w:tcBorders>
              <w:top w:val="nil"/>
              <w:left w:val="nil"/>
              <w:bottom w:val="nil"/>
              <w:right w:val="nil"/>
            </w:tcBorders>
            <w:shd w:val="clear" w:color="auto" w:fill="auto"/>
            <w:vAlign w:val="center"/>
            <w:hideMark/>
          </w:tcPr>
          <w:p w:rsidRPr="00733E59" w:rsidR="00B93346" w:rsidP="00F35D81" w:rsidRDefault="00B93346" w14:paraId="6CFCACAC" w14:textId="77777777">
            <w:pPr>
              <w:pStyle w:val="TableText"/>
            </w:pPr>
            <w:r w:rsidRPr="2F32AA2D">
              <w:t>OSD</w:t>
            </w:r>
          </w:p>
        </w:tc>
        <w:tc>
          <w:tcPr>
            <w:tcW w:w="2790" w:type="dxa"/>
            <w:tcBorders>
              <w:top w:val="nil"/>
              <w:left w:val="nil"/>
              <w:bottom w:val="nil"/>
              <w:right w:val="nil"/>
            </w:tcBorders>
            <w:shd w:val="clear" w:color="auto" w:fill="auto"/>
            <w:vAlign w:val="center"/>
            <w:hideMark/>
          </w:tcPr>
          <w:p w:rsidRPr="00733E59" w:rsidR="00B93346" w:rsidP="00F35D81" w:rsidRDefault="00B93346" w14:paraId="34793979" w14:textId="77777777">
            <w:pPr>
              <w:pStyle w:val="TableText"/>
            </w:pPr>
            <w:r w:rsidRPr="2F32AA2D">
              <w:t>Oil seeds</w:t>
            </w:r>
          </w:p>
        </w:tc>
        <w:tc>
          <w:tcPr>
            <w:tcW w:w="3799" w:type="dxa"/>
            <w:tcBorders>
              <w:top w:val="nil"/>
              <w:left w:val="nil"/>
              <w:bottom w:val="nil"/>
              <w:right w:val="nil"/>
            </w:tcBorders>
            <w:shd w:val="clear" w:color="auto" w:fill="auto"/>
            <w:vAlign w:val="center"/>
            <w:hideMark/>
          </w:tcPr>
          <w:p w:rsidRPr="00733E59" w:rsidR="00B93346" w:rsidP="00F35D81" w:rsidRDefault="00B93346" w14:paraId="299E9B85" w14:textId="77777777">
            <w:pPr>
              <w:pStyle w:val="TableText"/>
            </w:pPr>
            <w:proofErr w:type="spellStart"/>
            <w:r w:rsidRPr="2F32AA2D">
              <w:t>Soyb</w:t>
            </w:r>
            <w:proofErr w:type="spellEnd"/>
            <w:r w:rsidRPr="2F32AA2D">
              <w:t xml:space="preserve"> + </w:t>
            </w:r>
            <w:proofErr w:type="spellStart"/>
            <w:r w:rsidRPr="2F32AA2D">
              <w:t>Osdn</w:t>
            </w:r>
            <w:proofErr w:type="spellEnd"/>
          </w:p>
        </w:tc>
      </w:tr>
      <w:tr w:rsidRPr="00733E59" w:rsidR="00B93346" w:rsidTr="00864984" w14:paraId="0AEEE04E" w14:textId="77777777">
        <w:trPr>
          <w:trHeight w:val="288"/>
        </w:trPr>
        <w:tc>
          <w:tcPr>
            <w:tcW w:w="630" w:type="dxa"/>
            <w:tcBorders>
              <w:top w:val="nil"/>
              <w:left w:val="nil"/>
              <w:bottom w:val="nil"/>
              <w:right w:val="nil"/>
            </w:tcBorders>
            <w:shd w:val="clear" w:color="auto" w:fill="auto"/>
            <w:vAlign w:val="center"/>
            <w:hideMark/>
          </w:tcPr>
          <w:p w:rsidRPr="00733E59" w:rsidR="00B93346" w:rsidP="00F35D81" w:rsidRDefault="00B93346" w14:paraId="3A0A8019" w14:textId="77777777">
            <w:pPr>
              <w:pStyle w:val="TableText"/>
            </w:pPr>
            <w:r w:rsidRPr="2F32AA2D">
              <w:t>6</w:t>
            </w:r>
          </w:p>
        </w:tc>
        <w:tc>
          <w:tcPr>
            <w:tcW w:w="1971" w:type="dxa"/>
            <w:tcBorders>
              <w:top w:val="nil"/>
              <w:left w:val="nil"/>
              <w:bottom w:val="nil"/>
              <w:right w:val="nil"/>
            </w:tcBorders>
            <w:shd w:val="clear" w:color="auto" w:fill="auto"/>
            <w:vAlign w:val="center"/>
            <w:hideMark/>
          </w:tcPr>
          <w:p w:rsidRPr="00733E59" w:rsidR="00B93346" w:rsidP="00F35D81" w:rsidRDefault="00B93346" w14:paraId="3FE11600" w14:textId="77777777">
            <w:pPr>
              <w:pStyle w:val="TableText"/>
            </w:pPr>
            <w:r w:rsidRPr="2F32AA2D">
              <w:t>C_B</w:t>
            </w:r>
          </w:p>
        </w:tc>
        <w:tc>
          <w:tcPr>
            <w:tcW w:w="2790" w:type="dxa"/>
            <w:tcBorders>
              <w:top w:val="nil"/>
              <w:left w:val="nil"/>
              <w:bottom w:val="nil"/>
              <w:right w:val="nil"/>
            </w:tcBorders>
            <w:shd w:val="clear" w:color="auto" w:fill="auto"/>
            <w:vAlign w:val="center"/>
            <w:hideMark/>
          </w:tcPr>
          <w:p w:rsidRPr="00733E59" w:rsidR="00B93346" w:rsidP="00F35D81" w:rsidRDefault="00B93346" w14:paraId="3915CC73" w14:textId="77777777">
            <w:pPr>
              <w:pStyle w:val="TableText"/>
            </w:pPr>
            <w:r w:rsidRPr="00733E59">
              <w:rPr>
                <w:color w:val="000000"/>
              </w:rPr>
              <w:t>Sugarcane, sugar beet</w:t>
            </w:r>
          </w:p>
        </w:tc>
        <w:tc>
          <w:tcPr>
            <w:tcW w:w="3799" w:type="dxa"/>
            <w:tcBorders>
              <w:top w:val="nil"/>
              <w:left w:val="nil"/>
              <w:bottom w:val="nil"/>
              <w:right w:val="nil"/>
            </w:tcBorders>
            <w:shd w:val="clear" w:color="auto" w:fill="auto"/>
            <w:vAlign w:val="center"/>
            <w:hideMark/>
          </w:tcPr>
          <w:p w:rsidRPr="00733E59" w:rsidR="00B93346" w:rsidP="00F35D81" w:rsidRDefault="00B93346" w14:paraId="14513870" w14:textId="77777777">
            <w:pPr>
              <w:pStyle w:val="TableText"/>
            </w:pPr>
            <w:proofErr w:type="spellStart"/>
            <w:r w:rsidRPr="00733E59">
              <w:rPr>
                <w:color w:val="000000"/>
              </w:rPr>
              <w:t>Srcn</w:t>
            </w:r>
            <w:proofErr w:type="spellEnd"/>
            <w:r>
              <w:rPr>
                <w:color w:val="000000"/>
              </w:rPr>
              <w:t xml:space="preserve"> </w:t>
            </w:r>
            <w:r w:rsidRPr="00733E59">
              <w:rPr>
                <w:color w:val="000000"/>
              </w:rPr>
              <w:t xml:space="preserve">+ </w:t>
            </w:r>
            <w:proofErr w:type="spellStart"/>
            <w:r w:rsidRPr="00733E59">
              <w:rPr>
                <w:color w:val="000000"/>
              </w:rPr>
              <w:t>Srbt</w:t>
            </w:r>
            <w:proofErr w:type="spellEnd"/>
          </w:p>
        </w:tc>
      </w:tr>
      <w:tr w:rsidRPr="00733E59" w:rsidR="00B93346" w:rsidTr="00864984" w14:paraId="0F878EBC" w14:textId="77777777">
        <w:trPr>
          <w:trHeight w:val="288"/>
        </w:trPr>
        <w:tc>
          <w:tcPr>
            <w:tcW w:w="630" w:type="dxa"/>
            <w:tcBorders>
              <w:top w:val="nil"/>
              <w:left w:val="nil"/>
              <w:bottom w:val="nil"/>
              <w:right w:val="nil"/>
            </w:tcBorders>
            <w:shd w:val="clear" w:color="auto" w:fill="auto"/>
            <w:vAlign w:val="center"/>
            <w:hideMark/>
          </w:tcPr>
          <w:p w:rsidRPr="00733E59" w:rsidR="00B93346" w:rsidP="00F35D81" w:rsidRDefault="00B93346" w14:paraId="091FCBFC" w14:textId="77777777">
            <w:pPr>
              <w:pStyle w:val="TableText"/>
            </w:pPr>
            <w:r w:rsidRPr="2F32AA2D">
              <w:t>21</w:t>
            </w:r>
          </w:p>
        </w:tc>
        <w:tc>
          <w:tcPr>
            <w:tcW w:w="1971" w:type="dxa"/>
            <w:tcBorders>
              <w:top w:val="nil"/>
              <w:left w:val="nil"/>
              <w:bottom w:val="nil"/>
              <w:right w:val="nil"/>
            </w:tcBorders>
            <w:shd w:val="clear" w:color="auto" w:fill="auto"/>
            <w:vAlign w:val="center"/>
            <w:hideMark/>
          </w:tcPr>
          <w:p w:rsidRPr="00733E59" w:rsidR="00B93346" w:rsidP="00F35D81" w:rsidRDefault="00B93346" w14:paraId="23E12624" w14:textId="77777777">
            <w:pPr>
              <w:pStyle w:val="TableText"/>
            </w:pPr>
            <w:r w:rsidRPr="2F32AA2D">
              <w:t>VOL</w:t>
            </w:r>
          </w:p>
        </w:tc>
        <w:tc>
          <w:tcPr>
            <w:tcW w:w="2790" w:type="dxa"/>
            <w:tcBorders>
              <w:top w:val="nil"/>
              <w:left w:val="nil"/>
              <w:bottom w:val="nil"/>
              <w:right w:val="nil"/>
            </w:tcBorders>
            <w:shd w:val="clear" w:color="auto" w:fill="auto"/>
            <w:vAlign w:val="center"/>
            <w:hideMark/>
          </w:tcPr>
          <w:p w:rsidRPr="00733E59" w:rsidR="00B93346" w:rsidP="00F35D81" w:rsidRDefault="00B93346" w14:paraId="0F80F146" w14:textId="77777777">
            <w:pPr>
              <w:pStyle w:val="TableText"/>
            </w:pPr>
            <w:r w:rsidRPr="2F32AA2D">
              <w:t>Vegetable oils and fats</w:t>
            </w:r>
          </w:p>
        </w:tc>
        <w:tc>
          <w:tcPr>
            <w:tcW w:w="3799" w:type="dxa"/>
            <w:tcBorders>
              <w:top w:val="nil"/>
              <w:left w:val="nil"/>
              <w:bottom w:val="nil"/>
              <w:right w:val="nil"/>
            </w:tcBorders>
            <w:shd w:val="clear" w:color="auto" w:fill="auto"/>
            <w:vAlign w:val="center"/>
            <w:hideMark/>
          </w:tcPr>
          <w:p w:rsidRPr="00733E59" w:rsidR="00B93346" w:rsidP="00F35D81" w:rsidRDefault="00B93346" w14:paraId="60B4B4C3" w14:textId="77777777">
            <w:pPr>
              <w:pStyle w:val="TableText"/>
            </w:pPr>
            <w:proofErr w:type="spellStart"/>
            <w:r w:rsidRPr="2F32AA2D">
              <w:t>Sybd</w:t>
            </w:r>
            <w:proofErr w:type="spellEnd"/>
            <w:r w:rsidRPr="2F32AA2D">
              <w:t xml:space="preserve"> + </w:t>
            </w:r>
            <w:proofErr w:type="spellStart"/>
            <w:r w:rsidRPr="2F32AA2D">
              <w:t>Rpbd</w:t>
            </w:r>
            <w:proofErr w:type="spellEnd"/>
            <w:r w:rsidRPr="2F32AA2D">
              <w:t xml:space="preserve"> + </w:t>
            </w:r>
            <w:proofErr w:type="spellStart"/>
            <w:r w:rsidRPr="2F32AA2D">
              <w:t>Plbd</w:t>
            </w:r>
            <w:proofErr w:type="spellEnd"/>
            <w:r w:rsidRPr="2F32AA2D">
              <w:t xml:space="preserve"> + Vol + </w:t>
            </w:r>
            <w:proofErr w:type="spellStart"/>
            <w:r w:rsidRPr="2F32AA2D">
              <w:t>Omel</w:t>
            </w:r>
            <w:proofErr w:type="spellEnd"/>
          </w:p>
        </w:tc>
      </w:tr>
      <w:tr w:rsidRPr="00733E59" w:rsidR="00B93346" w:rsidTr="00864984" w14:paraId="596A810F" w14:textId="77777777">
        <w:trPr>
          <w:trHeight w:val="288"/>
        </w:trPr>
        <w:tc>
          <w:tcPr>
            <w:tcW w:w="630" w:type="dxa"/>
            <w:tcBorders>
              <w:top w:val="nil"/>
              <w:left w:val="nil"/>
              <w:right w:val="nil"/>
            </w:tcBorders>
            <w:shd w:val="clear" w:color="auto" w:fill="auto"/>
            <w:vAlign w:val="center"/>
            <w:hideMark/>
          </w:tcPr>
          <w:p w:rsidRPr="00733E59" w:rsidR="00B93346" w:rsidP="00F35D81" w:rsidRDefault="00B93346" w14:paraId="5E7B795E" w14:textId="77777777">
            <w:pPr>
              <w:pStyle w:val="TableText"/>
            </w:pPr>
            <w:r w:rsidRPr="2F32AA2D">
              <w:t>25</w:t>
            </w:r>
          </w:p>
        </w:tc>
        <w:tc>
          <w:tcPr>
            <w:tcW w:w="1971" w:type="dxa"/>
            <w:tcBorders>
              <w:top w:val="nil"/>
              <w:left w:val="nil"/>
              <w:right w:val="nil"/>
            </w:tcBorders>
            <w:shd w:val="clear" w:color="auto" w:fill="auto"/>
            <w:vAlign w:val="center"/>
            <w:hideMark/>
          </w:tcPr>
          <w:p w:rsidRPr="00733E59" w:rsidR="00B93346" w:rsidP="00F35D81" w:rsidRDefault="00B93346" w14:paraId="41EBF865" w14:textId="77777777">
            <w:pPr>
              <w:pStyle w:val="TableText"/>
            </w:pPr>
            <w:r w:rsidRPr="2F32AA2D">
              <w:t>OFD</w:t>
            </w:r>
          </w:p>
        </w:tc>
        <w:tc>
          <w:tcPr>
            <w:tcW w:w="2790" w:type="dxa"/>
            <w:tcBorders>
              <w:top w:val="nil"/>
              <w:left w:val="nil"/>
              <w:right w:val="nil"/>
            </w:tcBorders>
            <w:shd w:val="clear" w:color="auto" w:fill="auto"/>
            <w:vAlign w:val="center"/>
            <w:hideMark/>
          </w:tcPr>
          <w:p w:rsidRPr="00733E59" w:rsidR="00B93346" w:rsidP="00F35D81" w:rsidRDefault="00B93346" w14:paraId="14A50E17" w14:textId="77777777">
            <w:pPr>
              <w:pStyle w:val="TableText"/>
            </w:pPr>
            <w:r w:rsidRPr="2F32AA2D">
              <w:t xml:space="preserve">Food products </w:t>
            </w:r>
            <w:proofErr w:type="spellStart"/>
            <w:r w:rsidRPr="2F32AA2D">
              <w:t>nec</w:t>
            </w:r>
            <w:proofErr w:type="spellEnd"/>
            <w:r w:rsidRPr="2F32AA2D">
              <w:t>.</w:t>
            </w:r>
          </w:p>
        </w:tc>
        <w:tc>
          <w:tcPr>
            <w:tcW w:w="3799" w:type="dxa"/>
            <w:tcBorders>
              <w:top w:val="nil"/>
              <w:left w:val="nil"/>
              <w:right w:val="nil"/>
            </w:tcBorders>
            <w:shd w:val="clear" w:color="auto" w:fill="auto"/>
            <w:vAlign w:val="center"/>
            <w:hideMark/>
          </w:tcPr>
          <w:p w:rsidRPr="00733E59" w:rsidR="00B93346" w:rsidP="00F35D81" w:rsidRDefault="00B93346" w14:paraId="1B1A4234" w14:textId="77777777">
            <w:pPr>
              <w:pStyle w:val="TableText"/>
            </w:pPr>
            <w:proofErr w:type="spellStart"/>
            <w:r w:rsidRPr="2F32AA2D">
              <w:t>Ceth</w:t>
            </w:r>
            <w:proofErr w:type="spellEnd"/>
            <w:r w:rsidRPr="2F32AA2D">
              <w:t xml:space="preserve"> + </w:t>
            </w:r>
            <w:proofErr w:type="spellStart"/>
            <w:r w:rsidRPr="2F32AA2D">
              <w:t>Ddgs</w:t>
            </w:r>
            <w:proofErr w:type="spellEnd"/>
            <w:r w:rsidRPr="2F32AA2D">
              <w:t xml:space="preserve"> + </w:t>
            </w:r>
            <w:proofErr w:type="spellStart"/>
            <w:r w:rsidRPr="2F32AA2D">
              <w:t>Weth</w:t>
            </w:r>
            <w:proofErr w:type="spellEnd"/>
            <w:r w:rsidRPr="2F32AA2D">
              <w:t xml:space="preserve"> + </w:t>
            </w:r>
            <w:proofErr w:type="spellStart"/>
            <w:r w:rsidRPr="2F32AA2D">
              <w:t>Ofd</w:t>
            </w:r>
            <w:proofErr w:type="spellEnd"/>
          </w:p>
        </w:tc>
      </w:tr>
      <w:tr w:rsidRPr="00733E59" w:rsidR="00B93346" w:rsidTr="00864984" w14:paraId="518CBD2D" w14:textId="77777777">
        <w:trPr>
          <w:trHeight w:val="300"/>
        </w:trPr>
        <w:tc>
          <w:tcPr>
            <w:tcW w:w="630" w:type="dxa"/>
            <w:tcBorders>
              <w:top w:val="nil"/>
              <w:left w:val="nil"/>
              <w:bottom w:val="double" w:color="auto" w:sz="4" w:space="0"/>
              <w:right w:val="nil"/>
            </w:tcBorders>
            <w:shd w:val="clear" w:color="auto" w:fill="auto"/>
            <w:vAlign w:val="center"/>
            <w:hideMark/>
          </w:tcPr>
          <w:p w:rsidRPr="00733E59" w:rsidR="00B93346" w:rsidP="00F35D81" w:rsidRDefault="00B93346" w14:paraId="65E5F0D1" w14:textId="77777777">
            <w:pPr>
              <w:pStyle w:val="TableText"/>
            </w:pPr>
            <w:r w:rsidRPr="2F32AA2D">
              <w:t>33</w:t>
            </w:r>
          </w:p>
        </w:tc>
        <w:tc>
          <w:tcPr>
            <w:tcW w:w="1971" w:type="dxa"/>
            <w:tcBorders>
              <w:top w:val="nil"/>
              <w:left w:val="nil"/>
              <w:bottom w:val="double" w:color="auto" w:sz="4" w:space="0"/>
              <w:right w:val="nil"/>
            </w:tcBorders>
            <w:shd w:val="clear" w:color="auto" w:fill="auto"/>
            <w:vAlign w:val="center"/>
            <w:hideMark/>
          </w:tcPr>
          <w:p w:rsidRPr="00733E59" w:rsidR="00B93346" w:rsidP="00F35D81" w:rsidRDefault="00B93346" w14:paraId="41546FFF" w14:textId="77777777">
            <w:pPr>
              <w:pStyle w:val="TableText"/>
            </w:pPr>
            <w:r w:rsidRPr="2F32AA2D">
              <w:t>CRP</w:t>
            </w:r>
          </w:p>
        </w:tc>
        <w:tc>
          <w:tcPr>
            <w:tcW w:w="2790" w:type="dxa"/>
            <w:tcBorders>
              <w:top w:val="nil"/>
              <w:left w:val="nil"/>
              <w:bottom w:val="double" w:color="auto" w:sz="4" w:space="0"/>
              <w:right w:val="nil"/>
            </w:tcBorders>
            <w:shd w:val="clear" w:color="auto" w:fill="auto"/>
            <w:vAlign w:val="center"/>
            <w:hideMark/>
          </w:tcPr>
          <w:p w:rsidRPr="00733E59" w:rsidR="00B93346" w:rsidP="00F35D81" w:rsidRDefault="00B93346" w14:paraId="5F595CF5" w14:textId="77777777">
            <w:pPr>
              <w:pStyle w:val="TableText"/>
            </w:pPr>
            <w:r>
              <w:rPr>
                <w:color w:val="000000"/>
              </w:rPr>
              <w:t xml:space="preserve">Chemical, rubber, and </w:t>
            </w:r>
            <w:r w:rsidRPr="00733E59">
              <w:rPr>
                <w:color w:val="000000"/>
              </w:rPr>
              <w:t xml:space="preserve">plastic </w:t>
            </w:r>
          </w:p>
        </w:tc>
        <w:tc>
          <w:tcPr>
            <w:tcW w:w="3799" w:type="dxa"/>
            <w:tcBorders>
              <w:top w:val="nil"/>
              <w:left w:val="nil"/>
              <w:bottom w:val="double" w:color="auto" w:sz="4" w:space="0"/>
              <w:right w:val="nil"/>
            </w:tcBorders>
            <w:shd w:val="clear" w:color="auto" w:fill="auto"/>
            <w:vAlign w:val="center"/>
            <w:hideMark/>
          </w:tcPr>
          <w:p w:rsidRPr="00733E59" w:rsidR="00B93346" w:rsidP="00F35D81" w:rsidRDefault="00B93346" w14:paraId="024FFC3F" w14:textId="77777777">
            <w:pPr>
              <w:pStyle w:val="TableText"/>
            </w:pPr>
            <w:proofErr w:type="spellStart"/>
            <w:r w:rsidRPr="00733E59">
              <w:rPr>
                <w:color w:val="000000"/>
              </w:rPr>
              <w:t>Scet</w:t>
            </w:r>
            <w:proofErr w:type="spellEnd"/>
            <w:r w:rsidRPr="00733E59">
              <w:rPr>
                <w:color w:val="000000"/>
              </w:rPr>
              <w:t xml:space="preserve"> + </w:t>
            </w:r>
            <w:proofErr w:type="spellStart"/>
            <w:r w:rsidRPr="00733E59">
              <w:rPr>
                <w:color w:val="000000"/>
              </w:rPr>
              <w:t>Sbet</w:t>
            </w:r>
            <w:proofErr w:type="spellEnd"/>
            <w:r>
              <w:rPr>
                <w:color w:val="000000"/>
              </w:rPr>
              <w:t xml:space="preserve"> </w:t>
            </w:r>
            <w:r w:rsidRPr="00733E59">
              <w:rPr>
                <w:color w:val="000000"/>
              </w:rPr>
              <w:t xml:space="preserve">+ </w:t>
            </w:r>
            <w:proofErr w:type="spellStart"/>
            <w:r w:rsidRPr="00733E59">
              <w:rPr>
                <w:color w:val="000000"/>
              </w:rPr>
              <w:t>Eim</w:t>
            </w:r>
            <w:proofErr w:type="spellEnd"/>
            <w:r w:rsidRPr="00733E59">
              <w:rPr>
                <w:color w:val="000000"/>
              </w:rPr>
              <w:t xml:space="preserve"> </w:t>
            </w:r>
          </w:p>
        </w:tc>
      </w:tr>
    </w:tbl>
    <w:p w:rsidRPr="00D25A06" w:rsidR="00B93346" w:rsidP="00B9321A" w:rsidRDefault="00EF2565" w14:paraId="1F423B59" w14:textId="0FA17C17">
      <w:pPr>
        <w:pStyle w:val="Source1"/>
      </w:pPr>
      <w:r>
        <w:t xml:space="preserve">Note: </w:t>
      </w:r>
      <w:r w:rsidR="00032F39">
        <w:tab/>
      </w:r>
      <w:r>
        <w:t>“</w:t>
      </w:r>
      <w:proofErr w:type="spellStart"/>
      <w:r w:rsidR="00A4034B">
        <w:t>n</w:t>
      </w:r>
      <w:r>
        <w:t>ec</w:t>
      </w:r>
      <w:proofErr w:type="spellEnd"/>
      <w:r>
        <w:t xml:space="preserve">” is </w:t>
      </w:r>
      <w:r w:rsidRPr="00E57E02">
        <w:t>the abbre</w:t>
      </w:r>
      <w:r w:rsidRPr="00D25A06">
        <w:t>viation of “not elsewhere classified</w:t>
      </w:r>
      <w:r w:rsidRPr="00D25A06" w:rsidR="00502FFE">
        <w:t xml:space="preserve">.” </w:t>
      </w:r>
      <w:r w:rsidRPr="00D25A06" w:rsidR="00E57E02">
        <w:t xml:space="preserve">Biofuels made from different feedstocks were split out from different GTAP sectors based on review of the existing GTAP v7.1 </w:t>
      </w:r>
      <w:r w:rsidRPr="00D25A06" w:rsidR="00502FFE">
        <w:t xml:space="preserve">I/O </w:t>
      </w:r>
      <w:r w:rsidRPr="00D25A06" w:rsidR="00E57E02">
        <w:t xml:space="preserve">tables to determine the initial allocation of agricultural commodity output value. Based on the sectors identified as using each of the relevant agricultural commodities, we modified the GTAP database to introduce bioenergy outputs as an explicit output generated during processing. </w:t>
      </w:r>
    </w:p>
    <w:p w:rsidRPr="00733E59" w:rsidR="00B93346" w:rsidP="00F35D81" w:rsidRDefault="00B93346" w14:paraId="4AEB8133" w14:textId="496FF487">
      <w:pPr>
        <w:pStyle w:val="BodyText"/>
      </w:pPr>
      <w:r w:rsidRPr="00733E59">
        <w:t>For splitting the agriculture and biofuel sectors in the GTAP database, we use</w:t>
      </w:r>
      <w:r w:rsidR="00EE11A5">
        <w:t>d</w:t>
      </w:r>
      <w:r w:rsidRPr="00733E59">
        <w:t xml:space="preserve"> a utility called </w:t>
      </w:r>
      <w:proofErr w:type="spellStart"/>
      <w:r w:rsidRPr="00733E59" w:rsidR="00C35BD7">
        <w:t>Split</w:t>
      </w:r>
      <w:r w:rsidR="00C35BD7">
        <w:t>C</w:t>
      </w:r>
      <w:r w:rsidRPr="00733E59" w:rsidR="00C35BD7">
        <w:t>om</w:t>
      </w:r>
      <w:proofErr w:type="spellEnd"/>
      <w:r w:rsidRPr="00733E59">
        <w:t xml:space="preserve">, software developed </w:t>
      </w:r>
      <w:r w:rsidRPr="00353B70">
        <w:rPr>
          <w:szCs w:val="24"/>
        </w:rPr>
        <w:t>by Horridge</w:t>
      </w:r>
      <w:r w:rsidRPr="00353B70" w:rsidR="00353B70">
        <w:rPr>
          <w:szCs w:val="24"/>
        </w:rPr>
        <w:t xml:space="preserve">, Madden, and </w:t>
      </w:r>
      <w:proofErr w:type="spellStart"/>
      <w:r w:rsidRPr="00353B70" w:rsidR="00353B70">
        <w:rPr>
          <w:szCs w:val="24"/>
        </w:rPr>
        <w:t>Wittwer</w:t>
      </w:r>
      <w:proofErr w:type="spellEnd"/>
      <w:r w:rsidRPr="00353B70">
        <w:rPr>
          <w:szCs w:val="24"/>
        </w:rPr>
        <w:t xml:space="preserve"> (2005). Taheripour et al. (2007</w:t>
      </w:r>
      <w:r w:rsidR="00EE11A5">
        <w:rPr>
          <w:szCs w:val="24"/>
        </w:rPr>
        <w:t>; 2010</w:t>
      </w:r>
      <w:r w:rsidRPr="00353B70">
        <w:rPr>
          <w:szCs w:val="24"/>
        </w:rPr>
        <w:t>)</w:t>
      </w:r>
      <w:r w:rsidRPr="00D75DD8" w:rsidR="00D75DD8">
        <w:rPr>
          <w:szCs w:val="24"/>
        </w:rPr>
        <w:t xml:space="preserve"> </w:t>
      </w:r>
      <w:r w:rsidRPr="00353B70">
        <w:rPr>
          <w:szCs w:val="24"/>
        </w:rPr>
        <w:t>discussed the methodology to introduce three biofuel sectors (corn ethan</w:t>
      </w:r>
      <w:r w:rsidRPr="00733E59">
        <w:t>ol, sugarcane ethanol, biodiesel</w:t>
      </w:r>
      <w:r>
        <w:t>)</w:t>
      </w:r>
      <w:r w:rsidRPr="00733E59">
        <w:t xml:space="preserve"> and their coproducts (</w:t>
      </w:r>
      <w:proofErr w:type="spellStart"/>
      <w:r>
        <w:t>Ddg</w:t>
      </w:r>
      <w:r w:rsidRPr="00733E59">
        <w:t>s</w:t>
      </w:r>
      <w:proofErr w:type="spellEnd"/>
      <w:r w:rsidRPr="00733E59">
        <w:t xml:space="preserve"> from corn ethanol, oil meals from biodiesel) into the GTAP6 database using </w:t>
      </w:r>
      <w:proofErr w:type="spellStart"/>
      <w:r w:rsidRPr="00733E59" w:rsidR="00C35BD7">
        <w:t>Split</w:t>
      </w:r>
      <w:r w:rsidR="00C35BD7">
        <w:t>C</w:t>
      </w:r>
      <w:r w:rsidRPr="00733E59" w:rsidR="00C35BD7">
        <w:t>om</w:t>
      </w:r>
      <w:proofErr w:type="spellEnd"/>
      <w:r w:rsidRPr="00733E59">
        <w:t xml:space="preserve">. Beach </w:t>
      </w:r>
      <w:r w:rsidRPr="007D789B">
        <w:t>et al.</w:t>
      </w:r>
      <w:r w:rsidRPr="00733E59">
        <w:t xml:space="preserve"> (2011) </w:t>
      </w:r>
      <w:r w:rsidR="000F1E2B">
        <w:t>made</w:t>
      </w:r>
      <w:r w:rsidRPr="00733E59">
        <w:t xml:space="preserve"> the first effort to document the splitting process for ag</w:t>
      </w:r>
      <w:r>
        <w:t>riculture</w:t>
      </w:r>
      <w:r w:rsidRPr="00733E59">
        <w:t xml:space="preserve"> </w:t>
      </w:r>
      <w:r>
        <w:t>using</w:t>
      </w:r>
      <w:r w:rsidRPr="00733E59">
        <w:t xml:space="preserve"> seven types of biofuels (corn ethanol, wheat ethanol, sugarcane ethanol, sugar</w:t>
      </w:r>
      <w:r>
        <w:t xml:space="preserve"> </w:t>
      </w:r>
      <w:r w:rsidRPr="00733E59">
        <w:t>beet ethanol, soybean biodiesel, rape biodiesel</w:t>
      </w:r>
      <w:r>
        <w:t>,</w:t>
      </w:r>
      <w:r w:rsidRPr="00733E59">
        <w:t xml:space="preserve"> and palm biodiesel) for ADAGE. This document discuss</w:t>
      </w:r>
      <w:r>
        <w:t>es</w:t>
      </w:r>
      <w:r w:rsidRPr="00733E59">
        <w:t xml:space="preserve"> </w:t>
      </w:r>
      <w:r>
        <w:t>this process</w:t>
      </w:r>
      <w:r w:rsidRPr="00733E59">
        <w:t xml:space="preserve"> in more detail</w:t>
      </w:r>
      <w:r>
        <w:t>,</w:t>
      </w:r>
      <w:r w:rsidRPr="00733E59">
        <w:t xml:space="preserve"> </w:t>
      </w:r>
      <w:r>
        <w:t>focusing</w:t>
      </w:r>
      <w:r w:rsidRPr="00733E59">
        <w:t xml:space="preserve"> on data requirements and </w:t>
      </w:r>
      <w:r>
        <w:t xml:space="preserve">the </w:t>
      </w:r>
      <w:r w:rsidRPr="00733E59">
        <w:t>linkage between physical and monetary accounts for</w:t>
      </w:r>
      <w:r>
        <w:t xml:space="preserve"> both</w:t>
      </w:r>
      <w:r w:rsidRPr="00733E59">
        <w:t xml:space="preserve"> </w:t>
      </w:r>
      <w:r w:rsidRPr="00733E59" w:rsidR="00CA1FE0">
        <w:t>agricultur</w:t>
      </w:r>
      <w:r w:rsidR="00CA1FE0">
        <w:t>e</w:t>
      </w:r>
      <w:r w:rsidRPr="00733E59" w:rsidR="00CA1FE0">
        <w:t xml:space="preserve"> </w:t>
      </w:r>
      <w:r w:rsidRPr="00733E59">
        <w:t xml:space="preserve">and biofuels. </w:t>
      </w:r>
      <w:r>
        <w:t>Below</w:t>
      </w:r>
      <w:r w:rsidRPr="00733E59">
        <w:t xml:space="preserve"> </w:t>
      </w:r>
      <w:r>
        <w:t>is an outline of</w:t>
      </w:r>
      <w:r w:rsidRPr="00733E59">
        <w:t xml:space="preserve"> the secondary data sources</w:t>
      </w:r>
      <w:r>
        <w:t xml:space="preserve"> used in this process</w:t>
      </w:r>
      <w:r w:rsidRPr="00733E59">
        <w:t>:</w:t>
      </w:r>
    </w:p>
    <w:p w:rsidRPr="00733E59" w:rsidR="00B93346" w:rsidP="00F35D81" w:rsidRDefault="00B93346" w14:paraId="47C86063" w14:textId="495E0604">
      <w:pPr>
        <w:pStyle w:val="bullets"/>
      </w:pPr>
      <w:r>
        <w:t xml:space="preserve">The </w:t>
      </w:r>
      <w:r w:rsidR="00F83F9D">
        <w:t xml:space="preserve">United Nations </w:t>
      </w:r>
      <w:r w:rsidRPr="00733E59">
        <w:t>Food and Agricultural Organization (FAO)</w:t>
      </w:r>
      <w:r>
        <w:t xml:space="preserve"> </w:t>
      </w:r>
      <w:r w:rsidR="000C6627">
        <w:t xml:space="preserve">(2012) </w:t>
      </w:r>
      <w:r w:rsidR="00F83F9D">
        <w:t xml:space="preserve">has developed a database called </w:t>
      </w:r>
      <w:r w:rsidRPr="00733E59">
        <w:t xml:space="preserve">FAOSTAT </w:t>
      </w:r>
      <w:r w:rsidR="00F83F9D">
        <w:t xml:space="preserve">that </w:t>
      </w:r>
      <w:r w:rsidRPr="00733E59">
        <w:t xml:space="preserve">provides </w:t>
      </w:r>
      <w:r w:rsidR="00F83F9D">
        <w:t xml:space="preserve">annual </w:t>
      </w:r>
      <w:r>
        <w:t>data on</w:t>
      </w:r>
      <w:r w:rsidRPr="00733E59">
        <w:t xml:space="preserve"> country-level production, consumption, price, import</w:t>
      </w:r>
      <w:r>
        <w:t>s</w:t>
      </w:r>
      <w:r w:rsidRPr="00733E59">
        <w:t xml:space="preserve"> and export</w:t>
      </w:r>
      <w:r>
        <w:t>s</w:t>
      </w:r>
      <w:r w:rsidRPr="00733E59">
        <w:t xml:space="preserve"> for crop</w:t>
      </w:r>
      <w:r>
        <w:t>s</w:t>
      </w:r>
      <w:r w:rsidRPr="00733E59">
        <w:t>, livestock</w:t>
      </w:r>
      <w:r>
        <w:t>,</w:t>
      </w:r>
      <w:r w:rsidRPr="00733E59">
        <w:t xml:space="preserve"> and food balance sheet</w:t>
      </w:r>
      <w:r>
        <w:t>s</w:t>
      </w:r>
      <w:r w:rsidR="00B55015">
        <w:t xml:space="preserve"> </w:t>
      </w:r>
      <w:r w:rsidRPr="00733E59">
        <w:t xml:space="preserve">in both physical and monetary units. </w:t>
      </w:r>
    </w:p>
    <w:p w:rsidR="00B93346" w:rsidP="00F35D81" w:rsidRDefault="00B93346" w14:paraId="6D268E27" w14:textId="6DDCFF92">
      <w:pPr>
        <w:pStyle w:val="bullets"/>
      </w:pPr>
      <w:bookmarkStart w:name="_Hlk510175303" w:id="152"/>
      <w:r w:rsidRPr="00733E59">
        <w:t>U</w:t>
      </w:r>
      <w:r w:rsidR="00390FC2">
        <w:t>SDA</w:t>
      </w:r>
      <w:r w:rsidR="00B124DA">
        <w:t>’</w:t>
      </w:r>
      <w:r>
        <w:t xml:space="preserve">s </w:t>
      </w:r>
      <w:r w:rsidRPr="00733E59">
        <w:t xml:space="preserve">Economic Research Service </w:t>
      </w:r>
      <w:bookmarkEnd w:id="152"/>
      <w:r w:rsidRPr="00733E59">
        <w:t xml:space="preserve">(ERS) </w:t>
      </w:r>
      <w:r w:rsidR="000C6627">
        <w:t xml:space="preserve">(2012) </w:t>
      </w:r>
      <w:r w:rsidRPr="00733E59">
        <w:t>has a collection of data sources on production, consumption, prices, and trade in biofuel feedstocks, coproducts, and biofuels themselves.</w:t>
      </w:r>
    </w:p>
    <w:p w:rsidRPr="007D3F53" w:rsidR="00B93346" w:rsidP="00F35D81" w:rsidRDefault="008D6680" w14:paraId="7B28665A" w14:textId="4BD2FF9A">
      <w:pPr>
        <w:pStyle w:val="bullets"/>
      </w:pPr>
      <w:r>
        <w:t>DOE</w:t>
      </w:r>
      <w:r w:rsidR="00B124DA">
        <w:t>’</w:t>
      </w:r>
      <w:r w:rsidR="00FB2F9B">
        <w:t xml:space="preserve">s EIA </w:t>
      </w:r>
      <w:r w:rsidR="000C6627">
        <w:t xml:space="preserve">(2012) </w:t>
      </w:r>
      <w:r w:rsidRPr="007D3F53" w:rsidR="00B93346">
        <w:t xml:space="preserve">publishes monthly and annual data on biofuels production, consumption, </w:t>
      </w:r>
      <w:r w:rsidR="00B93346">
        <w:t xml:space="preserve">and </w:t>
      </w:r>
      <w:r w:rsidRPr="007D3F53" w:rsidR="00B93346">
        <w:t xml:space="preserve">import and export </w:t>
      </w:r>
      <w:r w:rsidR="00B93346">
        <w:t xml:space="preserve">data </w:t>
      </w:r>
      <w:r w:rsidRPr="007D3F53" w:rsidR="00B93346">
        <w:t>by country.</w:t>
      </w:r>
    </w:p>
    <w:p w:rsidRPr="00733E59" w:rsidR="00B93346" w:rsidP="00864984" w:rsidRDefault="006D43F0" w14:paraId="57EB7205" w14:textId="046746E9">
      <w:pPr>
        <w:pStyle w:val="bullets"/>
      </w:pPr>
      <w:hyperlink w:history="1" r:id="rId30">
        <w:r w:rsidRPr="00733E59" w:rsidR="00B93346">
          <w:t>International Trade Statistics Database</w:t>
        </w:r>
      </w:hyperlink>
      <w:r w:rsidRPr="00733E59" w:rsidR="00B93346">
        <w:t xml:space="preserve"> from UN </w:t>
      </w:r>
      <w:proofErr w:type="spellStart"/>
      <w:r w:rsidRPr="00733E59" w:rsidR="00B93346">
        <w:t>Comtrade</w:t>
      </w:r>
      <w:proofErr w:type="spellEnd"/>
      <w:r w:rsidRPr="00733E59" w:rsidR="00B93346">
        <w:t xml:space="preserve"> data provide</w:t>
      </w:r>
      <w:r w:rsidR="00DC49E7">
        <w:t>s</w:t>
      </w:r>
      <w:r w:rsidRPr="00733E59" w:rsidR="00B93346">
        <w:t xml:space="preserve"> </w:t>
      </w:r>
      <w:r w:rsidR="00B93346">
        <w:t xml:space="preserve">up-to-date </w:t>
      </w:r>
      <w:r w:rsidRPr="00733E59" w:rsidR="00B93346">
        <w:t>bilateral country-level trade statistics for 99 goods and 11 services as</w:t>
      </w:r>
      <w:r w:rsidR="00B93346">
        <w:t xml:space="preserve"> far back as</w:t>
      </w:r>
      <w:r w:rsidRPr="00733E59" w:rsidR="00B93346">
        <w:t xml:space="preserve"> 1993</w:t>
      </w:r>
      <w:r w:rsidR="00B60F94">
        <w:t xml:space="preserve"> (</w:t>
      </w:r>
      <w:r w:rsidR="000C6627">
        <w:rPr>
          <w:color w:val="000000"/>
          <w:lang w:val="en"/>
        </w:rPr>
        <w:t>United Nations</w:t>
      </w:r>
      <w:r w:rsidR="00B60F94">
        <w:t>, 2012)</w:t>
      </w:r>
      <w:r w:rsidRPr="00733E59" w:rsidR="00B93346">
        <w:t>.</w:t>
      </w:r>
    </w:p>
    <w:p w:rsidRPr="00733E59" w:rsidR="00B93346" w:rsidP="00F35D81" w:rsidRDefault="00B93346" w14:paraId="7E82163C" w14:textId="5F1F007D">
      <w:pPr>
        <w:pStyle w:val="BodyText"/>
      </w:pPr>
      <w:r>
        <w:t>Building</w:t>
      </w:r>
      <w:r w:rsidRPr="00733E59">
        <w:t xml:space="preserve"> up</w:t>
      </w:r>
      <w:r>
        <w:t xml:space="preserve"> the</w:t>
      </w:r>
      <w:r w:rsidRPr="00733E59">
        <w:t xml:space="preserve"> physical accounts for </w:t>
      </w:r>
      <w:r>
        <w:t>the</w:t>
      </w:r>
      <w:r w:rsidRPr="00733E59">
        <w:t xml:space="preserve"> existing </w:t>
      </w:r>
      <w:r>
        <w:t xml:space="preserve">GTAP </w:t>
      </w:r>
      <w:r w:rsidRPr="00733E59">
        <w:t>sectors</w:t>
      </w:r>
      <w:r>
        <w:t xml:space="preserve"> and</w:t>
      </w:r>
      <w:r w:rsidRPr="00733E59">
        <w:t xml:space="preserve"> the new </w:t>
      </w:r>
      <w:r>
        <w:t xml:space="preserve">ADAGE </w:t>
      </w:r>
      <w:r w:rsidRPr="00733E59">
        <w:t>sectors</w:t>
      </w:r>
      <w:r>
        <w:t xml:space="preserve"> </w:t>
      </w:r>
      <w:r w:rsidR="005A7096">
        <w:t xml:space="preserve">required </w:t>
      </w:r>
      <w:r>
        <w:t>significant p</w:t>
      </w:r>
      <w:r w:rsidRPr="00733E59">
        <w:t>roduction, consumption, and bilateral trade</w:t>
      </w:r>
      <w:r>
        <w:t xml:space="preserve"> data. These data are</w:t>
      </w:r>
      <w:r w:rsidRPr="00733E59">
        <w:t xml:space="preserve"> available </w:t>
      </w:r>
      <w:r>
        <w:t>from the datasets</w:t>
      </w:r>
      <w:r w:rsidRPr="00733E59">
        <w:t xml:space="preserve"> in physical quantit</w:t>
      </w:r>
      <w:r>
        <w:t>ies</w:t>
      </w:r>
      <w:r w:rsidRPr="00733E59">
        <w:t xml:space="preserve">, so the first step </w:t>
      </w:r>
      <w:r w:rsidR="005A7096">
        <w:t>wa</w:t>
      </w:r>
      <w:r w:rsidRPr="00733E59" w:rsidR="005A7096">
        <w:t xml:space="preserve">s </w:t>
      </w:r>
      <w:r w:rsidRPr="00733E59">
        <w:t>to ensure the market clearance</w:t>
      </w:r>
      <w:r>
        <w:t xml:space="preserve"> condition</w:t>
      </w:r>
      <w:r w:rsidRPr="00733E59">
        <w:t xml:space="preserve"> holds in </w:t>
      </w:r>
      <w:r>
        <w:t xml:space="preserve">these </w:t>
      </w:r>
      <w:r w:rsidRPr="00733E59">
        <w:t>physical accounts</w:t>
      </w:r>
      <w:r>
        <w:t>. This condition needs to hold</w:t>
      </w:r>
      <w:r w:rsidRPr="00733E59">
        <w:t xml:space="preserve"> for both existing and new sectors</w:t>
      </w:r>
      <w:r>
        <w:t xml:space="preserve"> and </w:t>
      </w:r>
      <w:r w:rsidRPr="00733E59">
        <w:t xml:space="preserve">at </w:t>
      </w:r>
      <w:r>
        <w:t xml:space="preserve">each </w:t>
      </w:r>
      <w:r w:rsidRPr="00733E59">
        <w:t>region/country level</w:t>
      </w:r>
      <w:r>
        <w:t>;</w:t>
      </w:r>
      <w:r w:rsidRPr="00733E59">
        <w:t xml:space="preserve"> then price </w:t>
      </w:r>
      <w:r w:rsidR="005A7096">
        <w:t>wa</w:t>
      </w:r>
      <w:r w:rsidRPr="00733E59" w:rsidR="005A7096">
        <w:t xml:space="preserve">s </w:t>
      </w:r>
      <w:r w:rsidRPr="00733E59">
        <w:t xml:space="preserve">applied to the physical quantity to get the </w:t>
      </w:r>
      <w:r>
        <w:t xml:space="preserve">accounts in </w:t>
      </w:r>
      <w:r w:rsidRPr="00733E59">
        <w:t xml:space="preserve">monetary units. By aggregating </w:t>
      </w:r>
      <w:r>
        <w:t xml:space="preserve">the </w:t>
      </w:r>
      <w:r w:rsidRPr="00733E59">
        <w:t>FAOSTAT</w:t>
      </w:r>
      <w:r>
        <w:t xml:space="preserve"> data categories</w:t>
      </w:r>
      <w:r w:rsidRPr="00733E59">
        <w:t xml:space="preserve"> into </w:t>
      </w:r>
      <w:r>
        <w:t xml:space="preserve">their </w:t>
      </w:r>
      <w:r w:rsidRPr="00733E59">
        <w:t xml:space="preserve">corresponding agricultural and food sectors </w:t>
      </w:r>
      <w:r>
        <w:t>from</w:t>
      </w:r>
      <w:r w:rsidRPr="00733E59">
        <w:t xml:space="preserve"> </w:t>
      </w:r>
      <w:r>
        <w:t xml:space="preserve">GTAP </w:t>
      </w:r>
      <w:r w:rsidR="00E21CCF">
        <w:t>v7.1</w:t>
      </w:r>
      <w:r w:rsidRPr="00733E59">
        <w:t>,</w:t>
      </w:r>
      <w:r>
        <w:t xml:space="preserve"> we generate</w:t>
      </w:r>
      <w:r w:rsidR="00851C6E">
        <w:t>d</w:t>
      </w:r>
      <w:r w:rsidRPr="00733E59">
        <w:t xml:space="preserve"> the new ag</w:t>
      </w:r>
      <w:r>
        <w:t>riculture</w:t>
      </w:r>
      <w:r w:rsidRPr="00733E59">
        <w:t xml:space="preserve"> and food sectors</w:t>
      </w:r>
      <w:r w:rsidR="00B124DA">
        <w:t>’</w:t>
      </w:r>
      <w:r w:rsidRPr="00733E59">
        <w:t xml:space="preserve"> consumption shares</w:t>
      </w:r>
      <w:r>
        <w:t>.</w:t>
      </w:r>
      <w:r w:rsidRPr="00733E59">
        <w:t xml:space="preserve"> </w:t>
      </w:r>
      <w:r>
        <w:t>P</w:t>
      </w:r>
      <w:r w:rsidRPr="00733E59">
        <w:t xml:space="preserve">roduction shares in monetary units </w:t>
      </w:r>
      <w:r>
        <w:t xml:space="preserve">used </w:t>
      </w:r>
      <w:r w:rsidRPr="00733E59">
        <w:t>for splitting</w:t>
      </w:r>
      <w:r>
        <w:t xml:space="preserve"> the GTAP sectors</w:t>
      </w:r>
      <w:r w:rsidRPr="00733E59">
        <w:t xml:space="preserve"> </w:t>
      </w:r>
      <w:r w:rsidR="00851C6E">
        <w:t>we</w:t>
      </w:r>
      <w:r w:rsidRPr="00733E59" w:rsidR="00851C6E">
        <w:t xml:space="preserve">re </w:t>
      </w:r>
      <w:r w:rsidRPr="00733E59">
        <w:t xml:space="preserve">computed by merging price </w:t>
      </w:r>
      <w:r>
        <w:t>and</w:t>
      </w:r>
      <w:r w:rsidRPr="00733E59">
        <w:t xml:space="preserve"> physical account information. Crop consumption </w:t>
      </w:r>
      <w:r w:rsidR="00851C6E">
        <w:t>was</w:t>
      </w:r>
      <w:r w:rsidRPr="00733E59" w:rsidR="00851C6E">
        <w:t xml:space="preserve"> </w:t>
      </w:r>
      <w:r w:rsidRPr="00733E59">
        <w:t xml:space="preserve">grouped into three types: </w:t>
      </w:r>
      <w:r>
        <w:t xml:space="preserve">1) </w:t>
      </w:r>
      <w:r w:rsidRPr="00733E59">
        <w:t xml:space="preserve">direct consumption by household; </w:t>
      </w:r>
      <w:r>
        <w:t>2)</w:t>
      </w:r>
      <w:r w:rsidR="0079170C">
        <w:t> </w:t>
      </w:r>
      <w:r w:rsidRPr="00733E59">
        <w:t>intermediate consumption by industrial</w:t>
      </w:r>
      <w:r>
        <w:t xml:space="preserve"> use</w:t>
      </w:r>
      <w:r w:rsidRPr="00733E59">
        <w:t>, livestock feedstock</w:t>
      </w:r>
      <w:r>
        <w:t>,</w:t>
      </w:r>
      <w:r w:rsidRPr="00733E59">
        <w:t xml:space="preserve"> and seed demand; </w:t>
      </w:r>
      <w:r>
        <w:t>and 3)</w:t>
      </w:r>
      <w:r w:rsidR="0079170C">
        <w:t> </w:t>
      </w:r>
      <w:r w:rsidRPr="00733E59">
        <w:t xml:space="preserve">intermediate use for biofuel production, </w:t>
      </w:r>
      <w:r>
        <w:t>including</w:t>
      </w:r>
      <w:r w:rsidRPr="00733E59">
        <w:t xml:space="preserve"> corn, wheat, sugarcane, sugar beet</w:t>
      </w:r>
      <w:r>
        <w:t>,</w:t>
      </w:r>
      <w:r w:rsidRPr="00733E59">
        <w:t xml:space="preserve"> and oilseeds.</w:t>
      </w:r>
    </w:p>
    <w:p w:rsidRPr="00733E59" w:rsidR="00B93346" w:rsidP="00F35D81" w:rsidRDefault="00B93346" w14:paraId="5F9BF5A1" w14:textId="287088C2">
      <w:pPr>
        <w:pStyle w:val="BodyText"/>
      </w:pPr>
      <w:r>
        <w:t>W</w:t>
      </w:r>
      <w:r w:rsidRPr="00733E59">
        <w:t>e combin</w:t>
      </w:r>
      <w:r>
        <w:t>e</w:t>
      </w:r>
      <w:r w:rsidR="00851C6E">
        <w:t>d</w:t>
      </w:r>
      <w:r>
        <w:t xml:space="preserve"> the</w:t>
      </w:r>
      <w:r w:rsidRPr="00733E59">
        <w:t xml:space="preserve"> data from </w:t>
      </w:r>
      <w:r>
        <w:t xml:space="preserve">EIA, ERS, and GTAP </w:t>
      </w:r>
      <w:r w:rsidR="00E21CCF">
        <w:t>v7.1</w:t>
      </w:r>
      <w:r>
        <w:t xml:space="preserve"> to </w:t>
      </w:r>
      <w:r w:rsidRPr="00733E59">
        <w:t xml:space="preserve">obtain production and consumption </w:t>
      </w:r>
      <w:r>
        <w:t>of</w:t>
      </w:r>
      <w:r w:rsidRPr="00733E59">
        <w:t xml:space="preserve"> biofuels and their coproducts at </w:t>
      </w:r>
      <w:r>
        <w:t xml:space="preserve">the </w:t>
      </w:r>
      <w:r w:rsidRPr="00733E59">
        <w:t>country</w:t>
      </w:r>
      <w:r>
        <w:t xml:space="preserve"> </w:t>
      </w:r>
      <w:r w:rsidRPr="00733E59">
        <w:t>level in both physical and monetary units</w:t>
      </w:r>
      <w:r>
        <w:t xml:space="preserve"> and</w:t>
      </w:r>
      <w:r w:rsidRPr="00733E59">
        <w:t xml:space="preserve"> then compute</w:t>
      </w:r>
      <w:r w:rsidR="00851C6E">
        <w:t>d</w:t>
      </w:r>
      <w:r w:rsidRPr="00733E59">
        <w:t xml:space="preserve"> their production and consumption shares from </w:t>
      </w:r>
      <w:r>
        <w:t>the aggregate</w:t>
      </w:r>
      <w:r w:rsidRPr="00733E59">
        <w:t xml:space="preserve"> sector</w:t>
      </w:r>
      <w:r>
        <w:t xml:space="preserve"> data</w:t>
      </w:r>
      <w:r w:rsidRPr="00733E59">
        <w:t>. The</w:t>
      </w:r>
      <w:r w:rsidR="00F83F9D">
        <w:t xml:space="preserve"> outputs of the</w:t>
      </w:r>
      <w:r w:rsidRPr="00733E59">
        <w:t>se new biofuel sector</w:t>
      </w:r>
      <w:r>
        <w:t xml:space="preserve">s </w:t>
      </w:r>
      <w:r w:rsidR="00851C6E">
        <w:t xml:space="preserve">were </w:t>
      </w:r>
      <w:r>
        <w:t>no</w:t>
      </w:r>
      <w:r w:rsidR="00F83F9D">
        <w:t>t</w:t>
      </w:r>
      <w:r>
        <w:t xml:space="preserve"> use</w:t>
      </w:r>
      <w:r w:rsidR="00F83F9D">
        <w:t>d</w:t>
      </w:r>
      <w:r>
        <w:t xml:space="preserve"> by themselves but </w:t>
      </w:r>
      <w:r w:rsidR="00851C6E">
        <w:t xml:space="preserve">were </w:t>
      </w:r>
      <w:r w:rsidRPr="00733E59">
        <w:t>used in blending with petroleum</w:t>
      </w:r>
      <w:r>
        <w:t>,</w:t>
      </w:r>
      <w:r w:rsidRPr="00733E59">
        <w:t xml:space="preserve"> then </w:t>
      </w:r>
      <w:r w:rsidR="00F83F9D">
        <w:t xml:space="preserve">that blended fuel </w:t>
      </w:r>
      <w:r w:rsidR="00851C6E">
        <w:t xml:space="preserve">was </w:t>
      </w:r>
      <w:r w:rsidRPr="00733E59">
        <w:t xml:space="preserve">used </w:t>
      </w:r>
      <w:r w:rsidR="00F83F9D">
        <w:t xml:space="preserve">by </w:t>
      </w:r>
      <w:r w:rsidRPr="00733E59" w:rsidR="005A7096">
        <w:t>light</w:t>
      </w:r>
      <w:r w:rsidR="005A7096">
        <w:t>-</w:t>
      </w:r>
      <w:r w:rsidRPr="00733E59">
        <w:t>duty transportation vehicles</w:t>
      </w:r>
      <w:r>
        <w:t>.</w:t>
      </w:r>
      <w:r w:rsidRPr="00733E59">
        <w:t xml:space="preserve"> </w:t>
      </w:r>
      <w:r w:rsidR="00914B88">
        <w:t xml:space="preserve">Although </w:t>
      </w:r>
      <w:r>
        <w:t>biofuel use in conventional heavy-duty transportation</w:t>
      </w:r>
      <w:r w:rsidR="00851C6E">
        <w:t xml:space="preserve"> wa</w:t>
      </w:r>
      <w:r w:rsidR="00F83F9D">
        <w:t>s not included in the 2010 base year, this technology is available in subsequent model years</w:t>
      </w:r>
      <w:r>
        <w:t>.</w:t>
      </w:r>
    </w:p>
    <w:p w:rsidRPr="00733E59" w:rsidR="00B93346" w:rsidP="00F35D81" w:rsidRDefault="00B93346" w14:paraId="7D2B08D0" w14:textId="41D0DA6C">
      <w:pPr>
        <w:pStyle w:val="BodyText"/>
      </w:pPr>
      <w:r w:rsidRPr="00733E59">
        <w:t>FAO,</w:t>
      </w:r>
      <w:r w:rsidR="00717879">
        <w:t xml:space="preserve"> ERS</w:t>
      </w:r>
      <w:r w:rsidR="00F37206">
        <w:t>,</w:t>
      </w:r>
      <w:r w:rsidRPr="00733E59">
        <w:t xml:space="preserve"> </w:t>
      </w:r>
      <w:r>
        <w:t xml:space="preserve">and EIA data </w:t>
      </w:r>
      <w:r w:rsidR="00851C6E">
        <w:t xml:space="preserve">were </w:t>
      </w:r>
      <w:r>
        <w:t xml:space="preserve">also combined with </w:t>
      </w:r>
      <w:r w:rsidRPr="00733E59">
        <w:t xml:space="preserve">data </w:t>
      </w:r>
      <w:r>
        <w:t>from</w:t>
      </w:r>
      <w:r w:rsidRPr="00733E59">
        <w:t xml:space="preserve"> UN </w:t>
      </w:r>
      <w:proofErr w:type="spellStart"/>
      <w:r w:rsidRPr="00733E59">
        <w:t>Com</w:t>
      </w:r>
      <w:r w:rsidR="000B49DA">
        <w:t>t</w:t>
      </w:r>
      <w:r w:rsidRPr="00733E59">
        <w:t>rade</w:t>
      </w:r>
      <w:proofErr w:type="spellEnd"/>
      <w:r w:rsidRPr="00733E59">
        <w:t xml:space="preserve"> to generate the bilateral trade share</w:t>
      </w:r>
      <w:r>
        <w:t>s</w:t>
      </w:r>
      <w:r w:rsidRPr="00733E59">
        <w:t xml:space="preserve"> for </w:t>
      </w:r>
      <w:r>
        <w:t>each new sector</w:t>
      </w:r>
      <w:r w:rsidRPr="00733E59">
        <w:t xml:space="preserve"> from their corresponding </w:t>
      </w:r>
      <w:r>
        <w:t>aggregated</w:t>
      </w:r>
      <w:r w:rsidRPr="00733E59">
        <w:t xml:space="preserve"> sectors. The trade margins (service and transport) </w:t>
      </w:r>
      <w:r w:rsidR="00851C6E">
        <w:t>we</w:t>
      </w:r>
      <w:r w:rsidRPr="00733E59" w:rsidR="00851C6E">
        <w:t xml:space="preserve">re </w:t>
      </w:r>
      <w:r w:rsidRPr="00733E59">
        <w:t xml:space="preserve">assumed to be </w:t>
      </w:r>
      <w:r>
        <w:t xml:space="preserve">the </w:t>
      </w:r>
      <w:r w:rsidRPr="00733E59">
        <w:t xml:space="preserve">same as the margins </w:t>
      </w:r>
      <w:r>
        <w:t>in</w:t>
      </w:r>
      <w:r w:rsidRPr="00733E59">
        <w:t xml:space="preserve"> the existing </w:t>
      </w:r>
      <w:r>
        <w:t>aggregated</w:t>
      </w:r>
      <w:r w:rsidRPr="00733E59">
        <w:t xml:space="preserve"> sector. </w:t>
      </w:r>
    </w:p>
    <w:p w:rsidRPr="00733E59" w:rsidR="00B93346" w:rsidP="00F35D81" w:rsidRDefault="00B93346" w14:paraId="76FDFFE8" w14:textId="6BB7F4F1">
      <w:pPr>
        <w:pStyle w:val="BodyText"/>
      </w:pPr>
      <w:r w:rsidRPr="00733E59">
        <w:t xml:space="preserve">After the steps above, we successfully </w:t>
      </w:r>
      <w:r w:rsidRPr="00733E59" w:rsidR="00851C6E">
        <w:t>b</w:t>
      </w:r>
      <w:r w:rsidR="00851C6E">
        <w:t xml:space="preserve">roke </w:t>
      </w:r>
      <w:r>
        <w:t>out</w:t>
      </w:r>
      <w:r w:rsidRPr="00733E59">
        <w:t xml:space="preserve"> the new sectors from </w:t>
      </w:r>
      <w:r>
        <w:t xml:space="preserve">the </w:t>
      </w:r>
      <w:r w:rsidRPr="00733E59">
        <w:t xml:space="preserve">existing sectors in </w:t>
      </w:r>
      <w:r>
        <w:t xml:space="preserve">the GTAP </w:t>
      </w:r>
      <w:r w:rsidR="00E21CCF">
        <w:t>v7.1</w:t>
      </w:r>
      <w:r w:rsidRPr="00733E59">
        <w:t xml:space="preserve"> </w:t>
      </w:r>
      <w:r>
        <w:t xml:space="preserve">dataset </w:t>
      </w:r>
      <w:r w:rsidRPr="00733E59">
        <w:t xml:space="preserve">at </w:t>
      </w:r>
      <w:r>
        <w:t>the</w:t>
      </w:r>
      <w:r w:rsidRPr="00733E59">
        <w:t xml:space="preserve"> country</w:t>
      </w:r>
      <w:r>
        <w:t xml:space="preserve"> </w:t>
      </w:r>
      <w:r w:rsidRPr="00733E59">
        <w:t>level. We then aggregate</w:t>
      </w:r>
      <w:r w:rsidR="00851C6E">
        <w:t>d</w:t>
      </w:r>
      <w:r w:rsidRPr="00733E59">
        <w:t xml:space="preserve"> all sectors and regions from </w:t>
      </w:r>
      <w:r>
        <w:t xml:space="preserve">GTAP </w:t>
      </w:r>
      <w:r w:rsidR="00E21CCF">
        <w:t>v7.1</w:t>
      </w:r>
      <w:r w:rsidRPr="00733E59">
        <w:t xml:space="preserve"> into </w:t>
      </w:r>
      <w:r>
        <w:t xml:space="preserve">the </w:t>
      </w:r>
      <w:r w:rsidRPr="00733E59">
        <w:t xml:space="preserve">sectors and regions in </w:t>
      </w:r>
      <w:r>
        <w:t xml:space="preserve">the </w:t>
      </w:r>
      <w:r w:rsidRPr="00733E59">
        <w:t xml:space="preserve">ADAGE </w:t>
      </w:r>
      <w:r>
        <w:t>model</w:t>
      </w:r>
      <w:r w:rsidRPr="00733E59">
        <w:t xml:space="preserve"> </w:t>
      </w:r>
      <w:r>
        <w:t>(see Appendix Table A-1 and Table A</w:t>
      </w:r>
      <w:r w:rsidRPr="00733E59">
        <w:t>-2 for region</w:t>
      </w:r>
      <w:r w:rsidR="00F83F9D">
        <w:t>al</w:t>
      </w:r>
      <w:r w:rsidRPr="00733E59">
        <w:t xml:space="preserve"> and sectoral aggregation</w:t>
      </w:r>
      <w:r w:rsidR="00F83F9D">
        <w:t>, respectively,</w:t>
      </w:r>
      <w:r w:rsidRPr="00733E59">
        <w:t xml:space="preserve"> between ADAGE and </w:t>
      </w:r>
      <w:r>
        <w:t xml:space="preserve">GTAP </w:t>
      </w:r>
      <w:r w:rsidR="00E21CCF">
        <w:t>v7.1</w:t>
      </w:r>
      <w:r w:rsidRPr="00733E59">
        <w:t>).</w:t>
      </w:r>
      <w:r>
        <w:t xml:space="preserve"> </w:t>
      </w:r>
    </w:p>
    <w:p w:rsidRPr="00733E59" w:rsidR="00B93346" w:rsidP="00F35D81" w:rsidRDefault="00B93346" w14:paraId="094F5A4D" w14:textId="447A561E">
      <w:pPr>
        <w:pStyle w:val="BodyText"/>
      </w:pPr>
      <w:r w:rsidRPr="00733E59">
        <w:t xml:space="preserve">The production cost data </w:t>
      </w:r>
      <w:r w:rsidR="00851C6E">
        <w:t>were</w:t>
      </w:r>
      <w:r w:rsidRPr="00733E59" w:rsidR="00851C6E">
        <w:t xml:space="preserve"> </w:t>
      </w:r>
      <w:r w:rsidRPr="00733E59">
        <w:t xml:space="preserve">collected from various secondary sources </w:t>
      </w:r>
      <w:r>
        <w:t>for</w:t>
      </w:r>
      <w:r w:rsidRPr="00733E59">
        <w:t xml:space="preserve"> cultivation and plant-specific processing cost</w:t>
      </w:r>
      <w:r>
        <w:t>s</w:t>
      </w:r>
      <w:r w:rsidRPr="00733E59">
        <w:t xml:space="preserve"> of biofuels (Tiffany and </w:t>
      </w:r>
      <w:proofErr w:type="spellStart"/>
      <w:r w:rsidRPr="00733E59">
        <w:t>Eidman</w:t>
      </w:r>
      <w:proofErr w:type="spellEnd"/>
      <w:r>
        <w:t xml:space="preserve">, </w:t>
      </w:r>
      <w:r w:rsidRPr="00733E59">
        <w:t>2003</w:t>
      </w:r>
      <w:r>
        <w:t>;</w:t>
      </w:r>
      <w:r w:rsidRPr="00733E59">
        <w:t xml:space="preserve"> USDA</w:t>
      </w:r>
      <w:r w:rsidR="005861FA">
        <w:t xml:space="preserve"> ERS</w:t>
      </w:r>
      <w:r>
        <w:t xml:space="preserve">, </w:t>
      </w:r>
      <w:r w:rsidRPr="00733E59">
        <w:t>2006</w:t>
      </w:r>
      <w:r>
        <w:t>;</w:t>
      </w:r>
      <w:r w:rsidRPr="00733E59">
        <w:t xml:space="preserve"> Geller</w:t>
      </w:r>
      <w:r>
        <w:t xml:space="preserve">, </w:t>
      </w:r>
      <w:r w:rsidRPr="00733E59">
        <w:t>1985</w:t>
      </w:r>
      <w:r>
        <w:t>;</w:t>
      </w:r>
      <w:r w:rsidRPr="00733E59">
        <w:t xml:space="preserve"> OECD</w:t>
      </w:r>
      <w:r>
        <w:t xml:space="preserve">, </w:t>
      </w:r>
      <w:r w:rsidRPr="00733E59">
        <w:t>2006</w:t>
      </w:r>
      <w:r>
        <w:t>;</w:t>
      </w:r>
      <w:r w:rsidRPr="00733E59">
        <w:t xml:space="preserve"> Haas </w:t>
      </w:r>
      <w:r w:rsidRPr="007D789B">
        <w:t>et al</w:t>
      </w:r>
      <w:r w:rsidRPr="00733E59">
        <w:t>.</w:t>
      </w:r>
      <w:r>
        <w:t xml:space="preserve">, </w:t>
      </w:r>
      <w:r w:rsidRPr="00733E59">
        <w:t>2005</w:t>
      </w:r>
      <w:r>
        <w:t>)</w:t>
      </w:r>
      <w:r w:rsidRPr="00733E59">
        <w:t xml:space="preserve">. ADAGE follows Taheripour </w:t>
      </w:r>
      <w:r w:rsidRPr="007D789B">
        <w:t>et al.</w:t>
      </w:r>
      <w:r w:rsidRPr="00733E59">
        <w:t xml:space="preserve"> (2007) to determine </w:t>
      </w:r>
      <w:r>
        <w:t>the</w:t>
      </w:r>
      <w:r w:rsidRPr="00733E59">
        <w:t xml:space="preserve"> production cost structure for new ag</w:t>
      </w:r>
      <w:r>
        <w:t>riculture</w:t>
      </w:r>
      <w:r w:rsidRPr="00733E59">
        <w:t xml:space="preserve"> and biofuel </w:t>
      </w:r>
      <w:r>
        <w:t>processes</w:t>
      </w:r>
      <w:r w:rsidRPr="00733E59">
        <w:t xml:space="preserve"> and their coproduct</w:t>
      </w:r>
      <w:r>
        <w:t xml:space="preserve"> streams</w:t>
      </w:r>
      <w:r w:rsidRPr="00733E59">
        <w:t xml:space="preserve">. The cost structure for the biofuels in 2010 for ADAGE regions </w:t>
      </w:r>
      <w:r w:rsidR="00851C6E">
        <w:t>is</w:t>
      </w:r>
      <w:r w:rsidRPr="00733E59" w:rsidR="00851C6E">
        <w:t xml:space="preserve"> </w:t>
      </w:r>
      <w:r>
        <w:t xml:space="preserve">shown </w:t>
      </w:r>
      <w:r w:rsidRPr="00733E59">
        <w:t xml:space="preserve">in Table 4-2. The price of biofuels </w:t>
      </w:r>
      <w:r w:rsidR="00851C6E">
        <w:t>wa</w:t>
      </w:r>
      <w:r w:rsidRPr="00733E59" w:rsidR="00851C6E">
        <w:t xml:space="preserve">s </w:t>
      </w:r>
      <w:r w:rsidRPr="00733E59">
        <w:t>assumed to be $1.61/gallon of ethanol and $2.50/gallon of biodiesel global</w:t>
      </w:r>
      <w:r>
        <w:t>ly</w:t>
      </w:r>
      <w:r w:rsidRPr="00733E59">
        <w:t xml:space="preserve">, which </w:t>
      </w:r>
      <w:r>
        <w:t xml:space="preserve">is energy </w:t>
      </w:r>
      <w:r w:rsidRPr="00733E59">
        <w:t xml:space="preserve">equivalent to $2.48/gallon of refined oil in 2010. </w:t>
      </w:r>
      <w:bookmarkStart w:name="_Toc503451926" w:id="153"/>
    </w:p>
    <w:p w:rsidRPr="00733E59" w:rsidR="00B93346" w:rsidP="00F35D81" w:rsidRDefault="00B93346" w14:paraId="4447E88E" w14:textId="1E5579C1">
      <w:pPr>
        <w:pStyle w:val="TableTitle"/>
      </w:pPr>
      <w:bookmarkStart w:name="_Toc503739297" w:id="154"/>
      <w:bookmarkStart w:name="_Toc120007933" w:id="155"/>
      <w:r w:rsidRPr="00733E59">
        <w:t>Table 4-</w:t>
      </w:r>
      <w:r w:rsidR="0076003E">
        <w:t>2</w:t>
      </w:r>
      <w:r>
        <w:t>.</w:t>
      </w:r>
      <w:r w:rsidR="00641FCD">
        <w:tab/>
      </w:r>
      <w:r w:rsidRPr="00733E59">
        <w:t>Production Costs for Biofuel Products (</w:t>
      </w:r>
      <w:r w:rsidR="00D54A9A">
        <w:t>2010</w:t>
      </w:r>
      <w:r w:rsidRPr="00733E59">
        <w:t>$/gallon)</w:t>
      </w:r>
      <w:bookmarkEnd w:id="153"/>
      <w:bookmarkEnd w:id="154"/>
      <w:bookmarkEnd w:id="155"/>
    </w:p>
    <w:tbl>
      <w:tblPr>
        <w:tblW w:w="9540" w:type="dxa"/>
        <w:tblBorders>
          <w:top w:val="double" w:color="auto" w:sz="4" w:space="0"/>
          <w:bottom w:val="double" w:color="auto" w:sz="4" w:space="0"/>
          <w:insideH w:val="single" w:color="auto" w:sz="4" w:space="0"/>
          <w:insideV w:val="single" w:color="auto" w:sz="4" w:space="0"/>
        </w:tblBorders>
        <w:tblLayout w:type="fixed"/>
        <w:tblCellMar>
          <w:left w:w="115" w:type="dxa"/>
          <w:right w:w="115" w:type="dxa"/>
        </w:tblCellMar>
        <w:tblLook w:val="04A0" w:firstRow="1" w:lastRow="0" w:firstColumn="1" w:lastColumn="0" w:noHBand="0" w:noVBand="1"/>
      </w:tblPr>
      <w:tblGrid>
        <w:gridCol w:w="816"/>
        <w:gridCol w:w="960"/>
        <w:gridCol w:w="1104"/>
        <w:gridCol w:w="990"/>
        <w:gridCol w:w="1260"/>
        <w:gridCol w:w="1080"/>
        <w:gridCol w:w="810"/>
        <w:gridCol w:w="900"/>
        <w:gridCol w:w="810"/>
        <w:gridCol w:w="810"/>
      </w:tblGrid>
      <w:tr w:rsidRPr="00733E59" w:rsidR="00B93346" w:rsidTr="00B9321A" w14:paraId="56370B27" w14:textId="77777777">
        <w:trPr>
          <w:cantSplit/>
        </w:trPr>
        <w:tc>
          <w:tcPr>
            <w:tcW w:w="816" w:type="dxa"/>
            <w:vMerge w:val="restart"/>
            <w:tcBorders>
              <w:top w:val="double" w:color="auto" w:sz="4" w:space="0"/>
              <w:right w:val="single" w:color="BFBFBF" w:themeColor="background1" w:themeShade="BF" w:sz="4" w:space="0"/>
            </w:tcBorders>
            <w:shd w:val="clear" w:color="auto" w:fill="auto"/>
            <w:noWrap/>
            <w:vAlign w:val="bottom"/>
            <w:hideMark/>
          </w:tcPr>
          <w:p w:rsidRPr="00F65C48" w:rsidR="00B93346" w:rsidP="00121FBE" w:rsidRDefault="00B93346" w14:paraId="15B16C5A" w14:textId="77777777">
            <w:pPr>
              <w:pStyle w:val="TableHeader"/>
              <w:ind w:left="-30" w:right="-110"/>
            </w:pPr>
            <w:r w:rsidRPr="2F32AA2D">
              <w:t>Region</w:t>
            </w:r>
          </w:p>
        </w:tc>
        <w:tc>
          <w:tcPr>
            <w:tcW w:w="960" w:type="dxa"/>
            <w:vMerge w:val="restart"/>
            <w:tcBorders>
              <w:top w:val="double" w:color="auto" w:sz="4" w:space="0"/>
              <w:left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121FBE" w:rsidRDefault="00B93346" w14:paraId="5296673A" w14:textId="77777777">
            <w:pPr>
              <w:pStyle w:val="TableHeader"/>
            </w:pPr>
            <w:r w:rsidRPr="2F32AA2D">
              <w:t>Sector</w:t>
            </w:r>
          </w:p>
        </w:tc>
        <w:tc>
          <w:tcPr>
            <w:tcW w:w="6144" w:type="dxa"/>
            <w:gridSpan w:val="6"/>
            <w:tcBorders>
              <w:top w:val="double" w:color="auto" w:sz="4" w:space="0"/>
              <w:left w:val="single" w:color="BFBFBF" w:themeColor="background1" w:themeShade="BF" w:sz="4" w:space="0"/>
              <w:bottom w:val="single" w:color="auto" w:sz="4" w:space="0"/>
              <w:right w:val="single" w:color="BFBFBF" w:themeColor="background1" w:themeShade="BF" w:sz="4" w:space="0"/>
            </w:tcBorders>
            <w:shd w:val="clear" w:color="auto" w:fill="auto"/>
            <w:noWrap/>
            <w:vAlign w:val="bottom"/>
            <w:hideMark/>
          </w:tcPr>
          <w:p w:rsidRPr="00733E59" w:rsidR="00B93346" w:rsidP="00121FBE" w:rsidRDefault="00B93346" w14:paraId="6F02EE30" w14:textId="77777777">
            <w:pPr>
              <w:pStyle w:val="TableHeader"/>
            </w:pPr>
            <w:r w:rsidRPr="2F32AA2D">
              <w:t>Input</w:t>
            </w:r>
          </w:p>
        </w:tc>
        <w:tc>
          <w:tcPr>
            <w:tcW w:w="1620" w:type="dxa"/>
            <w:gridSpan w:val="2"/>
            <w:tcBorders>
              <w:top w:val="double" w:color="auto" w:sz="4" w:space="0"/>
              <w:left w:val="single" w:color="BFBFBF" w:themeColor="background1" w:themeShade="BF" w:sz="4" w:space="0"/>
              <w:bottom w:val="single" w:color="auto" w:sz="4" w:space="0"/>
            </w:tcBorders>
            <w:shd w:val="clear" w:color="auto" w:fill="auto"/>
            <w:noWrap/>
            <w:vAlign w:val="bottom"/>
            <w:hideMark/>
          </w:tcPr>
          <w:p w:rsidRPr="00733E59" w:rsidR="00B93346" w:rsidP="00121FBE" w:rsidRDefault="00B93346" w14:paraId="5E78AAA3" w14:textId="77777777">
            <w:pPr>
              <w:pStyle w:val="TableHeader"/>
            </w:pPr>
            <w:r w:rsidRPr="2F32AA2D">
              <w:t>Output</w:t>
            </w:r>
          </w:p>
        </w:tc>
      </w:tr>
      <w:tr w:rsidRPr="00733E59" w:rsidR="00864984" w:rsidTr="00B9321A" w14:paraId="1D96F16A" w14:textId="77777777">
        <w:trPr>
          <w:cantSplit/>
        </w:trPr>
        <w:tc>
          <w:tcPr>
            <w:tcW w:w="816" w:type="dxa"/>
            <w:vMerge/>
            <w:tcBorders>
              <w:bottom w:val="single" w:color="auto" w:sz="4" w:space="0"/>
              <w:right w:val="single" w:color="BFBFBF" w:themeColor="background1" w:themeShade="BF" w:sz="4" w:space="0"/>
            </w:tcBorders>
            <w:vAlign w:val="bottom"/>
            <w:hideMark/>
          </w:tcPr>
          <w:p w:rsidRPr="00733E59" w:rsidR="00B93346" w:rsidP="00121FBE" w:rsidRDefault="00B93346" w14:paraId="18B3AC24" w14:textId="77777777">
            <w:pPr>
              <w:pStyle w:val="TableHeader"/>
              <w:rPr>
                <w:color w:val="000000"/>
              </w:rPr>
            </w:pPr>
          </w:p>
        </w:tc>
        <w:tc>
          <w:tcPr>
            <w:tcW w:w="960" w:type="dxa"/>
            <w:vMerge/>
            <w:tcBorders>
              <w:left w:val="single" w:color="BFBFBF" w:themeColor="background1" w:themeShade="BF" w:sz="4" w:space="0"/>
              <w:bottom w:val="single" w:color="auto" w:sz="4" w:space="0"/>
              <w:right w:val="single" w:color="BFBFBF" w:themeColor="background1" w:themeShade="BF" w:sz="4" w:space="0"/>
            </w:tcBorders>
            <w:vAlign w:val="bottom"/>
            <w:hideMark/>
          </w:tcPr>
          <w:p w:rsidRPr="00733E59" w:rsidR="00B93346" w:rsidP="00121FBE" w:rsidRDefault="00B93346" w14:paraId="3FDF93CE" w14:textId="77777777">
            <w:pPr>
              <w:pStyle w:val="TableHeader"/>
              <w:rPr>
                <w:color w:val="000000"/>
              </w:rPr>
            </w:pPr>
          </w:p>
        </w:tc>
        <w:tc>
          <w:tcPr>
            <w:tcW w:w="1104" w:type="dxa"/>
            <w:tcBorders>
              <w:top w:val="single" w:color="auto" w:sz="4" w:space="0"/>
              <w:left w:val="single" w:color="BFBFBF" w:themeColor="background1" w:themeShade="BF" w:sz="4" w:space="0"/>
              <w:bottom w:val="single" w:color="auto" w:sz="4" w:space="0"/>
              <w:right w:val="nil"/>
            </w:tcBorders>
            <w:shd w:val="clear" w:color="auto" w:fill="auto"/>
            <w:noWrap/>
            <w:vAlign w:val="bottom"/>
            <w:hideMark/>
          </w:tcPr>
          <w:p w:rsidRPr="00F65C48" w:rsidR="00B93346" w:rsidP="00121FBE" w:rsidRDefault="00B93346" w14:paraId="7F361E8C" w14:textId="77777777">
            <w:pPr>
              <w:pStyle w:val="TableHeader"/>
              <w:ind w:left="-30" w:right="-110"/>
            </w:pPr>
            <w:r w:rsidRPr="2F32AA2D">
              <w:t>Feedstock*</w:t>
            </w:r>
          </w:p>
        </w:tc>
        <w:tc>
          <w:tcPr>
            <w:tcW w:w="990" w:type="dxa"/>
            <w:tcBorders>
              <w:top w:val="single" w:color="auto" w:sz="4" w:space="0"/>
              <w:left w:val="nil"/>
              <w:bottom w:val="single" w:color="auto" w:sz="4" w:space="0"/>
              <w:right w:val="nil"/>
            </w:tcBorders>
            <w:shd w:val="clear" w:color="auto" w:fill="auto"/>
            <w:noWrap/>
            <w:vAlign w:val="bottom"/>
            <w:hideMark/>
          </w:tcPr>
          <w:p w:rsidRPr="00733E59" w:rsidR="00B93346" w:rsidP="00121FBE" w:rsidRDefault="00B93346" w14:paraId="5A3EE375" w14:textId="77777777">
            <w:pPr>
              <w:pStyle w:val="TableHeader"/>
              <w:ind w:left="-30" w:right="-110"/>
            </w:pPr>
            <w:r w:rsidRPr="2F32AA2D">
              <w:t>Energy**</w:t>
            </w:r>
          </w:p>
        </w:tc>
        <w:tc>
          <w:tcPr>
            <w:tcW w:w="1260" w:type="dxa"/>
            <w:tcBorders>
              <w:top w:val="single" w:color="auto" w:sz="4" w:space="0"/>
              <w:left w:val="nil"/>
              <w:bottom w:val="single" w:color="auto" w:sz="4" w:space="0"/>
              <w:right w:val="nil"/>
            </w:tcBorders>
            <w:shd w:val="clear" w:color="auto" w:fill="auto"/>
            <w:noWrap/>
            <w:vAlign w:val="bottom"/>
            <w:hideMark/>
          </w:tcPr>
          <w:p w:rsidRPr="00733E59" w:rsidR="00B93346" w:rsidP="00121FBE" w:rsidRDefault="00B93346" w14:paraId="39A8F06C" w14:textId="77777777">
            <w:pPr>
              <w:pStyle w:val="TableHeader"/>
              <w:ind w:left="-30" w:right="-110"/>
            </w:pPr>
            <w:r w:rsidRPr="2F32AA2D">
              <w:t>Chemical***</w:t>
            </w:r>
          </w:p>
        </w:tc>
        <w:tc>
          <w:tcPr>
            <w:tcW w:w="1080" w:type="dxa"/>
            <w:tcBorders>
              <w:top w:val="single" w:color="auto" w:sz="4" w:space="0"/>
              <w:left w:val="nil"/>
              <w:bottom w:val="single" w:color="auto" w:sz="4" w:space="0"/>
              <w:right w:val="nil"/>
            </w:tcBorders>
            <w:shd w:val="clear" w:color="auto" w:fill="auto"/>
            <w:noWrap/>
            <w:vAlign w:val="bottom"/>
            <w:hideMark/>
          </w:tcPr>
          <w:p w:rsidRPr="00733E59" w:rsidR="00B93346" w:rsidP="00121FBE" w:rsidRDefault="00B93346" w14:paraId="211C2ECF" w14:textId="77777777">
            <w:pPr>
              <w:pStyle w:val="TableHeader"/>
              <w:ind w:left="-30" w:right="-110"/>
            </w:pPr>
            <w:r w:rsidRPr="2F32AA2D">
              <w:t>Other****</w:t>
            </w:r>
          </w:p>
        </w:tc>
        <w:tc>
          <w:tcPr>
            <w:tcW w:w="810" w:type="dxa"/>
            <w:tcBorders>
              <w:top w:val="single" w:color="auto" w:sz="4" w:space="0"/>
              <w:left w:val="nil"/>
              <w:bottom w:val="single" w:color="auto" w:sz="4" w:space="0"/>
              <w:right w:val="nil"/>
            </w:tcBorders>
            <w:shd w:val="clear" w:color="auto" w:fill="auto"/>
            <w:noWrap/>
            <w:vAlign w:val="bottom"/>
            <w:hideMark/>
          </w:tcPr>
          <w:p w:rsidRPr="00733E59" w:rsidR="00B93346" w:rsidP="00121FBE" w:rsidRDefault="00B93346" w14:paraId="513C914B" w14:textId="77777777">
            <w:pPr>
              <w:pStyle w:val="TableHeader"/>
              <w:ind w:left="-30" w:right="-110"/>
            </w:pPr>
            <w:r w:rsidRPr="2F32AA2D">
              <w:t>Labor</w:t>
            </w:r>
          </w:p>
        </w:tc>
        <w:tc>
          <w:tcPr>
            <w:tcW w:w="900" w:type="dxa"/>
            <w:tcBorders>
              <w:top w:val="single" w:color="auto" w:sz="4" w:space="0"/>
              <w:left w:val="nil"/>
              <w:bottom w:val="single" w:color="auto" w:sz="4" w:space="0"/>
              <w:right w:val="single" w:color="BFBFBF" w:themeColor="background1" w:themeShade="BF" w:sz="4" w:space="0"/>
            </w:tcBorders>
            <w:shd w:val="clear" w:color="auto" w:fill="auto"/>
            <w:noWrap/>
            <w:vAlign w:val="bottom"/>
            <w:hideMark/>
          </w:tcPr>
          <w:p w:rsidRPr="00733E59" w:rsidR="00B93346" w:rsidP="00121FBE" w:rsidRDefault="00B93346" w14:paraId="1B9EB8C6" w14:textId="77777777">
            <w:pPr>
              <w:pStyle w:val="TableHeader"/>
              <w:ind w:left="-30" w:right="-110"/>
            </w:pPr>
            <w:r w:rsidRPr="2F32AA2D">
              <w:t>Capital</w:t>
            </w:r>
          </w:p>
        </w:tc>
        <w:tc>
          <w:tcPr>
            <w:tcW w:w="810" w:type="dxa"/>
            <w:tcBorders>
              <w:top w:val="single" w:color="auto" w:sz="4" w:space="0"/>
              <w:left w:val="single" w:color="BFBFBF" w:themeColor="background1" w:themeShade="BF" w:sz="4" w:space="0"/>
              <w:bottom w:val="single" w:color="auto" w:sz="4" w:space="0"/>
              <w:right w:val="nil"/>
            </w:tcBorders>
            <w:shd w:val="clear" w:color="auto" w:fill="auto"/>
            <w:noWrap/>
            <w:vAlign w:val="bottom"/>
            <w:hideMark/>
          </w:tcPr>
          <w:p w:rsidRPr="00733E59" w:rsidR="00B93346" w:rsidP="00121FBE" w:rsidRDefault="00B93346" w14:paraId="33234531" w14:textId="77777777">
            <w:pPr>
              <w:pStyle w:val="TableHeader"/>
              <w:ind w:left="-30" w:right="-110"/>
            </w:pPr>
            <w:r w:rsidRPr="2F32AA2D">
              <w:t>Biofuel</w:t>
            </w:r>
          </w:p>
        </w:tc>
        <w:tc>
          <w:tcPr>
            <w:tcW w:w="810" w:type="dxa"/>
            <w:tcBorders>
              <w:top w:val="single" w:color="auto" w:sz="4" w:space="0"/>
              <w:left w:val="nil"/>
              <w:bottom w:val="single" w:color="auto" w:sz="4" w:space="0"/>
            </w:tcBorders>
            <w:shd w:val="clear" w:color="auto" w:fill="auto"/>
            <w:noWrap/>
            <w:vAlign w:val="bottom"/>
            <w:hideMark/>
          </w:tcPr>
          <w:p w:rsidRPr="00733E59" w:rsidR="00B93346" w:rsidP="00121FBE" w:rsidRDefault="00B93346" w14:paraId="6B224AA8" w14:textId="77777777">
            <w:pPr>
              <w:pStyle w:val="TableHeader"/>
              <w:ind w:left="-30" w:right="-110"/>
            </w:pPr>
            <w:proofErr w:type="spellStart"/>
            <w:r w:rsidRPr="00121FBE">
              <w:t>Ddgs</w:t>
            </w:r>
            <w:proofErr w:type="spellEnd"/>
          </w:p>
        </w:tc>
      </w:tr>
      <w:tr w:rsidRPr="00733E59" w:rsidR="00864984" w:rsidTr="00B9321A" w14:paraId="554337B3" w14:textId="77777777">
        <w:trPr>
          <w:cantSplit/>
        </w:trPr>
        <w:tc>
          <w:tcPr>
            <w:tcW w:w="816" w:type="dxa"/>
            <w:vMerge w:val="restart"/>
            <w:tcBorders>
              <w:top w:val="single" w:color="auto" w:sz="4" w:space="0"/>
              <w:bottom w:val="single" w:color="BFBFBF" w:themeColor="background1" w:themeShade="BF" w:sz="4" w:space="0"/>
              <w:right w:val="single" w:color="BFBFBF" w:themeColor="background1" w:themeShade="BF" w:sz="4" w:space="0"/>
            </w:tcBorders>
            <w:shd w:val="clear" w:color="auto" w:fill="auto"/>
            <w:noWrap/>
            <w:vAlign w:val="center"/>
            <w:hideMark/>
          </w:tcPr>
          <w:p w:rsidRPr="00733E59" w:rsidR="00B93346" w:rsidP="00864984" w:rsidRDefault="00B93346" w14:paraId="42B83604" w14:textId="77777777">
            <w:pPr>
              <w:pStyle w:val="TableText"/>
            </w:pPr>
            <w:r w:rsidRPr="2F32AA2D">
              <w:t>USA</w:t>
            </w:r>
          </w:p>
        </w:tc>
        <w:tc>
          <w:tcPr>
            <w:tcW w:w="960" w:type="dxa"/>
            <w:tcBorders>
              <w:top w:val="single" w:color="auto"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2FFD0E5F" w14:textId="77777777">
            <w:pPr>
              <w:pStyle w:val="TableText"/>
            </w:pPr>
            <w:proofErr w:type="spellStart"/>
            <w:r w:rsidRPr="2F32AA2D">
              <w:t>Ceth</w:t>
            </w:r>
            <w:proofErr w:type="spellEnd"/>
          </w:p>
        </w:tc>
        <w:tc>
          <w:tcPr>
            <w:tcW w:w="1104" w:type="dxa"/>
            <w:tcBorders>
              <w:top w:val="single" w:color="auto"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1A1D20F7" w14:textId="77777777">
            <w:pPr>
              <w:pStyle w:val="TableText"/>
              <w:tabs>
                <w:tab w:val="decimal" w:pos="370"/>
              </w:tabs>
            </w:pPr>
            <w:r w:rsidRPr="2F32AA2D">
              <w:t>0.85</w:t>
            </w:r>
          </w:p>
        </w:tc>
        <w:tc>
          <w:tcPr>
            <w:tcW w:w="990" w:type="dxa"/>
            <w:tcBorders>
              <w:top w:val="single" w:color="auto"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A865E06" w14:textId="77777777">
            <w:pPr>
              <w:pStyle w:val="TableText"/>
              <w:tabs>
                <w:tab w:val="decimal" w:pos="330"/>
              </w:tabs>
            </w:pPr>
            <w:r w:rsidRPr="2F32AA2D">
              <w:t>0.01</w:t>
            </w:r>
          </w:p>
        </w:tc>
        <w:tc>
          <w:tcPr>
            <w:tcW w:w="1260" w:type="dxa"/>
            <w:tcBorders>
              <w:top w:val="single" w:color="auto"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FD1F228" w14:textId="77777777">
            <w:pPr>
              <w:pStyle w:val="TableText"/>
              <w:tabs>
                <w:tab w:val="decimal" w:pos="420"/>
              </w:tabs>
            </w:pPr>
            <w:r w:rsidRPr="2F32AA2D">
              <w:t>0.15</w:t>
            </w:r>
          </w:p>
        </w:tc>
        <w:tc>
          <w:tcPr>
            <w:tcW w:w="1080" w:type="dxa"/>
            <w:tcBorders>
              <w:top w:val="single" w:color="auto"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7443CA89" w14:textId="77777777">
            <w:pPr>
              <w:pStyle w:val="TableText"/>
              <w:tabs>
                <w:tab w:val="decimal" w:pos="370"/>
              </w:tabs>
            </w:pPr>
            <w:r w:rsidRPr="2F32AA2D">
              <w:t>0.04</w:t>
            </w:r>
          </w:p>
        </w:tc>
        <w:tc>
          <w:tcPr>
            <w:tcW w:w="810" w:type="dxa"/>
            <w:tcBorders>
              <w:top w:val="single" w:color="auto"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7BDDA16" w14:textId="77777777">
            <w:pPr>
              <w:pStyle w:val="TableText"/>
              <w:tabs>
                <w:tab w:val="decimal" w:pos="240"/>
              </w:tabs>
            </w:pPr>
            <w:r w:rsidRPr="2F32AA2D">
              <w:t>0.06</w:t>
            </w:r>
          </w:p>
        </w:tc>
        <w:tc>
          <w:tcPr>
            <w:tcW w:w="900" w:type="dxa"/>
            <w:tcBorders>
              <w:top w:val="single" w:color="auto"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7964629E" w14:textId="77777777">
            <w:pPr>
              <w:pStyle w:val="TableText"/>
              <w:tabs>
                <w:tab w:val="decimal" w:pos="330"/>
              </w:tabs>
            </w:pPr>
            <w:r w:rsidRPr="2F32AA2D">
              <w:t>0.81</w:t>
            </w:r>
          </w:p>
        </w:tc>
        <w:tc>
          <w:tcPr>
            <w:tcW w:w="810" w:type="dxa"/>
            <w:tcBorders>
              <w:top w:val="single" w:color="auto"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1B28456E" w14:textId="77777777">
            <w:pPr>
              <w:pStyle w:val="TableText"/>
              <w:tabs>
                <w:tab w:val="decimal" w:pos="241"/>
              </w:tabs>
            </w:pPr>
            <w:r w:rsidRPr="2F32AA2D">
              <w:t>1.61</w:t>
            </w:r>
          </w:p>
        </w:tc>
        <w:tc>
          <w:tcPr>
            <w:tcW w:w="810" w:type="dxa"/>
            <w:tcBorders>
              <w:top w:val="single" w:color="auto"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72FC5484" w14:textId="77777777">
            <w:pPr>
              <w:pStyle w:val="TableText"/>
              <w:tabs>
                <w:tab w:val="decimal" w:pos="240"/>
              </w:tabs>
              <w:ind w:right="-110"/>
            </w:pPr>
            <w:r w:rsidRPr="2F32AA2D">
              <w:t>0.32</w:t>
            </w:r>
          </w:p>
        </w:tc>
      </w:tr>
      <w:tr w:rsidRPr="00733E59" w:rsidR="00B93346" w:rsidTr="00B9321A" w14:paraId="17B88BD3"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0EBCAFAA"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77ABB3DE" w14:textId="77777777">
            <w:pPr>
              <w:pStyle w:val="TableText"/>
            </w:pPr>
            <w:proofErr w:type="spellStart"/>
            <w:r w:rsidRPr="2F32AA2D">
              <w:t>Sbet</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112044D0" w14:textId="77777777">
            <w:pPr>
              <w:pStyle w:val="TableText"/>
              <w:tabs>
                <w:tab w:val="decimal" w:pos="370"/>
              </w:tabs>
            </w:pPr>
            <w:r w:rsidRPr="2F32AA2D">
              <w:t>0.19</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1DFC881A" w14:textId="77777777">
            <w:pPr>
              <w:pStyle w:val="TableText"/>
              <w:tabs>
                <w:tab w:val="decimal" w:pos="330"/>
              </w:tabs>
            </w:pPr>
            <w:r w:rsidRPr="2F32AA2D">
              <w:t>0.09</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7BFE0B2F" w14:textId="77777777">
            <w:pPr>
              <w:pStyle w:val="TableText"/>
              <w:tabs>
                <w:tab w:val="decimal" w:pos="420"/>
              </w:tabs>
            </w:pPr>
            <w:r w:rsidRPr="2F32AA2D">
              <w:t>0.23</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5BFFFDB0" w14:textId="77777777">
            <w:pPr>
              <w:pStyle w:val="TableText"/>
              <w:tabs>
                <w:tab w:val="decimal" w:pos="370"/>
              </w:tabs>
            </w:pPr>
            <w:r w:rsidRPr="2F32AA2D">
              <w:t>0.18</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6B42D45" w14:textId="77777777">
            <w:pPr>
              <w:pStyle w:val="TableText"/>
              <w:tabs>
                <w:tab w:val="decimal" w:pos="240"/>
              </w:tabs>
            </w:pPr>
            <w:r w:rsidRPr="2F32AA2D">
              <w:t>0.42</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49396BDC" w14:textId="77777777">
            <w:pPr>
              <w:pStyle w:val="TableText"/>
              <w:tabs>
                <w:tab w:val="decimal" w:pos="330"/>
              </w:tabs>
            </w:pPr>
            <w:r w:rsidRPr="2F32AA2D">
              <w:t>0.51</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3AEBAED0"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7E9E3DDF" w14:textId="77777777">
            <w:pPr>
              <w:pStyle w:val="TableText"/>
              <w:tabs>
                <w:tab w:val="decimal" w:pos="240"/>
              </w:tabs>
              <w:ind w:right="-110"/>
            </w:pPr>
            <w:r w:rsidRPr="2F32AA2D">
              <w:t> </w:t>
            </w:r>
          </w:p>
        </w:tc>
      </w:tr>
      <w:tr w:rsidRPr="00733E59" w:rsidR="00864984" w:rsidTr="00B9321A" w14:paraId="22A85883"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1DD8E237"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246B132D" w14:textId="77777777">
            <w:pPr>
              <w:pStyle w:val="TableText"/>
            </w:pPr>
            <w:proofErr w:type="spellStart"/>
            <w:r w:rsidRPr="2F32AA2D">
              <w:t>Sybd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3ACB6BDB" w14:textId="77777777">
            <w:pPr>
              <w:pStyle w:val="TableText"/>
              <w:tabs>
                <w:tab w:val="decimal" w:pos="370"/>
              </w:tabs>
            </w:pPr>
            <w:r w:rsidRPr="2F32AA2D">
              <w:t>2.12</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28F5877A" w14:textId="77777777">
            <w:pPr>
              <w:pStyle w:val="TableText"/>
              <w:tabs>
                <w:tab w:val="decimal" w:pos="330"/>
              </w:tabs>
            </w:pPr>
            <w:r w:rsidRPr="2F32AA2D">
              <w:t>0.02</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E5B21C5" w14:textId="77777777">
            <w:pPr>
              <w:pStyle w:val="TableText"/>
              <w:tabs>
                <w:tab w:val="decimal" w:pos="420"/>
              </w:tabs>
            </w:pPr>
            <w:r w:rsidRPr="2F32AA2D">
              <w:t>0.07</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392B633A" w14:textId="77777777">
            <w:pPr>
              <w:pStyle w:val="TableText"/>
              <w:tabs>
                <w:tab w:val="decimal" w:pos="370"/>
              </w:tabs>
            </w:pPr>
            <w:r w:rsidRPr="2F32AA2D">
              <w:t>0.00</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508A67D5" w14:textId="77777777">
            <w:pPr>
              <w:pStyle w:val="TableText"/>
              <w:tabs>
                <w:tab w:val="decimal" w:pos="240"/>
              </w:tabs>
            </w:pPr>
            <w:r w:rsidRPr="2F32AA2D">
              <w:t>0.11</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68BE4652" w14:textId="77777777">
            <w:pPr>
              <w:pStyle w:val="TableText"/>
              <w:tabs>
                <w:tab w:val="decimal" w:pos="330"/>
              </w:tabs>
            </w:pPr>
            <w:r w:rsidRPr="2F32AA2D">
              <w:t>0.18</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669C9FDD"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21ADC697" w14:textId="77777777">
            <w:pPr>
              <w:pStyle w:val="TableText"/>
              <w:tabs>
                <w:tab w:val="decimal" w:pos="240"/>
              </w:tabs>
              <w:ind w:right="-110"/>
            </w:pPr>
            <w:r w:rsidRPr="2F32AA2D">
              <w:t> </w:t>
            </w:r>
          </w:p>
        </w:tc>
      </w:tr>
      <w:tr w:rsidRPr="00733E59" w:rsidR="00B93346" w:rsidTr="00B9321A" w14:paraId="52F22EB3" w14:textId="77777777">
        <w:trPr>
          <w:cantSplit/>
        </w:trPr>
        <w:tc>
          <w:tcPr>
            <w:tcW w:w="816"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center"/>
            <w:hideMark/>
          </w:tcPr>
          <w:p w:rsidRPr="00733E59" w:rsidR="00B93346" w:rsidP="00864984" w:rsidRDefault="00B93346" w14:paraId="2F586246" w14:textId="77777777">
            <w:pPr>
              <w:pStyle w:val="TableText"/>
            </w:pPr>
            <w:r w:rsidRPr="2F32AA2D">
              <w:t>BRA</w:t>
            </w: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6CBED23F" w14:textId="77777777">
            <w:pPr>
              <w:pStyle w:val="TableText"/>
            </w:pPr>
            <w:proofErr w:type="spellStart"/>
            <w:r w:rsidRPr="2F32AA2D">
              <w:t>Scet</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6F94AB47" w14:textId="77777777">
            <w:pPr>
              <w:pStyle w:val="TableText"/>
              <w:tabs>
                <w:tab w:val="decimal" w:pos="370"/>
              </w:tabs>
            </w:pPr>
            <w:r w:rsidRPr="2F32AA2D">
              <w:t>0.28</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57BAE51" w14:textId="77777777">
            <w:pPr>
              <w:pStyle w:val="TableText"/>
              <w:tabs>
                <w:tab w:val="decimal" w:pos="330"/>
              </w:tabs>
            </w:pPr>
            <w:r w:rsidRPr="2F32AA2D">
              <w:t>0.07</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4DB2613" w14:textId="77777777">
            <w:pPr>
              <w:pStyle w:val="TableText"/>
              <w:tabs>
                <w:tab w:val="decimal" w:pos="420"/>
              </w:tabs>
            </w:pPr>
            <w:r w:rsidRPr="2F32AA2D">
              <w:t>0.05</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4650A023" w14:textId="77777777">
            <w:pPr>
              <w:pStyle w:val="TableText"/>
              <w:tabs>
                <w:tab w:val="decimal" w:pos="370"/>
              </w:tabs>
            </w:pPr>
            <w:r w:rsidRPr="2F32AA2D">
              <w:t>0.17</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1E1C3483" w14:textId="77777777">
            <w:pPr>
              <w:pStyle w:val="TableText"/>
              <w:tabs>
                <w:tab w:val="decimal" w:pos="240"/>
              </w:tabs>
            </w:pPr>
            <w:r w:rsidRPr="2F32AA2D">
              <w:t>0.34</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3B17383E" w14:textId="77777777">
            <w:pPr>
              <w:pStyle w:val="TableText"/>
              <w:tabs>
                <w:tab w:val="decimal" w:pos="330"/>
              </w:tabs>
            </w:pPr>
            <w:r w:rsidRPr="2F32AA2D">
              <w:t>0.69</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04D57446"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0BDA5B6D" w14:textId="77777777">
            <w:pPr>
              <w:pStyle w:val="TableText"/>
              <w:tabs>
                <w:tab w:val="decimal" w:pos="240"/>
              </w:tabs>
              <w:ind w:right="-110"/>
            </w:pPr>
            <w:r w:rsidRPr="2F32AA2D">
              <w:t> </w:t>
            </w:r>
          </w:p>
        </w:tc>
      </w:tr>
      <w:tr w:rsidRPr="00733E59" w:rsidR="00864984" w:rsidTr="00B9321A" w14:paraId="1D9E5ECE"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2FF67B85"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1DED65C6" w14:textId="77777777">
            <w:pPr>
              <w:pStyle w:val="TableText"/>
            </w:pPr>
            <w:proofErr w:type="spellStart"/>
            <w:r w:rsidRPr="2F32AA2D">
              <w:t>Sybd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37662935" w14:textId="77777777">
            <w:pPr>
              <w:pStyle w:val="TableText"/>
              <w:tabs>
                <w:tab w:val="decimal" w:pos="370"/>
              </w:tabs>
            </w:pPr>
            <w:r w:rsidRPr="2F32AA2D">
              <w:t>1.94</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547ACA5" w14:textId="77777777">
            <w:pPr>
              <w:pStyle w:val="TableText"/>
              <w:tabs>
                <w:tab w:val="decimal" w:pos="330"/>
              </w:tabs>
            </w:pPr>
            <w:r w:rsidRPr="2F32AA2D">
              <w:t>0.02</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9B72058" w14:textId="77777777">
            <w:pPr>
              <w:pStyle w:val="TableText"/>
              <w:tabs>
                <w:tab w:val="decimal" w:pos="420"/>
              </w:tabs>
            </w:pPr>
            <w:r w:rsidRPr="2F32AA2D">
              <w:t>0.06</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516080BF" w14:textId="77777777">
            <w:pPr>
              <w:pStyle w:val="TableText"/>
              <w:tabs>
                <w:tab w:val="decimal" w:pos="370"/>
              </w:tabs>
            </w:pPr>
            <w:r w:rsidRPr="2F32AA2D">
              <w:t>0.00</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7E3802BD" w14:textId="77777777">
            <w:pPr>
              <w:pStyle w:val="TableText"/>
              <w:tabs>
                <w:tab w:val="decimal" w:pos="240"/>
              </w:tabs>
            </w:pPr>
            <w:r w:rsidRPr="2F32AA2D">
              <w:t>0.20</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45CE0751" w14:textId="77777777">
            <w:pPr>
              <w:pStyle w:val="TableText"/>
              <w:tabs>
                <w:tab w:val="decimal" w:pos="330"/>
              </w:tabs>
            </w:pPr>
            <w:r w:rsidRPr="2F32AA2D">
              <w:t>0.28</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0BFB959B"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4DA7135B" w14:textId="77777777">
            <w:pPr>
              <w:pStyle w:val="TableText"/>
              <w:tabs>
                <w:tab w:val="decimal" w:pos="240"/>
              </w:tabs>
              <w:ind w:right="-110"/>
            </w:pPr>
            <w:r w:rsidRPr="2F32AA2D">
              <w:t> </w:t>
            </w:r>
          </w:p>
        </w:tc>
      </w:tr>
      <w:tr w:rsidRPr="00733E59" w:rsidR="00B93346" w:rsidTr="00B9321A" w14:paraId="1354283C" w14:textId="77777777">
        <w:trPr>
          <w:cantSplit/>
        </w:trPr>
        <w:tc>
          <w:tcPr>
            <w:tcW w:w="816"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center"/>
            <w:hideMark/>
          </w:tcPr>
          <w:p w:rsidRPr="00733E59" w:rsidR="00B93346" w:rsidP="00864984" w:rsidRDefault="00B93346" w14:paraId="5FA7C905" w14:textId="77777777">
            <w:pPr>
              <w:pStyle w:val="TableText"/>
            </w:pPr>
            <w:r w:rsidRPr="2F32AA2D">
              <w:t>CHN</w:t>
            </w: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42D7A9E5" w14:textId="77777777">
            <w:pPr>
              <w:pStyle w:val="TableText"/>
            </w:pPr>
            <w:proofErr w:type="spellStart"/>
            <w:r w:rsidRPr="2F32AA2D">
              <w:t>Ceth</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669D914D" w14:textId="77777777">
            <w:pPr>
              <w:pStyle w:val="TableText"/>
              <w:tabs>
                <w:tab w:val="decimal" w:pos="370"/>
              </w:tabs>
            </w:pPr>
            <w:r w:rsidRPr="2F32AA2D">
              <w:t>0.70</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5DC3261" w14:textId="77777777">
            <w:pPr>
              <w:pStyle w:val="TableText"/>
              <w:tabs>
                <w:tab w:val="decimal" w:pos="330"/>
              </w:tabs>
            </w:pPr>
            <w:r w:rsidRPr="2F32AA2D">
              <w:t>0.41</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2B85934C" w14:textId="77777777">
            <w:pPr>
              <w:pStyle w:val="TableText"/>
              <w:tabs>
                <w:tab w:val="decimal" w:pos="420"/>
              </w:tabs>
            </w:pPr>
            <w:r w:rsidRPr="2F32AA2D">
              <w:t>0.15</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3E709F34" w14:textId="77777777">
            <w:pPr>
              <w:pStyle w:val="TableText"/>
              <w:tabs>
                <w:tab w:val="decimal" w:pos="370"/>
              </w:tabs>
            </w:pPr>
            <w:r w:rsidRPr="2F32AA2D">
              <w:t>0.04</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1986A82" w14:textId="77777777">
            <w:pPr>
              <w:pStyle w:val="TableText"/>
              <w:tabs>
                <w:tab w:val="decimal" w:pos="240"/>
              </w:tabs>
            </w:pPr>
            <w:r w:rsidRPr="2F32AA2D">
              <w:t>0.05</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4F3A9DD2" w14:textId="77777777">
            <w:pPr>
              <w:pStyle w:val="TableText"/>
              <w:tabs>
                <w:tab w:val="decimal" w:pos="330"/>
              </w:tabs>
            </w:pPr>
            <w:r w:rsidRPr="2F32AA2D">
              <w:t>0.58</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16C55BA8"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2C59FD38" w14:textId="77777777">
            <w:pPr>
              <w:pStyle w:val="TableText"/>
              <w:tabs>
                <w:tab w:val="decimal" w:pos="240"/>
              </w:tabs>
              <w:ind w:right="-110"/>
            </w:pPr>
            <w:r w:rsidRPr="2F32AA2D">
              <w:t>0.32</w:t>
            </w:r>
          </w:p>
        </w:tc>
      </w:tr>
      <w:tr w:rsidRPr="00733E59" w:rsidR="00864984" w:rsidTr="00B9321A" w14:paraId="5A7E9CFD"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1E9845F0"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52BFCE3F" w14:textId="77777777">
            <w:pPr>
              <w:pStyle w:val="TableText"/>
            </w:pPr>
            <w:proofErr w:type="spellStart"/>
            <w:r w:rsidRPr="2F32AA2D">
              <w:t>Sybd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23581A5C" w14:textId="77777777">
            <w:pPr>
              <w:pStyle w:val="TableText"/>
              <w:tabs>
                <w:tab w:val="decimal" w:pos="370"/>
              </w:tabs>
            </w:pPr>
            <w:r w:rsidRPr="2F32AA2D">
              <w:t>1.95</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5F7FC3D" w14:textId="77777777">
            <w:pPr>
              <w:pStyle w:val="TableText"/>
              <w:tabs>
                <w:tab w:val="decimal" w:pos="330"/>
              </w:tabs>
            </w:pPr>
            <w:r w:rsidRPr="2F32AA2D">
              <w:t>0.08</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15946836" w14:textId="77777777">
            <w:pPr>
              <w:pStyle w:val="TableText"/>
              <w:tabs>
                <w:tab w:val="decimal" w:pos="420"/>
              </w:tabs>
            </w:pPr>
            <w:r w:rsidRPr="2F32AA2D">
              <w:t>0.17</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796E8DFF" w14:textId="77777777">
            <w:pPr>
              <w:pStyle w:val="TableText"/>
              <w:tabs>
                <w:tab w:val="decimal" w:pos="370"/>
              </w:tabs>
            </w:pPr>
            <w:r w:rsidRPr="2F32AA2D">
              <w:t>0.01</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214A5A30" w14:textId="77777777">
            <w:pPr>
              <w:pStyle w:val="TableText"/>
              <w:tabs>
                <w:tab w:val="decimal" w:pos="240"/>
              </w:tabs>
            </w:pPr>
            <w:r w:rsidRPr="2F32AA2D">
              <w:t>0.11</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3C72A24E" w14:textId="77777777">
            <w:pPr>
              <w:pStyle w:val="TableText"/>
              <w:tabs>
                <w:tab w:val="decimal" w:pos="330"/>
              </w:tabs>
            </w:pPr>
            <w:r w:rsidRPr="2F32AA2D">
              <w:t>0.18</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14C94D06"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099CABFC" w14:textId="77777777">
            <w:pPr>
              <w:pStyle w:val="TableText"/>
              <w:tabs>
                <w:tab w:val="decimal" w:pos="240"/>
              </w:tabs>
              <w:ind w:right="-110"/>
            </w:pPr>
            <w:r w:rsidRPr="2F32AA2D">
              <w:t> </w:t>
            </w:r>
          </w:p>
        </w:tc>
      </w:tr>
      <w:tr w:rsidRPr="00733E59" w:rsidR="00B93346" w:rsidTr="00B9321A" w14:paraId="4B420BA6" w14:textId="77777777">
        <w:trPr>
          <w:cantSplit/>
        </w:trPr>
        <w:tc>
          <w:tcPr>
            <w:tcW w:w="816"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center"/>
            <w:hideMark/>
          </w:tcPr>
          <w:p w:rsidRPr="00733E59" w:rsidR="00B93346" w:rsidP="00864984" w:rsidRDefault="00B93346" w14:paraId="465989D3" w14:textId="77777777">
            <w:pPr>
              <w:pStyle w:val="TableText"/>
            </w:pPr>
            <w:r w:rsidRPr="2F32AA2D">
              <w:t>EUR</w:t>
            </w: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74093D6A" w14:textId="77777777">
            <w:pPr>
              <w:pStyle w:val="TableText"/>
            </w:pPr>
            <w:proofErr w:type="spellStart"/>
            <w:r w:rsidRPr="2F32AA2D">
              <w:t>Weth</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2185FC94" w14:textId="77777777">
            <w:pPr>
              <w:pStyle w:val="TableText"/>
              <w:tabs>
                <w:tab w:val="decimal" w:pos="370"/>
              </w:tabs>
            </w:pPr>
            <w:r w:rsidRPr="2F32AA2D">
              <w:t>0.39</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2C3770FD" w14:textId="77777777">
            <w:pPr>
              <w:pStyle w:val="TableText"/>
              <w:tabs>
                <w:tab w:val="decimal" w:pos="330"/>
              </w:tabs>
            </w:pPr>
            <w:r w:rsidRPr="2F32AA2D">
              <w:t>0.16</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5F66EBA" w14:textId="77777777">
            <w:pPr>
              <w:pStyle w:val="TableText"/>
              <w:tabs>
                <w:tab w:val="decimal" w:pos="420"/>
              </w:tabs>
            </w:pPr>
            <w:r w:rsidRPr="2F32AA2D">
              <w:t>0.15</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3A02C716" w14:textId="77777777">
            <w:pPr>
              <w:pStyle w:val="TableText"/>
              <w:tabs>
                <w:tab w:val="decimal" w:pos="370"/>
              </w:tabs>
            </w:pPr>
            <w:r w:rsidRPr="2F32AA2D">
              <w:t>0.21</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179C77F4" w14:textId="77777777">
            <w:pPr>
              <w:pStyle w:val="TableText"/>
              <w:tabs>
                <w:tab w:val="decimal" w:pos="240"/>
              </w:tabs>
            </w:pPr>
            <w:r w:rsidRPr="2F32AA2D">
              <w:t>0.08</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68B280C3" w14:textId="77777777">
            <w:pPr>
              <w:pStyle w:val="TableText"/>
              <w:tabs>
                <w:tab w:val="decimal" w:pos="330"/>
              </w:tabs>
            </w:pPr>
            <w:r w:rsidRPr="2F32AA2D">
              <w:t>0.62</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2302B0BA"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39429B06" w14:textId="77777777">
            <w:pPr>
              <w:pStyle w:val="TableText"/>
              <w:tabs>
                <w:tab w:val="decimal" w:pos="240"/>
              </w:tabs>
              <w:ind w:right="-110"/>
            </w:pPr>
            <w:r w:rsidRPr="2F32AA2D">
              <w:t> </w:t>
            </w:r>
          </w:p>
        </w:tc>
      </w:tr>
      <w:tr w:rsidRPr="00733E59" w:rsidR="00B93346" w:rsidTr="00B9321A" w14:paraId="38E50341"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3FC5AA4F"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1D236BB9" w14:textId="77777777">
            <w:pPr>
              <w:pStyle w:val="TableText"/>
            </w:pPr>
            <w:proofErr w:type="spellStart"/>
            <w:r w:rsidRPr="2F32AA2D">
              <w:t>Sbet</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72E85592" w14:textId="77777777">
            <w:pPr>
              <w:pStyle w:val="TableText"/>
              <w:tabs>
                <w:tab w:val="decimal" w:pos="370"/>
              </w:tabs>
            </w:pPr>
            <w:r w:rsidRPr="2F32AA2D">
              <w:t>0.10</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5627B92D" w14:textId="77777777">
            <w:pPr>
              <w:pStyle w:val="TableText"/>
              <w:tabs>
                <w:tab w:val="decimal" w:pos="330"/>
              </w:tabs>
            </w:pPr>
            <w:r w:rsidRPr="2F32AA2D">
              <w:t>0.16</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CF7C5FE" w14:textId="77777777">
            <w:pPr>
              <w:pStyle w:val="TableText"/>
              <w:tabs>
                <w:tab w:val="decimal" w:pos="420"/>
              </w:tabs>
            </w:pPr>
            <w:r w:rsidRPr="2F32AA2D">
              <w:t>0.13</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58738886" w14:textId="77777777">
            <w:pPr>
              <w:pStyle w:val="TableText"/>
              <w:tabs>
                <w:tab w:val="decimal" w:pos="370"/>
              </w:tabs>
            </w:pPr>
            <w:r w:rsidRPr="2F32AA2D">
              <w:t>0.15</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349620E" w14:textId="77777777">
            <w:pPr>
              <w:pStyle w:val="TableText"/>
              <w:tabs>
                <w:tab w:val="decimal" w:pos="240"/>
              </w:tabs>
            </w:pPr>
            <w:r w:rsidRPr="2F32AA2D">
              <w:t>0.50</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1143AA13" w14:textId="77777777">
            <w:pPr>
              <w:pStyle w:val="TableText"/>
              <w:tabs>
                <w:tab w:val="decimal" w:pos="330"/>
              </w:tabs>
            </w:pPr>
            <w:r w:rsidRPr="2F32AA2D">
              <w:t>0.58</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6BE05F76"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19BB136D" w14:textId="77777777">
            <w:pPr>
              <w:pStyle w:val="TableText"/>
              <w:tabs>
                <w:tab w:val="decimal" w:pos="240"/>
              </w:tabs>
              <w:ind w:right="-110"/>
            </w:pPr>
            <w:r w:rsidRPr="2F32AA2D">
              <w:t> </w:t>
            </w:r>
          </w:p>
        </w:tc>
      </w:tr>
      <w:tr w:rsidRPr="00733E59" w:rsidR="00864984" w:rsidTr="00B9321A" w14:paraId="44291BC8"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44BAB978"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4A69F6CD" w14:textId="77777777">
            <w:pPr>
              <w:pStyle w:val="TableText"/>
            </w:pPr>
            <w:proofErr w:type="spellStart"/>
            <w:r w:rsidRPr="2F32AA2D">
              <w:t>Plbd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5E2DF7E1" w14:textId="77777777">
            <w:pPr>
              <w:pStyle w:val="TableText"/>
              <w:tabs>
                <w:tab w:val="decimal" w:pos="370"/>
              </w:tabs>
            </w:pPr>
            <w:r w:rsidRPr="2F32AA2D">
              <w:t>2.45</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248B51AD" w14:textId="77777777">
            <w:pPr>
              <w:pStyle w:val="TableText"/>
              <w:tabs>
                <w:tab w:val="decimal" w:pos="330"/>
              </w:tabs>
            </w:pPr>
            <w:r w:rsidRPr="2F32AA2D">
              <w:t>0.01</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FC912A6" w14:textId="77777777">
            <w:pPr>
              <w:pStyle w:val="TableText"/>
              <w:tabs>
                <w:tab w:val="decimal" w:pos="420"/>
              </w:tabs>
            </w:pPr>
            <w:r w:rsidRPr="2F32AA2D">
              <w:t>0.04</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2FDD11A5" w14:textId="77777777">
            <w:pPr>
              <w:pStyle w:val="TableText"/>
              <w:tabs>
                <w:tab w:val="decimal" w:pos="370"/>
              </w:tabs>
            </w:pPr>
            <w:r w:rsidRPr="2F32AA2D">
              <w:t>0.00</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EFAA847" w14:textId="77777777">
            <w:pPr>
              <w:pStyle w:val="TableText"/>
              <w:tabs>
                <w:tab w:val="decimal" w:pos="240"/>
              </w:tabs>
            </w:pPr>
            <w:r w:rsidRPr="2F32AA2D">
              <w:t>0.00</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0116949F" w14:textId="77777777">
            <w:pPr>
              <w:pStyle w:val="TableText"/>
              <w:tabs>
                <w:tab w:val="decimal" w:pos="330"/>
              </w:tabs>
            </w:pPr>
            <w:r w:rsidRPr="2F32AA2D">
              <w:t>0.00</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5A504FA8"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560CCD34" w14:textId="77777777">
            <w:pPr>
              <w:pStyle w:val="TableText"/>
              <w:tabs>
                <w:tab w:val="decimal" w:pos="240"/>
              </w:tabs>
              <w:ind w:right="-110"/>
            </w:pPr>
            <w:r w:rsidRPr="2F32AA2D">
              <w:t> </w:t>
            </w:r>
          </w:p>
        </w:tc>
      </w:tr>
      <w:tr w:rsidRPr="00733E59" w:rsidR="00B93346" w:rsidTr="00B9321A" w14:paraId="2CA773EE" w14:textId="77777777">
        <w:trPr>
          <w:cantSplit/>
        </w:trPr>
        <w:tc>
          <w:tcPr>
            <w:tcW w:w="816"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center"/>
            <w:hideMark/>
          </w:tcPr>
          <w:p w:rsidRPr="00733E59" w:rsidR="00B93346" w:rsidP="00864984" w:rsidRDefault="00B93346" w14:paraId="781BA3F7" w14:textId="77777777">
            <w:pPr>
              <w:pStyle w:val="TableText"/>
            </w:pPr>
            <w:r w:rsidRPr="2F32AA2D">
              <w:t>XLM</w:t>
            </w: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576E328A" w14:textId="77777777">
            <w:pPr>
              <w:pStyle w:val="TableText"/>
            </w:pPr>
            <w:proofErr w:type="spellStart"/>
            <w:r w:rsidRPr="2F32AA2D">
              <w:t>Scet</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3995C30E" w14:textId="77777777">
            <w:pPr>
              <w:pStyle w:val="TableText"/>
              <w:tabs>
                <w:tab w:val="decimal" w:pos="370"/>
              </w:tabs>
            </w:pPr>
            <w:r w:rsidRPr="2F32AA2D">
              <w:t>0.19</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168D1A5" w14:textId="77777777">
            <w:pPr>
              <w:pStyle w:val="TableText"/>
              <w:tabs>
                <w:tab w:val="decimal" w:pos="330"/>
              </w:tabs>
            </w:pPr>
            <w:r w:rsidRPr="2F32AA2D">
              <w:t>0.10</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D3F6D72" w14:textId="77777777">
            <w:pPr>
              <w:pStyle w:val="TableText"/>
              <w:tabs>
                <w:tab w:val="decimal" w:pos="420"/>
              </w:tabs>
            </w:pPr>
            <w:r w:rsidRPr="2F32AA2D">
              <w:t>0.06</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3556ABB2" w14:textId="77777777">
            <w:pPr>
              <w:pStyle w:val="TableText"/>
              <w:tabs>
                <w:tab w:val="decimal" w:pos="370"/>
              </w:tabs>
            </w:pPr>
            <w:r w:rsidRPr="2F32AA2D">
              <w:t>0.26</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59059A1D" w14:textId="77777777">
            <w:pPr>
              <w:pStyle w:val="TableText"/>
              <w:tabs>
                <w:tab w:val="decimal" w:pos="240"/>
              </w:tabs>
            </w:pPr>
            <w:r w:rsidRPr="2F32AA2D">
              <w:t>0.31</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46F62B31" w14:textId="77777777">
            <w:pPr>
              <w:pStyle w:val="TableText"/>
              <w:tabs>
                <w:tab w:val="decimal" w:pos="330"/>
              </w:tabs>
            </w:pPr>
            <w:r w:rsidRPr="2F32AA2D">
              <w:t>0.71</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6CE3DCC7"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7C99A04C" w14:textId="77777777">
            <w:pPr>
              <w:pStyle w:val="TableText"/>
              <w:tabs>
                <w:tab w:val="decimal" w:pos="240"/>
              </w:tabs>
              <w:ind w:right="-110"/>
            </w:pPr>
            <w:r w:rsidRPr="2F32AA2D">
              <w:t> </w:t>
            </w:r>
          </w:p>
        </w:tc>
      </w:tr>
      <w:tr w:rsidRPr="00733E59" w:rsidR="00864984" w:rsidTr="00B9321A" w14:paraId="30963208"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2F172FBA"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278ECA3D" w14:textId="77777777">
            <w:pPr>
              <w:pStyle w:val="TableText"/>
            </w:pPr>
            <w:proofErr w:type="spellStart"/>
            <w:r w:rsidRPr="2F32AA2D">
              <w:t>Sybd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2BF14D92" w14:textId="77777777">
            <w:pPr>
              <w:pStyle w:val="TableText"/>
              <w:tabs>
                <w:tab w:val="decimal" w:pos="370"/>
              </w:tabs>
            </w:pPr>
            <w:r w:rsidRPr="2F32AA2D">
              <w:t>2.35</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339917C" w14:textId="77777777">
            <w:pPr>
              <w:pStyle w:val="TableText"/>
              <w:tabs>
                <w:tab w:val="decimal" w:pos="330"/>
              </w:tabs>
            </w:pPr>
            <w:r w:rsidRPr="2F32AA2D">
              <w:t>0.04</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28F2BC6" w14:textId="77777777">
            <w:pPr>
              <w:pStyle w:val="TableText"/>
              <w:tabs>
                <w:tab w:val="decimal" w:pos="420"/>
              </w:tabs>
            </w:pPr>
            <w:r w:rsidRPr="2F32AA2D">
              <w:t>0.07</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398F09B8" w14:textId="77777777">
            <w:pPr>
              <w:pStyle w:val="TableText"/>
              <w:tabs>
                <w:tab w:val="decimal" w:pos="370"/>
              </w:tabs>
            </w:pPr>
            <w:r w:rsidRPr="2F32AA2D">
              <w:t>0.00</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F74B9ED" w14:textId="77777777">
            <w:pPr>
              <w:pStyle w:val="TableText"/>
              <w:tabs>
                <w:tab w:val="decimal" w:pos="240"/>
              </w:tabs>
            </w:pPr>
            <w:r w:rsidRPr="2F32AA2D">
              <w:t>0.01</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7C0D8A04" w14:textId="77777777">
            <w:pPr>
              <w:pStyle w:val="TableText"/>
              <w:tabs>
                <w:tab w:val="decimal" w:pos="330"/>
              </w:tabs>
            </w:pPr>
            <w:r w:rsidRPr="2F32AA2D">
              <w:t>0.02</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2E74C240"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504CE266" w14:textId="77777777">
            <w:pPr>
              <w:pStyle w:val="TableText"/>
              <w:tabs>
                <w:tab w:val="decimal" w:pos="240"/>
              </w:tabs>
              <w:ind w:right="-110"/>
            </w:pPr>
            <w:r w:rsidRPr="2F32AA2D">
              <w:t> </w:t>
            </w:r>
          </w:p>
        </w:tc>
      </w:tr>
      <w:tr w:rsidRPr="00733E59" w:rsidR="00B93346" w:rsidTr="00B9321A" w14:paraId="43A30072" w14:textId="77777777">
        <w:trPr>
          <w:cantSplit/>
        </w:trPr>
        <w:tc>
          <w:tcPr>
            <w:tcW w:w="816"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center"/>
            <w:hideMark/>
          </w:tcPr>
          <w:p w:rsidRPr="00733E59" w:rsidR="00B93346" w:rsidP="00864984" w:rsidRDefault="00B93346" w14:paraId="0D0A219E" w14:textId="77777777">
            <w:pPr>
              <w:pStyle w:val="TableText"/>
            </w:pPr>
            <w:r w:rsidRPr="2F32AA2D">
              <w:t>XAS</w:t>
            </w: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58B87387" w14:textId="77777777">
            <w:pPr>
              <w:pStyle w:val="TableText"/>
            </w:pPr>
            <w:proofErr w:type="spellStart"/>
            <w:r w:rsidRPr="2F32AA2D">
              <w:t>Weth</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3734E6AC" w14:textId="77777777">
            <w:pPr>
              <w:pStyle w:val="TableText"/>
              <w:tabs>
                <w:tab w:val="decimal" w:pos="370"/>
              </w:tabs>
            </w:pPr>
            <w:r w:rsidRPr="2F32AA2D">
              <w:t>0.56</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3822C28" w14:textId="77777777">
            <w:pPr>
              <w:pStyle w:val="TableText"/>
              <w:tabs>
                <w:tab w:val="decimal" w:pos="330"/>
              </w:tabs>
            </w:pPr>
            <w:r w:rsidRPr="2F32AA2D">
              <w:t>0.24</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3E49B93" w14:textId="77777777">
            <w:pPr>
              <w:pStyle w:val="TableText"/>
              <w:tabs>
                <w:tab w:val="decimal" w:pos="420"/>
              </w:tabs>
            </w:pPr>
            <w:r w:rsidRPr="2F32AA2D">
              <w:t>0.14</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64313436" w14:textId="77777777">
            <w:pPr>
              <w:pStyle w:val="TableText"/>
              <w:tabs>
                <w:tab w:val="decimal" w:pos="370"/>
              </w:tabs>
            </w:pPr>
            <w:r w:rsidRPr="2F32AA2D">
              <w:t>0.05</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EACE557" w14:textId="77777777">
            <w:pPr>
              <w:pStyle w:val="TableText"/>
              <w:tabs>
                <w:tab w:val="decimal" w:pos="240"/>
              </w:tabs>
            </w:pPr>
            <w:r w:rsidRPr="2F32AA2D">
              <w:t>0.06</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59E71FC2" w14:textId="77777777">
            <w:pPr>
              <w:pStyle w:val="TableText"/>
              <w:tabs>
                <w:tab w:val="decimal" w:pos="330"/>
              </w:tabs>
            </w:pPr>
            <w:r w:rsidRPr="2F32AA2D">
              <w:t>0.57</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12BA3790"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0CF239E0" w14:textId="77777777">
            <w:pPr>
              <w:pStyle w:val="TableText"/>
              <w:tabs>
                <w:tab w:val="decimal" w:pos="240"/>
              </w:tabs>
              <w:ind w:right="-110"/>
            </w:pPr>
            <w:r w:rsidRPr="2F32AA2D">
              <w:t> </w:t>
            </w:r>
          </w:p>
        </w:tc>
      </w:tr>
      <w:tr w:rsidRPr="00733E59" w:rsidR="00B93346" w:rsidTr="00B9321A" w14:paraId="30B471DB"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5F54E67C"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571B116A" w14:textId="77777777">
            <w:pPr>
              <w:pStyle w:val="TableText"/>
            </w:pPr>
            <w:proofErr w:type="spellStart"/>
            <w:r w:rsidRPr="2F32AA2D">
              <w:t>Scet</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4477FEB4" w14:textId="77777777">
            <w:pPr>
              <w:pStyle w:val="TableText"/>
              <w:tabs>
                <w:tab w:val="decimal" w:pos="370"/>
              </w:tabs>
            </w:pPr>
            <w:r w:rsidRPr="2F32AA2D">
              <w:t>0.03</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A730825" w14:textId="77777777">
            <w:pPr>
              <w:pStyle w:val="TableText"/>
              <w:tabs>
                <w:tab w:val="decimal" w:pos="330"/>
              </w:tabs>
            </w:pPr>
            <w:r w:rsidRPr="2F32AA2D">
              <w:t>0.04</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A0C5B98" w14:textId="77777777">
            <w:pPr>
              <w:pStyle w:val="TableText"/>
              <w:tabs>
                <w:tab w:val="decimal" w:pos="420"/>
              </w:tabs>
            </w:pPr>
            <w:r w:rsidRPr="2F32AA2D">
              <w:t>0.06</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07229C21" w14:textId="77777777">
            <w:pPr>
              <w:pStyle w:val="TableText"/>
              <w:tabs>
                <w:tab w:val="decimal" w:pos="370"/>
              </w:tabs>
            </w:pPr>
            <w:r w:rsidRPr="2F32AA2D">
              <w:t>0.44</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55CC6385" w14:textId="77777777">
            <w:pPr>
              <w:pStyle w:val="TableText"/>
              <w:tabs>
                <w:tab w:val="decimal" w:pos="240"/>
              </w:tabs>
            </w:pPr>
            <w:r w:rsidRPr="2F32AA2D">
              <w:t>0.31</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1D12D4BD" w14:textId="77777777">
            <w:pPr>
              <w:pStyle w:val="TableText"/>
              <w:tabs>
                <w:tab w:val="decimal" w:pos="330"/>
              </w:tabs>
            </w:pPr>
            <w:r w:rsidRPr="2F32AA2D">
              <w:t>0.74</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76780DF4"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76BC4BCA" w14:textId="77777777">
            <w:pPr>
              <w:pStyle w:val="TableText"/>
              <w:tabs>
                <w:tab w:val="decimal" w:pos="240"/>
              </w:tabs>
              <w:ind w:right="-110"/>
            </w:pPr>
            <w:r w:rsidRPr="2F32AA2D">
              <w:t> </w:t>
            </w:r>
          </w:p>
        </w:tc>
      </w:tr>
      <w:tr w:rsidRPr="00733E59" w:rsidR="00B93346" w:rsidTr="00B9321A" w14:paraId="2C219E24"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1580A093"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029CDBDB" w14:textId="77777777">
            <w:pPr>
              <w:pStyle w:val="TableText"/>
            </w:pPr>
            <w:proofErr w:type="spellStart"/>
            <w:r w:rsidRPr="2F32AA2D">
              <w:t>Sybd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56AB19BA" w14:textId="77777777">
            <w:pPr>
              <w:pStyle w:val="TableText"/>
              <w:tabs>
                <w:tab w:val="decimal" w:pos="370"/>
              </w:tabs>
            </w:pPr>
            <w:r w:rsidRPr="2F32AA2D">
              <w:t>1.96</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7D06E51D" w14:textId="77777777">
            <w:pPr>
              <w:pStyle w:val="TableText"/>
              <w:tabs>
                <w:tab w:val="decimal" w:pos="330"/>
              </w:tabs>
            </w:pPr>
            <w:r w:rsidRPr="2F32AA2D">
              <w:t>0.05</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0C9073A3" w14:textId="77777777">
            <w:pPr>
              <w:pStyle w:val="TableText"/>
              <w:tabs>
                <w:tab w:val="decimal" w:pos="420"/>
              </w:tabs>
            </w:pPr>
            <w:r w:rsidRPr="2F32AA2D">
              <w:t>0.17</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1CB0EF7C" w14:textId="77777777">
            <w:pPr>
              <w:pStyle w:val="TableText"/>
              <w:tabs>
                <w:tab w:val="decimal" w:pos="370"/>
              </w:tabs>
            </w:pPr>
            <w:r w:rsidRPr="2F32AA2D">
              <w:t>0.00</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AE03586" w14:textId="77777777">
            <w:pPr>
              <w:pStyle w:val="TableText"/>
              <w:tabs>
                <w:tab w:val="decimal" w:pos="240"/>
              </w:tabs>
            </w:pPr>
            <w:r w:rsidRPr="2F32AA2D">
              <w:t>0.12</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1672287A" w14:textId="77777777">
            <w:pPr>
              <w:pStyle w:val="TableText"/>
              <w:tabs>
                <w:tab w:val="decimal" w:pos="330"/>
              </w:tabs>
            </w:pPr>
            <w:r w:rsidRPr="2F32AA2D">
              <w:t>0.19</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34879F25"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51F12B94" w14:textId="77777777">
            <w:pPr>
              <w:pStyle w:val="TableText"/>
              <w:tabs>
                <w:tab w:val="decimal" w:pos="240"/>
              </w:tabs>
              <w:ind w:right="-110"/>
            </w:pPr>
            <w:r w:rsidRPr="2F32AA2D">
              <w:t> </w:t>
            </w:r>
          </w:p>
        </w:tc>
      </w:tr>
      <w:tr w:rsidRPr="00733E59" w:rsidR="00B93346" w:rsidTr="00B9321A" w14:paraId="43B9670B" w14:textId="77777777">
        <w:trPr>
          <w:cantSplit/>
        </w:trPr>
        <w:tc>
          <w:tcPr>
            <w:tcW w:w="816"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vAlign w:val="center"/>
            <w:hideMark/>
          </w:tcPr>
          <w:p w:rsidRPr="00733E59" w:rsidR="00B93346" w:rsidP="00864984" w:rsidRDefault="00B93346" w14:paraId="20BC8899"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7BD10DED" w14:textId="77777777">
            <w:pPr>
              <w:pStyle w:val="TableText"/>
            </w:pPr>
            <w:proofErr w:type="spellStart"/>
            <w:r w:rsidRPr="2F32AA2D">
              <w:t>Plbd</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1E102DB8" w14:textId="77777777">
            <w:pPr>
              <w:pStyle w:val="TableText"/>
              <w:tabs>
                <w:tab w:val="decimal" w:pos="370"/>
              </w:tabs>
            </w:pPr>
            <w:r w:rsidRPr="2F32AA2D">
              <w:t>1.60</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6DB69F9E" w14:textId="77777777">
            <w:pPr>
              <w:pStyle w:val="TableText"/>
              <w:tabs>
                <w:tab w:val="decimal" w:pos="330"/>
              </w:tabs>
            </w:pPr>
            <w:r w:rsidRPr="2F32AA2D">
              <w:t>0.02</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12165DF2" w14:textId="77777777">
            <w:pPr>
              <w:pStyle w:val="TableText"/>
              <w:tabs>
                <w:tab w:val="decimal" w:pos="420"/>
              </w:tabs>
            </w:pPr>
            <w:r w:rsidRPr="2F32AA2D">
              <w:t>0.06</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7F1ED5F7" w14:textId="77777777">
            <w:pPr>
              <w:pStyle w:val="TableText"/>
              <w:tabs>
                <w:tab w:val="decimal" w:pos="370"/>
              </w:tabs>
            </w:pPr>
            <w:r w:rsidRPr="2F32AA2D">
              <w:t>0.00</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5D0368C1" w14:textId="77777777">
            <w:pPr>
              <w:pStyle w:val="TableText"/>
              <w:tabs>
                <w:tab w:val="decimal" w:pos="240"/>
              </w:tabs>
            </w:pPr>
            <w:r w:rsidRPr="2F32AA2D">
              <w:t>0.32</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66D6900C" w14:textId="77777777">
            <w:pPr>
              <w:pStyle w:val="TableText"/>
              <w:tabs>
                <w:tab w:val="decimal" w:pos="330"/>
              </w:tabs>
            </w:pPr>
            <w:r w:rsidRPr="2F32AA2D">
              <w:t>0.50</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506117B1" w14:textId="77777777">
            <w:pPr>
              <w:pStyle w:val="TableText"/>
              <w:tabs>
                <w:tab w:val="decimal" w:pos="241"/>
              </w:tabs>
            </w:pPr>
            <w:r w:rsidRPr="2F32AA2D">
              <w:t>2.50</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37D6BA64" w14:textId="77777777">
            <w:pPr>
              <w:pStyle w:val="TableText"/>
              <w:tabs>
                <w:tab w:val="decimal" w:pos="240"/>
              </w:tabs>
              <w:ind w:right="-110"/>
            </w:pPr>
            <w:r w:rsidRPr="2F32AA2D">
              <w:t> </w:t>
            </w:r>
          </w:p>
        </w:tc>
      </w:tr>
      <w:tr w:rsidRPr="00733E59" w:rsidR="00B93346" w:rsidTr="00B9321A" w14:paraId="5F798BBA" w14:textId="77777777">
        <w:trPr>
          <w:cantSplit/>
        </w:trPr>
        <w:tc>
          <w:tcPr>
            <w:tcW w:w="816" w:type="dxa"/>
            <w:vMerge w:val="restart"/>
            <w:tcBorders>
              <w:top w:val="single" w:color="BFBFBF" w:themeColor="background1" w:themeShade="BF" w:sz="4" w:space="0"/>
              <w:bottom w:val="double" w:color="auto" w:sz="4" w:space="0"/>
              <w:right w:val="single" w:color="BFBFBF" w:themeColor="background1" w:themeShade="BF" w:sz="4" w:space="0"/>
            </w:tcBorders>
            <w:shd w:val="clear" w:color="auto" w:fill="auto"/>
            <w:noWrap/>
            <w:vAlign w:val="center"/>
            <w:hideMark/>
          </w:tcPr>
          <w:p w:rsidRPr="00733E59" w:rsidR="00B93346" w:rsidP="00864984" w:rsidRDefault="00B93346" w14:paraId="3AB2ED3C" w14:textId="77777777">
            <w:pPr>
              <w:pStyle w:val="TableText"/>
            </w:pPr>
            <w:r w:rsidRPr="2F32AA2D">
              <w:t>ROW</w:t>
            </w:r>
          </w:p>
        </w:tc>
        <w:tc>
          <w:tcPr>
            <w:tcW w:w="960"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864984" w:rsidRDefault="00B93346" w14:paraId="7D43E146" w14:textId="77777777">
            <w:pPr>
              <w:pStyle w:val="TableText"/>
            </w:pPr>
            <w:proofErr w:type="spellStart"/>
            <w:r w:rsidRPr="2F32AA2D">
              <w:t>Ceth</w:t>
            </w:r>
            <w:proofErr w:type="spellEnd"/>
          </w:p>
        </w:tc>
        <w:tc>
          <w:tcPr>
            <w:tcW w:w="1104"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864984" w:rsidRDefault="00B93346" w14:paraId="30262966" w14:textId="77777777">
            <w:pPr>
              <w:pStyle w:val="TableText"/>
              <w:tabs>
                <w:tab w:val="decimal" w:pos="370"/>
              </w:tabs>
            </w:pPr>
            <w:r w:rsidRPr="2F32AA2D">
              <w:t>0.69</w:t>
            </w:r>
          </w:p>
        </w:tc>
        <w:tc>
          <w:tcPr>
            <w:tcW w:w="99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430F0858" w14:textId="77777777">
            <w:pPr>
              <w:pStyle w:val="TableText"/>
              <w:tabs>
                <w:tab w:val="decimal" w:pos="330"/>
              </w:tabs>
            </w:pPr>
            <w:r w:rsidRPr="2F32AA2D">
              <w:t>0.11</w:t>
            </w:r>
          </w:p>
        </w:tc>
        <w:tc>
          <w:tcPr>
            <w:tcW w:w="126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2BFED17" w14:textId="77777777">
            <w:pPr>
              <w:pStyle w:val="TableText"/>
              <w:tabs>
                <w:tab w:val="decimal" w:pos="420"/>
              </w:tabs>
            </w:pPr>
            <w:r w:rsidRPr="2F32AA2D">
              <w:t>0.15</w:t>
            </w:r>
          </w:p>
        </w:tc>
        <w:tc>
          <w:tcPr>
            <w:tcW w:w="108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864984" w:rsidRDefault="00B93346" w14:paraId="07F74C06" w14:textId="77777777">
            <w:pPr>
              <w:pStyle w:val="TableText"/>
              <w:tabs>
                <w:tab w:val="decimal" w:pos="370"/>
              </w:tabs>
            </w:pPr>
            <w:r w:rsidRPr="2F32AA2D">
              <w:t>0.04</w:t>
            </w:r>
          </w:p>
        </w:tc>
        <w:tc>
          <w:tcPr>
            <w:tcW w:w="810" w:type="dxa"/>
            <w:tcBorders>
              <w:top w:val="single" w:color="BFBFBF" w:themeColor="background1" w:themeShade="BF" w:sz="4" w:space="0"/>
              <w:left w:val="nil"/>
              <w:bottom w:val="single" w:color="BFBFBF" w:themeColor="background1" w:themeShade="BF" w:sz="4" w:space="0"/>
              <w:right w:val="nil"/>
            </w:tcBorders>
            <w:shd w:val="clear" w:color="auto" w:fill="auto"/>
            <w:noWrap/>
            <w:vAlign w:val="bottom"/>
            <w:hideMark/>
          </w:tcPr>
          <w:p w:rsidRPr="00733E59" w:rsidR="00B93346" w:rsidP="00B9321A" w:rsidRDefault="00B93346" w14:paraId="352C2C4A" w14:textId="77777777">
            <w:pPr>
              <w:pStyle w:val="TableText"/>
              <w:tabs>
                <w:tab w:val="decimal" w:pos="240"/>
              </w:tabs>
            </w:pPr>
            <w:r w:rsidRPr="2F32AA2D">
              <w:t>0.07</w:t>
            </w:r>
          </w:p>
        </w:tc>
        <w:tc>
          <w:tcPr>
            <w:tcW w:w="900" w:type="dxa"/>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shd w:val="clear" w:color="auto" w:fill="auto"/>
            <w:noWrap/>
            <w:vAlign w:val="bottom"/>
            <w:hideMark/>
          </w:tcPr>
          <w:p w:rsidRPr="00733E59" w:rsidR="00B93346" w:rsidP="00B9321A" w:rsidRDefault="00B93346" w14:paraId="7AABEFDE" w14:textId="77777777">
            <w:pPr>
              <w:pStyle w:val="TableText"/>
              <w:tabs>
                <w:tab w:val="decimal" w:pos="330"/>
              </w:tabs>
            </w:pPr>
            <w:r w:rsidRPr="2F32AA2D">
              <w:t>0.87</w:t>
            </w:r>
          </w:p>
        </w:tc>
        <w:tc>
          <w:tcPr>
            <w:tcW w:w="810" w:type="dxa"/>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noWrap/>
            <w:vAlign w:val="bottom"/>
            <w:hideMark/>
          </w:tcPr>
          <w:p w:rsidRPr="00733E59" w:rsidR="00B93346" w:rsidP="00B9321A" w:rsidRDefault="00B93346" w14:paraId="311E0173" w14:textId="77777777">
            <w:pPr>
              <w:pStyle w:val="TableText"/>
              <w:tabs>
                <w:tab w:val="decimal" w:pos="241"/>
              </w:tabs>
            </w:pPr>
            <w:r w:rsidRPr="2F32AA2D">
              <w:t>1.61</w:t>
            </w:r>
          </w:p>
        </w:tc>
        <w:tc>
          <w:tcPr>
            <w:tcW w:w="810" w:type="dxa"/>
            <w:tcBorders>
              <w:top w:val="single" w:color="BFBFBF" w:themeColor="background1" w:themeShade="BF" w:sz="4" w:space="0"/>
              <w:left w:val="nil"/>
              <w:bottom w:val="single" w:color="BFBFBF" w:themeColor="background1" w:themeShade="BF" w:sz="4" w:space="0"/>
            </w:tcBorders>
            <w:shd w:val="clear" w:color="auto" w:fill="auto"/>
            <w:noWrap/>
            <w:vAlign w:val="bottom"/>
            <w:hideMark/>
          </w:tcPr>
          <w:p w:rsidRPr="00733E59" w:rsidR="00B93346" w:rsidP="00B9321A" w:rsidRDefault="00B93346" w14:paraId="672A5E89" w14:textId="77777777">
            <w:pPr>
              <w:pStyle w:val="TableText"/>
              <w:tabs>
                <w:tab w:val="decimal" w:pos="240"/>
              </w:tabs>
              <w:ind w:right="-110"/>
            </w:pPr>
            <w:r w:rsidRPr="2F32AA2D">
              <w:t>0.32</w:t>
            </w:r>
          </w:p>
        </w:tc>
      </w:tr>
      <w:tr w:rsidRPr="00733E59" w:rsidR="00864984" w:rsidTr="00B9321A" w14:paraId="64D8E66C" w14:textId="77777777">
        <w:trPr>
          <w:cantSplit/>
        </w:trPr>
        <w:tc>
          <w:tcPr>
            <w:tcW w:w="816" w:type="dxa"/>
            <w:vMerge/>
            <w:tcBorders>
              <w:top w:val="single" w:color="BFBFBF" w:themeColor="background1" w:themeShade="BF" w:sz="4" w:space="0"/>
              <w:bottom w:val="double" w:color="auto" w:sz="4" w:space="0"/>
              <w:right w:val="single" w:color="BFBFBF" w:themeColor="background1" w:themeShade="BF" w:sz="4" w:space="0"/>
            </w:tcBorders>
            <w:vAlign w:val="center"/>
            <w:hideMark/>
          </w:tcPr>
          <w:p w:rsidRPr="00733E59" w:rsidR="00B93346" w:rsidP="00864984" w:rsidRDefault="00B93346" w14:paraId="54F2563B" w14:textId="77777777">
            <w:pPr>
              <w:pStyle w:val="TableText"/>
              <w:rPr>
                <w:color w:val="000000"/>
              </w:rPr>
            </w:pPr>
          </w:p>
        </w:tc>
        <w:tc>
          <w:tcPr>
            <w:tcW w:w="960" w:type="dxa"/>
            <w:tcBorders>
              <w:top w:val="single" w:color="BFBFBF" w:themeColor="background1" w:themeShade="BF" w:sz="4" w:space="0"/>
              <w:left w:val="single" w:color="BFBFBF" w:themeColor="background1" w:themeShade="BF" w:sz="4" w:space="0"/>
              <w:bottom w:val="double" w:color="auto" w:sz="4" w:space="0"/>
              <w:right w:val="single" w:color="BFBFBF" w:themeColor="background1" w:themeShade="BF" w:sz="4" w:space="0"/>
            </w:tcBorders>
            <w:shd w:val="clear" w:color="auto" w:fill="auto"/>
            <w:noWrap/>
            <w:vAlign w:val="bottom"/>
            <w:hideMark/>
          </w:tcPr>
          <w:p w:rsidRPr="00733E59" w:rsidR="00B93346" w:rsidP="00864984" w:rsidRDefault="00B93346" w14:paraId="6FE2F258" w14:textId="77777777">
            <w:pPr>
              <w:pStyle w:val="TableText"/>
            </w:pPr>
            <w:proofErr w:type="spellStart"/>
            <w:r w:rsidRPr="2F32AA2D">
              <w:t>Weth</w:t>
            </w:r>
            <w:proofErr w:type="spellEnd"/>
          </w:p>
        </w:tc>
        <w:tc>
          <w:tcPr>
            <w:tcW w:w="1104" w:type="dxa"/>
            <w:tcBorders>
              <w:top w:val="single" w:color="BFBFBF" w:themeColor="background1" w:themeShade="BF" w:sz="4" w:space="0"/>
              <w:left w:val="single" w:color="BFBFBF" w:themeColor="background1" w:themeShade="BF" w:sz="4" w:space="0"/>
              <w:bottom w:val="double" w:color="auto" w:sz="4" w:space="0"/>
              <w:right w:val="nil"/>
            </w:tcBorders>
            <w:shd w:val="clear" w:color="auto" w:fill="auto"/>
            <w:noWrap/>
            <w:vAlign w:val="bottom"/>
            <w:hideMark/>
          </w:tcPr>
          <w:p w:rsidRPr="00733E59" w:rsidR="00B93346" w:rsidP="00864984" w:rsidRDefault="00B93346" w14:paraId="7077FCCC" w14:textId="77777777">
            <w:pPr>
              <w:pStyle w:val="TableText"/>
              <w:tabs>
                <w:tab w:val="decimal" w:pos="370"/>
              </w:tabs>
            </w:pPr>
            <w:r w:rsidRPr="2F32AA2D">
              <w:t>0.57</w:t>
            </w:r>
          </w:p>
        </w:tc>
        <w:tc>
          <w:tcPr>
            <w:tcW w:w="990" w:type="dxa"/>
            <w:tcBorders>
              <w:top w:val="single" w:color="BFBFBF" w:themeColor="background1" w:themeShade="BF" w:sz="4" w:space="0"/>
              <w:left w:val="nil"/>
              <w:bottom w:val="double" w:color="auto" w:sz="4" w:space="0"/>
              <w:right w:val="nil"/>
            </w:tcBorders>
            <w:shd w:val="clear" w:color="auto" w:fill="auto"/>
            <w:noWrap/>
            <w:vAlign w:val="bottom"/>
            <w:hideMark/>
          </w:tcPr>
          <w:p w:rsidRPr="00733E59" w:rsidR="00B93346" w:rsidP="00B9321A" w:rsidRDefault="00B93346" w14:paraId="462A0E6D" w14:textId="77777777">
            <w:pPr>
              <w:pStyle w:val="TableText"/>
              <w:tabs>
                <w:tab w:val="decimal" w:pos="330"/>
              </w:tabs>
            </w:pPr>
            <w:r w:rsidRPr="2F32AA2D">
              <w:t>0.08</w:t>
            </w:r>
          </w:p>
        </w:tc>
        <w:tc>
          <w:tcPr>
            <w:tcW w:w="1260" w:type="dxa"/>
            <w:tcBorders>
              <w:top w:val="single" w:color="BFBFBF" w:themeColor="background1" w:themeShade="BF" w:sz="4" w:space="0"/>
              <w:left w:val="nil"/>
              <w:bottom w:val="double" w:color="auto" w:sz="4" w:space="0"/>
              <w:right w:val="nil"/>
            </w:tcBorders>
            <w:shd w:val="clear" w:color="auto" w:fill="auto"/>
            <w:noWrap/>
            <w:vAlign w:val="bottom"/>
            <w:hideMark/>
          </w:tcPr>
          <w:p w:rsidRPr="00733E59" w:rsidR="00B93346" w:rsidP="00B9321A" w:rsidRDefault="00B93346" w14:paraId="5678503A" w14:textId="77777777">
            <w:pPr>
              <w:pStyle w:val="TableText"/>
              <w:tabs>
                <w:tab w:val="decimal" w:pos="420"/>
              </w:tabs>
            </w:pPr>
            <w:r w:rsidRPr="2F32AA2D">
              <w:t>0.14</w:t>
            </w:r>
          </w:p>
        </w:tc>
        <w:tc>
          <w:tcPr>
            <w:tcW w:w="1080" w:type="dxa"/>
            <w:tcBorders>
              <w:top w:val="single" w:color="BFBFBF" w:themeColor="background1" w:themeShade="BF" w:sz="4" w:space="0"/>
              <w:left w:val="nil"/>
              <w:bottom w:val="double" w:color="auto" w:sz="4" w:space="0"/>
              <w:right w:val="nil"/>
            </w:tcBorders>
            <w:shd w:val="clear" w:color="auto" w:fill="auto"/>
            <w:noWrap/>
            <w:vAlign w:val="bottom"/>
            <w:hideMark/>
          </w:tcPr>
          <w:p w:rsidRPr="00733E59" w:rsidR="00B93346" w:rsidP="00864984" w:rsidRDefault="00B93346" w14:paraId="60AA98BC" w14:textId="77777777">
            <w:pPr>
              <w:pStyle w:val="TableText"/>
              <w:tabs>
                <w:tab w:val="decimal" w:pos="370"/>
              </w:tabs>
            </w:pPr>
            <w:r w:rsidRPr="2F32AA2D">
              <w:t>0.04</w:t>
            </w:r>
          </w:p>
        </w:tc>
        <w:tc>
          <w:tcPr>
            <w:tcW w:w="810" w:type="dxa"/>
            <w:tcBorders>
              <w:top w:val="single" w:color="BFBFBF" w:themeColor="background1" w:themeShade="BF" w:sz="4" w:space="0"/>
              <w:left w:val="nil"/>
              <w:bottom w:val="double" w:color="auto" w:sz="4" w:space="0"/>
              <w:right w:val="nil"/>
            </w:tcBorders>
            <w:shd w:val="clear" w:color="auto" w:fill="auto"/>
            <w:noWrap/>
            <w:vAlign w:val="bottom"/>
            <w:hideMark/>
          </w:tcPr>
          <w:p w:rsidRPr="00733E59" w:rsidR="00B93346" w:rsidP="00B9321A" w:rsidRDefault="00B93346" w14:paraId="0BB25212" w14:textId="77777777">
            <w:pPr>
              <w:pStyle w:val="TableText"/>
              <w:tabs>
                <w:tab w:val="decimal" w:pos="240"/>
              </w:tabs>
            </w:pPr>
            <w:r w:rsidRPr="2F32AA2D">
              <w:t>0.07</w:t>
            </w:r>
          </w:p>
        </w:tc>
        <w:tc>
          <w:tcPr>
            <w:tcW w:w="900" w:type="dxa"/>
            <w:tcBorders>
              <w:top w:val="single" w:color="BFBFBF" w:themeColor="background1" w:themeShade="BF" w:sz="4" w:space="0"/>
              <w:left w:val="nil"/>
              <w:bottom w:val="double" w:color="auto" w:sz="4" w:space="0"/>
              <w:right w:val="single" w:color="BFBFBF" w:themeColor="background1" w:themeShade="BF" w:sz="4" w:space="0"/>
            </w:tcBorders>
            <w:shd w:val="clear" w:color="auto" w:fill="auto"/>
            <w:noWrap/>
            <w:vAlign w:val="bottom"/>
            <w:hideMark/>
          </w:tcPr>
          <w:p w:rsidRPr="00733E59" w:rsidR="00B93346" w:rsidP="00B9321A" w:rsidRDefault="00B93346" w14:paraId="530333FC" w14:textId="77777777">
            <w:pPr>
              <w:pStyle w:val="TableText"/>
              <w:tabs>
                <w:tab w:val="decimal" w:pos="330"/>
              </w:tabs>
            </w:pPr>
            <w:r w:rsidRPr="2F32AA2D">
              <w:t>0.71</w:t>
            </w:r>
          </w:p>
        </w:tc>
        <w:tc>
          <w:tcPr>
            <w:tcW w:w="810" w:type="dxa"/>
            <w:tcBorders>
              <w:top w:val="single" w:color="BFBFBF" w:themeColor="background1" w:themeShade="BF" w:sz="4" w:space="0"/>
              <w:left w:val="single" w:color="BFBFBF" w:themeColor="background1" w:themeShade="BF" w:sz="4" w:space="0"/>
              <w:bottom w:val="double" w:color="auto" w:sz="4" w:space="0"/>
              <w:right w:val="nil"/>
            </w:tcBorders>
            <w:shd w:val="clear" w:color="auto" w:fill="auto"/>
            <w:noWrap/>
            <w:vAlign w:val="bottom"/>
            <w:hideMark/>
          </w:tcPr>
          <w:p w:rsidRPr="00733E59" w:rsidR="00B93346" w:rsidP="00B9321A" w:rsidRDefault="00B93346" w14:paraId="3CEE3445" w14:textId="77777777">
            <w:pPr>
              <w:pStyle w:val="TableText"/>
              <w:tabs>
                <w:tab w:val="decimal" w:pos="241"/>
              </w:tabs>
            </w:pPr>
            <w:r w:rsidRPr="2F32AA2D">
              <w:t>1.61</w:t>
            </w:r>
          </w:p>
        </w:tc>
        <w:tc>
          <w:tcPr>
            <w:tcW w:w="810" w:type="dxa"/>
            <w:tcBorders>
              <w:top w:val="single" w:color="BFBFBF" w:themeColor="background1" w:themeShade="BF" w:sz="4" w:space="0"/>
              <w:left w:val="nil"/>
              <w:bottom w:val="double" w:color="auto" w:sz="4" w:space="0"/>
            </w:tcBorders>
            <w:shd w:val="clear" w:color="auto" w:fill="auto"/>
            <w:noWrap/>
            <w:vAlign w:val="bottom"/>
            <w:hideMark/>
          </w:tcPr>
          <w:p w:rsidRPr="00733E59" w:rsidR="00B93346" w:rsidP="00B9321A" w:rsidRDefault="00B93346" w14:paraId="19582039" w14:textId="77777777">
            <w:pPr>
              <w:pStyle w:val="TableText"/>
              <w:tabs>
                <w:tab w:val="decimal" w:pos="240"/>
              </w:tabs>
              <w:ind w:right="-110"/>
            </w:pPr>
            <w:r w:rsidRPr="2F32AA2D">
              <w:t> </w:t>
            </w:r>
          </w:p>
        </w:tc>
      </w:tr>
    </w:tbl>
    <w:p w:rsidRPr="00733E59" w:rsidR="00B93346" w:rsidP="00D95D69" w:rsidRDefault="00B93346" w14:paraId="700CB485" w14:textId="3209EF7E">
      <w:pPr>
        <w:pStyle w:val="Source2"/>
      </w:pPr>
      <w:r w:rsidRPr="00733E59">
        <w:t xml:space="preserve">* Feedstocks are corn for </w:t>
      </w:r>
      <w:proofErr w:type="spellStart"/>
      <w:r w:rsidRPr="00733E59">
        <w:t>Ceth</w:t>
      </w:r>
      <w:proofErr w:type="spellEnd"/>
      <w:r w:rsidRPr="00733E59">
        <w:t>, sugar</w:t>
      </w:r>
      <w:r>
        <w:t xml:space="preserve"> </w:t>
      </w:r>
      <w:r w:rsidRPr="00733E59">
        <w:t xml:space="preserve">beet for </w:t>
      </w:r>
      <w:proofErr w:type="spellStart"/>
      <w:r w:rsidRPr="00733E59">
        <w:t>Sbet</w:t>
      </w:r>
      <w:proofErr w:type="spellEnd"/>
      <w:r w:rsidRPr="00733E59">
        <w:t xml:space="preserve">, sugarcane for </w:t>
      </w:r>
      <w:proofErr w:type="spellStart"/>
      <w:r w:rsidRPr="00733E59">
        <w:t>Scet</w:t>
      </w:r>
      <w:proofErr w:type="spellEnd"/>
      <w:r w:rsidRPr="00733E59">
        <w:t>, veg</w:t>
      </w:r>
      <w:r>
        <w:t>e</w:t>
      </w:r>
      <w:r w:rsidRPr="00733E59">
        <w:t xml:space="preserve">table oil and soybean for </w:t>
      </w:r>
      <w:proofErr w:type="spellStart"/>
      <w:r w:rsidRPr="00733E59">
        <w:t>Sybd</w:t>
      </w:r>
      <w:proofErr w:type="spellEnd"/>
      <w:r w:rsidRPr="00733E59">
        <w:t xml:space="preserve">, wheat for </w:t>
      </w:r>
      <w:proofErr w:type="spellStart"/>
      <w:r w:rsidRPr="00733E59">
        <w:t>Weth</w:t>
      </w:r>
      <w:proofErr w:type="spellEnd"/>
      <w:r w:rsidRPr="00733E59">
        <w:t xml:space="preserve">, other oil seeds for </w:t>
      </w:r>
      <w:proofErr w:type="spellStart"/>
      <w:r w:rsidRPr="00733E59">
        <w:t>Plbd</w:t>
      </w:r>
      <w:proofErr w:type="spellEnd"/>
      <w:r>
        <w:t>.</w:t>
      </w:r>
    </w:p>
    <w:p w:rsidRPr="00733E59" w:rsidR="00B93346" w:rsidP="00D95D69" w:rsidRDefault="00B93346" w14:paraId="327632C0" w14:textId="4C68286C">
      <w:pPr>
        <w:pStyle w:val="Source3"/>
      </w:pPr>
      <w:r w:rsidRPr="00733E59">
        <w:t>** Energy includes oil, natural gas</w:t>
      </w:r>
      <w:r>
        <w:t>,</w:t>
      </w:r>
      <w:r w:rsidRPr="00733E59">
        <w:t xml:space="preserve"> and electricity</w:t>
      </w:r>
      <w:r>
        <w:t>.</w:t>
      </w:r>
    </w:p>
    <w:p w:rsidRPr="00733E59" w:rsidR="00B93346" w:rsidP="00121FBE" w:rsidRDefault="00B93346" w14:paraId="7B85C0E5" w14:textId="3BAB08A0">
      <w:pPr>
        <w:pStyle w:val="Source3"/>
      </w:pPr>
      <w:r w:rsidRPr="00733E59">
        <w:t xml:space="preserve">*** Chemical includes </w:t>
      </w:r>
      <w:proofErr w:type="spellStart"/>
      <w:r w:rsidR="00F864CA">
        <w:t>Eim</w:t>
      </w:r>
      <w:proofErr w:type="spellEnd"/>
      <w:r w:rsidRPr="00733E59">
        <w:t xml:space="preserve"> and Man in ADAGE</w:t>
      </w:r>
      <w:r>
        <w:t>.</w:t>
      </w:r>
    </w:p>
    <w:p w:rsidRPr="00733E59" w:rsidR="00B93346" w:rsidP="00D95D69" w:rsidRDefault="00B93346" w14:paraId="7A755443" w14:textId="00132E23">
      <w:pPr>
        <w:pStyle w:val="Source1"/>
        <w:spacing w:before="60"/>
        <w:rPr>
          <w:szCs w:val="24"/>
        </w:rPr>
      </w:pPr>
      <w:r w:rsidRPr="00733E59">
        <w:t>**** Other includes service</w:t>
      </w:r>
      <w:r w:rsidR="00A4034B">
        <w:t>s</w:t>
      </w:r>
      <w:r w:rsidRPr="00733E59">
        <w:t>, material</w:t>
      </w:r>
      <w:r w:rsidR="00A4034B">
        <w:t>s</w:t>
      </w:r>
      <w:r>
        <w:t>,</w:t>
      </w:r>
      <w:r w:rsidRPr="00733E59">
        <w:t xml:space="preserve"> and transportation</w:t>
      </w:r>
      <w:r>
        <w:t>.</w:t>
      </w:r>
      <w:r>
        <w:rPr>
          <w:szCs w:val="24"/>
        </w:rPr>
        <w:t xml:space="preserve"> </w:t>
      </w:r>
    </w:p>
    <w:p w:rsidRPr="00F65C48" w:rsidR="00B93346" w:rsidP="00121FBE" w:rsidRDefault="00B93346" w14:paraId="022E8BC6" w14:textId="77777777">
      <w:pPr>
        <w:pStyle w:val="Heading2"/>
      </w:pPr>
      <w:bookmarkStart w:name="_Toc503712818" w:id="156"/>
      <w:bookmarkStart w:name="_Toc504465572" w:id="157"/>
      <w:bookmarkStart w:name="_Toc118979530" w:id="158"/>
      <w:r w:rsidRPr="00F65C48">
        <w:t>Energy</w:t>
      </w:r>
      <w:bookmarkEnd w:id="156"/>
      <w:bookmarkEnd w:id="157"/>
      <w:bookmarkEnd w:id="158"/>
    </w:p>
    <w:p w:rsidRPr="001D4C78" w:rsidR="00B93346" w:rsidP="00121FBE" w:rsidRDefault="00B93346" w14:paraId="4EB4E11A" w14:textId="3968F9E3">
      <w:pPr>
        <w:pStyle w:val="BodyText"/>
        <w:ind w:right="-90"/>
      </w:pPr>
      <w:r w:rsidRPr="001D4C78">
        <w:t xml:space="preserve">While </w:t>
      </w:r>
      <w:r>
        <w:t>other sectors were</w:t>
      </w:r>
      <w:r w:rsidRPr="00151C2A">
        <w:t xml:space="preserve"> </w:t>
      </w:r>
      <w:r w:rsidRPr="001D4C78">
        <w:t>sc</w:t>
      </w:r>
      <w:r w:rsidRPr="009C0E15">
        <w:t xml:space="preserve">aled from 2004 to 2010 </w:t>
      </w:r>
      <w:r w:rsidRPr="00F76612">
        <w:t xml:space="preserve">to prepare the </w:t>
      </w:r>
      <w:r w:rsidRPr="00AA2F40">
        <w:t>base</w:t>
      </w:r>
      <w:r w:rsidR="0073495B">
        <w:t>-</w:t>
      </w:r>
      <w:r w:rsidRPr="0051005E">
        <w:t>year</w:t>
      </w:r>
      <w:r w:rsidRPr="00B22A0F">
        <w:t xml:space="preserve"> data, </w:t>
      </w:r>
      <w:r>
        <w:t>the</w:t>
      </w:r>
      <w:r w:rsidRPr="00B22A0F">
        <w:t xml:space="preserve"> energy market </w:t>
      </w:r>
      <w:r w:rsidR="005D79D3">
        <w:t>required</w:t>
      </w:r>
      <w:r w:rsidRPr="00994A32" w:rsidR="005D79D3">
        <w:t xml:space="preserve"> </w:t>
      </w:r>
      <w:r>
        <w:t>sector-specific changes to ensure the model accurately reflected 2010</w:t>
      </w:r>
      <w:r w:rsidRPr="008F5193">
        <w:t>.</w:t>
      </w:r>
      <w:r w:rsidRPr="00FC74D3">
        <w:t xml:space="preserve"> The energy data in the </w:t>
      </w:r>
      <w:r w:rsidRPr="00F65C48">
        <w:t xml:space="preserve">GTAP </w:t>
      </w:r>
      <w:r w:rsidR="00E21CCF">
        <w:t>v7.1</w:t>
      </w:r>
      <w:r w:rsidRPr="00F65C48">
        <w:t xml:space="preserve"> </w:t>
      </w:r>
      <w:r w:rsidR="00F83F9D">
        <w:t>database are</w:t>
      </w:r>
      <w:r w:rsidRPr="00F65C48">
        <w:t xml:space="preserve"> from </w:t>
      </w:r>
      <w:r>
        <w:t>IEA</w:t>
      </w:r>
      <w:r w:rsidR="00B124DA">
        <w:t>’</w:t>
      </w:r>
      <w:r>
        <w:t>s</w:t>
      </w:r>
      <w:r w:rsidRPr="00F65C48">
        <w:t xml:space="preserve"> Energy Statistics </w:t>
      </w:r>
      <w:r w:rsidR="00674CCB">
        <w:t xml:space="preserve">(WES2007) </w:t>
      </w:r>
      <w:r w:rsidRPr="00F65C48">
        <w:t>(</w:t>
      </w:r>
      <w:r w:rsidR="00D72328">
        <w:t xml:space="preserve">IEA, </w:t>
      </w:r>
      <w:r w:rsidRPr="00F65C48">
        <w:t>200</w:t>
      </w:r>
      <w:r w:rsidR="00077CF0">
        <w:t>7</w:t>
      </w:r>
      <w:r w:rsidRPr="00F65C48">
        <w:t>)</w:t>
      </w:r>
      <w:r>
        <w:t>,</w:t>
      </w:r>
      <w:r w:rsidRPr="00F65C48">
        <w:t xml:space="preserve"> </w:t>
      </w:r>
      <w:r w:rsidR="00F83F9D">
        <w:t>but</w:t>
      </w:r>
      <w:r w:rsidRPr="00F65C48" w:rsidR="00F83F9D">
        <w:t xml:space="preserve"> </w:t>
      </w:r>
      <w:r w:rsidRPr="00F65C48">
        <w:t>no physical quantit</w:t>
      </w:r>
      <w:r>
        <w:t xml:space="preserve">ies are </w:t>
      </w:r>
      <w:r w:rsidRPr="00F65C48">
        <w:t xml:space="preserve">included in GTAP </w:t>
      </w:r>
      <w:r w:rsidR="00E21CCF">
        <w:t>v7.1</w:t>
      </w:r>
      <w:r w:rsidRPr="00F65C48">
        <w:t xml:space="preserve">. </w:t>
      </w:r>
      <w:r>
        <w:t xml:space="preserve">The goal of this process </w:t>
      </w:r>
      <w:r w:rsidR="0073495B">
        <w:t xml:space="preserve">was </w:t>
      </w:r>
      <w:r>
        <w:t>to</w:t>
      </w:r>
      <w:r w:rsidRPr="00151C2A">
        <w:t xml:space="preserve"> align</w:t>
      </w:r>
      <w:r w:rsidRPr="001D4C78">
        <w:t xml:space="preserve"> the energy data in the base year in ADAGE with actual energy statistics </w:t>
      </w:r>
      <w:r>
        <w:t>from</w:t>
      </w:r>
      <w:r w:rsidRPr="00151C2A">
        <w:t xml:space="preserve"> </w:t>
      </w:r>
      <w:r w:rsidRPr="001D4C78">
        <w:t>2010</w:t>
      </w:r>
      <w:r>
        <w:t>,</w:t>
      </w:r>
      <w:r w:rsidRPr="001D4C78">
        <w:t xml:space="preserve"> </w:t>
      </w:r>
      <w:r>
        <w:t>rather than rely</w:t>
      </w:r>
      <w:r w:rsidR="0073495B">
        <w:t>ing</w:t>
      </w:r>
      <w:r>
        <w:t xml:space="preserve"> on</w:t>
      </w:r>
      <w:r w:rsidRPr="001D4C78">
        <w:t xml:space="preserve"> GDP </w:t>
      </w:r>
      <w:r w:rsidRPr="00151C2A">
        <w:t>projection</w:t>
      </w:r>
      <w:r>
        <w:t>s</w:t>
      </w:r>
      <w:r w:rsidRPr="00151C2A">
        <w:t>.</w:t>
      </w:r>
      <w:r w:rsidRPr="001D4C78">
        <w:t xml:space="preserve"> </w:t>
      </w:r>
      <w:r>
        <w:t>Also, it is</w:t>
      </w:r>
      <w:r w:rsidRPr="001D4C78">
        <w:t xml:space="preserve"> important to have physical energy accounts in </w:t>
      </w:r>
      <w:r>
        <w:t>the</w:t>
      </w:r>
      <w:r w:rsidRPr="00151C2A">
        <w:t xml:space="preserve"> </w:t>
      </w:r>
      <w:r w:rsidRPr="001D4C78">
        <w:t xml:space="preserve">CGE </w:t>
      </w:r>
      <w:r>
        <w:t>framework</w:t>
      </w:r>
      <w:r w:rsidRPr="00151C2A">
        <w:t xml:space="preserve"> </w:t>
      </w:r>
      <w:r w:rsidRPr="001D4C78">
        <w:t>for regulatory policy an</w:t>
      </w:r>
      <w:r w:rsidRPr="009C0E15">
        <w:t>alysis. To achieve t</w:t>
      </w:r>
      <w:r w:rsidRPr="00F76612">
        <w:t xml:space="preserve">hese two </w:t>
      </w:r>
      <w:r>
        <w:t>objectives</w:t>
      </w:r>
      <w:r w:rsidRPr="009F1CDF">
        <w:t xml:space="preserve">, </w:t>
      </w:r>
      <w:r>
        <w:t>the following</w:t>
      </w:r>
      <w:r w:rsidRPr="00F76612">
        <w:t xml:space="preserve"> </w:t>
      </w:r>
      <w:r w:rsidRPr="00AA2F40">
        <w:t>energ</w:t>
      </w:r>
      <w:r>
        <w:t>y-</w:t>
      </w:r>
      <w:r w:rsidRPr="00AD24F4">
        <w:t xml:space="preserve">related </w:t>
      </w:r>
      <w:r w:rsidRPr="00AA2F40">
        <w:t>database</w:t>
      </w:r>
      <w:r>
        <w:t>s</w:t>
      </w:r>
      <w:r w:rsidRPr="00AD24F4">
        <w:t xml:space="preserve"> </w:t>
      </w:r>
      <w:r w:rsidR="00CD1CA6">
        <w:t xml:space="preserve">were </w:t>
      </w:r>
      <w:r>
        <w:t>incorporated into the model to</w:t>
      </w:r>
      <w:r w:rsidRPr="00AD24F4">
        <w:t xml:space="preserve"> replace the energy data </w:t>
      </w:r>
      <w:r>
        <w:t>generated by the</w:t>
      </w:r>
      <w:r w:rsidRPr="00AD24F4">
        <w:t xml:space="preserve"> scaled </w:t>
      </w:r>
      <w:r w:rsidRPr="00F65C48">
        <w:t xml:space="preserve">GTAP </w:t>
      </w:r>
      <w:r w:rsidR="00E21CCF">
        <w:t>v7.1</w:t>
      </w:r>
      <w:r w:rsidRPr="00F65C48">
        <w:t xml:space="preserve"> dataset:</w:t>
      </w:r>
    </w:p>
    <w:p w:rsidRPr="00733E59" w:rsidR="00B93346" w:rsidP="00F35D81" w:rsidRDefault="00B93346" w14:paraId="0C2C88CE" w14:textId="08D1027C">
      <w:pPr>
        <w:pStyle w:val="bullets"/>
      </w:pPr>
      <w:r w:rsidRPr="00733E59">
        <w:t xml:space="preserve">World </w:t>
      </w:r>
      <w:r w:rsidR="000C4051">
        <w:t>E</w:t>
      </w:r>
      <w:r w:rsidRPr="00733E59">
        <w:t xml:space="preserve">nergy </w:t>
      </w:r>
      <w:r w:rsidR="00674CCB">
        <w:t>Statistics</w:t>
      </w:r>
      <w:r w:rsidR="000C4051">
        <w:t xml:space="preserve"> </w:t>
      </w:r>
      <w:r w:rsidRPr="00733E59">
        <w:t>from IEA</w:t>
      </w:r>
      <w:r>
        <w:t xml:space="preserve"> </w:t>
      </w:r>
      <w:r w:rsidR="000C4051">
        <w:t xml:space="preserve">(IEA, 2007) </w:t>
      </w:r>
      <w:r w:rsidRPr="00733E59">
        <w:t>contains energy balance data for over 150 countries and regions in 2007</w:t>
      </w:r>
      <w:r>
        <w:t>,</w:t>
      </w:r>
      <w:r w:rsidRPr="00733E59">
        <w:t xml:space="preserve"> including energy import, export, </w:t>
      </w:r>
      <w:r>
        <w:t>and sectoral</w:t>
      </w:r>
      <w:r w:rsidRPr="00733E59">
        <w:t xml:space="preserve"> and household consumption i</w:t>
      </w:r>
      <w:r>
        <w:t>n physical units (thousand ton</w:t>
      </w:r>
      <w:r w:rsidRPr="00733E59">
        <w:t>s of oil equivalent) for coal, gas, crude/refined oil, electricity</w:t>
      </w:r>
      <w:r>
        <w:t>,</w:t>
      </w:r>
      <w:r w:rsidRPr="00733E59">
        <w:t xml:space="preserve"> and renewable energy. Electricity generation is separated by generation type, for example, coal, gas</w:t>
      </w:r>
      <w:r>
        <w:t>,</w:t>
      </w:r>
      <w:r w:rsidRPr="00733E59">
        <w:t xml:space="preserve"> refined oil</w:t>
      </w:r>
      <w:r>
        <w:t>,</w:t>
      </w:r>
      <w:r w:rsidRPr="00733E59">
        <w:t xml:space="preserve"> and other renewables sources such as nuclear, bioelectricity, wind</w:t>
      </w:r>
      <w:r>
        <w:t>,</w:t>
      </w:r>
      <w:r w:rsidRPr="00733E59">
        <w:t xml:space="preserve"> </w:t>
      </w:r>
      <w:r w:rsidR="4D50A6DC">
        <w:t xml:space="preserve">solar, geothermal, </w:t>
      </w:r>
      <w:r w:rsidRPr="00733E59">
        <w:t xml:space="preserve">and hydropower. </w:t>
      </w:r>
    </w:p>
    <w:p w:rsidRPr="00733E59" w:rsidR="00B93346" w:rsidP="00F35D81" w:rsidRDefault="00B93346" w14:paraId="2388EF99" w14:textId="486AFEFE">
      <w:pPr>
        <w:pStyle w:val="bullets"/>
      </w:pPr>
      <w:r>
        <w:t>EIA</w:t>
      </w:r>
      <w:r w:rsidR="00B124DA">
        <w:t>’</w:t>
      </w:r>
      <w:r>
        <w:t xml:space="preserve">s </w:t>
      </w:r>
      <w:r w:rsidRPr="00733E59">
        <w:t>International Energy Outlook 2010 (IEO</w:t>
      </w:r>
      <w:r w:rsidR="00D1292C">
        <w:t xml:space="preserve"> </w:t>
      </w:r>
      <w:r w:rsidRPr="00733E59">
        <w:t xml:space="preserve">2010) </w:t>
      </w:r>
      <w:r w:rsidR="000C4051">
        <w:t>(</w:t>
      </w:r>
      <w:r w:rsidR="003D1EB1">
        <w:t xml:space="preserve">DOE, EIA, </w:t>
      </w:r>
      <w:r w:rsidR="00D72328">
        <w:t xml:space="preserve">2010) </w:t>
      </w:r>
      <w:r w:rsidRPr="00733E59" w:rsidR="005D79D3">
        <w:t>provide</w:t>
      </w:r>
      <w:r w:rsidR="005D79D3">
        <w:t>s</w:t>
      </w:r>
      <w:r w:rsidRPr="00733E59" w:rsidR="005D79D3">
        <w:t xml:space="preserve"> </w:t>
      </w:r>
      <w:r w:rsidRPr="00733E59">
        <w:t>projections of regional/country energy consumption</w:t>
      </w:r>
      <w:r>
        <w:t xml:space="preserve"> and</w:t>
      </w:r>
      <w:r w:rsidRPr="00733E59">
        <w:t xml:space="preserve"> production from 2007 </w:t>
      </w:r>
      <w:r w:rsidRPr="00733E59" w:rsidR="00CD1CA6">
        <w:t>t</w:t>
      </w:r>
      <w:r w:rsidR="00CD1CA6">
        <w:t>hrough</w:t>
      </w:r>
      <w:r w:rsidRPr="00733E59" w:rsidR="00CD1CA6">
        <w:t xml:space="preserve"> </w:t>
      </w:r>
      <w:r w:rsidRPr="00733E59">
        <w:t>2035 for 16 regions</w:t>
      </w:r>
      <w:r>
        <w:t>, with the United States</w:t>
      </w:r>
      <w:r w:rsidRPr="00733E59">
        <w:t xml:space="preserve">, Canada, Mexico, Japan, South Korea, Australia/New Zealand, Russia, China, India, </w:t>
      </w:r>
      <w:r>
        <w:t xml:space="preserve">and </w:t>
      </w:r>
      <w:r w:rsidRPr="00733E59">
        <w:t>Brazil a</w:t>
      </w:r>
      <w:r>
        <w:t>s</w:t>
      </w:r>
      <w:r w:rsidRPr="00733E59">
        <w:t xml:space="preserve"> stand-alone countries and the rest </w:t>
      </w:r>
      <w:r>
        <w:t xml:space="preserve">of the </w:t>
      </w:r>
      <w:r w:rsidRPr="00733E59">
        <w:t>world grouped into six regions. The energy consumption sectors include four categories: residential, commercial, industrial</w:t>
      </w:r>
      <w:r>
        <w:t>,</w:t>
      </w:r>
      <w:r w:rsidRPr="00733E59">
        <w:t xml:space="preserve"> and transportation. </w:t>
      </w:r>
    </w:p>
    <w:p w:rsidRPr="00733E59" w:rsidR="00B93346" w:rsidP="00F35D81" w:rsidRDefault="00B93346" w14:paraId="575C933A" w14:textId="43D69791">
      <w:pPr>
        <w:pStyle w:val="bullets"/>
      </w:pPr>
      <w:r w:rsidRPr="00733E59">
        <w:t xml:space="preserve">Energy Prices and Taxes online data service in 2010 </w:t>
      </w:r>
      <w:r w:rsidR="00DA0493">
        <w:t xml:space="preserve">(IEA, 2010) </w:t>
      </w:r>
      <w:r w:rsidRPr="00733E59">
        <w:t xml:space="preserve">from </w:t>
      </w:r>
      <w:r>
        <w:t xml:space="preserve">the </w:t>
      </w:r>
      <w:r w:rsidRPr="00733E59">
        <w:t>OECD library</w:t>
      </w:r>
      <w:r>
        <w:t xml:space="preserve"> </w:t>
      </w:r>
      <w:r w:rsidRPr="00733E59">
        <w:t>provides end-use energy price</w:t>
      </w:r>
      <w:r>
        <w:t>s</w:t>
      </w:r>
      <w:r w:rsidRPr="00733E59">
        <w:t xml:space="preserve"> and tax</w:t>
      </w:r>
      <w:r>
        <w:t>es</w:t>
      </w:r>
      <w:r w:rsidRPr="00733E59">
        <w:t xml:space="preserve"> for coal, gas, crude/refined oil, </w:t>
      </w:r>
      <w:r>
        <w:t xml:space="preserve">and </w:t>
      </w:r>
      <w:r w:rsidRPr="00733E59">
        <w:t xml:space="preserve">electricity generated from different types </w:t>
      </w:r>
      <w:r>
        <w:t>of sources</w:t>
      </w:r>
      <w:r w:rsidRPr="00733E59">
        <w:t xml:space="preserve"> for OECD and </w:t>
      </w:r>
      <w:r>
        <w:t>n</w:t>
      </w:r>
      <w:r w:rsidRPr="00733E59">
        <w:t>on-OECD countries.</w:t>
      </w:r>
    </w:p>
    <w:p w:rsidR="61D2298A" w:rsidP="1BF41688" w:rsidRDefault="61D2298A" w14:paraId="12A62FDF" w14:textId="2BC8F073">
      <w:pPr>
        <w:pStyle w:val="bullets"/>
      </w:pPr>
      <w:r>
        <w:t>The National Renewable Energy Lab Annual Technology Baseline</w:t>
      </w:r>
      <w:r w:rsidR="00D96E19">
        <w:t xml:space="preserve"> (ATB)</w:t>
      </w:r>
      <w:r>
        <w:t xml:space="preserve"> (NREL,</w:t>
      </w:r>
      <w:r w:rsidR="00AE713D">
        <w:t xml:space="preserve"> </w:t>
      </w:r>
      <w:r>
        <w:t>202</w:t>
      </w:r>
      <w:r w:rsidR="2A4F2715">
        <w:t>0</w:t>
      </w:r>
      <w:r>
        <w:t xml:space="preserve">) provides annual cost and generation data for electricity and transportation sectors within the United States. The electricity data include capital expenditures, </w:t>
      </w:r>
      <w:r w:rsidR="00F364CC">
        <w:t>operation and maintenance</w:t>
      </w:r>
      <w:r>
        <w:t xml:space="preserve"> expenditures, capacity factors, and levelized costs with projections through 2050. The ATB data </w:t>
      </w:r>
      <w:r w:rsidR="00F364CC">
        <w:t xml:space="preserve">were </w:t>
      </w:r>
      <w:r>
        <w:t>used in conjunction with the IEO data to disaggregate electricity technologies and update generation costs.</w:t>
      </w:r>
    </w:p>
    <w:p w:rsidRPr="00DF4581" w:rsidR="00B93346" w:rsidP="00F35D81" w:rsidRDefault="00B93346" w14:paraId="1588FF53" w14:textId="684389A7">
      <w:pPr>
        <w:pStyle w:val="BodyText"/>
      </w:pPr>
      <w:r>
        <w:t>The e</w:t>
      </w:r>
      <w:r w:rsidRPr="00F65C48">
        <w:t>nergy data from WE</w:t>
      </w:r>
      <w:r w:rsidR="00674CCB">
        <w:t>S</w:t>
      </w:r>
      <w:r w:rsidRPr="00F65C48">
        <w:t xml:space="preserve">2007 </w:t>
      </w:r>
      <w:r w:rsidR="00CD1CA6">
        <w:t>were</w:t>
      </w:r>
      <w:r w:rsidRPr="00F65C48" w:rsidR="00CD1CA6">
        <w:t xml:space="preserve"> </w:t>
      </w:r>
      <w:r w:rsidRPr="00F65C48">
        <w:t>first</w:t>
      </w:r>
      <w:r w:rsidRPr="001D4C78">
        <w:t xml:space="preserve"> aggregated into the </w:t>
      </w:r>
      <w:r w:rsidR="00BD347F">
        <w:t>112</w:t>
      </w:r>
      <w:r w:rsidRPr="001D4C78" w:rsidR="00BD347F">
        <w:t xml:space="preserve"> </w:t>
      </w:r>
      <w:r w:rsidRPr="001D4C78">
        <w:t xml:space="preserve">regions </w:t>
      </w:r>
      <w:r>
        <w:t>used in</w:t>
      </w:r>
      <w:r w:rsidRPr="00151C2A">
        <w:t xml:space="preserve"> </w:t>
      </w:r>
      <w:r w:rsidRPr="00F65C48">
        <w:t xml:space="preserve">GTAP </w:t>
      </w:r>
      <w:r w:rsidR="00E21CCF">
        <w:t>v7.1</w:t>
      </w:r>
      <w:r w:rsidRPr="001D4C78">
        <w:t xml:space="preserve">. </w:t>
      </w:r>
      <w:r>
        <w:t>Because</w:t>
      </w:r>
      <w:r w:rsidRPr="001D4C78">
        <w:t xml:space="preserve"> </w:t>
      </w:r>
      <w:r w:rsidR="00776D43">
        <w:t xml:space="preserve">the </w:t>
      </w:r>
      <w:r w:rsidRPr="001D4C78">
        <w:t>WE</w:t>
      </w:r>
      <w:r w:rsidR="00C237D0">
        <w:t>S</w:t>
      </w:r>
      <w:r w:rsidR="00CF24A7">
        <w:t xml:space="preserve"> data represented a 2007 snapshot</w:t>
      </w:r>
      <w:r w:rsidRPr="00F76612">
        <w:t xml:space="preserve">, growth </w:t>
      </w:r>
      <w:r w:rsidRPr="009F1CDF">
        <w:t>rate</w:t>
      </w:r>
      <w:r>
        <w:t>s</w:t>
      </w:r>
      <w:r w:rsidRPr="00F76612">
        <w:t xml:space="preserve"> </w:t>
      </w:r>
      <w:r w:rsidR="009F3AA6">
        <w:t xml:space="preserve">between 2007 and 2010 </w:t>
      </w:r>
      <w:r w:rsidRPr="00F76612">
        <w:t xml:space="preserve">from IEO2010 </w:t>
      </w:r>
      <w:r w:rsidR="00CD1CA6">
        <w:t>were</w:t>
      </w:r>
      <w:r w:rsidRPr="009F1CDF" w:rsidR="00CD1CA6">
        <w:t xml:space="preserve"> </w:t>
      </w:r>
      <w:r w:rsidRPr="00F76612">
        <w:t xml:space="preserve">used to extend </w:t>
      </w:r>
      <w:r>
        <w:t xml:space="preserve">the </w:t>
      </w:r>
      <w:r w:rsidRPr="00F76612">
        <w:t>WE</w:t>
      </w:r>
      <w:r w:rsidR="00674CCB">
        <w:t>S</w:t>
      </w:r>
      <w:r w:rsidRPr="00F76612">
        <w:t xml:space="preserve">2007 data to 2010. For all countries </w:t>
      </w:r>
      <w:r w:rsidRPr="009F1CDF">
        <w:t>found</w:t>
      </w:r>
      <w:r w:rsidRPr="00B22A0F">
        <w:t xml:space="preserve"> in the 16 IEO2010 regions, the production growth rate </w:t>
      </w:r>
      <w:r w:rsidR="00CD1CA6">
        <w:t>was</w:t>
      </w:r>
      <w:r w:rsidRPr="00AA2F40" w:rsidR="00CD1CA6">
        <w:t xml:space="preserve"> </w:t>
      </w:r>
      <w:r w:rsidRPr="00B22A0F">
        <w:t xml:space="preserve">applied to both energy production and </w:t>
      </w:r>
      <w:r w:rsidRPr="00AA2F40">
        <w:t>export</w:t>
      </w:r>
      <w:r>
        <w:t>s</w:t>
      </w:r>
      <w:r w:rsidRPr="00B22A0F">
        <w:t xml:space="preserve">, </w:t>
      </w:r>
      <w:r w:rsidRPr="00AD24F4">
        <w:t xml:space="preserve">while </w:t>
      </w:r>
      <w:r>
        <w:t>sectoral</w:t>
      </w:r>
      <w:r w:rsidRPr="00AD24F4">
        <w:t xml:space="preserve"> consumption growth </w:t>
      </w:r>
      <w:r w:rsidRPr="00AA2F40">
        <w:t>rate</w:t>
      </w:r>
      <w:r>
        <w:t>s</w:t>
      </w:r>
      <w:r w:rsidRPr="00AD24F4">
        <w:t xml:space="preserve"> for residential, commercial, industrial</w:t>
      </w:r>
      <w:r>
        <w:t>,</w:t>
      </w:r>
      <w:r w:rsidRPr="00AD24F4">
        <w:t xml:space="preserve"> and transportation </w:t>
      </w:r>
      <w:r w:rsidR="00CD1CA6">
        <w:t>were</w:t>
      </w:r>
      <w:r w:rsidRPr="00AA2F40" w:rsidR="00CD1CA6">
        <w:t xml:space="preserve"> </w:t>
      </w:r>
      <w:r w:rsidRPr="00AD24F4">
        <w:t>applied to the sectors fall</w:t>
      </w:r>
      <w:r w:rsidRPr="00994A32">
        <w:t>ing</w:t>
      </w:r>
      <w:r w:rsidRPr="009E26AF">
        <w:t xml:space="preserve"> into these four categories. </w:t>
      </w:r>
      <w:r w:rsidRPr="00CF5C4B">
        <w:t>Import</w:t>
      </w:r>
      <w:r>
        <w:t>s</w:t>
      </w:r>
      <w:r w:rsidRPr="009E26AF">
        <w:t xml:space="preserve"> </w:t>
      </w:r>
      <w:r w:rsidR="00CD1CA6">
        <w:t>were</w:t>
      </w:r>
      <w:r w:rsidRPr="00CF5C4B" w:rsidR="00CD1CA6">
        <w:t xml:space="preserve"> </w:t>
      </w:r>
      <w:r w:rsidRPr="009E26AF">
        <w:t xml:space="preserve">assumed to grow at the same rate </w:t>
      </w:r>
      <w:r>
        <w:t>as their</w:t>
      </w:r>
      <w:r w:rsidRPr="00CF5C4B">
        <w:t xml:space="preserve"> </w:t>
      </w:r>
      <w:r w:rsidRPr="009E26AF">
        <w:t xml:space="preserve">aggregated </w:t>
      </w:r>
      <w:r>
        <w:t>sectoral</w:t>
      </w:r>
      <w:r w:rsidRPr="009E26AF">
        <w:t xml:space="preserve"> consumption growth </w:t>
      </w:r>
      <w:r w:rsidRPr="00CF5C4B">
        <w:t>rate</w:t>
      </w:r>
      <w:r>
        <w:t>s</w:t>
      </w:r>
      <w:r w:rsidRPr="00CF5C4B">
        <w:t>.</w:t>
      </w:r>
      <w:r w:rsidRPr="009E26AF">
        <w:t xml:space="preserve"> </w:t>
      </w:r>
      <w:r>
        <w:t>Where</w:t>
      </w:r>
      <w:r w:rsidRPr="009E26AF">
        <w:t xml:space="preserve"> </w:t>
      </w:r>
      <w:r w:rsidRPr="00F30ADB">
        <w:t xml:space="preserve">there </w:t>
      </w:r>
      <w:r>
        <w:t>exists</w:t>
      </w:r>
      <w:r w:rsidRPr="00AA0D3F">
        <w:t xml:space="preserve"> </w:t>
      </w:r>
      <w:r w:rsidRPr="00F30ADB">
        <w:t xml:space="preserve">further </w:t>
      </w:r>
      <w:r>
        <w:t>sectoral</w:t>
      </w:r>
      <w:r w:rsidRPr="00F30ADB">
        <w:t xml:space="preserve"> disaggregation, for example, </w:t>
      </w:r>
      <w:r>
        <w:t>in the</w:t>
      </w:r>
      <w:r w:rsidRPr="00AA0D3F">
        <w:t xml:space="preserve"> </w:t>
      </w:r>
      <w:r w:rsidRPr="00F30ADB">
        <w:t>transportation, agricultural</w:t>
      </w:r>
      <w:r>
        <w:t>,</w:t>
      </w:r>
      <w:r w:rsidRPr="00F30ADB">
        <w:t xml:space="preserve"> and biofuel </w:t>
      </w:r>
      <w:r>
        <w:t>sectors previously</w:t>
      </w:r>
      <w:r w:rsidRPr="00AA0D3F">
        <w:t xml:space="preserve"> </w:t>
      </w:r>
      <w:r w:rsidRPr="00F30ADB">
        <w:t>discussed</w:t>
      </w:r>
      <w:r>
        <w:t xml:space="preserve">, </w:t>
      </w:r>
      <w:r w:rsidRPr="00FC74D3">
        <w:t xml:space="preserve">relative </w:t>
      </w:r>
      <w:r w:rsidRPr="00706D73">
        <w:t>share</w:t>
      </w:r>
      <w:r>
        <w:t>s</w:t>
      </w:r>
      <w:r w:rsidRPr="00FC74D3">
        <w:t xml:space="preserve"> </w:t>
      </w:r>
      <w:r w:rsidR="00CD1CA6">
        <w:t>were</w:t>
      </w:r>
      <w:r w:rsidRPr="00FC74D3" w:rsidR="00CD1CA6">
        <w:t xml:space="preserve"> </w:t>
      </w:r>
      <w:r w:rsidRPr="00FC74D3">
        <w:t xml:space="preserve">assigned to </w:t>
      </w:r>
      <w:r>
        <w:t>disaggregate each</w:t>
      </w:r>
      <w:r w:rsidRPr="00FC74D3">
        <w:t xml:space="preserve"> </w:t>
      </w:r>
      <w:r w:rsidRPr="00706D73">
        <w:t>sector</w:t>
      </w:r>
      <w:r w:rsidR="00B124DA">
        <w:t>’</w:t>
      </w:r>
      <w:r>
        <w:t>s</w:t>
      </w:r>
      <w:r w:rsidRPr="00706D73">
        <w:t xml:space="preserve"> </w:t>
      </w:r>
      <w:r w:rsidRPr="00FC74D3">
        <w:t xml:space="preserve">energy demand. </w:t>
      </w:r>
      <w:r>
        <w:t>During this process, t</w:t>
      </w:r>
      <w:r w:rsidRPr="00706D73">
        <w:t>he</w:t>
      </w:r>
      <w:r w:rsidRPr="00FC74D3">
        <w:t xml:space="preserve"> physical </w:t>
      </w:r>
      <w:r w:rsidRPr="00E76F54">
        <w:t xml:space="preserve">energy accounts </w:t>
      </w:r>
      <w:r w:rsidR="00CD1CA6">
        <w:t xml:space="preserve">had </w:t>
      </w:r>
      <w:r w:rsidR="005D79D3">
        <w:t xml:space="preserve">to </w:t>
      </w:r>
      <w:r w:rsidRPr="00E76F54">
        <w:t xml:space="preserve">remain </w:t>
      </w:r>
      <w:r>
        <w:t xml:space="preserve">in </w:t>
      </w:r>
      <w:r w:rsidRPr="00E76F54">
        <w:t xml:space="preserve">balance </w:t>
      </w:r>
      <w:r>
        <w:t>for</w:t>
      </w:r>
      <w:r w:rsidRPr="00E76F54">
        <w:t xml:space="preserve"> 2010. After that, we </w:t>
      </w:r>
      <w:r w:rsidR="004E13AA">
        <w:t>obtained</w:t>
      </w:r>
      <w:r w:rsidRPr="00E76F54">
        <w:t xml:space="preserve"> corresponding monetary accounts by multiplying the physical accounts with energy price and tax </w:t>
      </w:r>
      <w:r>
        <w:t>information</w:t>
      </w:r>
      <w:r w:rsidRPr="00706D73">
        <w:t xml:space="preserve"> </w:t>
      </w:r>
      <w:r>
        <w:t>for</w:t>
      </w:r>
      <w:r w:rsidRPr="00E76F54">
        <w:t xml:space="preserve"> 2010 from the OECD library</w:t>
      </w:r>
      <w:r>
        <w:t xml:space="preserve"> database</w:t>
      </w:r>
      <w:r w:rsidRPr="00E76F54">
        <w:t xml:space="preserve">. </w:t>
      </w:r>
      <w:r w:rsidR="00AD721F">
        <w:t>The cleaned energy data</w:t>
      </w:r>
      <w:r w:rsidR="00717879">
        <w:t xml:space="preserve"> </w:t>
      </w:r>
      <w:r w:rsidR="00CD1CA6">
        <w:t xml:space="preserve">were </w:t>
      </w:r>
      <w:r w:rsidR="00AD721F">
        <w:t xml:space="preserve">named </w:t>
      </w:r>
      <w:r w:rsidR="00717879">
        <w:t xml:space="preserve">by </w:t>
      </w:r>
      <w:r w:rsidR="00CD1CA6">
        <w:t xml:space="preserve">the </w:t>
      </w:r>
      <w:r w:rsidR="00717879">
        <w:t>author</w:t>
      </w:r>
      <w:r w:rsidR="00CD1CA6">
        <w:t>s</w:t>
      </w:r>
      <w:r w:rsidR="00717879">
        <w:t xml:space="preserve"> for convenience</w:t>
      </w:r>
      <w:r w:rsidR="00AD721F">
        <w:t xml:space="preserve"> as </w:t>
      </w:r>
      <w:r w:rsidR="00CC5A01">
        <w:t xml:space="preserve">our </w:t>
      </w:r>
      <w:r w:rsidR="009B0516">
        <w:t>w</w:t>
      </w:r>
      <w:r w:rsidR="00CC5A01">
        <w:t xml:space="preserve">orld </w:t>
      </w:r>
      <w:r w:rsidR="009B0516">
        <w:t>e</w:t>
      </w:r>
      <w:r w:rsidR="00CC5A01">
        <w:t xml:space="preserve">nergy </w:t>
      </w:r>
      <w:r w:rsidR="009B0516">
        <w:t>d</w:t>
      </w:r>
      <w:r w:rsidR="00CC5A01">
        <w:t xml:space="preserve">ataset </w:t>
      </w:r>
      <w:r w:rsidR="00717879">
        <w:t>2010 (</w:t>
      </w:r>
      <w:r w:rsidR="00CC5A01">
        <w:t>WED2010</w:t>
      </w:r>
      <w:r w:rsidR="00717879">
        <w:t>)</w:t>
      </w:r>
      <w:r w:rsidR="00AD721F">
        <w:t xml:space="preserve"> and used in transportation disaggregation. </w:t>
      </w:r>
    </w:p>
    <w:p w:rsidRPr="001A3F0C" w:rsidR="00B93346" w:rsidP="00F35D81" w:rsidRDefault="00B93346" w14:paraId="43B7D22B" w14:textId="77777777">
      <w:pPr>
        <w:pStyle w:val="Heading2"/>
      </w:pPr>
      <w:bookmarkStart w:name="_Toc503712819" w:id="159"/>
      <w:bookmarkStart w:name="_Toc504465573" w:id="160"/>
      <w:bookmarkStart w:name="_Toc118979531" w:id="161"/>
      <w:r w:rsidRPr="001A3F0C">
        <w:t xml:space="preserve">Transportation </w:t>
      </w:r>
      <w:bookmarkEnd w:id="159"/>
      <w:r w:rsidRPr="001A3F0C">
        <w:t>Disaggregation</w:t>
      </w:r>
      <w:bookmarkEnd w:id="160"/>
      <w:bookmarkEnd w:id="161"/>
    </w:p>
    <w:p w:rsidRPr="00B22A0F" w:rsidR="00B93346" w:rsidP="00F35D81" w:rsidRDefault="00B93346" w14:paraId="7E068C3E" w14:textId="44216071">
      <w:pPr>
        <w:pStyle w:val="BodyText"/>
      </w:pPr>
      <w:r w:rsidRPr="001D4C78">
        <w:t xml:space="preserve">In the transportation industry, </w:t>
      </w:r>
      <w:r w:rsidRPr="009C0E15">
        <w:t xml:space="preserve">technology </w:t>
      </w:r>
      <w:r w:rsidRPr="00D752C3">
        <w:t>improvement</w:t>
      </w:r>
      <w:r>
        <w:t>s, represented</w:t>
      </w:r>
      <w:r w:rsidRPr="009C0E15">
        <w:t xml:space="preserve"> by </w:t>
      </w:r>
      <w:r>
        <w:t xml:space="preserve">decreased </w:t>
      </w:r>
      <w:r w:rsidRPr="00D752C3">
        <w:t>energy usage</w:t>
      </w:r>
      <w:r>
        <w:t xml:space="preserve"> per unit of output, </w:t>
      </w:r>
      <w:r w:rsidRPr="00D752C3">
        <w:t>var</w:t>
      </w:r>
      <w:r>
        <w:t>y</w:t>
      </w:r>
      <w:r w:rsidRPr="00D752C3">
        <w:t xml:space="preserve"> significantly by transportation mode.</w:t>
      </w:r>
      <w:r w:rsidRPr="009C0E15">
        <w:t xml:space="preserve"> Disaggregation of </w:t>
      </w:r>
      <w:r>
        <w:t xml:space="preserve">the </w:t>
      </w:r>
      <w:r w:rsidRPr="009C0E15">
        <w:t>transportation sector can</w:t>
      </w:r>
      <w:r w:rsidRPr="00D752C3">
        <w:t xml:space="preserve"> </w:t>
      </w:r>
      <w:r w:rsidRPr="009C0E15">
        <w:t>improve the representation of energy substitution possibilitie</w:t>
      </w:r>
      <w:r w:rsidRPr="00F76612">
        <w:t xml:space="preserve">s among </w:t>
      </w:r>
      <w:r>
        <w:t>and across</w:t>
      </w:r>
      <w:r w:rsidRPr="009F1CDF">
        <w:t xml:space="preserve"> </w:t>
      </w:r>
      <w:r w:rsidRPr="00D752C3">
        <w:t xml:space="preserve">transportation </w:t>
      </w:r>
      <w:r w:rsidRPr="00F76612">
        <w:t xml:space="preserve">modes. To </w:t>
      </w:r>
      <w:r w:rsidRPr="0051005E">
        <w:t xml:space="preserve">gain a fuller understanding of the </w:t>
      </w:r>
      <w:r w:rsidRPr="00B22A0F">
        <w:t>GHG</w:t>
      </w:r>
      <w:r w:rsidRPr="00AD24F4">
        <w:t xml:space="preserve"> mitigation potential of the transportation sector</w:t>
      </w:r>
      <w:r w:rsidRPr="00994A32">
        <w:t xml:space="preserve">, </w:t>
      </w:r>
      <w:r>
        <w:t>the model</w:t>
      </w:r>
      <w:r w:rsidRPr="00095721">
        <w:t xml:space="preserve"> disaggregate</w:t>
      </w:r>
      <w:r>
        <w:t>s</w:t>
      </w:r>
      <w:r w:rsidRPr="009E26AF">
        <w:t xml:space="preserve"> the transportation sector into eight types (light-duty passenger, road freight, road passenger, rail freight, rail passenger, air, water, and all other transportation). </w:t>
      </w:r>
      <w:r>
        <w:t>T</w:t>
      </w:r>
      <w:r w:rsidRPr="00AA0D3F">
        <w:t>he</w:t>
      </w:r>
      <w:r w:rsidRPr="00F30ADB">
        <w:t xml:space="preserve"> GTAP </w:t>
      </w:r>
      <w:r w:rsidR="00E21CCF">
        <w:t>v7.1</w:t>
      </w:r>
      <w:r w:rsidRPr="00F30ADB">
        <w:t xml:space="preserve"> database </w:t>
      </w:r>
      <w:r>
        <w:t>has</w:t>
      </w:r>
      <w:r w:rsidRPr="00AA0D3F">
        <w:t xml:space="preserve"> only three types of transportation (air, water, and the rest)</w:t>
      </w:r>
      <w:r>
        <w:t>,</w:t>
      </w:r>
      <w:r w:rsidRPr="00AA0D3F">
        <w:t xml:space="preserve"> and </w:t>
      </w:r>
      <w:r w:rsidR="00CC5A01">
        <w:t>WED2010</w:t>
      </w:r>
      <w:r w:rsidRPr="00AA0D3F" w:rsidR="00CC5A01">
        <w:t xml:space="preserve"> </w:t>
      </w:r>
      <w:r>
        <w:t>has</w:t>
      </w:r>
      <w:r w:rsidRPr="00F30ADB">
        <w:t xml:space="preserve"> six transportation sectors (road, rail, air, water, pipeline, and other). Thus, to achieve our target </w:t>
      </w:r>
      <w:r>
        <w:t xml:space="preserve">level </w:t>
      </w:r>
      <w:r w:rsidRPr="00AA0D3F">
        <w:t>of transportation sector disaggregati</w:t>
      </w:r>
      <w:r>
        <w:t>on</w:t>
      </w:r>
      <w:r w:rsidRPr="00F30ADB">
        <w:t xml:space="preserve"> </w:t>
      </w:r>
      <w:r>
        <w:t>of the</w:t>
      </w:r>
      <w:r w:rsidRPr="00A86C73">
        <w:t xml:space="preserve"> </w:t>
      </w:r>
      <w:r>
        <w:t>eight</w:t>
      </w:r>
      <w:r w:rsidRPr="00AA0D3F">
        <w:t xml:space="preserve"> </w:t>
      </w:r>
      <w:r w:rsidRPr="00A86C73">
        <w:t xml:space="preserve">types </w:t>
      </w:r>
      <w:r w:rsidRPr="00AA0D3F">
        <w:t>named</w:t>
      </w:r>
      <w:r w:rsidRPr="00A86C73">
        <w:t xml:space="preserve"> above, </w:t>
      </w:r>
      <w:r>
        <w:t>modifications to</w:t>
      </w:r>
      <w:r w:rsidRPr="00A86C73">
        <w:t xml:space="preserve"> the sectors in both </w:t>
      </w:r>
      <w:r>
        <w:t xml:space="preserve">the </w:t>
      </w:r>
      <w:r w:rsidRPr="00F65C48">
        <w:t xml:space="preserve">GTAP </w:t>
      </w:r>
      <w:r w:rsidR="00E21CCF">
        <w:t>v7.1</w:t>
      </w:r>
      <w:r w:rsidRPr="00F65C48">
        <w:t xml:space="preserve"> and IEA database</w:t>
      </w:r>
      <w:r>
        <w:t>s</w:t>
      </w:r>
      <w:r w:rsidRPr="00F65C48">
        <w:t xml:space="preserve"> </w:t>
      </w:r>
      <w:r w:rsidR="00CD1CA6">
        <w:t>we</w:t>
      </w:r>
      <w:r w:rsidRPr="00F65C48" w:rsidR="00CD1CA6">
        <w:t xml:space="preserve">re </w:t>
      </w:r>
      <w:r w:rsidRPr="00F65C48">
        <w:t xml:space="preserve">necessary. </w:t>
      </w:r>
      <w:r w:rsidR="00F364CC">
        <w:t>Although</w:t>
      </w:r>
      <w:r w:rsidRPr="00F65C48" w:rsidR="00F364CC">
        <w:t xml:space="preserve"> </w:t>
      </w:r>
      <w:r w:rsidR="00CD1CA6">
        <w:t xml:space="preserve">we used </w:t>
      </w:r>
      <w:proofErr w:type="spellStart"/>
      <w:r w:rsidRPr="00F65C48">
        <w:t>SplitCom</w:t>
      </w:r>
      <w:proofErr w:type="spellEnd"/>
      <w:r w:rsidRPr="00F65C48">
        <w:t xml:space="preserve"> </w:t>
      </w:r>
      <w:r>
        <w:t>for the agriculture and</w:t>
      </w:r>
      <w:r w:rsidRPr="00F65C48">
        <w:t xml:space="preserve"> biofuel </w:t>
      </w:r>
      <w:r>
        <w:t>disaggregation</w:t>
      </w:r>
      <w:r w:rsidRPr="00F65C48">
        <w:t xml:space="preserve">, </w:t>
      </w:r>
      <w:r w:rsidR="00F364CC">
        <w:t>w</w:t>
      </w:r>
      <w:r w:rsidRPr="00F65C48">
        <w:t>e br</w:t>
      </w:r>
      <w:r w:rsidR="00F364CC">
        <w:t>oke</w:t>
      </w:r>
      <w:r>
        <w:t xml:space="preserve"> </w:t>
      </w:r>
      <w:r w:rsidRPr="00F65C48">
        <w:t xml:space="preserve">up </w:t>
      </w:r>
      <w:r>
        <w:t>the</w:t>
      </w:r>
      <w:r w:rsidRPr="00F65C48">
        <w:t xml:space="preserve"> transportation sector using </w:t>
      </w:r>
      <w:r>
        <w:t>a</w:t>
      </w:r>
      <w:r w:rsidRPr="00151C2A">
        <w:t xml:space="preserve"> </w:t>
      </w:r>
      <w:r w:rsidRPr="001D4C78">
        <w:t xml:space="preserve">combination of </w:t>
      </w:r>
      <w:r w:rsidRPr="00F65C48">
        <w:t xml:space="preserve">the GTAP </w:t>
      </w:r>
      <w:r w:rsidR="00E21CCF">
        <w:t>v7.1</w:t>
      </w:r>
      <w:r w:rsidRPr="00151C2A" w:rsidDel="0007064D">
        <w:t xml:space="preserve"> </w:t>
      </w:r>
      <w:r>
        <w:t xml:space="preserve">and </w:t>
      </w:r>
      <w:r w:rsidR="00CC5A01">
        <w:t>WED2010</w:t>
      </w:r>
      <w:r w:rsidRPr="001D4C78">
        <w:t>. Ta</w:t>
      </w:r>
      <w:r w:rsidRPr="00A659F4">
        <w:t xml:space="preserve">bles 4-3 and 4-4 show the transportation sector mapping between ADAGE and GTAP </w:t>
      </w:r>
      <w:r w:rsidRPr="00A659F4" w:rsidR="00E21CCF">
        <w:t>v7.1</w:t>
      </w:r>
      <w:r w:rsidRPr="00A659F4">
        <w:t xml:space="preserve"> and between ADAGE and IEA, respectively. The diagram in Figure 4-1 shows the data</w:t>
      </w:r>
      <w:r w:rsidRPr="001D4C78">
        <w:t xml:space="preserve"> sources and process used for </w:t>
      </w:r>
      <w:r>
        <w:t xml:space="preserve">the </w:t>
      </w:r>
      <w:r w:rsidRPr="001D4C78">
        <w:t xml:space="preserve">transportation split and </w:t>
      </w:r>
      <w:r>
        <w:t>is</w:t>
      </w:r>
      <w:r w:rsidRPr="001D4C78">
        <w:t xml:space="preserve"> discussed in the </w:t>
      </w:r>
      <w:r>
        <w:t>following sections</w:t>
      </w:r>
      <w:r w:rsidRPr="009F1CDF">
        <w:t>.</w:t>
      </w:r>
      <w:r w:rsidRPr="00F76612">
        <w:t xml:space="preserve"> </w:t>
      </w:r>
      <w:r>
        <w:t>T</w:t>
      </w:r>
      <w:r w:rsidRPr="009F1CDF">
        <w:t>he</w:t>
      </w:r>
      <w:r w:rsidRPr="00F76612">
        <w:t xml:space="preserve"> additional data </w:t>
      </w:r>
      <w:r w:rsidRPr="009F1CDF">
        <w:t>source</w:t>
      </w:r>
      <w:r>
        <w:t>s</w:t>
      </w:r>
      <w:r w:rsidRPr="009F1CDF">
        <w:t xml:space="preserve"> </w:t>
      </w:r>
      <w:r w:rsidRPr="00F76612">
        <w:t>required to construct the consumption shares, productio</w:t>
      </w:r>
      <w:r w:rsidRPr="0051005E">
        <w:t>n shares, trade shares</w:t>
      </w:r>
      <w:r>
        <w:t>,</w:t>
      </w:r>
      <w:r w:rsidRPr="0051005E">
        <w:t xml:space="preserve"> and production cost shares in the existing GTAP and </w:t>
      </w:r>
      <w:r w:rsidR="00AD721F">
        <w:t>WE</w:t>
      </w:r>
      <w:r w:rsidR="001F6B95">
        <w:t>D</w:t>
      </w:r>
      <w:r w:rsidR="00AD721F">
        <w:t>2010</w:t>
      </w:r>
      <w:r w:rsidRPr="0051005E">
        <w:t xml:space="preserve"> sectors</w:t>
      </w:r>
      <w:r>
        <w:t xml:space="preserve"> </w:t>
      </w:r>
      <w:r w:rsidR="00A80DB5">
        <w:t xml:space="preserve">are </w:t>
      </w:r>
      <w:r w:rsidR="0073495B">
        <w:t>as follows</w:t>
      </w:r>
      <w:r w:rsidRPr="0051005E">
        <w:t>:</w:t>
      </w:r>
    </w:p>
    <w:p w:rsidRPr="00733E59" w:rsidR="00B93346" w:rsidP="00F35D81" w:rsidRDefault="00B93346" w14:paraId="5C3F1172" w14:textId="4F7D99E7">
      <w:pPr>
        <w:pStyle w:val="bullets"/>
      </w:pPr>
      <w:r w:rsidRPr="00733E59">
        <w:t xml:space="preserve">Input and output data from </w:t>
      </w:r>
      <w:bookmarkStart w:name="_Hlk510178750" w:id="162"/>
      <w:r w:rsidRPr="00733E59">
        <w:t xml:space="preserve">Global Change </w:t>
      </w:r>
      <w:r w:rsidR="00BF3D0F">
        <w:t>Analysis</w:t>
      </w:r>
      <w:r w:rsidRPr="00733E59" w:rsidR="00BF3D0F">
        <w:t xml:space="preserve"> </w:t>
      </w:r>
      <w:r w:rsidRPr="00733E59">
        <w:t xml:space="preserve">Model 4.2 </w:t>
      </w:r>
      <w:bookmarkEnd w:id="162"/>
      <w:r w:rsidRPr="00733E59">
        <w:t xml:space="preserve">(GCAM), an integrated assessment model developed and maintained by </w:t>
      </w:r>
      <w:bookmarkStart w:name="_Hlk510178729" w:id="163"/>
      <w:r w:rsidRPr="00733E59">
        <w:t xml:space="preserve">Pacific Northwest National </w:t>
      </w:r>
      <w:r>
        <w:t>L</w:t>
      </w:r>
      <w:r w:rsidRPr="00733E59">
        <w:t>aboratory</w:t>
      </w:r>
      <w:bookmarkEnd w:id="163"/>
      <w:r w:rsidRPr="00733E59">
        <w:t xml:space="preserve"> (PNNL)</w:t>
      </w:r>
      <w:r w:rsidR="00D93407">
        <w:t xml:space="preserve"> (PNNL</w:t>
      </w:r>
      <w:r w:rsidR="00F83F9D">
        <w:t xml:space="preserve">, </w:t>
      </w:r>
      <w:r w:rsidR="00D93407">
        <w:t>2015</w:t>
      </w:r>
      <w:r w:rsidR="00F83F9D">
        <w:t>;</w:t>
      </w:r>
      <w:r w:rsidR="00D93407">
        <w:t xml:space="preserve"> Kim et al.</w:t>
      </w:r>
      <w:r w:rsidR="00F83F9D">
        <w:t>,</w:t>
      </w:r>
      <w:r w:rsidR="00D93407">
        <w:t xml:space="preserve"> 2006)</w:t>
      </w:r>
      <w:r w:rsidRPr="00733E59">
        <w:t>. The transportation module in GCAM includes simulated output</w:t>
      </w:r>
      <w:r>
        <w:t>,</w:t>
      </w:r>
      <w:r w:rsidRPr="00733E59">
        <w:t xml:space="preserve"> such as transportation service production in physical (</w:t>
      </w:r>
      <w:r w:rsidR="00F364CC">
        <w:t>VMT</w:t>
      </w:r>
      <w:r w:rsidR="007B4E2D">
        <w:t>)</w:t>
      </w:r>
      <w:r w:rsidR="002531BF">
        <w:t xml:space="preserve"> </w:t>
      </w:r>
      <w:r w:rsidRPr="00733E59">
        <w:t xml:space="preserve">and monetary units </w:t>
      </w:r>
      <w:r w:rsidR="00CD1CA6">
        <w:t>[</w:t>
      </w:r>
      <w:r w:rsidRPr="00733E59" w:rsidR="00CD1CA6">
        <w:t>$</w:t>
      </w:r>
      <w:r w:rsidR="00CD1CA6">
        <w:t>]</w:t>
      </w:r>
      <w:r w:rsidR="006E3E05">
        <w:t>,</w:t>
      </w:r>
      <w:r w:rsidRPr="00733E59" w:rsidR="007B4E2D">
        <w:t xml:space="preserve"> </w:t>
      </w:r>
      <w:r w:rsidRPr="00733E59">
        <w:t xml:space="preserve">service unit cost </w:t>
      </w:r>
      <w:r w:rsidR="00CD1CA6">
        <w:t>[</w:t>
      </w:r>
      <w:r w:rsidR="00F0797F">
        <w:t>$/VMT</w:t>
      </w:r>
      <w:r w:rsidR="00CD1CA6">
        <w:t>]</w:t>
      </w:r>
      <w:r w:rsidRPr="00733E59" w:rsidR="00CD1CA6">
        <w:t xml:space="preserve">, </w:t>
      </w:r>
      <w:r w:rsidRPr="00733E59">
        <w:t xml:space="preserve">energy consumption </w:t>
      </w:r>
      <w:r w:rsidR="00CD1CA6">
        <w:t>[</w:t>
      </w:r>
      <w:r w:rsidR="006E3E05">
        <w:t>Q</w:t>
      </w:r>
      <w:r w:rsidRPr="00733E59">
        <w:t>uad</w:t>
      </w:r>
      <w:r w:rsidR="00CD1CA6">
        <w:t>]</w:t>
      </w:r>
      <w:r w:rsidRPr="00733E59" w:rsidR="00CD1CA6">
        <w:t xml:space="preserve">, </w:t>
      </w:r>
      <w:r w:rsidRPr="00733E59">
        <w:t xml:space="preserve">energy intensity </w:t>
      </w:r>
      <w:r w:rsidR="00CD1CA6">
        <w:t>[</w:t>
      </w:r>
      <w:r w:rsidR="006E3E05">
        <w:t>Q</w:t>
      </w:r>
      <w:r w:rsidR="001E1889">
        <w:t>uad/VMT</w:t>
      </w:r>
      <w:r w:rsidR="00CD1CA6">
        <w:t>]</w:t>
      </w:r>
      <w:r w:rsidRPr="00733E59" w:rsidR="00CD1CA6">
        <w:t xml:space="preserve">, </w:t>
      </w:r>
      <w:r w:rsidRPr="00733E59">
        <w:t xml:space="preserve">energy price </w:t>
      </w:r>
      <w:r w:rsidR="00CD1CA6">
        <w:t>[</w:t>
      </w:r>
      <w:r w:rsidRPr="00733E59" w:rsidR="00CD1CA6">
        <w:t>$/</w:t>
      </w:r>
      <w:r w:rsidR="006E3E05">
        <w:t>Q</w:t>
      </w:r>
      <w:r w:rsidRPr="00733E59">
        <w:t>uad</w:t>
      </w:r>
      <w:r w:rsidR="00CD1CA6">
        <w:t>]</w:t>
      </w:r>
      <w:r w:rsidRPr="00733E59" w:rsidR="00CD1CA6">
        <w:t xml:space="preserve"> </w:t>
      </w:r>
      <w:r w:rsidRPr="00733E59">
        <w:t>for various modes, and size class for 14 regions wor</w:t>
      </w:r>
      <w:r>
        <w:t xml:space="preserve">ldwide. </w:t>
      </w:r>
      <w:r w:rsidR="004D08C3">
        <w:t xml:space="preserve">Key </w:t>
      </w:r>
      <w:r w:rsidRPr="00733E59">
        <w:t>input data</w:t>
      </w:r>
      <w:r w:rsidR="004D08C3">
        <w:t xml:space="preserve"> used in ADAGE</w:t>
      </w:r>
      <w:r>
        <w:t>,</w:t>
      </w:r>
      <w:r w:rsidRPr="00733E59">
        <w:t xml:space="preserve"> such as </w:t>
      </w:r>
      <w:r w:rsidR="001E1889">
        <w:t xml:space="preserve">load factor defined as </w:t>
      </w:r>
      <w:r w:rsidR="00F364CC">
        <w:t xml:space="preserve">the </w:t>
      </w:r>
      <w:r w:rsidR="004D08C3">
        <w:t xml:space="preserve">average number of passengers (passenger transportation) or average </w:t>
      </w:r>
      <w:proofErr w:type="spellStart"/>
      <w:r w:rsidR="004D08C3">
        <w:t>tonnes</w:t>
      </w:r>
      <w:proofErr w:type="spellEnd"/>
      <w:r w:rsidR="004D08C3">
        <w:t xml:space="preserve"> per vehicle (freight transportation)</w:t>
      </w:r>
      <w:r w:rsidRPr="00733E59">
        <w:t xml:space="preserve"> (persons or </w:t>
      </w:r>
      <w:proofErr w:type="spellStart"/>
      <w:r w:rsidRPr="00733E59">
        <w:t>tonnes</w:t>
      </w:r>
      <w:proofErr w:type="spellEnd"/>
      <w:r w:rsidRPr="00733E59">
        <w:t xml:space="preserve"> per vehicle), </w:t>
      </w:r>
      <w:r w:rsidR="00FA61C5">
        <w:t>non</w:t>
      </w:r>
      <w:r w:rsidRPr="00733E59">
        <w:t>energy unit cost (</w:t>
      </w:r>
      <w:r w:rsidR="001E1889">
        <w:t>$/VMT</w:t>
      </w:r>
      <w:r w:rsidR="002F74D6">
        <w:t>)</w:t>
      </w:r>
      <w:r>
        <w:t>,</w:t>
      </w:r>
      <w:r w:rsidRPr="00733E59">
        <w:t xml:space="preserve"> and fuel economy (mile</w:t>
      </w:r>
      <w:r>
        <w:t>s</w:t>
      </w:r>
      <w:r w:rsidRPr="00733E59">
        <w:t>/gallon</w:t>
      </w:r>
      <w:r w:rsidR="001E1889">
        <w:t xml:space="preserve"> of </w:t>
      </w:r>
      <w:r w:rsidR="00310459">
        <w:t xml:space="preserve">refined oil </w:t>
      </w:r>
      <w:r w:rsidR="006E3E05">
        <w:t>equivalent</w:t>
      </w:r>
      <w:r w:rsidRPr="00733E59">
        <w:t xml:space="preserve">) by </w:t>
      </w:r>
      <w:r>
        <w:t xml:space="preserve">transportation </w:t>
      </w:r>
      <w:r w:rsidRPr="00733E59">
        <w:t>mode, size class</w:t>
      </w:r>
      <w:r>
        <w:t>,</w:t>
      </w:r>
      <w:r w:rsidRPr="00733E59">
        <w:t xml:space="preserve"> and region</w:t>
      </w:r>
      <w:r w:rsidR="00F364CC">
        <w:t>,</w:t>
      </w:r>
      <w:r>
        <w:t xml:space="preserve"> </w:t>
      </w:r>
      <w:r w:rsidR="004D08C3">
        <w:t>were updated to align with the values in PNNL (2015)</w:t>
      </w:r>
      <w:r w:rsidRPr="00733E59">
        <w:t>.</w:t>
      </w:r>
      <w:r w:rsidR="007E118A">
        <w:t xml:space="preserve"> </w:t>
      </w:r>
    </w:p>
    <w:p w:rsidRPr="00733E59" w:rsidR="00B93346" w:rsidP="00F35D81" w:rsidRDefault="00502FFE" w14:paraId="7A8D240B" w14:textId="43D8C344">
      <w:pPr>
        <w:pStyle w:val="bullets"/>
      </w:pPr>
      <w:bookmarkStart w:name="_Hlk510179683" w:id="164"/>
      <w:r>
        <w:t>I/O</w:t>
      </w:r>
      <w:r w:rsidRPr="00733E59" w:rsidR="00B93346">
        <w:t xml:space="preserve"> account</w:t>
      </w:r>
      <w:r w:rsidR="00B93346">
        <w:t>s</w:t>
      </w:r>
      <w:r w:rsidRPr="00733E59" w:rsidR="00B93346">
        <w:t xml:space="preserve"> data from the Bureau of Economic Analysis (BEA) within the U.S. Department of Commerce </w:t>
      </w:r>
      <w:bookmarkEnd w:id="164"/>
      <w:r w:rsidR="00A80DB5">
        <w:t xml:space="preserve">(BEA, 2016) </w:t>
      </w:r>
      <w:r w:rsidRPr="00733E59" w:rsidR="00B93346">
        <w:t>provide detailed consumption by end use, gross production</w:t>
      </w:r>
      <w:r w:rsidR="00B93346">
        <w:t>,</w:t>
      </w:r>
      <w:r w:rsidRPr="00733E59" w:rsidR="00B93346">
        <w:t xml:space="preserve"> and input usage for seven types of transportation (air, rail, water, truck, transit</w:t>
      </w:r>
      <w:r w:rsidR="006524F0">
        <w:t xml:space="preserve"> and</w:t>
      </w:r>
      <w:r w:rsidRPr="00733E59" w:rsidR="00B93346">
        <w:t xml:space="preserve"> ground passenger transportation, pipeline</w:t>
      </w:r>
      <w:r w:rsidR="00B93346">
        <w:t>,</w:t>
      </w:r>
      <w:r w:rsidRPr="00733E59" w:rsidR="00B93346">
        <w:t xml:space="preserve"> and other transportation) in the United States.</w:t>
      </w:r>
    </w:p>
    <w:p w:rsidRPr="00733E59" w:rsidR="00B93346" w:rsidP="00F35D81" w:rsidRDefault="00B93346" w14:paraId="13ACADD7" w14:textId="71C31364">
      <w:pPr>
        <w:pStyle w:val="BodyText"/>
      </w:pPr>
    </w:p>
    <w:p w:rsidRPr="00733E59" w:rsidR="00B93346" w:rsidP="00F35D81" w:rsidRDefault="00B93346" w14:paraId="6295BDB0" w14:textId="420E6A44">
      <w:pPr>
        <w:pStyle w:val="TableTitle"/>
      </w:pPr>
      <w:bookmarkStart w:name="_Toc503451927" w:id="165"/>
      <w:bookmarkStart w:name="_Toc503739298" w:id="166"/>
      <w:bookmarkStart w:name="_Toc120007934" w:id="167"/>
      <w:r w:rsidRPr="00733E59">
        <w:t>Table 4-</w:t>
      </w:r>
      <w:r w:rsidR="00CE61F0">
        <w:t>3</w:t>
      </w:r>
      <w:r>
        <w:t>.</w:t>
      </w:r>
      <w:r w:rsidR="00641FCD">
        <w:tab/>
      </w:r>
      <w:r w:rsidRPr="00733E59">
        <w:t xml:space="preserve">Explicit Transportation Sectors Split from the Existing </w:t>
      </w:r>
      <w:r>
        <w:t xml:space="preserve">GTAP </w:t>
      </w:r>
      <w:r w:rsidR="00E21CCF">
        <w:t>v7.1</w:t>
      </w:r>
      <w:r w:rsidRPr="00733E59">
        <w:t xml:space="preserve"> </w:t>
      </w:r>
      <w:bookmarkEnd w:id="165"/>
      <w:bookmarkEnd w:id="166"/>
      <w:r w:rsidRPr="00733E59">
        <w:t>Sectors</w:t>
      </w:r>
      <w:bookmarkEnd w:id="167"/>
    </w:p>
    <w:tbl>
      <w:tblPr>
        <w:tblW w:w="5000" w:type="pct"/>
        <w:tblBorders>
          <w:top w:val="double" w:color="auto" w:sz="4" w:space="0"/>
          <w:bottom w:val="double" w:color="auto" w:sz="4" w:space="0"/>
          <w:insideH w:val="single" w:color="auto" w:sz="4" w:space="0"/>
          <w:insideV w:val="single" w:color="auto" w:sz="4" w:space="0"/>
        </w:tblBorders>
        <w:tblLook w:val="04A0" w:firstRow="1" w:lastRow="0" w:firstColumn="1" w:lastColumn="0" w:noHBand="0" w:noVBand="1"/>
      </w:tblPr>
      <w:tblGrid>
        <w:gridCol w:w="1696"/>
        <w:gridCol w:w="1904"/>
        <w:gridCol w:w="1488"/>
        <w:gridCol w:w="4272"/>
      </w:tblGrid>
      <w:tr w:rsidRPr="00733E59" w:rsidR="00CE61F0" w:rsidTr="00910AB1" w14:paraId="1810A7DC" w14:textId="77777777">
        <w:trPr>
          <w:cantSplit/>
        </w:trPr>
        <w:tc>
          <w:tcPr>
            <w:tcW w:w="1923" w:type="pct"/>
            <w:gridSpan w:val="2"/>
            <w:tcBorders>
              <w:top w:val="double" w:color="auto" w:sz="4" w:space="0"/>
              <w:bottom w:val="single" w:color="auto" w:sz="4" w:space="0"/>
              <w:right w:val="single" w:color="BFBFBF" w:themeColor="background1" w:themeShade="BF" w:sz="4" w:space="0"/>
            </w:tcBorders>
            <w:vAlign w:val="bottom"/>
          </w:tcPr>
          <w:p w:rsidRPr="2F32AA2D" w:rsidR="00CE61F0" w:rsidP="00CE61F0" w:rsidRDefault="00CE61F0" w14:paraId="66DC51A8" w14:textId="3B936D95">
            <w:pPr>
              <w:pStyle w:val="TableHeader"/>
            </w:pPr>
            <w:r w:rsidRPr="2F32AA2D">
              <w:t>GTAP</w:t>
            </w:r>
          </w:p>
        </w:tc>
        <w:tc>
          <w:tcPr>
            <w:tcW w:w="3077" w:type="pct"/>
            <w:gridSpan w:val="2"/>
            <w:tcBorders>
              <w:left w:val="single" w:color="BFBFBF" w:themeColor="background1" w:themeShade="BF" w:sz="4" w:space="0"/>
              <w:bottom w:val="single" w:color="auto" w:sz="4" w:space="0"/>
            </w:tcBorders>
            <w:shd w:val="clear" w:color="auto" w:fill="auto"/>
            <w:noWrap/>
            <w:vAlign w:val="bottom"/>
            <w:hideMark/>
          </w:tcPr>
          <w:p w:rsidRPr="00F65C48" w:rsidR="00CE61F0" w:rsidP="00CE61F0" w:rsidRDefault="00CE61F0" w14:paraId="259AE5B3" w14:textId="794125D4">
            <w:pPr>
              <w:pStyle w:val="TableHeader"/>
            </w:pPr>
            <w:r w:rsidRPr="2F32AA2D">
              <w:t>ADAGE</w:t>
            </w:r>
          </w:p>
        </w:tc>
      </w:tr>
      <w:tr w:rsidRPr="00733E59" w:rsidR="00CE61F0" w:rsidTr="00910AB1" w14:paraId="6D8388BB" w14:textId="77777777">
        <w:trPr>
          <w:cantSplit/>
        </w:trPr>
        <w:tc>
          <w:tcPr>
            <w:tcW w:w="906" w:type="pct"/>
            <w:tcBorders>
              <w:top w:val="single" w:color="auto" w:sz="4" w:space="0"/>
              <w:bottom w:val="single" w:color="auto" w:sz="4" w:space="0"/>
              <w:right w:val="nil"/>
            </w:tcBorders>
            <w:vAlign w:val="bottom"/>
          </w:tcPr>
          <w:p w:rsidRPr="2F32AA2D" w:rsidR="00CE61F0" w:rsidP="001A7B22" w:rsidRDefault="00CE61F0" w14:paraId="7C11A579" w14:textId="6E3371C5">
            <w:pPr>
              <w:pStyle w:val="TableHeader"/>
              <w:jc w:val="left"/>
            </w:pPr>
            <w:r w:rsidRPr="2F32AA2D">
              <w:t xml:space="preserve">Existing Sectors </w:t>
            </w:r>
          </w:p>
        </w:tc>
        <w:tc>
          <w:tcPr>
            <w:tcW w:w="1017" w:type="pct"/>
            <w:tcBorders>
              <w:top w:val="single" w:color="auto" w:sz="4" w:space="0"/>
              <w:left w:val="nil"/>
              <w:bottom w:val="single" w:color="auto" w:sz="4" w:space="0"/>
              <w:right w:val="single" w:color="BFBFBF" w:themeColor="background1" w:themeShade="BF" w:sz="4" w:space="0"/>
            </w:tcBorders>
            <w:vAlign w:val="bottom"/>
          </w:tcPr>
          <w:p w:rsidRPr="2F32AA2D" w:rsidR="00CE61F0" w:rsidP="001A7B22" w:rsidRDefault="00CE61F0" w14:paraId="4C061F5F" w14:textId="46A09444">
            <w:pPr>
              <w:pStyle w:val="TableHeader"/>
              <w:jc w:val="left"/>
            </w:pPr>
            <w:r w:rsidRPr="2F32AA2D">
              <w:t>Definition</w:t>
            </w:r>
          </w:p>
        </w:tc>
        <w:tc>
          <w:tcPr>
            <w:tcW w:w="795" w:type="pct"/>
            <w:tcBorders>
              <w:top w:val="single" w:color="auto" w:sz="4" w:space="0"/>
              <w:left w:val="single" w:color="BFBFBF" w:themeColor="background1" w:themeShade="BF" w:sz="4" w:space="0"/>
              <w:bottom w:val="single" w:color="auto" w:sz="4" w:space="0"/>
              <w:right w:val="nil"/>
            </w:tcBorders>
            <w:shd w:val="clear" w:color="auto" w:fill="auto"/>
            <w:noWrap/>
            <w:vAlign w:val="bottom"/>
            <w:hideMark/>
          </w:tcPr>
          <w:p w:rsidRPr="00F65C48" w:rsidR="00CE61F0" w:rsidP="001A7B22" w:rsidRDefault="00CE61F0" w14:paraId="52045965" w14:textId="2D3597EA">
            <w:pPr>
              <w:pStyle w:val="TableHeader"/>
              <w:jc w:val="left"/>
            </w:pPr>
            <w:r w:rsidRPr="2F32AA2D">
              <w:t>New Sectors</w:t>
            </w:r>
          </w:p>
        </w:tc>
        <w:tc>
          <w:tcPr>
            <w:tcW w:w="2282" w:type="pct"/>
            <w:tcBorders>
              <w:top w:val="single" w:color="auto" w:sz="4" w:space="0"/>
              <w:left w:val="nil"/>
              <w:bottom w:val="single" w:color="auto" w:sz="4" w:space="0"/>
            </w:tcBorders>
            <w:shd w:val="clear" w:color="auto" w:fill="auto"/>
            <w:noWrap/>
            <w:vAlign w:val="bottom"/>
            <w:hideMark/>
          </w:tcPr>
          <w:p w:rsidRPr="00733E59" w:rsidR="00CE61F0" w:rsidP="001A7B22" w:rsidRDefault="00CE61F0" w14:paraId="0BE6538F" w14:textId="77777777">
            <w:pPr>
              <w:pStyle w:val="TableHeader"/>
              <w:jc w:val="left"/>
            </w:pPr>
            <w:r w:rsidRPr="2F32AA2D">
              <w:t>Definition</w:t>
            </w:r>
          </w:p>
        </w:tc>
      </w:tr>
      <w:tr w:rsidRPr="00733E59" w:rsidR="00CE61F0" w:rsidTr="00910AB1" w14:paraId="275BA7E7" w14:textId="77777777">
        <w:trPr>
          <w:cantSplit/>
        </w:trPr>
        <w:tc>
          <w:tcPr>
            <w:tcW w:w="906" w:type="pct"/>
            <w:tcBorders>
              <w:top w:val="single" w:color="auto" w:sz="4" w:space="0"/>
              <w:bottom w:val="single" w:color="BFBFBF" w:themeColor="background1" w:themeShade="BF" w:sz="4" w:space="0"/>
              <w:right w:val="nil"/>
            </w:tcBorders>
          </w:tcPr>
          <w:p w:rsidRPr="2F32AA2D" w:rsidR="00CE61F0" w:rsidP="0018749B" w:rsidRDefault="00CE61F0" w14:paraId="523108FC" w14:textId="1964DEBB">
            <w:pPr>
              <w:pStyle w:val="TableText"/>
            </w:pPr>
            <w:r w:rsidRPr="00733E59">
              <w:rPr>
                <w:color w:val="000000"/>
              </w:rPr>
              <w:t>ATP</w:t>
            </w:r>
            <w:r>
              <w:rPr>
                <w:color w:val="000000"/>
              </w:rPr>
              <w:t xml:space="preserve"> </w:t>
            </w:r>
          </w:p>
        </w:tc>
        <w:tc>
          <w:tcPr>
            <w:tcW w:w="1017" w:type="pct"/>
            <w:tcBorders>
              <w:top w:val="single" w:color="auto"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3E32883C" w14:textId="4DC1603C">
            <w:pPr>
              <w:pStyle w:val="TableText"/>
            </w:pPr>
            <w:r w:rsidRPr="2F32AA2D">
              <w:t>Air transport</w:t>
            </w:r>
          </w:p>
        </w:tc>
        <w:tc>
          <w:tcPr>
            <w:tcW w:w="795" w:type="pct"/>
            <w:tcBorders>
              <w:top w:val="single" w:color="auto"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6A214DB1" w14:textId="21EE68A3">
            <w:pPr>
              <w:pStyle w:val="TableText"/>
            </w:pPr>
            <w:proofErr w:type="spellStart"/>
            <w:r w:rsidRPr="2F32AA2D">
              <w:t>AirP</w:t>
            </w:r>
            <w:proofErr w:type="spellEnd"/>
          </w:p>
        </w:tc>
        <w:tc>
          <w:tcPr>
            <w:tcW w:w="2282" w:type="pct"/>
            <w:tcBorders>
              <w:top w:val="single" w:color="auto" w:sz="4" w:space="0"/>
              <w:left w:val="nil"/>
              <w:bottom w:val="single" w:color="BFBFBF" w:themeColor="background1" w:themeShade="BF" w:sz="4" w:space="0"/>
            </w:tcBorders>
            <w:shd w:val="clear" w:color="auto" w:fill="auto"/>
            <w:hideMark/>
          </w:tcPr>
          <w:p w:rsidRPr="00733E59" w:rsidR="00CE61F0" w:rsidP="00BD3214" w:rsidRDefault="00CE61F0" w14:paraId="1AAE5E8A" w14:textId="77777777">
            <w:pPr>
              <w:pStyle w:val="TableText"/>
            </w:pPr>
            <w:r w:rsidRPr="2F32AA2D">
              <w:t xml:space="preserve">Airline transportation (passenger) </w:t>
            </w:r>
          </w:p>
        </w:tc>
      </w:tr>
      <w:tr w:rsidRPr="00733E59" w:rsidR="00CE61F0" w:rsidTr="00910AB1" w14:paraId="07FE4DCF" w14:textId="77777777">
        <w:trPr>
          <w:cantSplit/>
        </w:trPr>
        <w:tc>
          <w:tcPr>
            <w:tcW w:w="906" w:type="pct"/>
            <w:tcBorders>
              <w:top w:val="single" w:color="BFBFBF" w:themeColor="background1" w:themeShade="BF" w:sz="4" w:space="0"/>
              <w:bottom w:val="single" w:color="BFBFBF" w:themeColor="background1" w:themeShade="BF" w:sz="4" w:space="0"/>
              <w:right w:val="nil"/>
            </w:tcBorders>
          </w:tcPr>
          <w:p w:rsidRPr="2F32AA2D" w:rsidR="00CE61F0" w:rsidP="0018749B" w:rsidRDefault="00CE61F0" w14:paraId="4A4A1673" w14:textId="0E95AF66">
            <w:pPr>
              <w:pStyle w:val="TableText"/>
            </w:pPr>
            <w:r w:rsidRPr="00733E59">
              <w:rPr>
                <w:color w:val="000000"/>
              </w:rPr>
              <w:t>WTP</w:t>
            </w:r>
            <w:r>
              <w:rPr>
                <w:color w:val="000000"/>
              </w:rPr>
              <w:t xml:space="preserve"> </w:t>
            </w:r>
          </w:p>
        </w:tc>
        <w:tc>
          <w:tcPr>
            <w:tcW w:w="1017" w:type="pct"/>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174C163E" w14:textId="1F76881D">
            <w:pPr>
              <w:pStyle w:val="TableText"/>
            </w:pPr>
            <w:r w:rsidRPr="2F32AA2D">
              <w:t>Water transport</w:t>
            </w:r>
          </w:p>
        </w:tc>
        <w:tc>
          <w:tcPr>
            <w:tcW w:w="795" w:type="pct"/>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024523A9" w14:textId="33A133B9">
            <w:pPr>
              <w:pStyle w:val="TableText"/>
            </w:pPr>
            <w:proofErr w:type="spellStart"/>
            <w:r w:rsidRPr="2F32AA2D">
              <w:t>WtrT</w:t>
            </w:r>
            <w:proofErr w:type="spellEnd"/>
          </w:p>
        </w:tc>
        <w:tc>
          <w:tcPr>
            <w:tcW w:w="2282" w:type="pct"/>
            <w:tcBorders>
              <w:top w:val="single" w:color="BFBFBF" w:themeColor="background1" w:themeShade="BF" w:sz="4" w:space="0"/>
              <w:left w:val="nil"/>
              <w:bottom w:val="single" w:color="BFBFBF" w:themeColor="background1" w:themeShade="BF" w:sz="4" w:space="0"/>
            </w:tcBorders>
            <w:shd w:val="clear" w:color="auto" w:fill="auto"/>
            <w:hideMark/>
          </w:tcPr>
          <w:p w:rsidRPr="00733E59" w:rsidR="00CE61F0" w:rsidP="00BD3214" w:rsidRDefault="00CE61F0" w14:paraId="3175BC99" w14:textId="77777777">
            <w:pPr>
              <w:pStyle w:val="TableText"/>
            </w:pPr>
            <w:r w:rsidRPr="2F32AA2D">
              <w:t xml:space="preserve">Marine transportation (freight and passenger) </w:t>
            </w:r>
          </w:p>
        </w:tc>
      </w:tr>
      <w:tr w:rsidRPr="00733E59" w:rsidR="00CE61F0" w:rsidTr="00910AB1" w14:paraId="608C6265" w14:textId="77777777">
        <w:trPr>
          <w:cantSplit/>
        </w:trPr>
        <w:tc>
          <w:tcPr>
            <w:tcW w:w="906" w:type="pct"/>
            <w:tcBorders>
              <w:top w:val="single" w:color="BFBFBF" w:themeColor="background1" w:themeShade="BF" w:sz="4" w:space="0"/>
              <w:bottom w:val="single" w:color="BFBFBF" w:themeColor="background1" w:themeShade="BF" w:sz="4" w:space="0"/>
              <w:right w:val="nil"/>
            </w:tcBorders>
          </w:tcPr>
          <w:p w:rsidRPr="2F32AA2D" w:rsidR="00CE61F0" w:rsidP="0018749B" w:rsidRDefault="00CE61F0" w14:paraId="178E141B" w14:textId="215092E2">
            <w:pPr>
              <w:pStyle w:val="TableText"/>
            </w:pPr>
            <w:r w:rsidRPr="00733E59">
              <w:rPr>
                <w:color w:val="000000"/>
              </w:rPr>
              <w:t>OTP</w:t>
            </w:r>
            <w:r>
              <w:rPr>
                <w:color w:val="000000"/>
              </w:rPr>
              <w:t xml:space="preserve"> </w:t>
            </w:r>
          </w:p>
        </w:tc>
        <w:tc>
          <w:tcPr>
            <w:tcW w:w="1017" w:type="pct"/>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40A604C8" w14:textId="34C7CE41">
            <w:pPr>
              <w:pStyle w:val="TableText"/>
            </w:pPr>
            <w:r w:rsidRPr="2F32AA2D">
              <w:t xml:space="preserve">Transport </w:t>
            </w:r>
            <w:proofErr w:type="spellStart"/>
            <w:r w:rsidRPr="2F32AA2D">
              <w:t>nec</w:t>
            </w:r>
            <w:proofErr w:type="spellEnd"/>
            <w:r w:rsidR="0073495B">
              <w:t>.</w:t>
            </w:r>
          </w:p>
        </w:tc>
        <w:tc>
          <w:tcPr>
            <w:tcW w:w="795" w:type="pct"/>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41FBB9EB" w14:textId="5CFE018B">
            <w:pPr>
              <w:pStyle w:val="TableText"/>
            </w:pPr>
            <w:proofErr w:type="spellStart"/>
            <w:r w:rsidRPr="2F32AA2D">
              <w:t>RalF</w:t>
            </w:r>
            <w:proofErr w:type="spellEnd"/>
          </w:p>
        </w:tc>
        <w:tc>
          <w:tcPr>
            <w:tcW w:w="2282" w:type="pct"/>
            <w:tcBorders>
              <w:top w:val="single" w:color="BFBFBF" w:themeColor="background1" w:themeShade="BF" w:sz="4" w:space="0"/>
              <w:left w:val="nil"/>
              <w:bottom w:val="single" w:color="BFBFBF" w:themeColor="background1" w:themeShade="BF" w:sz="4" w:space="0"/>
            </w:tcBorders>
            <w:shd w:val="clear" w:color="auto" w:fill="auto"/>
            <w:hideMark/>
          </w:tcPr>
          <w:p w:rsidRPr="00733E59" w:rsidR="00CE61F0" w:rsidP="00BD3214" w:rsidRDefault="00CE61F0" w14:paraId="71183D4A" w14:textId="77777777">
            <w:pPr>
              <w:pStyle w:val="TableText"/>
            </w:pPr>
            <w:r w:rsidRPr="2F32AA2D">
              <w:t>Rail freight</w:t>
            </w:r>
          </w:p>
        </w:tc>
      </w:tr>
      <w:tr w:rsidRPr="00733E59" w:rsidR="00CE61F0" w:rsidTr="00910AB1" w14:paraId="24386A9A" w14:textId="77777777">
        <w:trPr>
          <w:cantSplit/>
        </w:trPr>
        <w:tc>
          <w:tcPr>
            <w:tcW w:w="906" w:type="pct"/>
            <w:tcBorders>
              <w:top w:val="single" w:color="BFBFBF" w:themeColor="background1" w:themeShade="BF" w:sz="4" w:space="0"/>
              <w:bottom w:val="single" w:color="BFBFBF" w:themeColor="background1" w:themeShade="BF" w:sz="4" w:space="0"/>
              <w:right w:val="nil"/>
            </w:tcBorders>
          </w:tcPr>
          <w:p w:rsidRPr="2F32AA2D" w:rsidR="00CE61F0" w:rsidP="00CE61F0" w:rsidRDefault="00CE61F0" w14:paraId="26914C01" w14:textId="77777777">
            <w:pPr>
              <w:pStyle w:val="TableText"/>
            </w:pPr>
          </w:p>
        </w:tc>
        <w:tc>
          <w:tcPr>
            <w:tcW w:w="1017" w:type="pct"/>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2F1D9815" w14:textId="77777777">
            <w:pPr>
              <w:pStyle w:val="TableText"/>
            </w:pPr>
          </w:p>
        </w:tc>
        <w:tc>
          <w:tcPr>
            <w:tcW w:w="795" w:type="pct"/>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04A7A7C5" w14:textId="3C12569B">
            <w:pPr>
              <w:pStyle w:val="TableText"/>
            </w:pPr>
            <w:proofErr w:type="spellStart"/>
            <w:r w:rsidRPr="2F32AA2D">
              <w:t>RalP</w:t>
            </w:r>
            <w:proofErr w:type="spellEnd"/>
          </w:p>
        </w:tc>
        <w:tc>
          <w:tcPr>
            <w:tcW w:w="2282" w:type="pct"/>
            <w:tcBorders>
              <w:top w:val="single" w:color="BFBFBF" w:themeColor="background1" w:themeShade="BF" w:sz="4" w:space="0"/>
              <w:left w:val="nil"/>
              <w:bottom w:val="single" w:color="BFBFBF" w:themeColor="background1" w:themeShade="BF" w:sz="4" w:space="0"/>
            </w:tcBorders>
            <w:shd w:val="clear" w:color="auto" w:fill="auto"/>
            <w:hideMark/>
          </w:tcPr>
          <w:p w:rsidRPr="00733E59" w:rsidR="00CE61F0" w:rsidP="00BD3214" w:rsidRDefault="00CE61F0" w14:paraId="2EDBD356" w14:textId="77777777">
            <w:pPr>
              <w:pStyle w:val="TableText"/>
            </w:pPr>
            <w:r w:rsidRPr="2F32AA2D">
              <w:t>Rail passenger</w:t>
            </w:r>
          </w:p>
        </w:tc>
      </w:tr>
      <w:tr w:rsidRPr="00733E59" w:rsidR="00CE61F0" w:rsidTr="00910AB1" w14:paraId="52AB0A3E" w14:textId="77777777">
        <w:trPr>
          <w:cantSplit/>
        </w:trPr>
        <w:tc>
          <w:tcPr>
            <w:tcW w:w="906" w:type="pct"/>
            <w:tcBorders>
              <w:top w:val="single" w:color="BFBFBF" w:themeColor="background1" w:themeShade="BF" w:sz="4" w:space="0"/>
              <w:bottom w:val="single" w:color="BFBFBF" w:themeColor="background1" w:themeShade="BF" w:sz="4" w:space="0"/>
              <w:right w:val="nil"/>
            </w:tcBorders>
          </w:tcPr>
          <w:p w:rsidRPr="2F32AA2D" w:rsidR="00CE61F0" w:rsidP="00CE61F0" w:rsidRDefault="00CE61F0" w14:paraId="0E11D5B8" w14:textId="77777777">
            <w:pPr>
              <w:pStyle w:val="TableText"/>
            </w:pPr>
          </w:p>
        </w:tc>
        <w:tc>
          <w:tcPr>
            <w:tcW w:w="1017" w:type="pct"/>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5D40AD76" w14:textId="77777777">
            <w:pPr>
              <w:pStyle w:val="TableText"/>
            </w:pPr>
          </w:p>
        </w:tc>
        <w:tc>
          <w:tcPr>
            <w:tcW w:w="795" w:type="pct"/>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235E4D65" w14:textId="1D602FAE">
            <w:pPr>
              <w:pStyle w:val="TableText"/>
            </w:pPr>
            <w:proofErr w:type="spellStart"/>
            <w:r w:rsidRPr="2F32AA2D">
              <w:t>RodF</w:t>
            </w:r>
            <w:proofErr w:type="spellEnd"/>
          </w:p>
        </w:tc>
        <w:tc>
          <w:tcPr>
            <w:tcW w:w="2282" w:type="pct"/>
            <w:tcBorders>
              <w:top w:val="single" w:color="BFBFBF" w:themeColor="background1" w:themeShade="BF" w:sz="4" w:space="0"/>
              <w:left w:val="nil"/>
              <w:bottom w:val="single" w:color="BFBFBF" w:themeColor="background1" w:themeShade="BF" w:sz="4" w:space="0"/>
            </w:tcBorders>
            <w:shd w:val="clear" w:color="auto" w:fill="auto"/>
            <w:hideMark/>
          </w:tcPr>
          <w:p w:rsidRPr="00733E59" w:rsidR="00CE61F0" w:rsidP="00BD3214" w:rsidRDefault="00CE61F0" w14:paraId="73CBDF0D" w14:textId="77777777">
            <w:pPr>
              <w:pStyle w:val="TableText"/>
            </w:pPr>
            <w:r w:rsidRPr="2F32AA2D">
              <w:t>Road freight (truck)</w:t>
            </w:r>
          </w:p>
        </w:tc>
      </w:tr>
      <w:tr w:rsidRPr="00733E59" w:rsidR="00CE61F0" w:rsidTr="00910AB1" w14:paraId="65163E30" w14:textId="77777777">
        <w:trPr>
          <w:cantSplit/>
        </w:trPr>
        <w:tc>
          <w:tcPr>
            <w:tcW w:w="906" w:type="pct"/>
            <w:tcBorders>
              <w:top w:val="single" w:color="BFBFBF" w:themeColor="background1" w:themeShade="BF" w:sz="4" w:space="0"/>
              <w:bottom w:val="single" w:color="BFBFBF" w:themeColor="background1" w:themeShade="BF" w:sz="4" w:space="0"/>
              <w:right w:val="nil"/>
            </w:tcBorders>
          </w:tcPr>
          <w:p w:rsidRPr="2F32AA2D" w:rsidR="00CE61F0" w:rsidP="00CE61F0" w:rsidRDefault="00CE61F0" w14:paraId="0BDB614B" w14:textId="77777777">
            <w:pPr>
              <w:pStyle w:val="TableText"/>
            </w:pPr>
          </w:p>
        </w:tc>
        <w:tc>
          <w:tcPr>
            <w:tcW w:w="1017" w:type="pct"/>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7A3040D3" w14:textId="77777777">
            <w:pPr>
              <w:pStyle w:val="TableText"/>
            </w:pPr>
          </w:p>
        </w:tc>
        <w:tc>
          <w:tcPr>
            <w:tcW w:w="795" w:type="pct"/>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06B4CBC3" w14:textId="154B7BDC">
            <w:pPr>
              <w:pStyle w:val="TableText"/>
            </w:pPr>
            <w:proofErr w:type="spellStart"/>
            <w:r w:rsidRPr="2F32AA2D">
              <w:t>RodP</w:t>
            </w:r>
            <w:proofErr w:type="spellEnd"/>
          </w:p>
        </w:tc>
        <w:tc>
          <w:tcPr>
            <w:tcW w:w="2282" w:type="pct"/>
            <w:tcBorders>
              <w:top w:val="single" w:color="BFBFBF" w:themeColor="background1" w:themeShade="BF" w:sz="4" w:space="0"/>
              <w:left w:val="nil"/>
              <w:bottom w:val="single" w:color="BFBFBF" w:themeColor="background1" w:themeShade="BF" w:sz="4" w:space="0"/>
            </w:tcBorders>
            <w:shd w:val="clear" w:color="auto" w:fill="auto"/>
            <w:hideMark/>
          </w:tcPr>
          <w:p w:rsidRPr="00733E59" w:rsidR="00CE61F0" w:rsidP="00BD3214" w:rsidRDefault="00CE61F0" w14:paraId="60F9A625" w14:textId="77777777">
            <w:pPr>
              <w:pStyle w:val="TableText"/>
            </w:pPr>
            <w:r w:rsidRPr="2F32AA2D">
              <w:t>Road passenger (bus)</w:t>
            </w:r>
          </w:p>
        </w:tc>
      </w:tr>
      <w:tr w:rsidRPr="00733E59" w:rsidR="00CE61F0" w:rsidTr="00910AB1" w14:paraId="675EA18E" w14:textId="77777777">
        <w:trPr>
          <w:cantSplit/>
        </w:trPr>
        <w:tc>
          <w:tcPr>
            <w:tcW w:w="906" w:type="pct"/>
            <w:tcBorders>
              <w:top w:val="single" w:color="BFBFBF" w:themeColor="background1" w:themeShade="BF" w:sz="4" w:space="0"/>
              <w:bottom w:val="single" w:color="BFBFBF" w:themeColor="background1" w:themeShade="BF" w:sz="4" w:space="0"/>
              <w:right w:val="nil"/>
            </w:tcBorders>
          </w:tcPr>
          <w:p w:rsidRPr="2F32AA2D" w:rsidR="00CE61F0" w:rsidP="00CE61F0" w:rsidRDefault="00CE61F0" w14:paraId="69948252" w14:textId="77777777">
            <w:pPr>
              <w:pStyle w:val="TableText"/>
            </w:pPr>
          </w:p>
        </w:tc>
        <w:tc>
          <w:tcPr>
            <w:tcW w:w="1017" w:type="pct"/>
            <w:tcBorders>
              <w:top w:val="single" w:color="BFBFBF" w:themeColor="background1" w:themeShade="BF" w:sz="4" w:space="0"/>
              <w:left w:val="nil"/>
              <w:bottom w:val="single" w:color="BFBFBF" w:themeColor="background1" w:themeShade="BF" w:sz="4" w:space="0"/>
              <w:right w:val="single" w:color="BFBFBF" w:themeColor="background1" w:themeShade="BF" w:sz="4" w:space="0"/>
            </w:tcBorders>
          </w:tcPr>
          <w:p w:rsidRPr="2F32AA2D" w:rsidR="00CE61F0" w:rsidP="0018749B" w:rsidRDefault="00CE61F0" w14:paraId="01586BCB" w14:textId="77777777">
            <w:pPr>
              <w:pStyle w:val="TableText"/>
            </w:pPr>
          </w:p>
        </w:tc>
        <w:tc>
          <w:tcPr>
            <w:tcW w:w="795" w:type="pct"/>
            <w:tcBorders>
              <w:top w:val="single" w:color="BFBFBF" w:themeColor="background1" w:themeShade="BF" w:sz="4" w:space="0"/>
              <w:left w:val="single" w:color="BFBFBF" w:themeColor="background1" w:themeShade="BF" w:sz="4" w:space="0"/>
              <w:bottom w:val="single" w:color="BFBFBF" w:themeColor="background1" w:themeShade="BF" w:sz="4" w:space="0"/>
              <w:right w:val="nil"/>
            </w:tcBorders>
            <w:shd w:val="clear" w:color="auto" w:fill="auto"/>
            <w:hideMark/>
          </w:tcPr>
          <w:p w:rsidRPr="00733E59" w:rsidR="00CE61F0" w:rsidP="0018749B" w:rsidRDefault="00CE61F0" w14:paraId="215CB671" w14:textId="2833E2E7">
            <w:pPr>
              <w:pStyle w:val="TableText"/>
            </w:pPr>
            <w:r w:rsidRPr="2F32AA2D">
              <w:t>Auto</w:t>
            </w:r>
          </w:p>
        </w:tc>
        <w:tc>
          <w:tcPr>
            <w:tcW w:w="2282" w:type="pct"/>
            <w:tcBorders>
              <w:top w:val="single" w:color="BFBFBF" w:themeColor="background1" w:themeShade="BF" w:sz="4" w:space="0"/>
              <w:left w:val="nil"/>
              <w:bottom w:val="single" w:color="BFBFBF" w:themeColor="background1" w:themeShade="BF" w:sz="4" w:space="0"/>
            </w:tcBorders>
            <w:shd w:val="clear" w:color="auto" w:fill="auto"/>
            <w:hideMark/>
          </w:tcPr>
          <w:p w:rsidRPr="00733E59" w:rsidR="00CE61F0" w:rsidP="00BD3214" w:rsidRDefault="00CE61F0" w14:paraId="7CCFE251" w14:textId="77777777">
            <w:pPr>
              <w:pStyle w:val="TableText"/>
            </w:pPr>
            <w:r w:rsidRPr="2F32AA2D">
              <w:t>LDV passenger</w:t>
            </w:r>
          </w:p>
        </w:tc>
      </w:tr>
      <w:tr w:rsidRPr="00733E59" w:rsidR="00CE61F0" w:rsidTr="00910AB1" w14:paraId="65D1584D" w14:textId="77777777">
        <w:trPr>
          <w:cantSplit/>
        </w:trPr>
        <w:tc>
          <w:tcPr>
            <w:tcW w:w="906" w:type="pct"/>
            <w:tcBorders>
              <w:top w:val="single" w:color="BFBFBF" w:themeColor="background1" w:themeShade="BF" w:sz="4" w:space="0"/>
              <w:bottom w:val="double" w:color="auto" w:sz="4" w:space="0"/>
              <w:right w:val="nil"/>
            </w:tcBorders>
          </w:tcPr>
          <w:p w:rsidRPr="2F32AA2D" w:rsidR="00CE61F0" w:rsidP="00CE61F0" w:rsidRDefault="00CE61F0" w14:paraId="0B711AA0" w14:textId="77777777">
            <w:pPr>
              <w:pStyle w:val="TableText"/>
            </w:pPr>
          </w:p>
        </w:tc>
        <w:tc>
          <w:tcPr>
            <w:tcW w:w="1017" w:type="pct"/>
            <w:tcBorders>
              <w:top w:val="single" w:color="BFBFBF" w:themeColor="background1" w:themeShade="BF" w:sz="4" w:space="0"/>
              <w:left w:val="nil"/>
              <w:bottom w:val="double" w:color="auto" w:sz="4" w:space="0"/>
              <w:right w:val="single" w:color="BFBFBF" w:themeColor="background1" w:themeShade="BF" w:sz="4" w:space="0"/>
            </w:tcBorders>
          </w:tcPr>
          <w:p w:rsidRPr="2F32AA2D" w:rsidR="00CE61F0" w:rsidP="0018749B" w:rsidRDefault="00CE61F0" w14:paraId="0D171989" w14:textId="77777777">
            <w:pPr>
              <w:pStyle w:val="TableText"/>
            </w:pPr>
          </w:p>
        </w:tc>
        <w:tc>
          <w:tcPr>
            <w:tcW w:w="795" w:type="pct"/>
            <w:tcBorders>
              <w:top w:val="single" w:color="BFBFBF" w:themeColor="background1" w:themeShade="BF" w:sz="4" w:space="0"/>
              <w:left w:val="single" w:color="BFBFBF" w:themeColor="background1" w:themeShade="BF" w:sz="4" w:space="0"/>
              <w:bottom w:val="double" w:color="auto" w:sz="4" w:space="0"/>
              <w:right w:val="nil"/>
            </w:tcBorders>
            <w:shd w:val="clear" w:color="auto" w:fill="auto"/>
            <w:hideMark/>
          </w:tcPr>
          <w:p w:rsidRPr="00733E59" w:rsidR="00CE61F0" w:rsidP="0018749B" w:rsidRDefault="00CE61F0" w14:paraId="3468A339" w14:textId="382C02B8">
            <w:pPr>
              <w:pStyle w:val="TableText"/>
            </w:pPr>
            <w:proofErr w:type="spellStart"/>
            <w:r w:rsidRPr="2F32AA2D">
              <w:t>Otrn</w:t>
            </w:r>
            <w:proofErr w:type="spellEnd"/>
          </w:p>
        </w:tc>
        <w:tc>
          <w:tcPr>
            <w:tcW w:w="2282" w:type="pct"/>
            <w:tcBorders>
              <w:top w:val="single" w:color="BFBFBF" w:themeColor="background1" w:themeShade="BF" w:sz="4" w:space="0"/>
              <w:left w:val="nil"/>
              <w:bottom w:val="double" w:color="auto" w:sz="4" w:space="0"/>
            </w:tcBorders>
            <w:shd w:val="clear" w:color="auto" w:fill="auto"/>
            <w:hideMark/>
          </w:tcPr>
          <w:p w:rsidRPr="00733E59" w:rsidR="00CE61F0" w:rsidP="00BD3214" w:rsidRDefault="00CE61F0" w14:paraId="2D4A84FE" w14:textId="77777777">
            <w:pPr>
              <w:pStyle w:val="TableText"/>
            </w:pPr>
            <w:r w:rsidRPr="2F32AA2D">
              <w:t>All other transportation (off road and pipeline)</w:t>
            </w:r>
          </w:p>
        </w:tc>
      </w:tr>
    </w:tbl>
    <w:p w:rsidRPr="00733E59" w:rsidR="00B93346" w:rsidP="00D95D69" w:rsidRDefault="00B93346" w14:paraId="2B3565EE" w14:textId="77777777">
      <w:pPr>
        <w:pStyle w:val="Source1"/>
      </w:pPr>
    </w:p>
    <w:p w:rsidRPr="00733E59" w:rsidR="00B93346" w:rsidP="00F35D81" w:rsidRDefault="00B93346" w14:paraId="3A941AC7" w14:textId="1176C325">
      <w:pPr>
        <w:pStyle w:val="TableTitle"/>
      </w:pPr>
      <w:bookmarkStart w:name="_Toc503451928" w:id="168"/>
      <w:bookmarkStart w:name="_Toc503739299" w:id="169"/>
      <w:bookmarkStart w:name="_Toc120007935" w:id="170"/>
      <w:r w:rsidRPr="00733E59">
        <w:t>Table 4-</w:t>
      </w:r>
      <w:bookmarkEnd w:id="168"/>
      <w:bookmarkEnd w:id="169"/>
      <w:r w:rsidR="00CE61F0">
        <w:t>4</w:t>
      </w:r>
      <w:r>
        <w:t>.</w:t>
      </w:r>
      <w:r w:rsidR="00641FCD">
        <w:tab/>
      </w:r>
      <w:r w:rsidRPr="00733E59">
        <w:t xml:space="preserve">Explicit Transportation Sectors Split from the Existing </w:t>
      </w:r>
      <w:r w:rsidR="00CC5A01">
        <w:t>WED2010</w:t>
      </w:r>
      <w:r w:rsidRPr="00733E59" w:rsidR="00CC5A01">
        <w:t xml:space="preserve"> </w:t>
      </w:r>
      <w:r w:rsidRPr="00733E59">
        <w:t>Sectors</w:t>
      </w:r>
      <w:bookmarkEnd w:id="170"/>
    </w:p>
    <w:tbl>
      <w:tblPr>
        <w:tblStyle w:val="TableFormat2"/>
        <w:tblW w:w="9360" w:type="dxa"/>
        <w:tblLook w:val="04A0" w:firstRow="1" w:lastRow="0" w:firstColumn="1" w:lastColumn="0" w:noHBand="0" w:noVBand="1"/>
      </w:tblPr>
      <w:tblGrid>
        <w:gridCol w:w="1695"/>
        <w:gridCol w:w="1811"/>
        <w:gridCol w:w="1579"/>
        <w:gridCol w:w="4275"/>
      </w:tblGrid>
      <w:tr w:rsidRPr="00733E59" w:rsidR="00CE61F0" w:rsidTr="00910AB1" w14:paraId="3FA68653" w14:textId="77777777">
        <w:trPr>
          <w:cnfStyle w:val="100000000000" w:firstRow="1" w:lastRow="0" w:firstColumn="0" w:lastColumn="0" w:oddVBand="0" w:evenVBand="0" w:oddHBand="0" w:evenHBand="0" w:firstRowFirstColumn="0" w:firstRowLastColumn="0" w:lastRowFirstColumn="0" w:lastRowLastColumn="0"/>
          <w:trHeight w:val="300"/>
          <w:tblHeader/>
        </w:trPr>
        <w:tc>
          <w:tcPr>
            <w:tcW w:w="3330" w:type="dxa"/>
            <w:gridSpan w:val="2"/>
            <w:tcBorders>
              <w:bottom w:val="single" w:color="auto" w:sz="4" w:space="0"/>
              <w:right w:val="single" w:color="BFBFBF" w:themeColor="background1" w:themeShade="BF" w:sz="4" w:space="0"/>
            </w:tcBorders>
          </w:tcPr>
          <w:p w:rsidRPr="2F32AA2D" w:rsidR="00CE61F0" w:rsidP="00CE61F0" w:rsidRDefault="00CE61F0" w14:paraId="4AC9032B" w14:textId="1464C007">
            <w:pPr>
              <w:pStyle w:val="TableHeader"/>
            </w:pPr>
            <w:r w:rsidRPr="2F32AA2D">
              <w:t>IEA</w:t>
            </w:r>
          </w:p>
        </w:tc>
        <w:tc>
          <w:tcPr>
            <w:tcW w:w="5560" w:type="dxa"/>
            <w:gridSpan w:val="2"/>
            <w:tcBorders>
              <w:left w:val="single" w:color="BFBFBF" w:themeColor="background1" w:themeShade="BF" w:sz="4" w:space="0"/>
              <w:bottom w:val="single" w:color="auto" w:sz="4" w:space="0"/>
            </w:tcBorders>
            <w:noWrap/>
            <w:hideMark/>
          </w:tcPr>
          <w:p w:rsidRPr="00F65C48" w:rsidR="00CE61F0" w:rsidP="00CE61F0" w:rsidRDefault="00CE61F0" w14:paraId="5ED40A6D" w14:textId="6279100F">
            <w:pPr>
              <w:pStyle w:val="TableHeader"/>
            </w:pPr>
            <w:r w:rsidRPr="2F32AA2D">
              <w:t>ADAGE</w:t>
            </w:r>
          </w:p>
        </w:tc>
      </w:tr>
      <w:tr w:rsidRPr="00733E59" w:rsidR="00CE61F0" w:rsidTr="00910AB1" w14:paraId="7C887D6A" w14:textId="77777777">
        <w:trPr>
          <w:cnfStyle w:val="100000000000" w:firstRow="1" w:lastRow="0" w:firstColumn="0" w:lastColumn="0" w:oddVBand="0" w:evenVBand="0" w:oddHBand="0" w:evenHBand="0" w:firstRowFirstColumn="0" w:firstRowLastColumn="0" w:lastRowFirstColumn="0" w:lastRowLastColumn="0"/>
          <w:trHeight w:val="300"/>
          <w:tblHeader/>
        </w:trPr>
        <w:tc>
          <w:tcPr>
            <w:tcW w:w="1610" w:type="dxa"/>
            <w:tcBorders>
              <w:top w:val="single" w:color="auto" w:sz="4" w:space="0"/>
            </w:tcBorders>
          </w:tcPr>
          <w:p w:rsidRPr="2F32AA2D" w:rsidR="00CE61F0" w:rsidP="001A7B22" w:rsidRDefault="00CE61F0" w14:paraId="2B0DB1E0" w14:textId="630D9090">
            <w:pPr>
              <w:pStyle w:val="TableHeader"/>
              <w:jc w:val="left"/>
            </w:pPr>
            <w:r w:rsidRPr="2F32AA2D">
              <w:t xml:space="preserve">Existing Sectors </w:t>
            </w:r>
          </w:p>
        </w:tc>
        <w:tc>
          <w:tcPr>
            <w:tcW w:w="1720" w:type="dxa"/>
            <w:tcBorders>
              <w:top w:val="single" w:color="auto" w:sz="4" w:space="0"/>
              <w:right w:val="single" w:color="BFBFBF" w:themeColor="background1" w:themeShade="BF" w:sz="4" w:space="0"/>
            </w:tcBorders>
          </w:tcPr>
          <w:p w:rsidRPr="2F32AA2D" w:rsidR="00CE61F0" w:rsidP="001A7B22" w:rsidRDefault="00CE61F0" w14:paraId="476DB032" w14:textId="1A6FD7DB">
            <w:pPr>
              <w:pStyle w:val="TableHeader"/>
              <w:jc w:val="left"/>
            </w:pPr>
            <w:r w:rsidRPr="2F32AA2D">
              <w:t>Definition</w:t>
            </w:r>
          </w:p>
        </w:tc>
        <w:tc>
          <w:tcPr>
            <w:tcW w:w="1500" w:type="dxa"/>
            <w:tcBorders>
              <w:top w:val="single" w:color="auto" w:sz="4" w:space="0"/>
              <w:left w:val="single" w:color="BFBFBF" w:themeColor="background1" w:themeShade="BF" w:sz="4" w:space="0"/>
            </w:tcBorders>
            <w:noWrap/>
            <w:hideMark/>
          </w:tcPr>
          <w:p w:rsidRPr="00F65C48" w:rsidR="00CE61F0" w:rsidP="001A7B22" w:rsidRDefault="00CE61F0" w14:paraId="727BFCEF" w14:textId="1C8B677C">
            <w:pPr>
              <w:pStyle w:val="TableHeader"/>
              <w:jc w:val="left"/>
            </w:pPr>
            <w:r w:rsidRPr="2F32AA2D">
              <w:t>New Sectors</w:t>
            </w:r>
          </w:p>
        </w:tc>
        <w:tc>
          <w:tcPr>
            <w:tcW w:w="4060" w:type="dxa"/>
            <w:tcBorders>
              <w:top w:val="single" w:color="auto" w:sz="4" w:space="0"/>
            </w:tcBorders>
            <w:noWrap/>
            <w:hideMark/>
          </w:tcPr>
          <w:p w:rsidRPr="00733E59" w:rsidR="00CE61F0" w:rsidP="001A7B22" w:rsidRDefault="00CE61F0" w14:paraId="19A3546A" w14:textId="77777777">
            <w:pPr>
              <w:pStyle w:val="TableHeader"/>
              <w:jc w:val="left"/>
            </w:pPr>
            <w:r w:rsidRPr="2F32AA2D">
              <w:t>Definition</w:t>
            </w:r>
          </w:p>
        </w:tc>
      </w:tr>
      <w:tr w:rsidRPr="00733E59" w:rsidR="00CE61F0" w:rsidTr="00F86977" w14:paraId="22F9F314" w14:textId="77777777">
        <w:trPr>
          <w:trHeight w:val="288"/>
        </w:trPr>
        <w:tc>
          <w:tcPr>
            <w:tcW w:w="1610" w:type="dxa"/>
            <w:tcBorders>
              <w:top w:val="single" w:color="auto" w:sz="4" w:space="0"/>
              <w:bottom w:val="single" w:color="BFBFBF" w:themeColor="background1" w:themeShade="BF" w:sz="4" w:space="0"/>
            </w:tcBorders>
          </w:tcPr>
          <w:p w:rsidRPr="2F32AA2D" w:rsidR="00CE61F0" w:rsidP="0018749B" w:rsidRDefault="00CE61F0" w14:paraId="589588C1" w14:textId="4FB8A37B">
            <w:pPr>
              <w:pStyle w:val="TableText"/>
            </w:pPr>
            <w:r w:rsidRPr="2F32AA2D">
              <w:t>Air</w:t>
            </w:r>
          </w:p>
        </w:tc>
        <w:tc>
          <w:tcPr>
            <w:tcW w:w="1720" w:type="dxa"/>
            <w:tcBorders>
              <w:top w:val="single" w:color="auto" w:sz="4" w:space="0"/>
              <w:bottom w:val="single" w:color="BFBFBF" w:themeColor="background1" w:themeShade="BF" w:sz="4" w:space="0"/>
              <w:right w:val="single" w:color="BFBFBF" w:themeColor="background1" w:themeShade="BF" w:sz="4" w:space="0"/>
            </w:tcBorders>
          </w:tcPr>
          <w:p w:rsidRPr="2F32AA2D" w:rsidR="00CE61F0" w:rsidP="00BD3214" w:rsidRDefault="00CE61F0" w14:paraId="7BAC46FA" w14:textId="796484FD">
            <w:pPr>
              <w:pStyle w:val="TableText"/>
            </w:pPr>
            <w:r w:rsidRPr="2F32AA2D">
              <w:t>Air transport</w:t>
            </w:r>
          </w:p>
        </w:tc>
        <w:tc>
          <w:tcPr>
            <w:tcW w:w="1500" w:type="dxa"/>
            <w:tcBorders>
              <w:top w:val="single" w:color="auto"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1B4052FB" w14:textId="560D557D">
            <w:pPr>
              <w:pStyle w:val="TableText"/>
            </w:pPr>
            <w:proofErr w:type="spellStart"/>
            <w:r w:rsidRPr="2F32AA2D">
              <w:t>AirP</w:t>
            </w:r>
            <w:proofErr w:type="spellEnd"/>
          </w:p>
        </w:tc>
        <w:tc>
          <w:tcPr>
            <w:tcW w:w="4060" w:type="dxa"/>
            <w:tcBorders>
              <w:top w:val="single" w:color="auto" w:sz="4" w:space="0"/>
              <w:bottom w:val="single" w:color="BFBFBF" w:themeColor="background1" w:themeShade="BF" w:sz="4" w:space="0"/>
            </w:tcBorders>
            <w:hideMark/>
          </w:tcPr>
          <w:p w:rsidRPr="00733E59" w:rsidR="00CE61F0" w:rsidP="00BD3214" w:rsidRDefault="00CE61F0" w14:paraId="0DBC2A3F" w14:textId="77777777">
            <w:pPr>
              <w:pStyle w:val="TableText"/>
            </w:pPr>
            <w:r w:rsidRPr="00733E59">
              <w:rPr>
                <w:color w:val="000000"/>
              </w:rPr>
              <w:t>Airline transportation (passenger)</w:t>
            </w:r>
            <w:r>
              <w:rPr>
                <w:color w:val="000000"/>
              </w:rPr>
              <w:t xml:space="preserve"> </w:t>
            </w:r>
          </w:p>
        </w:tc>
      </w:tr>
      <w:tr w:rsidRPr="00733E59" w:rsidR="00CE61F0" w:rsidTr="00F86977" w14:paraId="4F11D6A8" w14:textId="77777777">
        <w:trPr>
          <w:trHeight w:val="288"/>
        </w:trPr>
        <w:tc>
          <w:tcPr>
            <w:tcW w:w="1610" w:type="dxa"/>
            <w:tcBorders>
              <w:top w:val="single" w:color="BFBFBF" w:themeColor="background1" w:themeShade="BF" w:sz="4" w:space="0"/>
              <w:bottom w:val="single" w:color="BFBFBF" w:themeColor="background1" w:themeShade="BF" w:sz="4" w:space="0"/>
            </w:tcBorders>
          </w:tcPr>
          <w:p w:rsidRPr="2F32AA2D" w:rsidR="00CE61F0" w:rsidP="0018749B" w:rsidRDefault="00CE61F0" w14:paraId="7ADBECEE" w14:textId="204EDFEA">
            <w:pPr>
              <w:pStyle w:val="TableText"/>
            </w:pPr>
            <w:r w:rsidRPr="2F32AA2D">
              <w:t>Water</w:t>
            </w:r>
          </w:p>
        </w:tc>
        <w:tc>
          <w:tcPr>
            <w:tcW w:w="1720" w:type="dxa"/>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621D6517" w14:textId="0CF0CD2E">
            <w:pPr>
              <w:pStyle w:val="TableText"/>
            </w:pPr>
            <w:r w:rsidRPr="2F32AA2D">
              <w:t>Water transport</w:t>
            </w:r>
          </w:p>
        </w:tc>
        <w:tc>
          <w:tcPr>
            <w:tcW w:w="1500" w:type="dxa"/>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69EF0E6B" w14:textId="1B2BD01F">
            <w:pPr>
              <w:pStyle w:val="TableText"/>
            </w:pPr>
            <w:proofErr w:type="spellStart"/>
            <w:r w:rsidRPr="2F32AA2D">
              <w:t>WtrT</w:t>
            </w:r>
            <w:proofErr w:type="spellEnd"/>
          </w:p>
        </w:tc>
        <w:tc>
          <w:tcPr>
            <w:tcW w:w="4060" w:type="dxa"/>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13091C01" w14:textId="77777777">
            <w:pPr>
              <w:pStyle w:val="TableText"/>
            </w:pPr>
            <w:r w:rsidRPr="2F32AA2D">
              <w:t xml:space="preserve">Marine transportation (freight and passenger) </w:t>
            </w:r>
          </w:p>
        </w:tc>
      </w:tr>
      <w:tr w:rsidRPr="00733E59" w:rsidR="00CE61F0" w:rsidTr="00F86977" w14:paraId="3AFFF38E" w14:textId="77777777">
        <w:trPr>
          <w:trHeight w:val="288"/>
        </w:trPr>
        <w:tc>
          <w:tcPr>
            <w:tcW w:w="1610" w:type="dxa"/>
            <w:vMerge w:val="restart"/>
            <w:tcBorders>
              <w:top w:val="single" w:color="BFBFBF" w:themeColor="background1" w:themeShade="BF" w:sz="4" w:space="0"/>
              <w:bottom w:val="single" w:color="BFBFBF" w:themeColor="background1" w:themeShade="BF" w:sz="4" w:space="0"/>
            </w:tcBorders>
          </w:tcPr>
          <w:p w:rsidRPr="2F32AA2D" w:rsidR="00CE61F0" w:rsidP="0018749B" w:rsidRDefault="00CE61F0" w14:paraId="72CABA63" w14:textId="0CFC27E5">
            <w:pPr>
              <w:pStyle w:val="TableText"/>
            </w:pPr>
            <w:r w:rsidRPr="2F32AA2D">
              <w:t>Rail</w:t>
            </w:r>
          </w:p>
        </w:tc>
        <w:tc>
          <w:tcPr>
            <w:tcW w:w="1720"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665D4C71" w14:textId="409328ED">
            <w:pPr>
              <w:pStyle w:val="TableText"/>
            </w:pPr>
            <w:r w:rsidRPr="2F32AA2D">
              <w:t>Rail transport</w:t>
            </w:r>
          </w:p>
        </w:tc>
        <w:tc>
          <w:tcPr>
            <w:tcW w:w="1500" w:type="dxa"/>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7A64D414" w14:textId="1CBBFC4C">
            <w:pPr>
              <w:pStyle w:val="TableText"/>
            </w:pPr>
            <w:proofErr w:type="spellStart"/>
            <w:r w:rsidRPr="2F32AA2D">
              <w:t>RalF</w:t>
            </w:r>
            <w:proofErr w:type="spellEnd"/>
          </w:p>
        </w:tc>
        <w:tc>
          <w:tcPr>
            <w:tcW w:w="4060" w:type="dxa"/>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0928F66F" w14:textId="77777777">
            <w:pPr>
              <w:pStyle w:val="TableText"/>
            </w:pPr>
            <w:r w:rsidRPr="2F32AA2D">
              <w:t>Rail freight</w:t>
            </w:r>
          </w:p>
        </w:tc>
      </w:tr>
      <w:tr w:rsidRPr="00733E59" w:rsidR="00CE61F0" w:rsidTr="00F86977" w14:paraId="4466AF12" w14:textId="77777777">
        <w:trPr>
          <w:trHeight w:val="288"/>
        </w:trPr>
        <w:tc>
          <w:tcPr>
            <w:tcW w:w="1610" w:type="dxa"/>
            <w:vMerge/>
            <w:tcBorders>
              <w:top w:val="single" w:color="BFBFBF" w:themeColor="background1" w:themeShade="BF" w:sz="4" w:space="0"/>
              <w:bottom w:val="single" w:color="BFBFBF" w:themeColor="background1" w:themeShade="BF" w:sz="4" w:space="0"/>
            </w:tcBorders>
          </w:tcPr>
          <w:p w:rsidRPr="2F32AA2D" w:rsidR="00CE61F0" w:rsidP="00BD3214" w:rsidRDefault="00CE61F0" w14:paraId="5865E9F6" w14:textId="77777777">
            <w:pPr>
              <w:pStyle w:val="TableText"/>
            </w:pPr>
          </w:p>
        </w:tc>
        <w:tc>
          <w:tcPr>
            <w:tcW w:w="1720"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58CD5B4E" w14:textId="77777777">
            <w:pPr>
              <w:pStyle w:val="TableText"/>
            </w:pPr>
          </w:p>
        </w:tc>
        <w:tc>
          <w:tcPr>
            <w:tcW w:w="1500" w:type="dxa"/>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082F59AB" w14:textId="244A7B38">
            <w:pPr>
              <w:pStyle w:val="TableText"/>
            </w:pPr>
            <w:proofErr w:type="spellStart"/>
            <w:r w:rsidRPr="2F32AA2D">
              <w:t>RalP</w:t>
            </w:r>
            <w:proofErr w:type="spellEnd"/>
          </w:p>
        </w:tc>
        <w:tc>
          <w:tcPr>
            <w:tcW w:w="4060" w:type="dxa"/>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1B8FA8C0" w14:textId="77777777">
            <w:pPr>
              <w:pStyle w:val="TableText"/>
            </w:pPr>
            <w:r w:rsidRPr="2F32AA2D">
              <w:t>Rail passenger</w:t>
            </w:r>
          </w:p>
        </w:tc>
      </w:tr>
      <w:tr w:rsidRPr="00733E59" w:rsidR="00CE61F0" w:rsidTr="00F86977" w14:paraId="16F5F327" w14:textId="77777777">
        <w:trPr>
          <w:trHeight w:val="288"/>
        </w:trPr>
        <w:tc>
          <w:tcPr>
            <w:tcW w:w="1610" w:type="dxa"/>
            <w:vMerge w:val="restart"/>
            <w:tcBorders>
              <w:top w:val="single" w:color="BFBFBF" w:themeColor="background1" w:themeShade="BF" w:sz="4" w:space="0"/>
              <w:bottom w:val="single" w:color="BFBFBF" w:themeColor="background1" w:themeShade="BF" w:sz="4" w:space="0"/>
            </w:tcBorders>
          </w:tcPr>
          <w:p w:rsidRPr="2F32AA2D" w:rsidR="00CE61F0" w:rsidP="0018749B" w:rsidRDefault="00CE61F0" w14:paraId="55631CCC" w14:textId="6895D06E">
            <w:pPr>
              <w:pStyle w:val="TableText"/>
            </w:pPr>
            <w:r w:rsidRPr="2F32AA2D">
              <w:t>Road</w:t>
            </w:r>
          </w:p>
        </w:tc>
        <w:tc>
          <w:tcPr>
            <w:tcW w:w="1720" w:type="dxa"/>
            <w:vMerge w:val="restart"/>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5654AE33" w14:textId="5669FEFA">
            <w:pPr>
              <w:pStyle w:val="TableText"/>
            </w:pPr>
            <w:r w:rsidRPr="2F32AA2D">
              <w:t>Road transport</w:t>
            </w:r>
          </w:p>
        </w:tc>
        <w:tc>
          <w:tcPr>
            <w:tcW w:w="1500" w:type="dxa"/>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32571138" w14:textId="5934B07A">
            <w:pPr>
              <w:pStyle w:val="TableText"/>
            </w:pPr>
            <w:proofErr w:type="spellStart"/>
            <w:r w:rsidRPr="2F32AA2D">
              <w:t>RodF</w:t>
            </w:r>
            <w:proofErr w:type="spellEnd"/>
          </w:p>
        </w:tc>
        <w:tc>
          <w:tcPr>
            <w:tcW w:w="4060" w:type="dxa"/>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513C565A" w14:textId="77777777">
            <w:pPr>
              <w:pStyle w:val="TableText"/>
            </w:pPr>
            <w:r w:rsidRPr="2F32AA2D">
              <w:t>Road freight (truck)</w:t>
            </w:r>
          </w:p>
        </w:tc>
      </w:tr>
      <w:tr w:rsidRPr="00733E59" w:rsidR="00CE61F0" w:rsidTr="00F86977" w14:paraId="7EEF492F" w14:textId="77777777">
        <w:trPr>
          <w:trHeight w:val="288"/>
        </w:trPr>
        <w:tc>
          <w:tcPr>
            <w:tcW w:w="1610" w:type="dxa"/>
            <w:vMerge/>
            <w:tcBorders>
              <w:top w:val="single" w:color="BFBFBF" w:themeColor="background1" w:themeShade="BF" w:sz="4" w:space="0"/>
              <w:bottom w:val="single" w:color="BFBFBF" w:themeColor="background1" w:themeShade="BF" w:sz="4" w:space="0"/>
            </w:tcBorders>
          </w:tcPr>
          <w:p w:rsidRPr="2F32AA2D" w:rsidR="00CE61F0" w:rsidP="00BD3214" w:rsidRDefault="00CE61F0" w14:paraId="1F6C1B32" w14:textId="77777777">
            <w:pPr>
              <w:pStyle w:val="TableText"/>
            </w:pPr>
          </w:p>
        </w:tc>
        <w:tc>
          <w:tcPr>
            <w:tcW w:w="1720"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115C1792" w14:textId="77777777">
            <w:pPr>
              <w:pStyle w:val="TableText"/>
            </w:pPr>
          </w:p>
        </w:tc>
        <w:tc>
          <w:tcPr>
            <w:tcW w:w="1500" w:type="dxa"/>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747DD87C" w14:textId="09ABD08B">
            <w:pPr>
              <w:pStyle w:val="TableText"/>
            </w:pPr>
            <w:proofErr w:type="spellStart"/>
            <w:r w:rsidRPr="2F32AA2D">
              <w:t>RodP</w:t>
            </w:r>
            <w:proofErr w:type="spellEnd"/>
          </w:p>
        </w:tc>
        <w:tc>
          <w:tcPr>
            <w:tcW w:w="4060" w:type="dxa"/>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1AE70B87" w14:textId="77777777">
            <w:pPr>
              <w:pStyle w:val="TableText"/>
            </w:pPr>
            <w:r w:rsidRPr="2F32AA2D">
              <w:t>Road passenger (bus)</w:t>
            </w:r>
          </w:p>
        </w:tc>
      </w:tr>
      <w:tr w:rsidRPr="00733E59" w:rsidR="00CE61F0" w:rsidTr="00F86977" w14:paraId="776F7452" w14:textId="77777777">
        <w:trPr>
          <w:trHeight w:val="288"/>
        </w:trPr>
        <w:tc>
          <w:tcPr>
            <w:tcW w:w="1610" w:type="dxa"/>
            <w:vMerge/>
            <w:tcBorders>
              <w:top w:val="single" w:color="BFBFBF" w:themeColor="background1" w:themeShade="BF" w:sz="4" w:space="0"/>
              <w:bottom w:val="single" w:color="BFBFBF" w:themeColor="background1" w:themeShade="BF" w:sz="4" w:space="0"/>
            </w:tcBorders>
          </w:tcPr>
          <w:p w:rsidRPr="2F32AA2D" w:rsidR="00CE61F0" w:rsidP="00BD3214" w:rsidRDefault="00CE61F0" w14:paraId="6210B42E" w14:textId="77777777">
            <w:pPr>
              <w:pStyle w:val="TableText"/>
            </w:pPr>
          </w:p>
        </w:tc>
        <w:tc>
          <w:tcPr>
            <w:tcW w:w="1720" w:type="dxa"/>
            <w:vMerge/>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35DD3CDA" w14:textId="77777777">
            <w:pPr>
              <w:pStyle w:val="TableText"/>
            </w:pPr>
          </w:p>
        </w:tc>
        <w:tc>
          <w:tcPr>
            <w:tcW w:w="1500" w:type="dxa"/>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3CD78676" w14:textId="1500FDAE">
            <w:pPr>
              <w:pStyle w:val="TableText"/>
            </w:pPr>
            <w:r w:rsidRPr="2F32AA2D">
              <w:t>Auto</w:t>
            </w:r>
          </w:p>
        </w:tc>
        <w:tc>
          <w:tcPr>
            <w:tcW w:w="4060" w:type="dxa"/>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334E3668" w14:textId="77777777">
            <w:pPr>
              <w:pStyle w:val="TableText"/>
            </w:pPr>
            <w:r w:rsidRPr="2F32AA2D">
              <w:t>LDV passenger</w:t>
            </w:r>
          </w:p>
        </w:tc>
      </w:tr>
      <w:tr w:rsidRPr="00733E59" w:rsidR="00CE61F0" w:rsidTr="00F86977" w14:paraId="42299D58" w14:textId="77777777">
        <w:trPr>
          <w:trHeight w:val="288"/>
        </w:trPr>
        <w:tc>
          <w:tcPr>
            <w:tcW w:w="1610" w:type="dxa"/>
            <w:tcBorders>
              <w:top w:val="single" w:color="BFBFBF" w:themeColor="background1" w:themeShade="BF" w:sz="4" w:space="0"/>
              <w:bottom w:val="single" w:color="BFBFBF" w:themeColor="background1" w:themeShade="BF" w:sz="4" w:space="0"/>
            </w:tcBorders>
          </w:tcPr>
          <w:p w:rsidRPr="2F32AA2D" w:rsidR="00CE61F0" w:rsidP="0018749B" w:rsidRDefault="00CE61F0" w14:paraId="1DB4F635" w14:textId="3B678FB1">
            <w:pPr>
              <w:pStyle w:val="TableText"/>
            </w:pPr>
            <w:r w:rsidRPr="2F32AA2D">
              <w:t>Pipeline</w:t>
            </w:r>
          </w:p>
        </w:tc>
        <w:tc>
          <w:tcPr>
            <w:tcW w:w="1720" w:type="dxa"/>
            <w:tcBorders>
              <w:top w:val="single" w:color="BFBFBF" w:themeColor="background1" w:themeShade="BF" w:sz="4" w:space="0"/>
              <w:bottom w:val="single" w:color="BFBFBF" w:themeColor="background1" w:themeShade="BF" w:sz="4" w:space="0"/>
              <w:right w:val="single" w:color="BFBFBF" w:themeColor="background1" w:themeShade="BF" w:sz="4" w:space="0"/>
            </w:tcBorders>
          </w:tcPr>
          <w:p w:rsidRPr="2F32AA2D" w:rsidR="00CE61F0" w:rsidP="00BD3214" w:rsidRDefault="00CE61F0" w14:paraId="42560786" w14:textId="0F004F19">
            <w:pPr>
              <w:pStyle w:val="TableText"/>
            </w:pPr>
            <w:r w:rsidRPr="2F32AA2D">
              <w:t>Pipeline transport</w:t>
            </w:r>
          </w:p>
        </w:tc>
        <w:tc>
          <w:tcPr>
            <w:tcW w:w="1500" w:type="dxa"/>
            <w:vMerge w:val="restart"/>
            <w:tcBorders>
              <w:top w:val="single" w:color="BFBFBF" w:themeColor="background1" w:themeShade="BF" w:sz="4" w:space="0"/>
              <w:left w:val="single" w:color="BFBFBF" w:themeColor="background1" w:themeShade="BF" w:sz="4" w:space="0"/>
              <w:bottom w:val="single" w:color="BFBFBF" w:themeColor="background1" w:themeShade="BF" w:sz="4" w:space="0"/>
            </w:tcBorders>
            <w:hideMark/>
          </w:tcPr>
          <w:p w:rsidRPr="00733E59" w:rsidR="00CE61F0" w:rsidP="00BD3214" w:rsidRDefault="00CE61F0" w14:paraId="09CE6DFF" w14:textId="03743F81">
            <w:pPr>
              <w:pStyle w:val="TableText"/>
            </w:pPr>
            <w:proofErr w:type="spellStart"/>
            <w:r w:rsidRPr="2F32AA2D">
              <w:t>Otrn</w:t>
            </w:r>
            <w:proofErr w:type="spellEnd"/>
          </w:p>
        </w:tc>
        <w:tc>
          <w:tcPr>
            <w:tcW w:w="4060" w:type="dxa"/>
            <w:vMerge w:val="restart"/>
            <w:tcBorders>
              <w:top w:val="single" w:color="BFBFBF" w:themeColor="background1" w:themeShade="BF" w:sz="4" w:space="0"/>
              <w:bottom w:val="single" w:color="BFBFBF" w:themeColor="background1" w:themeShade="BF" w:sz="4" w:space="0"/>
            </w:tcBorders>
            <w:hideMark/>
          </w:tcPr>
          <w:p w:rsidRPr="00733E59" w:rsidR="00CE61F0" w:rsidP="00BD3214" w:rsidRDefault="00CE61F0" w14:paraId="4F5E7B05" w14:textId="77777777">
            <w:pPr>
              <w:pStyle w:val="TableText"/>
            </w:pPr>
            <w:r w:rsidRPr="2F32AA2D">
              <w:t>All other transportation (off road and pipeline)</w:t>
            </w:r>
          </w:p>
        </w:tc>
      </w:tr>
      <w:tr w:rsidRPr="00733E59" w:rsidR="00CE61F0" w:rsidTr="00F86977" w14:paraId="30660268" w14:textId="77777777">
        <w:trPr>
          <w:trHeight w:val="300"/>
        </w:trPr>
        <w:tc>
          <w:tcPr>
            <w:tcW w:w="1610" w:type="dxa"/>
            <w:tcBorders>
              <w:top w:val="single" w:color="BFBFBF" w:themeColor="background1" w:themeShade="BF" w:sz="4" w:space="0"/>
              <w:bottom w:val="double" w:color="auto" w:sz="6" w:space="0"/>
            </w:tcBorders>
          </w:tcPr>
          <w:p w:rsidRPr="00733E59" w:rsidR="00CE61F0" w:rsidP="001A7B22" w:rsidRDefault="00CE61F0" w14:paraId="2D8039B4" w14:textId="6EB0F675">
            <w:pPr>
              <w:pStyle w:val="TableText"/>
              <w:tabs>
                <w:tab w:val="left" w:pos="1464"/>
              </w:tabs>
              <w:spacing w:after="60"/>
              <w:rPr>
                <w:color w:val="000000"/>
              </w:rPr>
            </w:pPr>
            <w:r w:rsidRPr="2F32AA2D">
              <w:rPr>
                <w:color w:val="000000" w:themeColor="text1"/>
              </w:rPr>
              <w:t>Other</w:t>
            </w:r>
            <w:r w:rsidR="0018749B">
              <w:rPr>
                <w:color w:val="000000" w:themeColor="text1"/>
              </w:rPr>
              <w:tab/>
            </w:r>
          </w:p>
        </w:tc>
        <w:tc>
          <w:tcPr>
            <w:tcW w:w="1720" w:type="dxa"/>
            <w:tcBorders>
              <w:top w:val="single" w:color="BFBFBF" w:themeColor="background1" w:themeShade="BF" w:sz="4" w:space="0"/>
              <w:bottom w:val="double" w:color="auto" w:sz="6" w:space="0"/>
              <w:right w:val="single" w:color="BFBFBF" w:themeColor="background1" w:themeShade="BF" w:sz="4" w:space="0"/>
            </w:tcBorders>
          </w:tcPr>
          <w:p w:rsidRPr="00733E59" w:rsidR="00CE61F0" w:rsidP="004E04CD" w:rsidRDefault="00CE61F0" w14:paraId="2B326E4E" w14:textId="5379120B">
            <w:pPr>
              <w:pStyle w:val="TableText"/>
              <w:spacing w:after="60"/>
              <w:rPr>
                <w:color w:val="000000"/>
              </w:rPr>
            </w:pPr>
            <w:r w:rsidRPr="2F32AA2D">
              <w:rPr>
                <w:color w:val="000000" w:themeColor="text1"/>
              </w:rPr>
              <w:t>The rest transport</w:t>
            </w:r>
          </w:p>
        </w:tc>
        <w:tc>
          <w:tcPr>
            <w:tcW w:w="1500" w:type="dxa"/>
            <w:vMerge/>
            <w:tcBorders>
              <w:top w:val="single" w:color="BFBFBF" w:themeColor="background1" w:themeShade="BF" w:sz="4" w:space="0"/>
              <w:left w:val="single" w:color="BFBFBF" w:themeColor="background1" w:themeShade="BF" w:sz="4" w:space="0"/>
              <w:bottom w:val="double" w:color="auto" w:sz="6" w:space="0"/>
            </w:tcBorders>
            <w:vAlign w:val="center"/>
            <w:hideMark/>
          </w:tcPr>
          <w:p w:rsidRPr="00733E59" w:rsidR="00CE61F0" w:rsidP="004E04CD" w:rsidRDefault="00CE61F0" w14:paraId="51860864" w14:textId="796B8953">
            <w:pPr>
              <w:pStyle w:val="TableText"/>
              <w:rPr>
                <w:color w:val="000000"/>
              </w:rPr>
            </w:pPr>
          </w:p>
        </w:tc>
        <w:tc>
          <w:tcPr>
            <w:tcW w:w="4060" w:type="dxa"/>
            <w:vMerge/>
            <w:tcBorders>
              <w:top w:val="single" w:color="BFBFBF" w:themeColor="background1" w:themeShade="BF" w:sz="4" w:space="0"/>
              <w:bottom w:val="double" w:color="auto" w:sz="6" w:space="0"/>
            </w:tcBorders>
            <w:vAlign w:val="center"/>
            <w:hideMark/>
          </w:tcPr>
          <w:p w:rsidRPr="00733E59" w:rsidR="00CE61F0" w:rsidP="004E04CD" w:rsidRDefault="00CE61F0" w14:paraId="1DFCD2DA" w14:textId="77777777">
            <w:pPr>
              <w:pStyle w:val="TableText"/>
              <w:rPr>
                <w:color w:val="000000"/>
              </w:rPr>
            </w:pPr>
          </w:p>
        </w:tc>
      </w:tr>
    </w:tbl>
    <w:p w:rsidRPr="00733E59" w:rsidR="00B93346" w:rsidP="00F35D81" w:rsidRDefault="00B93346" w14:paraId="54770EA5" w14:textId="77777777">
      <w:pPr>
        <w:pStyle w:val="Source1"/>
      </w:pPr>
    </w:p>
    <w:p w:rsidR="00A659F4" w:rsidP="00F35D81" w:rsidRDefault="00A659F4" w14:paraId="7CC83007" w14:textId="1D45A135">
      <w:pPr>
        <w:pStyle w:val="BodyText"/>
      </w:pPr>
      <w:r w:rsidRPr="00733E59">
        <w:t xml:space="preserve">The modes and size classes defined in GCAM provide enough information for us to aggregate the transportation service production output and energy consumption output into the eight types of transportation </w:t>
      </w:r>
      <w:r>
        <w:t xml:space="preserve">included </w:t>
      </w:r>
      <w:r w:rsidRPr="00733E59">
        <w:t xml:space="preserve">in ADAGE. </w:t>
      </w:r>
      <w:r>
        <w:t>The</w:t>
      </w:r>
      <w:r w:rsidRPr="00733E59">
        <w:t xml:space="preserve"> transportation service production shares in 2010 (in </w:t>
      </w:r>
      <w:r>
        <w:t>dollars</w:t>
      </w:r>
      <w:r w:rsidRPr="00733E59">
        <w:t xml:space="preserve">) </w:t>
      </w:r>
      <w:r>
        <w:t>were</w:t>
      </w:r>
      <w:r w:rsidRPr="00733E59">
        <w:t xml:space="preserve"> used to split the </w:t>
      </w:r>
      <w:r>
        <w:t xml:space="preserve">Transport </w:t>
      </w:r>
      <w:proofErr w:type="spellStart"/>
      <w:r>
        <w:t>nec</w:t>
      </w:r>
      <w:proofErr w:type="spellEnd"/>
      <w:r>
        <w:t xml:space="preserve"> (</w:t>
      </w:r>
      <w:r w:rsidRPr="00733E59">
        <w:t>“OTP”</w:t>
      </w:r>
      <w:r>
        <w:t>)</w:t>
      </w:r>
      <w:r w:rsidRPr="00733E59">
        <w:t xml:space="preserve"> </w:t>
      </w:r>
      <w:r>
        <w:t>sector within</w:t>
      </w:r>
      <w:r w:rsidRPr="00733E59">
        <w:t xml:space="preserve"> the GTAP data into the six </w:t>
      </w:r>
      <w:r>
        <w:t xml:space="preserve">land-based transportation </w:t>
      </w:r>
      <w:r w:rsidRPr="00733E59">
        <w:t xml:space="preserve">sectors in ADAGE. Meanwhile, the energy consumption shares used in transportation (defined in quads) in 2010 </w:t>
      </w:r>
      <w:r>
        <w:t>were</w:t>
      </w:r>
      <w:r w:rsidRPr="00733E59">
        <w:t xml:space="preserve"> used to break “Rail” into </w:t>
      </w:r>
      <w:r w:rsidR="00CC5A01">
        <w:t>rail freight (</w:t>
      </w:r>
      <w:r w:rsidRPr="00733E59">
        <w:t>“</w:t>
      </w:r>
      <w:proofErr w:type="spellStart"/>
      <w:r w:rsidRPr="00733E59">
        <w:t>RalF</w:t>
      </w:r>
      <w:proofErr w:type="spellEnd"/>
      <w:r w:rsidRPr="00733E59">
        <w:t>”</w:t>
      </w:r>
      <w:r w:rsidR="00CC5A01">
        <w:t>)</w:t>
      </w:r>
      <w:r w:rsidRPr="00733E59">
        <w:t xml:space="preserve"> and </w:t>
      </w:r>
      <w:r w:rsidR="00CC5A01">
        <w:t>passenger (</w:t>
      </w:r>
      <w:r w:rsidRPr="00733E59">
        <w:t>“</w:t>
      </w:r>
      <w:proofErr w:type="spellStart"/>
      <w:r w:rsidRPr="00733E59">
        <w:t>RalP</w:t>
      </w:r>
      <w:proofErr w:type="spellEnd"/>
      <w:r w:rsidRPr="00733E59">
        <w:t>”</w:t>
      </w:r>
      <w:r w:rsidR="00CC5A01">
        <w:t>)</w:t>
      </w:r>
      <w:r>
        <w:t>;</w:t>
      </w:r>
      <w:r w:rsidRPr="00733E59">
        <w:t xml:space="preserve"> “Road” into </w:t>
      </w:r>
      <w:r w:rsidR="00CC5A01">
        <w:t>road freight (</w:t>
      </w:r>
      <w:r w:rsidRPr="00733E59">
        <w:t>“</w:t>
      </w:r>
      <w:proofErr w:type="spellStart"/>
      <w:r w:rsidRPr="00733E59">
        <w:t>RodF</w:t>
      </w:r>
      <w:proofErr w:type="spellEnd"/>
      <w:r w:rsidRPr="00733E59">
        <w:t>”</w:t>
      </w:r>
      <w:r w:rsidR="00CC5A01">
        <w:t>),</w:t>
      </w:r>
      <w:r>
        <w:t xml:space="preserve"> </w:t>
      </w:r>
      <w:r w:rsidR="00CC5A01">
        <w:t>road passenger (i.e., public road transit;</w:t>
      </w:r>
      <w:r>
        <w:t xml:space="preserve"> </w:t>
      </w:r>
      <w:r w:rsidRPr="00733E59">
        <w:t>“</w:t>
      </w:r>
      <w:proofErr w:type="spellStart"/>
      <w:r w:rsidRPr="00733E59">
        <w:t>RodP</w:t>
      </w:r>
      <w:proofErr w:type="spellEnd"/>
      <w:r w:rsidRPr="00733E59">
        <w:t>”</w:t>
      </w:r>
      <w:r w:rsidR="00CC5A01">
        <w:t>),</w:t>
      </w:r>
      <w:r w:rsidRPr="00733E59">
        <w:t xml:space="preserve"> and </w:t>
      </w:r>
      <w:r w:rsidR="00CC5A01">
        <w:t>private road transportation (</w:t>
      </w:r>
      <w:r w:rsidRPr="00733E59">
        <w:t>“Auto”</w:t>
      </w:r>
      <w:r w:rsidR="00CC5A01">
        <w:t>)</w:t>
      </w:r>
      <w:r>
        <w:t>;</w:t>
      </w:r>
      <w:r w:rsidRPr="00733E59">
        <w:t xml:space="preserve"> and aggregate pipeline and “Other” into “</w:t>
      </w:r>
      <w:proofErr w:type="spellStart"/>
      <w:r w:rsidRPr="00733E59">
        <w:t>Otrn</w:t>
      </w:r>
      <w:proofErr w:type="spellEnd"/>
      <w:r w:rsidRPr="00733E59">
        <w:t xml:space="preserve">” from </w:t>
      </w:r>
      <w:r>
        <w:t xml:space="preserve">the </w:t>
      </w:r>
      <w:r w:rsidR="00CC5A01">
        <w:t xml:space="preserve">WED2010 </w:t>
      </w:r>
      <w:r w:rsidRPr="00733E59">
        <w:t xml:space="preserve">data </w:t>
      </w:r>
      <w:r>
        <w:t>in</w:t>
      </w:r>
      <w:r w:rsidRPr="00733E59">
        <w:t xml:space="preserve">to </w:t>
      </w:r>
      <w:r>
        <w:t>the</w:t>
      </w:r>
      <w:r w:rsidRPr="00733E59">
        <w:t xml:space="preserve"> sectors </w:t>
      </w:r>
      <w:r>
        <w:t>defined in ADAGE</w:t>
      </w:r>
      <w:r w:rsidRPr="00733E59">
        <w:t>.</w:t>
      </w:r>
    </w:p>
    <w:p w:rsidR="00A659F4" w:rsidP="007978C1" w:rsidRDefault="00A659F4" w14:paraId="5F32063E" w14:textId="527D187C">
      <w:pPr>
        <w:pStyle w:val="FigureTitle"/>
      </w:pPr>
      <w:bookmarkStart w:name="_Toc504474603" w:id="171"/>
      <w:bookmarkStart w:name="_Toc504477899" w:id="172"/>
      <w:bookmarkStart w:name="_Toc504485843" w:id="173"/>
      <w:bookmarkStart w:name="_Toc120007906" w:id="174"/>
      <w:r w:rsidRPr="00733E59">
        <w:t>Figure 4-</w:t>
      </w:r>
      <w:r>
        <w:t>1.</w:t>
      </w:r>
      <w:r w:rsidRPr="00733E59">
        <w:t xml:space="preserve"> </w:t>
      </w:r>
      <w:r>
        <w:tab/>
      </w:r>
      <w:r w:rsidRPr="00733E59">
        <w:t>Data Processing Diagram Used in Transportation Sector Disaggregation</w:t>
      </w:r>
      <w:bookmarkEnd w:id="171"/>
      <w:bookmarkEnd w:id="172"/>
      <w:bookmarkEnd w:id="173"/>
      <w:bookmarkEnd w:id="174"/>
    </w:p>
    <w:p w:rsidRPr="00733E59" w:rsidR="004F3B1B" w:rsidP="007978C1" w:rsidRDefault="004F3B1B" w14:paraId="2BB67851" w14:textId="0F3249FA">
      <w:pPr>
        <w:pStyle w:val="FigureTitle"/>
      </w:pPr>
      <w:bookmarkStart w:name="_Toc118979413" w:id="175"/>
      <w:bookmarkStart w:name="_Toc120007907" w:id="176"/>
      <w:r>
        <w:rPr>
          <w:noProof/>
        </w:rPr>
        <w:drawing>
          <wp:inline distT="0" distB="0" distL="0" distR="0" wp14:anchorId="11539DB2" wp14:editId="1B5953A3">
            <wp:extent cx="5943600" cy="383286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bookmarkEnd w:id="175"/>
      <w:bookmarkEnd w:id="176"/>
    </w:p>
    <w:p w:rsidR="00A659F4" w:rsidP="00A659F4" w:rsidRDefault="00A659F4" w14:paraId="1D266C37" w14:textId="660D3D16">
      <w:pPr>
        <w:rPr>
          <w:rStyle w:val="footnotemark"/>
          <w:rFonts w:eastAsia="MS Mincho"/>
          <w:color w:val="auto"/>
          <w:sz w:val="20"/>
          <w:vertAlign w:val="baseline"/>
        </w:rPr>
      </w:pPr>
    </w:p>
    <w:p w:rsidR="00237CEC" w:rsidP="00424576" w:rsidRDefault="00237CEC" w14:paraId="361CD582" w14:textId="32565A10">
      <w:pPr>
        <w:pStyle w:val="Source1"/>
        <w:spacing w:after="0"/>
        <w:ind w:left="90" w:hanging="90"/>
        <w:rPr>
          <w:rStyle w:val="footnotemark"/>
          <w:rFonts w:eastAsia="MS Mincho"/>
          <w:color w:val="auto"/>
          <w:sz w:val="20"/>
          <w:vertAlign w:val="baseline"/>
        </w:rPr>
      </w:pPr>
      <w:r>
        <w:rPr>
          <w:rStyle w:val="footnotemark"/>
          <w:rFonts w:eastAsia="MS Mincho"/>
          <w:color w:val="auto"/>
          <w:sz w:val="20"/>
          <w:vertAlign w:val="baseline"/>
        </w:rPr>
        <w:t xml:space="preserve">Note: Blue boxes </w:t>
      </w:r>
      <w:r w:rsidR="0053559B">
        <w:rPr>
          <w:rStyle w:val="footnotemark"/>
          <w:rFonts w:eastAsia="MS Mincho"/>
          <w:color w:val="auto"/>
          <w:sz w:val="20"/>
          <w:vertAlign w:val="baseline"/>
        </w:rPr>
        <w:t>represent the</w:t>
      </w:r>
      <w:r>
        <w:rPr>
          <w:rStyle w:val="footnotemark"/>
          <w:rFonts w:eastAsia="MS Mincho"/>
          <w:color w:val="auto"/>
          <w:sz w:val="20"/>
          <w:vertAlign w:val="baseline"/>
        </w:rPr>
        <w:t xml:space="preserve"> final datasets used </w:t>
      </w:r>
      <w:r w:rsidR="0053559B">
        <w:rPr>
          <w:rStyle w:val="footnotemark"/>
          <w:rFonts w:eastAsia="MS Mincho"/>
          <w:color w:val="auto"/>
          <w:sz w:val="20"/>
          <w:vertAlign w:val="baseline"/>
        </w:rPr>
        <w:t>in ADAGE.</w:t>
      </w:r>
    </w:p>
    <w:p w:rsidRPr="00121FBE" w:rsidR="00A659F4" w:rsidP="00A659F4" w:rsidRDefault="00A659F4" w14:paraId="66123ED6" w14:textId="1ED56751">
      <w:pPr>
        <w:pStyle w:val="Source1"/>
        <w:ind w:left="90" w:hanging="90"/>
        <w:rPr>
          <w:rStyle w:val="footnotemark"/>
          <w:rFonts w:eastAsia="MS Mincho"/>
          <w:color w:val="auto"/>
          <w:sz w:val="20"/>
          <w:vertAlign w:val="baseline"/>
        </w:rPr>
      </w:pPr>
      <w:r w:rsidRPr="00121FBE">
        <w:rPr>
          <w:rStyle w:val="footnotemark"/>
          <w:rFonts w:eastAsia="MS Mincho"/>
          <w:color w:val="auto"/>
          <w:sz w:val="20"/>
          <w:vertAlign w:val="baseline"/>
        </w:rPr>
        <w:t>Data source</w:t>
      </w:r>
      <w:r>
        <w:rPr>
          <w:rStyle w:val="footnotemark"/>
          <w:rFonts w:eastAsia="MS Mincho"/>
          <w:color w:val="auto"/>
          <w:sz w:val="20"/>
          <w:vertAlign w:val="baseline"/>
        </w:rPr>
        <w:t>s</w:t>
      </w:r>
      <w:r w:rsidRPr="00121FBE">
        <w:rPr>
          <w:rStyle w:val="footnotemark"/>
          <w:rFonts w:eastAsia="MS Mincho"/>
          <w:color w:val="auto"/>
          <w:sz w:val="20"/>
          <w:vertAlign w:val="baseline"/>
        </w:rPr>
        <w:t xml:space="preserve">: GCAM represents Global Change Assessment Model 4.2; </w:t>
      </w:r>
      <w:r w:rsidR="00CC5A01">
        <w:rPr>
          <w:rStyle w:val="footnotemark"/>
          <w:rFonts w:eastAsia="MS Mincho"/>
          <w:color w:val="auto"/>
          <w:sz w:val="20"/>
          <w:vertAlign w:val="baseline"/>
        </w:rPr>
        <w:t xml:space="preserve">WED </w:t>
      </w:r>
      <w:r w:rsidRPr="00121FBE">
        <w:rPr>
          <w:rStyle w:val="footnotemark"/>
          <w:rFonts w:eastAsia="MS Mincho"/>
          <w:color w:val="auto"/>
          <w:sz w:val="20"/>
          <w:vertAlign w:val="baseline"/>
        </w:rPr>
        <w:t xml:space="preserve">represents </w:t>
      </w:r>
      <w:r>
        <w:rPr>
          <w:rStyle w:val="footnotemark"/>
          <w:rFonts w:eastAsia="MS Mincho"/>
          <w:color w:val="auto"/>
          <w:sz w:val="20"/>
          <w:vertAlign w:val="baseline"/>
        </w:rPr>
        <w:t xml:space="preserve">the cleaned energy data from WES2007 (IEA, 2007), IEO2010 (DOE, EIA, 2010), and IEA2010 (IEA, 2010); </w:t>
      </w:r>
      <w:r w:rsidRPr="00121FBE">
        <w:rPr>
          <w:rStyle w:val="footnotemark"/>
          <w:rFonts w:eastAsia="MS Mincho"/>
          <w:color w:val="auto"/>
          <w:sz w:val="20"/>
          <w:vertAlign w:val="baseline"/>
        </w:rPr>
        <w:t>BTS represents Bureau of Transportation Statistics (BTS) within the U.S. Department of Transportation</w:t>
      </w:r>
      <w:r>
        <w:rPr>
          <w:rStyle w:val="footnotemark"/>
          <w:rFonts w:eastAsia="MS Mincho"/>
          <w:color w:val="auto"/>
          <w:sz w:val="20"/>
          <w:vertAlign w:val="baseline"/>
        </w:rPr>
        <w:t xml:space="preserve"> (BTS, 2015)</w:t>
      </w:r>
      <w:r w:rsidRPr="00121FBE">
        <w:rPr>
          <w:rStyle w:val="footnotemark"/>
          <w:rFonts w:eastAsia="MS Mincho"/>
          <w:color w:val="auto"/>
          <w:sz w:val="20"/>
          <w:vertAlign w:val="baseline"/>
        </w:rPr>
        <w:t xml:space="preserve">; BEA: </w:t>
      </w:r>
      <w:r>
        <w:rPr>
          <w:rStyle w:val="footnotemark"/>
          <w:rFonts w:eastAsia="MS Mincho"/>
          <w:color w:val="auto"/>
          <w:sz w:val="20"/>
          <w:vertAlign w:val="baseline"/>
        </w:rPr>
        <w:t>I/O</w:t>
      </w:r>
      <w:r w:rsidRPr="00121FBE">
        <w:rPr>
          <w:rStyle w:val="footnotemark"/>
          <w:rFonts w:eastAsia="MS Mincho"/>
          <w:color w:val="auto"/>
          <w:sz w:val="20"/>
          <w:vertAlign w:val="baseline"/>
        </w:rPr>
        <w:t xml:space="preserve"> accounts data from B</w:t>
      </w:r>
      <w:r>
        <w:rPr>
          <w:rStyle w:val="footnotemark"/>
          <w:rFonts w:eastAsia="MS Mincho"/>
          <w:color w:val="auto"/>
          <w:sz w:val="20"/>
          <w:vertAlign w:val="baseline"/>
        </w:rPr>
        <w:t>EA</w:t>
      </w:r>
      <w:r w:rsidRPr="00121FBE">
        <w:rPr>
          <w:rStyle w:val="footnotemark"/>
          <w:rFonts w:eastAsia="MS Mincho"/>
          <w:color w:val="auto"/>
          <w:sz w:val="20"/>
          <w:vertAlign w:val="baseline"/>
        </w:rPr>
        <w:t xml:space="preserve"> within </w:t>
      </w:r>
      <w:r w:rsidR="00E71484">
        <w:rPr>
          <w:rStyle w:val="footnotemark"/>
          <w:rFonts w:eastAsia="MS Mincho"/>
          <w:color w:val="auto"/>
          <w:sz w:val="20"/>
          <w:vertAlign w:val="baseline"/>
        </w:rPr>
        <w:t xml:space="preserve">the </w:t>
      </w:r>
      <w:r w:rsidRPr="00121FBE">
        <w:rPr>
          <w:rStyle w:val="footnotemark"/>
          <w:rFonts w:eastAsia="MS Mincho"/>
          <w:color w:val="auto"/>
          <w:sz w:val="20"/>
          <w:vertAlign w:val="baseline"/>
        </w:rPr>
        <w:t>U.S. Department of Commerce</w:t>
      </w:r>
      <w:r>
        <w:rPr>
          <w:rStyle w:val="footnotemark"/>
          <w:rFonts w:eastAsia="MS Mincho"/>
          <w:color w:val="auto"/>
          <w:sz w:val="20"/>
          <w:vertAlign w:val="baseline"/>
        </w:rPr>
        <w:t xml:space="preserve"> (BEA, 2016)</w:t>
      </w:r>
      <w:r w:rsidRPr="00121FBE">
        <w:rPr>
          <w:rStyle w:val="footnotemark"/>
          <w:rFonts w:eastAsia="MS Mincho"/>
          <w:color w:val="auto"/>
          <w:sz w:val="20"/>
          <w:vertAlign w:val="baseline"/>
        </w:rPr>
        <w:t xml:space="preserve">; year 2010 in these data sources </w:t>
      </w:r>
      <w:r>
        <w:rPr>
          <w:rStyle w:val="footnotemark"/>
          <w:rFonts w:eastAsia="MS Mincho"/>
          <w:color w:val="auto"/>
          <w:sz w:val="20"/>
          <w:vertAlign w:val="baseline"/>
        </w:rPr>
        <w:t>is</w:t>
      </w:r>
      <w:r w:rsidRPr="00121FBE">
        <w:rPr>
          <w:rStyle w:val="footnotemark"/>
          <w:rFonts w:eastAsia="MS Mincho"/>
          <w:color w:val="auto"/>
          <w:sz w:val="20"/>
          <w:vertAlign w:val="baseline"/>
        </w:rPr>
        <w:t xml:space="preserve"> used for transportation disaggregation.</w:t>
      </w:r>
    </w:p>
    <w:p w:rsidR="00B93346" w:rsidP="00F35D81" w:rsidRDefault="00B93346" w14:paraId="7679B8FD" w14:textId="46A8D31A">
      <w:pPr>
        <w:pStyle w:val="BodyText"/>
      </w:pPr>
      <w:r>
        <w:t>As in the agricultural disaggregation</w:t>
      </w:r>
      <w:r w:rsidRPr="00733E59">
        <w:t xml:space="preserve">, we </w:t>
      </w:r>
      <w:r w:rsidR="003751FE">
        <w:t>brought</w:t>
      </w:r>
      <w:r w:rsidRPr="00733E59" w:rsidR="003751FE">
        <w:t xml:space="preserve"> </w:t>
      </w:r>
      <w:r w:rsidRPr="00733E59">
        <w:t>in more data to generate consumption share</w:t>
      </w:r>
      <w:r>
        <w:t>s</w:t>
      </w:r>
      <w:r w:rsidRPr="00733E59">
        <w:t xml:space="preserve"> and trade shares of new transportation sectors from the existing three types of transportation in the </w:t>
      </w:r>
      <w:r>
        <w:t xml:space="preserve">GTAP </w:t>
      </w:r>
      <w:r w:rsidR="00E21CCF">
        <w:t>v7.1</w:t>
      </w:r>
      <w:r w:rsidRPr="00733E59">
        <w:t xml:space="preserve"> database. There are multiple sources of demand for each ADAGE transportation type, including household consumption, government consumption, and intermediate demand from all industrial sectors. Detailed data on the household consumption, government consumption</w:t>
      </w:r>
      <w:r>
        <w:t>,</w:t>
      </w:r>
      <w:r w:rsidRPr="00733E59">
        <w:t xml:space="preserve"> and intermediate demand by industries </w:t>
      </w:r>
      <w:r>
        <w:t>are</w:t>
      </w:r>
      <w:r w:rsidRPr="00733E59">
        <w:t xml:space="preserve"> not easily available in a partial equilibrium model such as GCAM but </w:t>
      </w:r>
      <w:r>
        <w:t xml:space="preserve">are </w:t>
      </w:r>
      <w:r w:rsidRPr="00733E59">
        <w:t xml:space="preserve">normally available in a national </w:t>
      </w:r>
      <w:r w:rsidR="00502FFE">
        <w:t>I/O</w:t>
      </w:r>
      <w:r w:rsidRPr="00733E59">
        <w:t xml:space="preserve"> database</w:t>
      </w:r>
      <w:r>
        <w:t>, as</w:t>
      </w:r>
      <w:r w:rsidRPr="00733E59">
        <w:t xml:space="preserve"> required </w:t>
      </w:r>
      <w:r>
        <w:t>by</w:t>
      </w:r>
      <w:r w:rsidRPr="00733E59">
        <w:t xml:space="preserve"> a CGE model. Thus, </w:t>
      </w:r>
      <w:r w:rsidR="00502FFE">
        <w:t>I/O</w:t>
      </w:r>
      <w:r w:rsidRPr="00733E59">
        <w:t xml:space="preserve"> data covering 1997</w:t>
      </w:r>
      <w:r>
        <w:t xml:space="preserve"> </w:t>
      </w:r>
      <w:r w:rsidR="0073495B">
        <w:t xml:space="preserve">through </w:t>
      </w:r>
      <w:r w:rsidRPr="00733E59">
        <w:t xml:space="preserve">2015 </w:t>
      </w:r>
      <w:r w:rsidR="003751FE">
        <w:t>were</w:t>
      </w:r>
      <w:r w:rsidRPr="00733E59" w:rsidR="003751FE">
        <w:t xml:space="preserve"> </w:t>
      </w:r>
      <w:r w:rsidRPr="00733E59">
        <w:t xml:space="preserve">collected from BEA. </w:t>
      </w:r>
    </w:p>
    <w:p w:rsidRPr="00733E59" w:rsidR="00B93346" w:rsidP="00F35D81" w:rsidRDefault="00B93346" w14:paraId="33C17AC9" w14:textId="397EA4D9">
      <w:pPr>
        <w:pStyle w:val="BodyText"/>
      </w:pPr>
      <w:r w:rsidRPr="00733E59">
        <w:t xml:space="preserve">After we </w:t>
      </w:r>
      <w:r w:rsidRPr="00733E59" w:rsidR="003751FE">
        <w:t>appl</w:t>
      </w:r>
      <w:r w:rsidR="003751FE">
        <w:t>ied</w:t>
      </w:r>
      <w:r w:rsidRPr="00733E59" w:rsidR="003751FE">
        <w:t xml:space="preserve"> </w:t>
      </w:r>
      <w:r w:rsidRPr="00733E59">
        <w:t>this data process to all types of production and consumption data in BEA, we obtain</w:t>
      </w:r>
      <w:r w:rsidR="003751FE">
        <w:t>ed</w:t>
      </w:r>
      <w:r w:rsidRPr="00733E59">
        <w:t xml:space="preserve"> the transportation consumption from household, government, </w:t>
      </w:r>
      <w:r>
        <w:t xml:space="preserve">and </w:t>
      </w:r>
      <w:r w:rsidRPr="00733E59">
        <w:t>intermediate demand, as well as import</w:t>
      </w:r>
      <w:r>
        <w:t>s</w:t>
      </w:r>
      <w:r w:rsidRPr="00733E59">
        <w:t xml:space="preserve"> and export</w:t>
      </w:r>
      <w:r>
        <w:t>s</w:t>
      </w:r>
      <w:r w:rsidRPr="00733E59">
        <w:t xml:space="preserve"> for the eight </w:t>
      </w:r>
      <w:r>
        <w:t>new</w:t>
      </w:r>
      <w:r w:rsidRPr="00733E59">
        <w:t xml:space="preserve"> types of transportation in the U</w:t>
      </w:r>
      <w:r>
        <w:t>nited States</w:t>
      </w:r>
      <w:r w:rsidRPr="00733E59">
        <w:t xml:space="preserve">. </w:t>
      </w:r>
      <w:r>
        <w:t>Because</w:t>
      </w:r>
      <w:r w:rsidRPr="00733E59">
        <w:t xml:space="preserve"> no analogous </w:t>
      </w:r>
      <w:r w:rsidR="00502FFE">
        <w:t>I/O</w:t>
      </w:r>
      <w:r w:rsidRPr="00733E59">
        <w:t xml:space="preserve"> data </w:t>
      </w:r>
      <w:r>
        <w:t xml:space="preserve">are </w:t>
      </w:r>
      <w:r w:rsidRPr="00733E59">
        <w:t xml:space="preserve">available for </w:t>
      </w:r>
      <w:r>
        <w:t>n</w:t>
      </w:r>
      <w:r w:rsidRPr="00733E59">
        <w:t>on-U</w:t>
      </w:r>
      <w:r>
        <w:t>.S.</w:t>
      </w:r>
      <w:r w:rsidRPr="00733E59">
        <w:t xml:space="preserve"> regions, the share of each individual type of transportation over the entire transportation sector in </w:t>
      </w:r>
      <w:r>
        <w:t>the United States</w:t>
      </w:r>
      <w:r w:rsidRPr="00733E59">
        <w:t xml:space="preserve"> in 2010 </w:t>
      </w:r>
      <w:r w:rsidR="003751FE">
        <w:t>was</w:t>
      </w:r>
      <w:r w:rsidRPr="00733E59" w:rsidR="003751FE">
        <w:t xml:space="preserve"> </w:t>
      </w:r>
      <w:r w:rsidR="00F83F9D">
        <w:t xml:space="preserve">also </w:t>
      </w:r>
      <w:r w:rsidRPr="00733E59">
        <w:t xml:space="preserve">applied </w:t>
      </w:r>
      <w:r>
        <w:t>to</w:t>
      </w:r>
      <w:r w:rsidRPr="00733E59">
        <w:t xml:space="preserve"> the seven </w:t>
      </w:r>
      <w:r>
        <w:t>n</w:t>
      </w:r>
      <w:r w:rsidRPr="00733E59">
        <w:t>on-U</w:t>
      </w:r>
      <w:r>
        <w:t>.S.</w:t>
      </w:r>
      <w:r w:rsidRPr="00733E59">
        <w:t xml:space="preserve"> regions in ADAGE</w:t>
      </w:r>
      <w:r w:rsidR="00E42DAE">
        <w:t>,</w:t>
      </w:r>
      <w:r w:rsidR="00F83F9D">
        <w:t xml:space="preserve"> split</w:t>
      </w:r>
      <w:r w:rsidR="00E42DAE">
        <w:t>ting</w:t>
      </w:r>
      <w:r w:rsidR="00F83F9D">
        <w:t xml:space="preserve"> </w:t>
      </w:r>
      <w:r w:rsidRPr="00733E59">
        <w:t xml:space="preserve">the three types of </w:t>
      </w:r>
      <w:r>
        <w:t xml:space="preserve">GTAP </w:t>
      </w:r>
      <w:r w:rsidRPr="00733E59">
        <w:t xml:space="preserve">transportation data into eight types for household consumption, government consumption, </w:t>
      </w:r>
      <w:r>
        <w:t xml:space="preserve">and </w:t>
      </w:r>
      <w:r w:rsidRPr="00733E59">
        <w:t>intermediate demand from other sectors, import</w:t>
      </w:r>
      <w:r>
        <w:t>s,</w:t>
      </w:r>
      <w:r w:rsidRPr="00733E59">
        <w:t xml:space="preserve"> and export</w:t>
      </w:r>
      <w:r>
        <w:t>s</w:t>
      </w:r>
      <w:r w:rsidRPr="00733E59">
        <w:t>.</w:t>
      </w:r>
      <w:r w:rsidRPr="00733E59">
        <w:rPr>
          <w:rStyle w:val="FootnoteReference"/>
        </w:rPr>
        <w:footnoteReference w:id="14"/>
      </w:r>
    </w:p>
    <w:p w:rsidRPr="00E76F54" w:rsidR="00B93346" w:rsidP="00F35D81" w:rsidRDefault="00B93346" w14:paraId="23192431" w14:textId="01740568">
      <w:pPr>
        <w:pStyle w:val="BodyText"/>
      </w:pPr>
      <w:r w:rsidRPr="00F65C48">
        <w:t xml:space="preserve">The </w:t>
      </w:r>
      <w:r w:rsidR="004D08C3">
        <w:t>next</w:t>
      </w:r>
      <w:r w:rsidRPr="00F65C48" w:rsidR="004D08C3">
        <w:t xml:space="preserve"> </w:t>
      </w:r>
      <w:r w:rsidRPr="00F65C48">
        <w:t xml:space="preserve">step </w:t>
      </w:r>
      <w:r>
        <w:t>in th</w:t>
      </w:r>
      <w:r w:rsidR="00A4034B">
        <w:t xml:space="preserve">e transportation sector </w:t>
      </w:r>
      <w:r>
        <w:t>disaggregation process</w:t>
      </w:r>
      <w:r w:rsidRPr="00F65C48">
        <w:t xml:space="preserve"> </w:t>
      </w:r>
      <w:r w:rsidR="00843736">
        <w:t>was</w:t>
      </w:r>
      <w:r w:rsidRPr="00F65C48" w:rsidR="00843736">
        <w:t xml:space="preserve"> </w:t>
      </w:r>
      <w:r w:rsidRPr="00F65C48">
        <w:t>to develop a production cost share structure for the new transportation sectors. In other words, we need</w:t>
      </w:r>
      <w:r w:rsidR="00843736">
        <w:t>ed</w:t>
      </w:r>
      <w:r w:rsidRPr="00F65C48">
        <w:t xml:space="preserve"> to determine the amount of </w:t>
      </w:r>
      <w:r w:rsidRPr="001D4C78">
        <w:t xml:space="preserve">energy, labor, capital, and intermediate goods used to produce the </w:t>
      </w:r>
      <w:r>
        <w:t xml:space="preserve">disaggregated forms of </w:t>
      </w:r>
      <w:r w:rsidRPr="001D4C78">
        <w:t xml:space="preserve">transportation service. We </w:t>
      </w:r>
      <w:r w:rsidRPr="001D4C78" w:rsidR="00843736">
        <w:t>beg</w:t>
      </w:r>
      <w:r w:rsidR="00843736">
        <w:t>a</w:t>
      </w:r>
      <w:r w:rsidRPr="001D4C78" w:rsidR="00843736">
        <w:t xml:space="preserve">n </w:t>
      </w:r>
      <w:r w:rsidRPr="001D4C78">
        <w:t xml:space="preserve">with a unit cost structure where unit input cost is based on the cost per </w:t>
      </w:r>
      <w:r w:rsidR="00492FD2">
        <w:t>V</w:t>
      </w:r>
      <w:r w:rsidR="00F0797F">
        <w:t>MT</w:t>
      </w:r>
      <w:r w:rsidRPr="001D4C78" w:rsidR="00F248F8">
        <w:t xml:space="preserve"> </w:t>
      </w:r>
      <w:r w:rsidRPr="001D4C78">
        <w:t>for all passenger transportation</w:t>
      </w:r>
      <w:r w:rsidRPr="009C0E15">
        <w:t>. For non-</w:t>
      </w:r>
      <w:r w:rsidRPr="00D752C3">
        <w:t>U</w:t>
      </w:r>
      <w:r>
        <w:t>.S.</w:t>
      </w:r>
      <w:r w:rsidRPr="009C0E15">
        <w:t xml:space="preserve"> regions, the energy unit cost for each type is the product of energy price ($/</w:t>
      </w:r>
      <w:r w:rsidR="007C7E95">
        <w:t>Q</w:t>
      </w:r>
      <w:r w:rsidRPr="009C0E15">
        <w:t xml:space="preserve">uad) from </w:t>
      </w:r>
      <w:r>
        <w:t xml:space="preserve">the </w:t>
      </w:r>
      <w:r w:rsidR="00F248F8">
        <w:t>WED2010</w:t>
      </w:r>
      <w:r w:rsidRPr="009C0E15" w:rsidR="00F248F8">
        <w:t xml:space="preserve"> </w:t>
      </w:r>
      <w:r w:rsidRPr="009C0E15">
        <w:t xml:space="preserve">and </w:t>
      </w:r>
      <w:r>
        <w:t xml:space="preserve">2010 </w:t>
      </w:r>
      <w:r w:rsidRPr="009C0E15">
        <w:t>energy intensity input data (</w:t>
      </w:r>
      <w:r w:rsidR="007C7E95">
        <w:t>Q</w:t>
      </w:r>
      <w:r w:rsidR="00F3730B">
        <w:t>uad/</w:t>
      </w:r>
      <w:r w:rsidR="007C7E95">
        <w:t>V</w:t>
      </w:r>
      <w:r w:rsidR="00F0797F">
        <w:t>MT</w:t>
      </w:r>
      <w:r w:rsidRPr="009C0E15">
        <w:t xml:space="preserve">) from GCAM </w:t>
      </w:r>
      <w:r w:rsidRPr="00F76612">
        <w:t>inputs</w:t>
      </w:r>
      <w:r w:rsidRPr="0051005E">
        <w:t xml:space="preserve">. </w:t>
      </w:r>
      <w:r>
        <w:t xml:space="preserve">The </w:t>
      </w:r>
      <w:r w:rsidR="00FA61C5">
        <w:t>non</w:t>
      </w:r>
      <w:r w:rsidRPr="00994A32">
        <w:t>energy unit cost (sum of capital, labor, intermediate goods) in GCAM for new transportation sectors i</w:t>
      </w:r>
      <w:r w:rsidRPr="009E26AF">
        <w:t xml:space="preserve">s available </w:t>
      </w:r>
      <w:r w:rsidR="008C10EA">
        <w:t>i</w:t>
      </w:r>
      <w:r>
        <w:t>n aggregate</w:t>
      </w:r>
      <w:r w:rsidRPr="009E26AF">
        <w:t xml:space="preserve"> </w:t>
      </w:r>
      <w:r w:rsidR="00320B73">
        <w:t xml:space="preserve">and </w:t>
      </w:r>
      <w:r w:rsidR="00843736">
        <w:t>wa</w:t>
      </w:r>
      <w:r w:rsidR="00A4034B">
        <w:t xml:space="preserve">s </w:t>
      </w:r>
      <w:r w:rsidR="00005812">
        <w:t>split</w:t>
      </w:r>
      <w:r>
        <w:t xml:space="preserve"> into labor, capital</w:t>
      </w:r>
      <w:r w:rsidR="000B0301">
        <w:t>,</w:t>
      </w:r>
      <w:r>
        <w:t xml:space="preserve"> and intermediate goods. Because the United States</w:t>
      </w:r>
      <w:r w:rsidRPr="00AA2F40">
        <w:t xml:space="preserve"> is our </w:t>
      </w:r>
      <w:r>
        <w:t xml:space="preserve">region of </w:t>
      </w:r>
      <w:r w:rsidRPr="00AA2F40">
        <w:t>primary focus</w:t>
      </w:r>
      <w:r>
        <w:t xml:space="preserve"> and because</w:t>
      </w:r>
      <w:r w:rsidRPr="00AA2F40">
        <w:t xml:space="preserve"> more detailed data are available</w:t>
      </w:r>
      <w:r>
        <w:t xml:space="preserve"> for this region</w:t>
      </w:r>
      <w:r w:rsidRPr="00AA2F40">
        <w:t>, we replace</w:t>
      </w:r>
      <w:r w:rsidR="000B0301">
        <w:t>d</w:t>
      </w:r>
      <w:r w:rsidRPr="00095721">
        <w:t xml:space="preserve"> the </w:t>
      </w:r>
      <w:r w:rsidR="00320B73">
        <w:t xml:space="preserve">U.S. </w:t>
      </w:r>
      <w:r w:rsidRPr="00095721">
        <w:t>energy intensity data (</w:t>
      </w:r>
      <w:r w:rsidR="007C7E95">
        <w:t>Q</w:t>
      </w:r>
      <w:r w:rsidR="000B5755">
        <w:t>uad/</w:t>
      </w:r>
      <w:r w:rsidR="007C7E95">
        <w:t>V</w:t>
      </w:r>
      <w:r w:rsidR="00F0797F">
        <w:t>MT</w:t>
      </w:r>
      <w:r w:rsidRPr="00095721">
        <w:t>) from</w:t>
      </w:r>
      <w:r>
        <w:t xml:space="preserve"> GCAM with</w:t>
      </w:r>
      <w:r w:rsidRPr="00095721">
        <w:t xml:space="preserve"> </w:t>
      </w:r>
      <w:r>
        <w:t xml:space="preserve">data from </w:t>
      </w:r>
      <w:r w:rsidRPr="00095721">
        <w:t xml:space="preserve">the </w:t>
      </w:r>
      <w:r>
        <w:t xml:space="preserve">2010 </w:t>
      </w:r>
      <w:r w:rsidRPr="00095721">
        <w:t>BTS</w:t>
      </w:r>
      <w:r>
        <w:t xml:space="preserve"> from</w:t>
      </w:r>
      <w:r w:rsidRPr="00095721">
        <w:t xml:space="preserve"> the U.S. Department of Transportation. </w:t>
      </w:r>
      <w:r>
        <w:t>We</w:t>
      </w:r>
      <w:r w:rsidRPr="00F30ADB">
        <w:t xml:space="preserve"> </w:t>
      </w:r>
      <w:r w:rsidRPr="00AA0D3F">
        <w:t>disaggregate</w:t>
      </w:r>
      <w:r w:rsidR="000B0301">
        <w:t>d</w:t>
      </w:r>
      <w:r w:rsidRPr="00A86C73">
        <w:t xml:space="preserve"> </w:t>
      </w:r>
      <w:r w:rsidRPr="00AA0D3F" w:rsidR="00F248F8">
        <w:t>th</w:t>
      </w:r>
      <w:r w:rsidR="00F248F8">
        <w:t>ese</w:t>
      </w:r>
      <w:r>
        <w:t xml:space="preserve"> U.S.</w:t>
      </w:r>
      <w:r w:rsidRPr="00AA0D3F">
        <w:t xml:space="preserve"> </w:t>
      </w:r>
      <w:r w:rsidRPr="00A86C73">
        <w:t>data using the shares of labor, capital</w:t>
      </w:r>
      <w:r>
        <w:t>,</w:t>
      </w:r>
      <w:r w:rsidRPr="00A86C73">
        <w:t xml:space="preserve"> and intermediate inputs from BEA</w:t>
      </w:r>
      <w:r w:rsidR="00F83F9D">
        <w:t xml:space="preserve">. In the absence of better information for non-U.S. regions, we </w:t>
      </w:r>
      <w:r w:rsidR="000B0301">
        <w:t xml:space="preserve">applied </w:t>
      </w:r>
      <w:r w:rsidR="00F83F9D">
        <w:t>the share estimated for the U</w:t>
      </w:r>
      <w:r w:rsidR="000B0301">
        <w:t>nited States</w:t>
      </w:r>
      <w:r w:rsidR="00F83F9D">
        <w:t xml:space="preserve"> in </w:t>
      </w:r>
      <w:r w:rsidRPr="00A86C73">
        <w:t>all eig</w:t>
      </w:r>
      <w:r w:rsidRPr="00FC74D3">
        <w:t>ht regions. The unit cost for all input</w:t>
      </w:r>
      <w:r w:rsidR="00A639E0">
        <w:t>s</w:t>
      </w:r>
      <w:r w:rsidRPr="00FC74D3">
        <w:t xml:space="preserve"> (</w:t>
      </w:r>
      <w:r w:rsidR="00A639E0">
        <w:t>$/</w:t>
      </w:r>
      <w:r w:rsidR="007C7E95">
        <w:t>V</w:t>
      </w:r>
      <w:r w:rsidR="00F0797F">
        <w:t>MT</w:t>
      </w:r>
      <w:r w:rsidRPr="00FC74D3">
        <w:t xml:space="preserve">) </w:t>
      </w:r>
      <w:r w:rsidR="000B0301">
        <w:t>was</w:t>
      </w:r>
      <w:r w:rsidRPr="00706D73" w:rsidR="000B0301">
        <w:t xml:space="preserve"> </w:t>
      </w:r>
      <w:r w:rsidRPr="00FC74D3">
        <w:t xml:space="preserve">multiplied by the </w:t>
      </w:r>
      <w:r w:rsidR="00A639E0">
        <w:t xml:space="preserve">corresponding </w:t>
      </w:r>
      <w:r w:rsidRPr="00FC74D3">
        <w:t xml:space="preserve">output of transportation service to obtain the amount of energy, labor, capital, and intermediate goods used </w:t>
      </w:r>
      <w:r>
        <w:t>a</w:t>
      </w:r>
      <w:r w:rsidR="00843736">
        <w:t>s</w:t>
      </w:r>
      <w:r>
        <w:t xml:space="preserve"> input</w:t>
      </w:r>
      <w:r w:rsidR="00843736">
        <w:t>s</w:t>
      </w:r>
      <w:r>
        <w:t xml:space="preserve"> </w:t>
      </w:r>
      <w:r w:rsidRPr="00FC74D3">
        <w:t xml:space="preserve">to produce the transportation service. </w:t>
      </w:r>
    </w:p>
    <w:p w:rsidRPr="00706D73" w:rsidR="00B93346" w:rsidRDefault="00B93346" w14:paraId="168E36A8" w14:textId="6507FA9F">
      <w:pPr>
        <w:pStyle w:val="BodyText"/>
      </w:pPr>
      <w:r>
        <w:t>Production in</w:t>
      </w:r>
      <w:r w:rsidRPr="00E76F54">
        <w:t xml:space="preserve"> the </w:t>
      </w:r>
      <w:r w:rsidR="00320B73">
        <w:t xml:space="preserve">eight </w:t>
      </w:r>
      <w:r w:rsidRPr="00E76F54">
        <w:t>dis</w:t>
      </w:r>
      <w:r w:rsidRPr="00DF4581">
        <w:t xml:space="preserve">aggregated transportation sectors in ADAGE </w:t>
      </w:r>
      <w:r w:rsidR="002453DB">
        <w:t>is</w:t>
      </w:r>
      <w:r w:rsidRPr="00DF4581" w:rsidR="002453DB">
        <w:t xml:space="preserve"> </w:t>
      </w:r>
      <w:r w:rsidRPr="00DF4581">
        <w:t xml:space="preserve">represented as </w:t>
      </w:r>
      <w:r>
        <w:t xml:space="preserve">nested </w:t>
      </w:r>
      <w:r w:rsidRPr="00DF4581">
        <w:t xml:space="preserve">CES functions </w:t>
      </w:r>
      <w:r>
        <w:t>that</w:t>
      </w:r>
      <w:r w:rsidRPr="00706D73">
        <w:t xml:space="preserve"> </w:t>
      </w:r>
      <w:r w:rsidRPr="00DF4581">
        <w:t>use energy, capital, labor, and services as inputs to produce transportation services. The labor-capital bundle, t</w:t>
      </w:r>
      <w:r w:rsidRPr="00322DDE">
        <w:t xml:space="preserve">ogether with the energy bundle </w:t>
      </w:r>
      <w:r w:rsidRPr="00706D73">
        <w:t>compris</w:t>
      </w:r>
      <w:r>
        <w:t>ing</w:t>
      </w:r>
      <w:r w:rsidRPr="00322DDE">
        <w:t xml:space="preserve"> refined oil and biofuel, forms the labor-capital-energy composite. Transportation service is then produced using the labor-capital-energy composite and services at a fixed ratio. </w:t>
      </w:r>
      <w:r w:rsidR="00F248F8">
        <w:t xml:space="preserve">Section </w:t>
      </w:r>
      <w:r w:rsidR="00F248F8">
        <w:fldChar w:fldCharType="begin"/>
      </w:r>
      <w:r w:rsidR="00F248F8">
        <w:instrText xml:space="preserve"> REF _Ref102626122 \r \h </w:instrText>
      </w:r>
      <w:r w:rsidR="00F248F8">
        <w:fldChar w:fldCharType="separate"/>
      </w:r>
      <w:r w:rsidR="00F248F8">
        <w:t>3.4.4</w:t>
      </w:r>
      <w:r w:rsidR="00F248F8">
        <w:fldChar w:fldCharType="end"/>
      </w:r>
      <w:r w:rsidR="00F248F8">
        <w:t xml:space="preserve"> provides details on the transportation production structure.</w:t>
      </w:r>
    </w:p>
    <w:p w:rsidRPr="00733E59" w:rsidR="00B93346" w:rsidP="00F35D81" w:rsidRDefault="00B93346" w14:paraId="174C9482" w14:textId="77777777">
      <w:pPr>
        <w:pStyle w:val="Heading2"/>
      </w:pPr>
      <w:bookmarkStart w:name="_Toc518044618" w:id="177"/>
      <w:bookmarkStart w:name="_Toc518284612" w:id="178"/>
      <w:bookmarkStart w:name="_Toc503712820" w:id="179"/>
      <w:bookmarkStart w:name="_Toc504465574" w:id="180"/>
      <w:bookmarkStart w:name="_Toc118979532" w:id="181"/>
      <w:bookmarkEnd w:id="177"/>
      <w:bookmarkEnd w:id="178"/>
      <w:r w:rsidRPr="7E4D3E7B">
        <w:t xml:space="preserve">Land </w:t>
      </w:r>
      <w:r w:rsidRPr="00EF3400">
        <w:t>Use</w:t>
      </w:r>
      <w:r w:rsidRPr="7E4D3E7B">
        <w:t xml:space="preserve"> and </w:t>
      </w:r>
      <w:bookmarkEnd w:id="179"/>
      <w:r w:rsidRPr="00EF3400">
        <w:t>Land Cover</w:t>
      </w:r>
      <w:bookmarkEnd w:id="180"/>
      <w:bookmarkEnd w:id="181"/>
    </w:p>
    <w:p w:rsidRPr="00F30ADB" w:rsidR="00B93346" w:rsidP="00F35D81" w:rsidRDefault="00B93346" w14:paraId="6FEA0F3F" w14:textId="32FBAADE">
      <w:pPr>
        <w:pStyle w:val="BodyText"/>
      </w:pPr>
      <w:r w:rsidRPr="001D4C78">
        <w:t>Gro</w:t>
      </w:r>
      <w:r w:rsidRPr="009C0E15">
        <w:t xml:space="preserve">wing populations and economies increase the demand for food, putting more pressure on cropland and pastureland. </w:t>
      </w:r>
      <w:r>
        <w:t>In contra</w:t>
      </w:r>
      <w:r w:rsidR="002453DB">
        <w:t>s</w:t>
      </w:r>
      <w:r>
        <w:t>t</w:t>
      </w:r>
      <w:r w:rsidRPr="009C0E15">
        <w:t xml:space="preserve">, natural land </w:t>
      </w:r>
      <w:r w:rsidR="002453DB">
        <w:t xml:space="preserve">does not provide market outputs but </w:t>
      </w:r>
      <w:r w:rsidRPr="009C0E15">
        <w:t xml:space="preserve">has </w:t>
      </w:r>
      <w:r w:rsidRPr="00F76612">
        <w:t>GHG</w:t>
      </w:r>
      <w:r w:rsidRPr="0051005E">
        <w:t xml:space="preserve"> mitigation potential and </w:t>
      </w:r>
      <w:r w:rsidRPr="00AA2F40">
        <w:t>provide</w:t>
      </w:r>
      <w:r>
        <w:t>s</w:t>
      </w:r>
      <w:r w:rsidRPr="0051005E">
        <w:t xml:space="preserve"> ecosystem</w:t>
      </w:r>
      <w:r>
        <w:t xml:space="preserve"> services</w:t>
      </w:r>
      <w:r w:rsidRPr="00AA2F40">
        <w:t>.</w:t>
      </w:r>
      <w:r w:rsidRPr="0051005E">
        <w:t xml:space="preserve"> Land competition </w:t>
      </w:r>
      <w:r w:rsidRPr="00B22A0F">
        <w:t>between cropland, pastureland</w:t>
      </w:r>
      <w:r>
        <w:t>,</w:t>
      </w:r>
      <w:r w:rsidRPr="00B22A0F">
        <w:t xml:space="preserve"> and natural land </w:t>
      </w:r>
      <w:r>
        <w:t>is</w:t>
      </w:r>
      <w:r w:rsidRPr="00AA2F40">
        <w:t xml:space="preserve"> </w:t>
      </w:r>
      <w:r w:rsidRPr="00B22A0F">
        <w:t>very important for evaluat</w:t>
      </w:r>
      <w:r w:rsidR="002453DB">
        <w:t>i</w:t>
      </w:r>
      <w:r w:rsidR="000B0301">
        <w:t>ng</w:t>
      </w:r>
      <w:r w:rsidRPr="00B22A0F">
        <w:t xml:space="preserve"> the </w:t>
      </w:r>
      <w:r w:rsidR="002453DB">
        <w:t xml:space="preserve">potential </w:t>
      </w:r>
      <w:r w:rsidRPr="00AA2F40">
        <w:t>trade</w:t>
      </w:r>
      <w:r>
        <w:t>-</w:t>
      </w:r>
      <w:r w:rsidRPr="00AA2F40">
        <w:t>off</w:t>
      </w:r>
      <w:r w:rsidR="002453DB">
        <w:t>s</w:t>
      </w:r>
      <w:r w:rsidRPr="00B22A0F">
        <w:t xml:space="preserve"> </w:t>
      </w:r>
      <w:r w:rsidR="002453DB">
        <w:t>between</w:t>
      </w:r>
      <w:r w:rsidRPr="00AA2F40">
        <w:t xml:space="preserve"> </w:t>
      </w:r>
      <w:r w:rsidRPr="00B22A0F">
        <w:t>social welfare (e.g., food security, energy security), environmental services</w:t>
      </w:r>
      <w:r>
        <w:t>,</w:t>
      </w:r>
      <w:r w:rsidRPr="00B22A0F">
        <w:t xml:space="preserve"> and economic welfare</w:t>
      </w:r>
      <w:r w:rsidRPr="00994A32">
        <w:t>. Thus, we introduce</w:t>
      </w:r>
      <w:r w:rsidR="000824B1">
        <w:t>d</w:t>
      </w:r>
      <w:r w:rsidRPr="009E26AF">
        <w:t xml:space="preserve"> five land types (cropland, pastureland, managed forestland, natural forestland, </w:t>
      </w:r>
      <w:r w:rsidR="000B49DA">
        <w:t xml:space="preserve">and </w:t>
      </w:r>
      <w:r w:rsidRPr="009E26AF">
        <w:t>natural grassland</w:t>
      </w:r>
      <w:r w:rsidR="000B49DA">
        <w:t>)</w:t>
      </w:r>
      <w:r>
        <w:t xml:space="preserve">, </w:t>
      </w:r>
      <w:r w:rsidRPr="009E26AF">
        <w:t>their land conversion</w:t>
      </w:r>
      <w:r>
        <w:t>,</w:t>
      </w:r>
      <w:r w:rsidRPr="009E26AF">
        <w:t xml:space="preserve"> and </w:t>
      </w:r>
      <w:r>
        <w:t xml:space="preserve">the associated GHG </w:t>
      </w:r>
      <w:r w:rsidRPr="009E26AF">
        <w:t>emissions from land use change into ADAGE.</w:t>
      </w:r>
    </w:p>
    <w:p w:rsidRPr="00322DDE" w:rsidR="00B93346" w:rsidP="00F35D81" w:rsidRDefault="00B93346" w14:paraId="0157E3CB" w14:textId="77777777">
      <w:pPr>
        <w:pStyle w:val="BodyText"/>
      </w:pPr>
      <w:r w:rsidRPr="00A86C73">
        <w:t xml:space="preserve">Data sources </w:t>
      </w:r>
      <w:r w:rsidRPr="00FC74D3">
        <w:t>for land use and land cover</w:t>
      </w:r>
      <w:r w:rsidRPr="00E76F54">
        <w:t xml:space="preserve"> </w:t>
      </w:r>
      <w:r w:rsidRPr="00DF4581">
        <w:t>are:</w:t>
      </w:r>
    </w:p>
    <w:p w:rsidRPr="00733E59" w:rsidR="00B93346" w:rsidP="00F35D81" w:rsidRDefault="00B93346" w14:paraId="23CA989F" w14:textId="5EBEC925">
      <w:pPr>
        <w:pStyle w:val="bullets"/>
      </w:pPr>
      <w:r w:rsidRPr="00733E59">
        <w:t>FAOSTAT from FAO</w:t>
      </w:r>
      <w:r w:rsidR="000C6627">
        <w:t xml:space="preserve"> (2012)</w:t>
      </w:r>
      <w:r>
        <w:t xml:space="preserve">, which </w:t>
      </w:r>
      <w:r w:rsidRPr="00733E59">
        <w:t>provides yield</w:t>
      </w:r>
      <w:r>
        <w:t>s</w:t>
      </w:r>
      <w:r w:rsidRPr="00733E59">
        <w:t xml:space="preserve"> and harvested acreage </w:t>
      </w:r>
      <w:r w:rsidR="0093264D">
        <w:t>from</w:t>
      </w:r>
      <w:r w:rsidRPr="00733E59" w:rsidR="0093264D">
        <w:t xml:space="preserve"> </w:t>
      </w:r>
      <w:r w:rsidRPr="00733E59">
        <w:t>1963</w:t>
      </w:r>
      <w:r>
        <w:t xml:space="preserve"> </w:t>
      </w:r>
      <w:r w:rsidR="0093264D">
        <w:t xml:space="preserve">through </w:t>
      </w:r>
      <w:r w:rsidRPr="00733E59">
        <w:t>2013</w:t>
      </w:r>
      <w:r w:rsidR="001C00E4">
        <w:t>,</w:t>
      </w:r>
      <w:r w:rsidR="000824B1">
        <w:t xml:space="preserve"> and</w:t>
      </w:r>
    </w:p>
    <w:p w:rsidRPr="00733E59" w:rsidR="00B93346" w:rsidP="00F35D81" w:rsidRDefault="00F248F8" w14:paraId="2E4DD63E" w14:textId="08ACEE20">
      <w:pPr>
        <w:pStyle w:val="bullets"/>
      </w:pPr>
      <w:r>
        <w:t>L</w:t>
      </w:r>
      <w:r w:rsidRPr="00733E59">
        <w:t>and</w:t>
      </w:r>
      <w:r w:rsidRPr="00733E59" w:rsidR="000824B1">
        <w:t xml:space="preserve"> </w:t>
      </w:r>
      <w:r w:rsidRPr="00733E59" w:rsidR="00B93346">
        <w:t>cover from a linked modeling system: EPPA-TEM</w:t>
      </w:r>
      <w:r w:rsidR="00B93346">
        <w:t xml:space="preserve">, a </w:t>
      </w:r>
      <w:r w:rsidR="008D7272">
        <w:t>CGE</w:t>
      </w:r>
      <w:r w:rsidRPr="00733E59" w:rsidR="00B93346">
        <w:t xml:space="preserve"> model of the world economy</w:t>
      </w:r>
      <w:r w:rsidR="005B6360">
        <w:t>;</w:t>
      </w:r>
      <w:r w:rsidRPr="00733E59" w:rsidR="00B93346">
        <w:t xml:space="preserve"> EPPA, developed by MIT</w:t>
      </w:r>
      <w:r w:rsidR="00B124DA">
        <w:t>’</w:t>
      </w:r>
      <w:r w:rsidR="00B93346">
        <w:t>s</w:t>
      </w:r>
      <w:r w:rsidRPr="00733E59" w:rsidR="00B93346">
        <w:t xml:space="preserve"> Joint Program</w:t>
      </w:r>
      <w:r w:rsidR="005B6360">
        <w:t>;</w:t>
      </w:r>
      <w:r w:rsidRPr="00733E59" w:rsidR="00B93346">
        <w:t xml:space="preserve"> and </w:t>
      </w:r>
      <w:r w:rsidR="00A52EC9">
        <w:t>the</w:t>
      </w:r>
      <w:r w:rsidRPr="00733E59" w:rsidR="00B93346">
        <w:t xml:space="preserve"> Terrestrial Ecosystem Model</w:t>
      </w:r>
      <w:r w:rsidR="00B93346">
        <w:t xml:space="preserve"> (</w:t>
      </w:r>
      <w:r w:rsidRPr="00733E59" w:rsidR="00B93346">
        <w:t>TEM</w:t>
      </w:r>
      <w:r w:rsidR="00B93346">
        <w:t>)</w:t>
      </w:r>
      <w:r w:rsidR="005B6360">
        <w:t>,</w:t>
      </w:r>
      <w:r w:rsidRPr="00733E59" w:rsidR="00B93346">
        <w:t xml:space="preserve"> developed by </w:t>
      </w:r>
      <w:r w:rsidR="00B93346">
        <w:t xml:space="preserve">the </w:t>
      </w:r>
      <w:r w:rsidRPr="00733E59" w:rsidR="00B93346">
        <w:t xml:space="preserve">Marine Biology Laboratory (Reilly </w:t>
      </w:r>
      <w:r w:rsidRPr="007D789B" w:rsidR="00B93346">
        <w:t>et al</w:t>
      </w:r>
      <w:r w:rsidR="00B93346">
        <w:t>.</w:t>
      </w:r>
      <w:r w:rsidR="00AF291D">
        <w:t>,</w:t>
      </w:r>
      <w:r w:rsidRPr="00733E59" w:rsidR="00B93346">
        <w:t xml:space="preserve"> 2012). </w:t>
      </w:r>
    </w:p>
    <w:p w:rsidRPr="00706D73" w:rsidR="00B93346" w:rsidP="00F35D81" w:rsidRDefault="00B93346" w14:paraId="7B20DCA1" w14:textId="6A589B88">
      <w:pPr>
        <w:pStyle w:val="BodyText"/>
      </w:pPr>
      <w:r w:rsidRPr="00F65C48">
        <w:t xml:space="preserve">First, individual </w:t>
      </w:r>
      <w:r>
        <w:t xml:space="preserve">2010 </w:t>
      </w:r>
      <w:r w:rsidRPr="00F65C48">
        <w:t xml:space="preserve">crop acreage </w:t>
      </w:r>
      <w:r>
        <w:t xml:space="preserve">data </w:t>
      </w:r>
      <w:r w:rsidRPr="00F65C48">
        <w:t xml:space="preserve">from FAOSTAT by country </w:t>
      </w:r>
      <w:r>
        <w:t>were</w:t>
      </w:r>
      <w:r w:rsidRPr="00F65C48">
        <w:t xml:space="preserve"> aggregated to </w:t>
      </w:r>
      <w:r>
        <w:t xml:space="preserve">the </w:t>
      </w:r>
      <w:r w:rsidRPr="00F65C48">
        <w:t>eight types of crop</w:t>
      </w:r>
      <w:r>
        <w:t>s</w:t>
      </w:r>
      <w:r w:rsidRPr="00F65C48">
        <w:t xml:space="preserve"> and eight regions in </w:t>
      </w:r>
      <w:r>
        <w:t xml:space="preserve">the </w:t>
      </w:r>
      <w:r w:rsidRPr="00F65C48">
        <w:t>ADAGE</w:t>
      </w:r>
      <w:r>
        <w:t xml:space="preserve"> model</w:t>
      </w:r>
      <w:r w:rsidRPr="00F65C48">
        <w:t xml:space="preserve">. Second, the 0.5° latitude × 0.5° longitude </w:t>
      </w:r>
      <w:r>
        <w:t xml:space="preserve">2010 </w:t>
      </w:r>
      <w:r w:rsidRPr="00F65C48" w:rsidR="00884447">
        <w:t>grid</w:t>
      </w:r>
      <w:r w:rsidR="00884447">
        <w:t>-</w:t>
      </w:r>
      <w:r w:rsidRPr="00F65C48">
        <w:t xml:space="preserve">level land cover </w:t>
      </w:r>
      <w:r>
        <w:t>from</w:t>
      </w:r>
      <w:r w:rsidRPr="00F65C48">
        <w:t xml:space="preserve"> TEM </w:t>
      </w:r>
      <w:r>
        <w:t>was</w:t>
      </w:r>
      <w:r w:rsidRPr="00F65C48">
        <w:t xml:space="preserve"> aggregated to </w:t>
      </w:r>
      <w:r>
        <w:t xml:space="preserve">the </w:t>
      </w:r>
      <w:r w:rsidRPr="00F65C48">
        <w:t>five land types and eight regio</w:t>
      </w:r>
      <w:r w:rsidRPr="001D4C78">
        <w:t>ns in ADAGE. Total crop acreage is available in both datasets</w:t>
      </w:r>
      <w:r w:rsidR="00884447">
        <w:t>,</w:t>
      </w:r>
      <w:r w:rsidRPr="001D4C78">
        <w:t xml:space="preserve"> and the percentage </w:t>
      </w:r>
      <w:r>
        <w:t>deviation</w:t>
      </w:r>
      <w:r w:rsidRPr="00151C2A">
        <w:t xml:space="preserve"> </w:t>
      </w:r>
      <w:r w:rsidRPr="001D4C78">
        <w:t xml:space="preserve">from FAOSTAT relative to EPPA-TEM ranges between </w:t>
      </w:r>
      <w:r w:rsidR="00884447">
        <w:t>−</w:t>
      </w:r>
      <w:r w:rsidRPr="001D4C78">
        <w:t xml:space="preserve">44% </w:t>
      </w:r>
      <w:r>
        <w:t>and</w:t>
      </w:r>
      <w:r w:rsidRPr="00151C2A">
        <w:t xml:space="preserve"> </w:t>
      </w:r>
      <w:r w:rsidRPr="001D4C78">
        <w:t xml:space="preserve">34%. Some regions </w:t>
      </w:r>
      <w:r>
        <w:t>were found to</w:t>
      </w:r>
      <w:r w:rsidRPr="00151C2A">
        <w:t xml:space="preserve"> </w:t>
      </w:r>
      <w:r w:rsidRPr="001D4C78">
        <w:t>have larger crop</w:t>
      </w:r>
      <w:r w:rsidRPr="009C0E15">
        <w:t xml:space="preserve"> acreage in FAOSTAT than in EPPA-TEM, for example</w:t>
      </w:r>
      <w:r>
        <w:t>,</w:t>
      </w:r>
      <w:r w:rsidRPr="009C0E15">
        <w:t xml:space="preserve"> Brazil, China, Rest </w:t>
      </w:r>
      <w:r w:rsidR="006C3AD8">
        <w:t xml:space="preserve">of </w:t>
      </w:r>
      <w:r w:rsidRPr="009C0E15">
        <w:t>Asia, and Africa.</w:t>
      </w:r>
      <w:r w:rsidR="002453DB">
        <w:rPr>
          <w:rStyle w:val="FootnoteReference"/>
        </w:rPr>
        <w:footnoteReference w:id="15"/>
      </w:r>
      <w:r w:rsidRPr="009C0E15">
        <w:t xml:space="preserve"> At the same time, the</w:t>
      </w:r>
      <w:r w:rsidR="00A4034B">
        <w:t xml:space="preserve"> </w:t>
      </w:r>
      <w:r w:rsidRPr="009C0E15">
        <w:t>crop yield</w:t>
      </w:r>
      <w:r w:rsidR="00A4034B">
        <w:t>s in those regions</w:t>
      </w:r>
      <w:r w:rsidRPr="009C0E15">
        <w:t xml:space="preserve"> </w:t>
      </w:r>
      <w:r>
        <w:t>w</w:t>
      </w:r>
      <w:r w:rsidR="00A4034B">
        <w:t>ere</w:t>
      </w:r>
      <w:r>
        <w:t xml:space="preserve"> found to be</w:t>
      </w:r>
      <w:r w:rsidRPr="00D752C3">
        <w:t xml:space="preserve"> </w:t>
      </w:r>
      <w:r w:rsidRPr="009C0E15">
        <w:t xml:space="preserve">lower </w:t>
      </w:r>
      <w:r>
        <w:t>compared with</w:t>
      </w:r>
      <w:r w:rsidRPr="00D752C3">
        <w:t xml:space="preserve"> </w:t>
      </w:r>
      <w:r w:rsidRPr="009C0E15">
        <w:t xml:space="preserve">other regions. To merge these datasets </w:t>
      </w:r>
      <w:r>
        <w:t>while</w:t>
      </w:r>
      <w:r w:rsidRPr="00D752C3">
        <w:t xml:space="preserve"> maintain</w:t>
      </w:r>
      <w:r>
        <w:t>ing total</w:t>
      </w:r>
      <w:r w:rsidRPr="009C0E15">
        <w:t xml:space="preserve"> land area, </w:t>
      </w:r>
      <w:r>
        <w:t>we chose</w:t>
      </w:r>
      <w:r w:rsidRPr="00D752C3">
        <w:t xml:space="preserve"> </w:t>
      </w:r>
      <w:r w:rsidRPr="009C0E15">
        <w:t xml:space="preserve">the lowest cropland acreage between these two datasets. </w:t>
      </w:r>
      <w:r>
        <w:t>In</w:t>
      </w:r>
      <w:r w:rsidRPr="009C0E15">
        <w:t xml:space="preserve"> </w:t>
      </w:r>
      <w:r w:rsidRPr="00F76612">
        <w:t xml:space="preserve">the </w:t>
      </w:r>
      <w:r w:rsidRPr="0051005E">
        <w:t xml:space="preserve">case </w:t>
      </w:r>
      <w:r>
        <w:t>where</w:t>
      </w:r>
      <w:r w:rsidRPr="00AA2F40">
        <w:t xml:space="preserve"> </w:t>
      </w:r>
      <w:r w:rsidRPr="00AD24F4">
        <w:t xml:space="preserve">acreage from EPPA-TEM </w:t>
      </w:r>
      <w:r>
        <w:t>wa</w:t>
      </w:r>
      <w:r w:rsidRPr="00AA2F40">
        <w:t xml:space="preserve">s </w:t>
      </w:r>
      <w:r w:rsidRPr="00AD24F4">
        <w:t xml:space="preserve">chosen, the individual crop acreage </w:t>
      </w:r>
      <w:r>
        <w:t>wa</w:t>
      </w:r>
      <w:r w:rsidRPr="00095721">
        <w:t>s</w:t>
      </w:r>
      <w:r w:rsidRPr="00CF5C4B">
        <w:t xml:space="preserve"> </w:t>
      </w:r>
      <w:r w:rsidRPr="009E26AF">
        <w:t xml:space="preserve">then scaled to ensure </w:t>
      </w:r>
      <w:r>
        <w:t xml:space="preserve">that the </w:t>
      </w:r>
      <w:r w:rsidRPr="009E26AF">
        <w:t xml:space="preserve">total cropland acreage aggregated from FAOSTAT </w:t>
      </w:r>
      <w:r>
        <w:t>wa</w:t>
      </w:r>
      <w:r w:rsidRPr="00CF5C4B">
        <w:t xml:space="preserve">s </w:t>
      </w:r>
      <w:r w:rsidRPr="009E26AF">
        <w:t xml:space="preserve">equal to </w:t>
      </w:r>
      <w:r>
        <w:t xml:space="preserve">the total </w:t>
      </w:r>
      <w:r w:rsidRPr="009E26AF">
        <w:t xml:space="preserve">cropland acreage </w:t>
      </w:r>
      <w:r w:rsidRPr="00F30ADB">
        <w:t xml:space="preserve">from TEM. </w:t>
      </w:r>
      <w:r w:rsidRPr="00A86C73">
        <w:t>A</w:t>
      </w:r>
      <w:r w:rsidRPr="00FC74D3">
        <w:t xml:space="preserve"> direct effect from this assumption is crop production remain</w:t>
      </w:r>
      <w:r w:rsidRPr="00E76F54">
        <w:t>s</w:t>
      </w:r>
      <w:r w:rsidRPr="00DF4581">
        <w:t xml:space="preserve"> the same</w:t>
      </w:r>
      <w:r>
        <w:t>,</w:t>
      </w:r>
      <w:r w:rsidRPr="00DF4581">
        <w:t xml:space="preserve"> but crop yield for these regions increases implicitly </w:t>
      </w:r>
      <w:r w:rsidR="00C246D4">
        <w:t>where</w:t>
      </w:r>
      <w:r w:rsidR="007A494B">
        <w:t xml:space="preserve"> the acreage decreases</w:t>
      </w:r>
      <w:r w:rsidRPr="00DF4581">
        <w:t xml:space="preserve">. The </w:t>
      </w:r>
      <w:r>
        <w:t>resulting</w:t>
      </w:r>
      <w:r w:rsidRPr="00DF4581">
        <w:t xml:space="preserve"> land distribution in ADAGE in 2010 is displayed in Table 4-</w:t>
      </w:r>
      <w:r w:rsidRPr="00322DDE">
        <w:t>5</w:t>
      </w:r>
      <w:r w:rsidRPr="00706D73">
        <w:t>.</w:t>
      </w:r>
    </w:p>
    <w:p w:rsidR="00B93346" w:rsidP="00F35D81" w:rsidRDefault="00B93346" w14:paraId="36BCF55A" w14:textId="06613CB1">
      <w:pPr>
        <w:pStyle w:val="TableTitle"/>
      </w:pPr>
      <w:bookmarkStart w:name="_Toc503451929" w:id="182"/>
      <w:bookmarkStart w:name="_Toc503739300" w:id="183"/>
      <w:bookmarkStart w:name="_Toc120007936" w:id="184"/>
      <w:r w:rsidRPr="00733E59">
        <w:t>Table 4-</w:t>
      </w:r>
      <w:r w:rsidR="00727C86">
        <w:t>5</w:t>
      </w:r>
      <w:r>
        <w:rPr>
          <w:noProof/>
        </w:rPr>
        <w:t>.</w:t>
      </w:r>
      <w:r w:rsidR="00641FCD">
        <w:tab/>
      </w:r>
      <w:r w:rsidRPr="00733E59">
        <w:t>Land A</w:t>
      </w:r>
      <w:r w:rsidR="00812695">
        <w:t>rea</w:t>
      </w:r>
      <w:r w:rsidRPr="00733E59">
        <w:t xml:space="preserve"> by Region and Land Type in 2010 (</w:t>
      </w:r>
      <w:proofErr w:type="spellStart"/>
      <w:r w:rsidR="001854C0">
        <w:t>M</w:t>
      </w:r>
      <w:r w:rsidRPr="00733E59">
        <w:t>ha</w:t>
      </w:r>
      <w:proofErr w:type="spellEnd"/>
      <w:r w:rsidRPr="00733E59">
        <w:t>)</w:t>
      </w:r>
      <w:bookmarkEnd w:id="182"/>
      <w:bookmarkEnd w:id="183"/>
      <w:bookmarkEnd w:id="184"/>
    </w:p>
    <w:tbl>
      <w:tblPr>
        <w:tblW w:w="9460" w:type="dxa"/>
        <w:tblLook w:val="04A0" w:firstRow="1" w:lastRow="0" w:firstColumn="1" w:lastColumn="0" w:noHBand="0" w:noVBand="1"/>
      </w:tblPr>
      <w:tblGrid>
        <w:gridCol w:w="1780"/>
        <w:gridCol w:w="960"/>
        <w:gridCol w:w="960"/>
        <w:gridCol w:w="960"/>
        <w:gridCol w:w="960"/>
        <w:gridCol w:w="960"/>
        <w:gridCol w:w="960"/>
        <w:gridCol w:w="960"/>
        <w:gridCol w:w="960"/>
      </w:tblGrid>
      <w:tr w:rsidRPr="0080161D" w:rsidR="0080161D" w:rsidTr="0080161D" w14:paraId="5906E861" w14:textId="77777777">
        <w:trPr>
          <w:trHeight w:val="312"/>
        </w:trPr>
        <w:tc>
          <w:tcPr>
            <w:tcW w:w="178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14981ED5" w14:textId="77777777">
            <w:pPr>
              <w:jc w:val="center"/>
              <w:rPr>
                <w:b/>
                <w:bCs/>
                <w:color w:val="000000"/>
                <w:sz w:val="20"/>
              </w:rPr>
            </w:pPr>
            <w:r w:rsidRPr="0080161D">
              <w:rPr>
                <w:b/>
                <w:bCs/>
                <w:color w:val="000000"/>
                <w:sz w:val="20"/>
              </w:rPr>
              <w:t>Land</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2AE39A5C" w14:textId="77777777">
            <w:pPr>
              <w:jc w:val="right"/>
              <w:rPr>
                <w:b/>
                <w:bCs/>
                <w:color w:val="000000"/>
                <w:sz w:val="20"/>
              </w:rPr>
            </w:pPr>
            <w:r w:rsidRPr="0080161D">
              <w:rPr>
                <w:b/>
                <w:bCs/>
                <w:color w:val="000000"/>
                <w:sz w:val="20"/>
              </w:rPr>
              <w:t>USA</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78A5921C" w14:textId="77777777">
            <w:pPr>
              <w:jc w:val="right"/>
              <w:rPr>
                <w:b/>
                <w:bCs/>
                <w:color w:val="000000"/>
                <w:sz w:val="20"/>
              </w:rPr>
            </w:pPr>
            <w:r w:rsidRPr="0080161D">
              <w:rPr>
                <w:b/>
                <w:bCs/>
                <w:color w:val="000000"/>
                <w:sz w:val="20"/>
              </w:rPr>
              <w:t>BRA</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02E34273" w14:textId="77777777">
            <w:pPr>
              <w:jc w:val="right"/>
              <w:rPr>
                <w:b/>
                <w:bCs/>
                <w:color w:val="000000"/>
                <w:sz w:val="20"/>
              </w:rPr>
            </w:pPr>
            <w:r w:rsidRPr="0080161D">
              <w:rPr>
                <w:b/>
                <w:bCs/>
                <w:color w:val="000000"/>
                <w:sz w:val="20"/>
              </w:rPr>
              <w:t>CHN</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6378D612" w14:textId="77777777">
            <w:pPr>
              <w:jc w:val="right"/>
              <w:rPr>
                <w:b/>
                <w:bCs/>
                <w:color w:val="000000"/>
                <w:sz w:val="20"/>
              </w:rPr>
            </w:pPr>
            <w:r w:rsidRPr="0080161D">
              <w:rPr>
                <w:b/>
                <w:bCs/>
                <w:color w:val="000000"/>
                <w:sz w:val="20"/>
              </w:rPr>
              <w:t>EUR</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2DB95565" w14:textId="77777777">
            <w:pPr>
              <w:jc w:val="right"/>
              <w:rPr>
                <w:b/>
                <w:bCs/>
                <w:color w:val="000000"/>
                <w:sz w:val="20"/>
              </w:rPr>
            </w:pPr>
            <w:r w:rsidRPr="0080161D">
              <w:rPr>
                <w:b/>
                <w:bCs/>
                <w:color w:val="000000"/>
                <w:sz w:val="20"/>
              </w:rPr>
              <w:t>XLM</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3A0DE0E7" w14:textId="77777777">
            <w:pPr>
              <w:jc w:val="right"/>
              <w:rPr>
                <w:b/>
                <w:bCs/>
                <w:color w:val="000000"/>
                <w:sz w:val="20"/>
              </w:rPr>
            </w:pPr>
            <w:r w:rsidRPr="0080161D">
              <w:rPr>
                <w:b/>
                <w:bCs/>
                <w:color w:val="000000"/>
                <w:sz w:val="20"/>
              </w:rPr>
              <w:t>XAS</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4179D642" w14:textId="77777777">
            <w:pPr>
              <w:jc w:val="right"/>
              <w:rPr>
                <w:b/>
                <w:bCs/>
                <w:color w:val="000000"/>
                <w:sz w:val="20"/>
              </w:rPr>
            </w:pPr>
            <w:r w:rsidRPr="0080161D">
              <w:rPr>
                <w:b/>
                <w:bCs/>
                <w:color w:val="000000"/>
                <w:sz w:val="20"/>
              </w:rPr>
              <w:t>AFR</w:t>
            </w:r>
          </w:p>
        </w:tc>
        <w:tc>
          <w:tcPr>
            <w:tcW w:w="960" w:type="dxa"/>
            <w:tcBorders>
              <w:top w:val="double" w:color="auto" w:sz="6" w:space="0"/>
              <w:left w:val="nil"/>
              <w:bottom w:val="single" w:color="auto" w:sz="8" w:space="0"/>
              <w:right w:val="nil"/>
            </w:tcBorders>
            <w:shd w:val="clear" w:color="auto" w:fill="auto"/>
            <w:noWrap/>
            <w:vAlign w:val="center"/>
            <w:hideMark/>
          </w:tcPr>
          <w:p w:rsidRPr="0080161D" w:rsidR="0080161D" w:rsidP="0080161D" w:rsidRDefault="0080161D" w14:paraId="7A1D81BB" w14:textId="77777777">
            <w:pPr>
              <w:jc w:val="right"/>
              <w:rPr>
                <w:b/>
                <w:bCs/>
                <w:color w:val="000000"/>
                <w:sz w:val="20"/>
              </w:rPr>
            </w:pPr>
            <w:r w:rsidRPr="0080161D">
              <w:rPr>
                <w:b/>
                <w:bCs/>
                <w:color w:val="000000"/>
                <w:sz w:val="20"/>
              </w:rPr>
              <w:t>ROW</w:t>
            </w:r>
          </w:p>
        </w:tc>
      </w:tr>
      <w:tr w:rsidRPr="0080161D" w:rsidR="0080161D" w:rsidTr="0080161D" w14:paraId="27C48FD7"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790DBE68" w14:textId="77777777">
            <w:pPr>
              <w:rPr>
                <w:color w:val="000000"/>
                <w:sz w:val="20"/>
              </w:rPr>
            </w:pPr>
            <w:r w:rsidRPr="0080161D">
              <w:rPr>
                <w:color w:val="000000"/>
                <w:sz w:val="20"/>
              </w:rPr>
              <w:t>Cropland</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F4E8E93" w14:textId="77777777">
            <w:pPr>
              <w:jc w:val="right"/>
              <w:rPr>
                <w:color w:val="000000"/>
                <w:sz w:val="20"/>
              </w:rPr>
            </w:pPr>
            <w:r w:rsidRPr="0080161D">
              <w:rPr>
                <w:color w:val="000000"/>
                <w:sz w:val="20"/>
              </w:rPr>
              <w:t>132.8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3C05B5F" w14:textId="77777777">
            <w:pPr>
              <w:jc w:val="right"/>
              <w:rPr>
                <w:color w:val="000000"/>
                <w:sz w:val="20"/>
              </w:rPr>
            </w:pPr>
            <w:r w:rsidRPr="0080161D">
              <w:rPr>
                <w:color w:val="000000"/>
                <w:sz w:val="20"/>
              </w:rPr>
              <w:t>74.6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57E074E" w14:textId="77777777">
            <w:pPr>
              <w:jc w:val="right"/>
              <w:rPr>
                <w:color w:val="000000"/>
                <w:sz w:val="20"/>
              </w:rPr>
            </w:pPr>
            <w:r w:rsidRPr="0080161D">
              <w:rPr>
                <w:color w:val="000000"/>
                <w:sz w:val="20"/>
              </w:rPr>
              <w:t>199.5</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EEB1339" w14:textId="77777777">
            <w:pPr>
              <w:jc w:val="right"/>
              <w:rPr>
                <w:color w:val="000000"/>
                <w:sz w:val="20"/>
              </w:rPr>
            </w:pPr>
            <w:r w:rsidRPr="0080161D">
              <w:rPr>
                <w:color w:val="000000"/>
                <w:sz w:val="20"/>
              </w:rPr>
              <w:t>128.0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B4D7462" w14:textId="77777777">
            <w:pPr>
              <w:jc w:val="right"/>
              <w:rPr>
                <w:color w:val="000000"/>
                <w:sz w:val="20"/>
              </w:rPr>
            </w:pPr>
            <w:r w:rsidRPr="0080161D">
              <w:rPr>
                <w:color w:val="000000"/>
                <w:sz w:val="20"/>
              </w:rPr>
              <w:t>74.1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576A50C" w14:textId="77777777">
            <w:pPr>
              <w:jc w:val="right"/>
              <w:rPr>
                <w:color w:val="000000"/>
                <w:sz w:val="20"/>
              </w:rPr>
            </w:pPr>
            <w:r w:rsidRPr="0080161D">
              <w:rPr>
                <w:color w:val="000000"/>
                <w:sz w:val="20"/>
              </w:rPr>
              <w:t>339.4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3A6A835" w14:textId="77777777">
            <w:pPr>
              <w:jc w:val="right"/>
              <w:rPr>
                <w:color w:val="000000"/>
                <w:sz w:val="20"/>
              </w:rPr>
            </w:pPr>
            <w:r w:rsidRPr="0080161D">
              <w:rPr>
                <w:color w:val="000000"/>
                <w:sz w:val="20"/>
              </w:rPr>
              <w:t>176.9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B8FD3FF" w14:textId="77777777">
            <w:pPr>
              <w:jc w:val="right"/>
              <w:rPr>
                <w:color w:val="000000"/>
                <w:sz w:val="20"/>
              </w:rPr>
            </w:pPr>
            <w:r w:rsidRPr="0080161D">
              <w:rPr>
                <w:color w:val="000000"/>
                <w:sz w:val="20"/>
              </w:rPr>
              <w:t>238.7</w:t>
            </w:r>
          </w:p>
        </w:tc>
      </w:tr>
      <w:tr w:rsidRPr="0080161D" w:rsidR="0080161D" w:rsidTr="0080161D" w14:paraId="1C9CF371"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3ACEF968" w14:textId="77777777">
            <w:pPr>
              <w:ind w:firstLine="200" w:firstLineChars="100"/>
              <w:rPr>
                <w:color w:val="000000"/>
                <w:sz w:val="20"/>
              </w:rPr>
            </w:pPr>
            <w:proofErr w:type="spellStart"/>
            <w:r w:rsidRPr="0080161D">
              <w:rPr>
                <w:color w:val="000000"/>
                <w:sz w:val="20"/>
              </w:rPr>
              <w:t>Wht</w:t>
            </w:r>
            <w:proofErr w:type="spellEnd"/>
          </w:p>
        </w:tc>
        <w:tc>
          <w:tcPr>
            <w:tcW w:w="960" w:type="dxa"/>
            <w:tcBorders>
              <w:top w:val="nil"/>
              <w:left w:val="nil"/>
              <w:bottom w:val="nil"/>
              <w:right w:val="nil"/>
            </w:tcBorders>
            <w:shd w:val="clear" w:color="auto" w:fill="auto"/>
            <w:noWrap/>
            <w:vAlign w:val="center"/>
            <w:hideMark/>
          </w:tcPr>
          <w:p w:rsidRPr="0080161D" w:rsidR="0080161D" w:rsidP="0080161D" w:rsidRDefault="0080161D" w14:paraId="3142DD81" w14:textId="77777777">
            <w:pPr>
              <w:jc w:val="right"/>
              <w:rPr>
                <w:color w:val="000000"/>
                <w:sz w:val="20"/>
              </w:rPr>
            </w:pPr>
            <w:r w:rsidRPr="0080161D">
              <w:rPr>
                <w:color w:val="000000"/>
                <w:sz w:val="20"/>
              </w:rPr>
              <w:t>22.9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D3865B8" w14:textId="77777777">
            <w:pPr>
              <w:jc w:val="right"/>
              <w:rPr>
                <w:color w:val="000000"/>
                <w:sz w:val="20"/>
              </w:rPr>
            </w:pPr>
            <w:r w:rsidRPr="0080161D">
              <w:rPr>
                <w:color w:val="000000"/>
                <w:sz w:val="20"/>
              </w:rPr>
              <w:t>2.7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7A3251A" w14:textId="77777777">
            <w:pPr>
              <w:jc w:val="right"/>
              <w:rPr>
                <w:color w:val="000000"/>
                <w:sz w:val="20"/>
              </w:rPr>
            </w:pPr>
            <w:r w:rsidRPr="0080161D">
              <w:rPr>
                <w:color w:val="000000"/>
                <w:sz w:val="20"/>
              </w:rPr>
              <w:t>17.8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8D32798" w14:textId="77777777">
            <w:pPr>
              <w:jc w:val="right"/>
              <w:rPr>
                <w:color w:val="000000"/>
                <w:sz w:val="20"/>
              </w:rPr>
            </w:pPr>
            <w:r w:rsidRPr="0080161D">
              <w:rPr>
                <w:color w:val="000000"/>
                <w:sz w:val="20"/>
              </w:rPr>
              <w:t>31.0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7A2C132" w14:textId="77777777">
            <w:pPr>
              <w:jc w:val="right"/>
              <w:rPr>
                <w:color w:val="000000"/>
                <w:sz w:val="20"/>
              </w:rPr>
            </w:pPr>
            <w:r w:rsidRPr="0080161D">
              <w:rPr>
                <w:color w:val="000000"/>
                <w:sz w:val="20"/>
              </w:rPr>
              <w:t>6.3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9DA5FDF" w14:textId="77777777">
            <w:pPr>
              <w:jc w:val="right"/>
              <w:rPr>
                <w:color w:val="000000"/>
                <w:sz w:val="20"/>
              </w:rPr>
            </w:pPr>
            <w:r w:rsidRPr="0080161D">
              <w:rPr>
                <w:color w:val="000000"/>
                <w:sz w:val="20"/>
              </w:rPr>
              <w:t>45.7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99CDD82" w14:textId="77777777">
            <w:pPr>
              <w:jc w:val="right"/>
              <w:rPr>
                <w:color w:val="000000"/>
                <w:sz w:val="20"/>
              </w:rPr>
            </w:pPr>
            <w:r w:rsidRPr="0080161D">
              <w:rPr>
                <w:color w:val="000000"/>
                <w:sz w:val="20"/>
              </w:rPr>
              <w:t>7.3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1EA827F" w14:textId="77777777">
            <w:pPr>
              <w:jc w:val="right"/>
              <w:rPr>
                <w:color w:val="000000"/>
                <w:sz w:val="20"/>
              </w:rPr>
            </w:pPr>
            <w:r w:rsidRPr="0080161D">
              <w:rPr>
                <w:color w:val="000000"/>
                <w:sz w:val="20"/>
              </w:rPr>
              <w:t>75.0</w:t>
            </w:r>
          </w:p>
        </w:tc>
      </w:tr>
      <w:tr w:rsidRPr="0080161D" w:rsidR="0080161D" w:rsidTr="0080161D" w14:paraId="42E1107C"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4C33FD76" w14:textId="77777777">
            <w:pPr>
              <w:ind w:firstLine="200" w:firstLineChars="100"/>
              <w:rPr>
                <w:color w:val="000000"/>
                <w:sz w:val="20"/>
              </w:rPr>
            </w:pPr>
            <w:r w:rsidRPr="0080161D">
              <w:rPr>
                <w:color w:val="000000"/>
                <w:sz w:val="20"/>
              </w:rPr>
              <w:t>Corn</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18F6652" w14:textId="77777777">
            <w:pPr>
              <w:jc w:val="right"/>
              <w:rPr>
                <w:color w:val="000000"/>
                <w:sz w:val="20"/>
              </w:rPr>
            </w:pPr>
            <w:r w:rsidRPr="0080161D">
              <w:rPr>
                <w:color w:val="000000"/>
                <w:sz w:val="20"/>
              </w:rPr>
              <w:t>32.6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5551215" w14:textId="77777777">
            <w:pPr>
              <w:jc w:val="right"/>
              <w:rPr>
                <w:color w:val="000000"/>
                <w:sz w:val="20"/>
              </w:rPr>
            </w:pPr>
            <w:r w:rsidRPr="0080161D">
              <w:rPr>
                <w:color w:val="000000"/>
                <w:sz w:val="20"/>
              </w:rPr>
              <w:t>16.5</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BA3959B" w14:textId="77777777">
            <w:pPr>
              <w:jc w:val="right"/>
              <w:rPr>
                <w:color w:val="000000"/>
                <w:sz w:val="20"/>
              </w:rPr>
            </w:pPr>
            <w:r w:rsidRPr="0080161D">
              <w:rPr>
                <w:color w:val="000000"/>
                <w:sz w:val="20"/>
              </w:rPr>
              <w:t>18.0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DAF48EE" w14:textId="77777777">
            <w:pPr>
              <w:jc w:val="right"/>
              <w:rPr>
                <w:color w:val="000000"/>
                <w:sz w:val="20"/>
              </w:rPr>
            </w:pPr>
            <w:r w:rsidRPr="0080161D">
              <w:rPr>
                <w:color w:val="000000"/>
                <w:sz w:val="20"/>
              </w:rPr>
              <w:t>10.2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88DA256" w14:textId="77777777">
            <w:pPr>
              <w:jc w:val="right"/>
              <w:rPr>
                <w:color w:val="000000"/>
                <w:sz w:val="20"/>
              </w:rPr>
            </w:pPr>
            <w:r w:rsidRPr="0080161D">
              <w:rPr>
                <w:color w:val="000000"/>
                <w:sz w:val="20"/>
              </w:rPr>
              <w:t>10.1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C9988D9" w14:textId="77777777">
            <w:pPr>
              <w:jc w:val="right"/>
              <w:rPr>
                <w:color w:val="000000"/>
                <w:sz w:val="20"/>
              </w:rPr>
            </w:pPr>
            <w:r w:rsidRPr="0080161D">
              <w:rPr>
                <w:color w:val="000000"/>
                <w:sz w:val="20"/>
              </w:rPr>
              <w:t>18.5</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923AAE0" w14:textId="77777777">
            <w:pPr>
              <w:jc w:val="right"/>
              <w:rPr>
                <w:color w:val="000000"/>
                <w:sz w:val="20"/>
              </w:rPr>
            </w:pPr>
            <w:r w:rsidRPr="0080161D">
              <w:rPr>
                <w:color w:val="000000"/>
                <w:sz w:val="20"/>
              </w:rPr>
              <w:t>25.2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85F1624" w14:textId="77777777">
            <w:pPr>
              <w:jc w:val="right"/>
              <w:rPr>
                <w:color w:val="000000"/>
                <w:sz w:val="20"/>
              </w:rPr>
            </w:pPr>
            <w:r w:rsidRPr="0080161D">
              <w:rPr>
                <w:color w:val="000000"/>
                <w:sz w:val="20"/>
              </w:rPr>
              <w:t>15.0</w:t>
            </w:r>
          </w:p>
        </w:tc>
      </w:tr>
      <w:tr w:rsidRPr="0080161D" w:rsidR="0080161D" w:rsidTr="0080161D" w14:paraId="726F2B94"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4F4241BC" w14:textId="77777777">
            <w:pPr>
              <w:ind w:firstLine="200" w:firstLineChars="100"/>
              <w:rPr>
                <w:color w:val="000000"/>
                <w:sz w:val="20"/>
              </w:rPr>
            </w:pPr>
            <w:proofErr w:type="spellStart"/>
            <w:r w:rsidRPr="0080161D">
              <w:rPr>
                <w:color w:val="000000"/>
                <w:sz w:val="20"/>
              </w:rPr>
              <w:t>Gron</w:t>
            </w:r>
            <w:proofErr w:type="spellEnd"/>
          </w:p>
        </w:tc>
        <w:tc>
          <w:tcPr>
            <w:tcW w:w="960" w:type="dxa"/>
            <w:tcBorders>
              <w:top w:val="nil"/>
              <w:left w:val="nil"/>
              <w:bottom w:val="nil"/>
              <w:right w:val="nil"/>
            </w:tcBorders>
            <w:shd w:val="clear" w:color="auto" w:fill="auto"/>
            <w:noWrap/>
            <w:vAlign w:val="center"/>
            <w:hideMark/>
          </w:tcPr>
          <w:p w:rsidRPr="0080161D" w:rsidR="0080161D" w:rsidP="0080161D" w:rsidRDefault="0080161D" w14:paraId="3BE09739" w14:textId="77777777">
            <w:pPr>
              <w:jc w:val="right"/>
              <w:rPr>
                <w:color w:val="000000"/>
                <w:sz w:val="20"/>
              </w:rPr>
            </w:pPr>
            <w:r w:rsidRPr="0080161D">
              <w:rPr>
                <w:color w:val="000000"/>
                <w:sz w:val="20"/>
              </w:rPr>
              <w:t>5.5</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2163BF3" w14:textId="77777777">
            <w:pPr>
              <w:jc w:val="right"/>
              <w:rPr>
                <w:color w:val="000000"/>
                <w:sz w:val="20"/>
              </w:rPr>
            </w:pPr>
            <w:r w:rsidRPr="0080161D">
              <w:rPr>
                <w:color w:val="000000"/>
                <w:sz w:val="20"/>
              </w:rPr>
              <w:t>1.3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A06B5BE" w14:textId="77777777">
            <w:pPr>
              <w:jc w:val="right"/>
              <w:rPr>
                <w:color w:val="000000"/>
                <w:sz w:val="20"/>
              </w:rPr>
            </w:pPr>
            <w:r w:rsidRPr="0080161D">
              <w:rPr>
                <w:color w:val="000000"/>
                <w:sz w:val="20"/>
              </w:rPr>
              <w:t>0.9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E76F30C" w14:textId="77777777">
            <w:pPr>
              <w:jc w:val="right"/>
              <w:rPr>
                <w:color w:val="000000"/>
                <w:sz w:val="20"/>
              </w:rPr>
            </w:pPr>
            <w:r w:rsidRPr="0080161D">
              <w:rPr>
                <w:color w:val="000000"/>
                <w:sz w:val="20"/>
              </w:rPr>
              <w:t>28.9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456CF9B" w14:textId="77777777">
            <w:pPr>
              <w:jc w:val="right"/>
              <w:rPr>
                <w:color w:val="000000"/>
                <w:sz w:val="20"/>
              </w:rPr>
            </w:pPr>
            <w:r w:rsidRPr="0080161D">
              <w:rPr>
                <w:color w:val="000000"/>
                <w:sz w:val="20"/>
              </w:rPr>
              <w:t>3.2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1672249" w14:textId="77777777">
            <w:pPr>
              <w:jc w:val="right"/>
              <w:rPr>
                <w:color w:val="000000"/>
                <w:sz w:val="20"/>
              </w:rPr>
            </w:pPr>
            <w:r w:rsidRPr="0080161D">
              <w:rPr>
                <w:color w:val="000000"/>
                <w:sz w:val="20"/>
              </w:rPr>
              <w:t>12.4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C9B0E1B" w14:textId="77777777">
            <w:pPr>
              <w:jc w:val="right"/>
              <w:rPr>
                <w:color w:val="000000"/>
                <w:sz w:val="20"/>
              </w:rPr>
            </w:pPr>
            <w:r w:rsidRPr="0080161D">
              <w:rPr>
                <w:color w:val="000000"/>
                <w:sz w:val="20"/>
              </w:rPr>
              <w:t>46.8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378F581" w14:textId="77777777">
            <w:pPr>
              <w:jc w:val="right"/>
              <w:rPr>
                <w:color w:val="000000"/>
                <w:sz w:val="20"/>
              </w:rPr>
            </w:pPr>
            <w:r w:rsidRPr="0080161D">
              <w:rPr>
                <w:color w:val="000000"/>
                <w:sz w:val="20"/>
              </w:rPr>
              <w:t>39.4</w:t>
            </w:r>
          </w:p>
        </w:tc>
      </w:tr>
      <w:tr w:rsidRPr="0080161D" w:rsidR="0080161D" w:rsidTr="0080161D" w14:paraId="50C19866"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2DE7C52D" w14:textId="77777777">
            <w:pPr>
              <w:ind w:firstLine="200" w:firstLineChars="100"/>
              <w:rPr>
                <w:color w:val="000000"/>
                <w:sz w:val="20"/>
              </w:rPr>
            </w:pPr>
            <w:proofErr w:type="spellStart"/>
            <w:r w:rsidRPr="0080161D">
              <w:rPr>
                <w:color w:val="000000"/>
                <w:sz w:val="20"/>
              </w:rPr>
              <w:t>Soyb</w:t>
            </w:r>
            <w:proofErr w:type="spellEnd"/>
          </w:p>
        </w:tc>
        <w:tc>
          <w:tcPr>
            <w:tcW w:w="960" w:type="dxa"/>
            <w:tcBorders>
              <w:top w:val="nil"/>
              <w:left w:val="nil"/>
              <w:bottom w:val="nil"/>
              <w:right w:val="nil"/>
            </w:tcBorders>
            <w:shd w:val="clear" w:color="auto" w:fill="auto"/>
            <w:noWrap/>
            <w:vAlign w:val="center"/>
            <w:hideMark/>
          </w:tcPr>
          <w:p w:rsidRPr="0080161D" w:rsidR="0080161D" w:rsidP="0080161D" w:rsidRDefault="0080161D" w14:paraId="2F84254B" w14:textId="77777777">
            <w:pPr>
              <w:jc w:val="right"/>
              <w:rPr>
                <w:color w:val="000000"/>
                <w:sz w:val="20"/>
              </w:rPr>
            </w:pPr>
            <w:r w:rsidRPr="0080161D">
              <w:rPr>
                <w:color w:val="000000"/>
                <w:sz w:val="20"/>
              </w:rPr>
              <w:t>30.8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B976ED5" w14:textId="77777777">
            <w:pPr>
              <w:jc w:val="right"/>
              <w:rPr>
                <w:color w:val="000000"/>
                <w:sz w:val="20"/>
              </w:rPr>
            </w:pPr>
            <w:r w:rsidRPr="0080161D">
              <w:rPr>
                <w:color w:val="000000"/>
                <w:sz w:val="20"/>
              </w:rPr>
              <w:t>24.0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B83D13E" w14:textId="77777777">
            <w:pPr>
              <w:jc w:val="right"/>
              <w:rPr>
                <w:color w:val="000000"/>
                <w:sz w:val="20"/>
              </w:rPr>
            </w:pPr>
            <w:r w:rsidRPr="0080161D">
              <w:rPr>
                <w:color w:val="000000"/>
                <w:sz w:val="20"/>
              </w:rPr>
              <w:t>8.9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AFF3F13" w14:textId="77777777">
            <w:pPr>
              <w:jc w:val="right"/>
              <w:rPr>
                <w:color w:val="000000"/>
                <w:sz w:val="20"/>
              </w:rPr>
            </w:pPr>
            <w:r w:rsidRPr="0080161D">
              <w:rPr>
                <w:color w:val="000000"/>
                <w:sz w:val="20"/>
              </w:rPr>
              <w:t>0.3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D235FA4" w14:textId="77777777">
            <w:pPr>
              <w:jc w:val="right"/>
              <w:rPr>
                <w:color w:val="000000"/>
                <w:sz w:val="20"/>
              </w:rPr>
            </w:pPr>
            <w:r w:rsidRPr="0080161D">
              <w:rPr>
                <w:color w:val="000000"/>
                <w:sz w:val="20"/>
              </w:rPr>
              <w:t>21.7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1190911" w14:textId="77777777">
            <w:pPr>
              <w:jc w:val="right"/>
              <w:rPr>
                <w:color w:val="000000"/>
                <w:sz w:val="20"/>
              </w:rPr>
            </w:pPr>
            <w:r w:rsidRPr="0080161D">
              <w:rPr>
                <w:color w:val="000000"/>
                <w:sz w:val="20"/>
              </w:rPr>
              <w:t>9.4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87DBFFF" w14:textId="77777777">
            <w:pPr>
              <w:jc w:val="right"/>
              <w:rPr>
                <w:color w:val="000000"/>
                <w:sz w:val="20"/>
              </w:rPr>
            </w:pPr>
            <w:r w:rsidRPr="0080161D">
              <w:rPr>
                <w:color w:val="000000"/>
                <w:sz w:val="20"/>
              </w:rPr>
              <w:t>1.0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B3B65EB" w14:textId="77777777">
            <w:pPr>
              <w:jc w:val="right"/>
              <w:rPr>
                <w:color w:val="000000"/>
                <w:sz w:val="20"/>
              </w:rPr>
            </w:pPr>
            <w:r w:rsidRPr="0080161D">
              <w:rPr>
                <w:color w:val="000000"/>
                <w:sz w:val="20"/>
              </w:rPr>
              <w:t>2.7</w:t>
            </w:r>
          </w:p>
        </w:tc>
      </w:tr>
      <w:tr w:rsidRPr="0080161D" w:rsidR="0080161D" w:rsidTr="0080161D" w14:paraId="541D61CE"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2E006B74" w14:textId="77777777">
            <w:pPr>
              <w:ind w:firstLine="200" w:firstLineChars="100"/>
              <w:rPr>
                <w:color w:val="000000"/>
                <w:sz w:val="20"/>
              </w:rPr>
            </w:pPr>
            <w:proofErr w:type="spellStart"/>
            <w:r w:rsidRPr="0080161D">
              <w:rPr>
                <w:color w:val="000000"/>
                <w:sz w:val="20"/>
              </w:rPr>
              <w:t>Osdn</w:t>
            </w:r>
            <w:proofErr w:type="spellEnd"/>
          </w:p>
        </w:tc>
        <w:tc>
          <w:tcPr>
            <w:tcW w:w="960" w:type="dxa"/>
            <w:tcBorders>
              <w:top w:val="nil"/>
              <w:left w:val="nil"/>
              <w:bottom w:val="nil"/>
              <w:right w:val="nil"/>
            </w:tcBorders>
            <w:shd w:val="clear" w:color="auto" w:fill="auto"/>
            <w:noWrap/>
            <w:vAlign w:val="center"/>
            <w:hideMark/>
          </w:tcPr>
          <w:p w:rsidRPr="0080161D" w:rsidR="0080161D" w:rsidP="0080161D" w:rsidRDefault="0080161D" w14:paraId="61271848" w14:textId="77777777">
            <w:pPr>
              <w:jc w:val="right"/>
              <w:rPr>
                <w:color w:val="000000"/>
                <w:sz w:val="20"/>
              </w:rPr>
            </w:pPr>
            <w:r w:rsidRPr="0080161D">
              <w:rPr>
                <w:color w:val="000000"/>
                <w:sz w:val="20"/>
              </w:rPr>
              <w:t>2.3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3DB6583" w14:textId="77777777">
            <w:pPr>
              <w:jc w:val="right"/>
              <w:rPr>
                <w:color w:val="000000"/>
                <w:sz w:val="20"/>
              </w:rPr>
            </w:pPr>
            <w:r w:rsidRPr="0080161D">
              <w:rPr>
                <w:color w:val="000000"/>
                <w:sz w:val="20"/>
              </w:rPr>
              <w:t>1.0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2D226E3" w14:textId="77777777">
            <w:pPr>
              <w:jc w:val="right"/>
              <w:rPr>
                <w:color w:val="000000"/>
                <w:sz w:val="20"/>
              </w:rPr>
            </w:pPr>
            <w:r w:rsidRPr="0080161D">
              <w:rPr>
                <w:color w:val="000000"/>
                <w:sz w:val="20"/>
              </w:rPr>
              <w:t>5.4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32A9334" w14:textId="77777777">
            <w:pPr>
              <w:jc w:val="right"/>
              <w:rPr>
                <w:color w:val="000000"/>
                <w:sz w:val="20"/>
              </w:rPr>
            </w:pPr>
            <w:r w:rsidRPr="0080161D">
              <w:rPr>
                <w:color w:val="000000"/>
                <w:sz w:val="20"/>
              </w:rPr>
              <w:t>17.6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35E0956" w14:textId="77777777">
            <w:pPr>
              <w:jc w:val="right"/>
              <w:rPr>
                <w:color w:val="000000"/>
                <w:sz w:val="20"/>
              </w:rPr>
            </w:pPr>
            <w:r w:rsidRPr="0080161D">
              <w:rPr>
                <w:color w:val="000000"/>
                <w:sz w:val="20"/>
              </w:rPr>
              <w:t>4.9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998F1BF" w14:textId="77777777">
            <w:pPr>
              <w:jc w:val="right"/>
              <w:rPr>
                <w:color w:val="000000"/>
                <w:sz w:val="20"/>
              </w:rPr>
            </w:pPr>
            <w:r w:rsidRPr="0080161D">
              <w:rPr>
                <w:color w:val="000000"/>
                <w:sz w:val="20"/>
              </w:rPr>
              <w:t>38.6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B7F0D7F" w14:textId="77777777">
            <w:pPr>
              <w:jc w:val="right"/>
              <w:rPr>
                <w:color w:val="000000"/>
                <w:sz w:val="20"/>
              </w:rPr>
            </w:pPr>
            <w:r w:rsidRPr="0080161D">
              <w:rPr>
                <w:color w:val="000000"/>
                <w:sz w:val="20"/>
              </w:rPr>
              <w:t>20.7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4358433" w14:textId="77777777">
            <w:pPr>
              <w:jc w:val="right"/>
              <w:rPr>
                <w:color w:val="000000"/>
                <w:sz w:val="20"/>
              </w:rPr>
            </w:pPr>
            <w:r w:rsidRPr="0080161D">
              <w:rPr>
                <w:color w:val="000000"/>
                <w:sz w:val="20"/>
              </w:rPr>
              <w:t>22.8</w:t>
            </w:r>
          </w:p>
        </w:tc>
      </w:tr>
      <w:tr w:rsidRPr="0080161D" w:rsidR="0080161D" w:rsidTr="0080161D" w14:paraId="12C29709"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063E0E68" w14:textId="77777777">
            <w:pPr>
              <w:ind w:firstLine="200" w:firstLineChars="100"/>
              <w:rPr>
                <w:color w:val="000000"/>
                <w:sz w:val="20"/>
              </w:rPr>
            </w:pPr>
            <w:proofErr w:type="spellStart"/>
            <w:r w:rsidRPr="0080161D">
              <w:rPr>
                <w:color w:val="000000"/>
                <w:sz w:val="20"/>
              </w:rPr>
              <w:t>Srcn</w:t>
            </w:r>
            <w:proofErr w:type="spellEnd"/>
          </w:p>
        </w:tc>
        <w:tc>
          <w:tcPr>
            <w:tcW w:w="960" w:type="dxa"/>
            <w:tcBorders>
              <w:top w:val="nil"/>
              <w:left w:val="nil"/>
              <w:bottom w:val="nil"/>
              <w:right w:val="nil"/>
            </w:tcBorders>
            <w:shd w:val="clear" w:color="auto" w:fill="auto"/>
            <w:noWrap/>
            <w:vAlign w:val="center"/>
            <w:hideMark/>
          </w:tcPr>
          <w:p w:rsidRPr="0080161D" w:rsidR="0080161D" w:rsidP="0080161D" w:rsidRDefault="0080161D" w14:paraId="15BB54D8" w14:textId="77777777">
            <w:pPr>
              <w:jc w:val="right"/>
              <w:rPr>
                <w:color w:val="000000"/>
                <w:sz w:val="20"/>
              </w:rPr>
            </w:pPr>
            <w:r w:rsidRPr="0080161D">
              <w:rPr>
                <w:color w:val="000000"/>
                <w:sz w:val="20"/>
              </w:rPr>
              <w:t>0.4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EB2AAA0" w14:textId="77777777">
            <w:pPr>
              <w:jc w:val="right"/>
              <w:rPr>
                <w:color w:val="000000"/>
                <w:sz w:val="20"/>
              </w:rPr>
            </w:pPr>
            <w:r w:rsidRPr="0080161D">
              <w:rPr>
                <w:color w:val="000000"/>
                <w:sz w:val="20"/>
              </w:rPr>
              <w:t>9.3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74892E5" w14:textId="77777777">
            <w:pPr>
              <w:jc w:val="right"/>
              <w:rPr>
                <w:color w:val="000000"/>
                <w:sz w:val="20"/>
              </w:rPr>
            </w:pPr>
            <w:r w:rsidRPr="0080161D">
              <w:rPr>
                <w:color w:val="000000"/>
                <w:sz w:val="20"/>
              </w:rPr>
              <w:t>1.7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6381BB4" w14:textId="77777777">
            <w:pPr>
              <w:jc w:val="right"/>
              <w:rPr>
                <w:color w:val="000000"/>
                <w:sz w:val="20"/>
              </w:rPr>
            </w:pPr>
            <w:r w:rsidRPr="0080161D">
              <w:rPr>
                <w:color w:val="000000"/>
                <w:sz w:val="20"/>
              </w:rPr>
              <w:t>0.0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18BB14A" w14:textId="77777777">
            <w:pPr>
              <w:jc w:val="right"/>
              <w:rPr>
                <w:color w:val="000000"/>
                <w:sz w:val="20"/>
              </w:rPr>
            </w:pPr>
            <w:r w:rsidRPr="0080161D">
              <w:rPr>
                <w:color w:val="000000"/>
                <w:sz w:val="20"/>
              </w:rPr>
              <w:t>2.7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71D491C" w14:textId="77777777">
            <w:pPr>
              <w:jc w:val="right"/>
              <w:rPr>
                <w:color w:val="000000"/>
                <w:sz w:val="20"/>
              </w:rPr>
            </w:pPr>
            <w:r w:rsidRPr="0080161D">
              <w:rPr>
                <w:color w:val="000000"/>
                <w:sz w:val="20"/>
              </w:rPr>
              <w:t>9.0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98AA039" w14:textId="77777777">
            <w:pPr>
              <w:jc w:val="right"/>
              <w:rPr>
                <w:color w:val="000000"/>
                <w:sz w:val="20"/>
              </w:rPr>
            </w:pPr>
            <w:r w:rsidRPr="0080161D">
              <w:rPr>
                <w:color w:val="000000"/>
                <w:sz w:val="20"/>
              </w:rPr>
              <w:t>1.3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6317782" w14:textId="77777777">
            <w:pPr>
              <w:jc w:val="right"/>
              <w:rPr>
                <w:color w:val="000000"/>
                <w:sz w:val="20"/>
              </w:rPr>
            </w:pPr>
            <w:r w:rsidRPr="0080161D">
              <w:rPr>
                <w:color w:val="000000"/>
                <w:sz w:val="20"/>
              </w:rPr>
              <w:t>0.7</w:t>
            </w:r>
          </w:p>
        </w:tc>
      </w:tr>
      <w:tr w:rsidRPr="0080161D" w:rsidR="0080161D" w:rsidTr="00863046" w14:paraId="2BEFDA62" w14:textId="77777777">
        <w:trPr>
          <w:trHeight w:val="288"/>
        </w:trPr>
        <w:tc>
          <w:tcPr>
            <w:tcW w:w="1780" w:type="dxa"/>
            <w:tcBorders>
              <w:top w:val="nil"/>
              <w:left w:val="nil"/>
              <w:bottom w:val="nil"/>
              <w:right w:val="nil"/>
            </w:tcBorders>
            <w:shd w:val="clear" w:color="auto" w:fill="auto"/>
            <w:noWrap/>
            <w:vAlign w:val="center"/>
            <w:hideMark/>
          </w:tcPr>
          <w:p w:rsidRPr="00863046" w:rsidR="0080161D" w:rsidP="0080161D" w:rsidRDefault="0080161D" w14:paraId="4E2901D2" w14:textId="77777777">
            <w:pPr>
              <w:ind w:firstLine="200" w:firstLineChars="100"/>
              <w:rPr>
                <w:color w:val="000000"/>
                <w:sz w:val="20"/>
              </w:rPr>
            </w:pPr>
            <w:proofErr w:type="spellStart"/>
            <w:r w:rsidRPr="00863046">
              <w:rPr>
                <w:color w:val="000000"/>
                <w:sz w:val="20"/>
              </w:rPr>
              <w:t>Srbt</w:t>
            </w:r>
            <w:proofErr w:type="spellEnd"/>
          </w:p>
        </w:tc>
        <w:tc>
          <w:tcPr>
            <w:tcW w:w="960" w:type="dxa"/>
            <w:tcBorders>
              <w:top w:val="nil"/>
              <w:left w:val="nil"/>
              <w:bottom w:val="nil"/>
              <w:right w:val="nil"/>
            </w:tcBorders>
            <w:shd w:val="clear" w:color="auto" w:fill="auto"/>
            <w:noWrap/>
            <w:vAlign w:val="center"/>
            <w:hideMark/>
          </w:tcPr>
          <w:p w:rsidRPr="00863046" w:rsidR="0080161D" w:rsidP="0080161D" w:rsidRDefault="0080161D" w14:paraId="1637AF0E" w14:textId="77777777">
            <w:pPr>
              <w:jc w:val="right"/>
              <w:rPr>
                <w:color w:val="000000"/>
                <w:sz w:val="20"/>
              </w:rPr>
            </w:pPr>
            <w:r w:rsidRPr="00863046">
              <w:rPr>
                <w:color w:val="000000"/>
                <w:sz w:val="20"/>
              </w:rPr>
              <w:t>0.4</w:t>
            </w:r>
          </w:p>
        </w:tc>
        <w:tc>
          <w:tcPr>
            <w:tcW w:w="960" w:type="dxa"/>
            <w:tcBorders>
              <w:top w:val="nil"/>
              <w:left w:val="nil"/>
              <w:bottom w:val="nil"/>
              <w:right w:val="nil"/>
            </w:tcBorders>
            <w:shd w:val="clear" w:color="auto" w:fill="auto"/>
            <w:noWrap/>
            <w:vAlign w:val="bottom"/>
            <w:hideMark/>
          </w:tcPr>
          <w:p w:rsidRPr="00863046" w:rsidR="0080161D" w:rsidP="0080161D" w:rsidRDefault="00863046" w14:paraId="714376C9" w14:textId="1C73C343">
            <w:pPr>
              <w:jc w:val="right"/>
              <w:rPr>
                <w:color w:val="000000"/>
                <w:sz w:val="20"/>
              </w:rPr>
            </w:pPr>
            <w:r w:rsidRPr="00863046">
              <w:rPr>
                <w:color w:val="000000"/>
                <w:sz w:val="20"/>
              </w:rPr>
              <w:t>0.0</w:t>
            </w:r>
          </w:p>
        </w:tc>
        <w:tc>
          <w:tcPr>
            <w:tcW w:w="960" w:type="dxa"/>
            <w:tcBorders>
              <w:top w:val="nil"/>
              <w:left w:val="nil"/>
              <w:bottom w:val="nil"/>
              <w:right w:val="nil"/>
            </w:tcBorders>
            <w:shd w:val="clear" w:color="auto" w:fill="auto"/>
            <w:noWrap/>
            <w:vAlign w:val="center"/>
            <w:hideMark/>
          </w:tcPr>
          <w:p w:rsidRPr="00863046" w:rsidR="0080161D" w:rsidP="0080161D" w:rsidRDefault="0080161D" w14:paraId="443100E5" w14:textId="77777777">
            <w:pPr>
              <w:jc w:val="right"/>
              <w:rPr>
                <w:color w:val="000000"/>
                <w:sz w:val="20"/>
              </w:rPr>
            </w:pPr>
            <w:r w:rsidRPr="00863046">
              <w:rPr>
                <w:color w:val="000000"/>
                <w:sz w:val="20"/>
              </w:rPr>
              <w:t>0.2</w:t>
            </w:r>
          </w:p>
        </w:tc>
        <w:tc>
          <w:tcPr>
            <w:tcW w:w="960" w:type="dxa"/>
            <w:tcBorders>
              <w:top w:val="nil"/>
              <w:left w:val="nil"/>
              <w:bottom w:val="nil"/>
              <w:right w:val="nil"/>
            </w:tcBorders>
            <w:shd w:val="clear" w:color="auto" w:fill="auto"/>
            <w:noWrap/>
            <w:vAlign w:val="center"/>
            <w:hideMark/>
          </w:tcPr>
          <w:p w:rsidRPr="00863046" w:rsidR="0080161D" w:rsidP="0080161D" w:rsidRDefault="0080161D" w14:paraId="26FC1F0B" w14:textId="77777777">
            <w:pPr>
              <w:jc w:val="right"/>
              <w:rPr>
                <w:color w:val="000000"/>
                <w:sz w:val="20"/>
              </w:rPr>
            </w:pPr>
            <w:r w:rsidRPr="00863046">
              <w:rPr>
                <w:color w:val="000000"/>
                <w:sz w:val="20"/>
              </w:rPr>
              <w:t>1.8</w:t>
            </w:r>
          </w:p>
        </w:tc>
        <w:tc>
          <w:tcPr>
            <w:tcW w:w="960" w:type="dxa"/>
            <w:tcBorders>
              <w:top w:val="nil"/>
              <w:left w:val="nil"/>
              <w:bottom w:val="nil"/>
              <w:right w:val="nil"/>
            </w:tcBorders>
            <w:shd w:val="clear" w:color="auto" w:fill="auto"/>
            <w:noWrap/>
            <w:vAlign w:val="center"/>
            <w:hideMark/>
          </w:tcPr>
          <w:p w:rsidRPr="00863046" w:rsidR="0080161D" w:rsidP="0080161D" w:rsidRDefault="0080161D" w14:paraId="313FB845" w14:textId="77777777">
            <w:pPr>
              <w:jc w:val="right"/>
              <w:rPr>
                <w:color w:val="000000"/>
                <w:sz w:val="20"/>
              </w:rPr>
            </w:pPr>
            <w:r w:rsidRPr="00863046">
              <w:rPr>
                <w:color w:val="000000"/>
                <w:sz w:val="20"/>
              </w:rPr>
              <w:t>0.0</w:t>
            </w:r>
          </w:p>
        </w:tc>
        <w:tc>
          <w:tcPr>
            <w:tcW w:w="960" w:type="dxa"/>
            <w:tcBorders>
              <w:top w:val="nil"/>
              <w:left w:val="nil"/>
              <w:bottom w:val="nil"/>
              <w:right w:val="nil"/>
            </w:tcBorders>
            <w:shd w:val="clear" w:color="auto" w:fill="auto"/>
            <w:noWrap/>
            <w:vAlign w:val="center"/>
            <w:hideMark/>
          </w:tcPr>
          <w:p w:rsidRPr="00863046" w:rsidR="0080161D" w:rsidP="0080161D" w:rsidRDefault="0080161D" w14:paraId="748D0FA5" w14:textId="77777777">
            <w:pPr>
              <w:jc w:val="right"/>
              <w:rPr>
                <w:color w:val="000000"/>
                <w:sz w:val="20"/>
              </w:rPr>
            </w:pPr>
            <w:r w:rsidRPr="00863046">
              <w:rPr>
                <w:color w:val="000000"/>
                <w:sz w:val="20"/>
              </w:rPr>
              <w:t>0.1</w:t>
            </w:r>
          </w:p>
        </w:tc>
        <w:tc>
          <w:tcPr>
            <w:tcW w:w="960" w:type="dxa"/>
            <w:tcBorders>
              <w:top w:val="nil"/>
              <w:left w:val="nil"/>
              <w:bottom w:val="nil"/>
              <w:right w:val="nil"/>
            </w:tcBorders>
            <w:shd w:val="clear" w:color="auto" w:fill="auto"/>
            <w:noWrap/>
            <w:vAlign w:val="center"/>
            <w:hideMark/>
          </w:tcPr>
          <w:p w:rsidRPr="00863046" w:rsidR="0080161D" w:rsidP="0080161D" w:rsidRDefault="0080161D" w14:paraId="629E3250" w14:textId="77777777">
            <w:pPr>
              <w:jc w:val="right"/>
              <w:rPr>
                <w:color w:val="000000"/>
                <w:sz w:val="20"/>
              </w:rPr>
            </w:pPr>
            <w:r w:rsidRPr="00863046">
              <w:rPr>
                <w:color w:val="000000"/>
                <w:sz w:val="20"/>
              </w:rPr>
              <w:t>0.2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9FD0D30" w14:textId="77777777">
            <w:pPr>
              <w:jc w:val="right"/>
              <w:rPr>
                <w:color w:val="000000"/>
                <w:sz w:val="20"/>
              </w:rPr>
            </w:pPr>
            <w:r w:rsidRPr="00863046">
              <w:rPr>
                <w:color w:val="000000"/>
                <w:sz w:val="20"/>
              </w:rPr>
              <w:t>1.6</w:t>
            </w:r>
          </w:p>
        </w:tc>
      </w:tr>
      <w:tr w:rsidRPr="0080161D" w:rsidR="0080161D" w:rsidTr="0080161D" w14:paraId="7A8AE957"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2B99A351" w14:textId="77777777">
            <w:pPr>
              <w:ind w:firstLine="200" w:firstLineChars="100"/>
              <w:rPr>
                <w:color w:val="000000"/>
                <w:sz w:val="20"/>
              </w:rPr>
            </w:pPr>
            <w:proofErr w:type="spellStart"/>
            <w:r w:rsidRPr="0080161D">
              <w:rPr>
                <w:color w:val="000000"/>
                <w:sz w:val="20"/>
              </w:rPr>
              <w:t>Ocr</w:t>
            </w:r>
            <w:proofErr w:type="spellEnd"/>
          </w:p>
        </w:tc>
        <w:tc>
          <w:tcPr>
            <w:tcW w:w="960" w:type="dxa"/>
            <w:tcBorders>
              <w:top w:val="nil"/>
              <w:left w:val="nil"/>
              <w:bottom w:val="nil"/>
              <w:right w:val="nil"/>
            </w:tcBorders>
            <w:shd w:val="clear" w:color="auto" w:fill="auto"/>
            <w:noWrap/>
            <w:vAlign w:val="center"/>
            <w:hideMark/>
          </w:tcPr>
          <w:p w:rsidRPr="0080161D" w:rsidR="0080161D" w:rsidP="0080161D" w:rsidRDefault="0080161D" w14:paraId="401B195E" w14:textId="77777777">
            <w:pPr>
              <w:jc w:val="right"/>
              <w:rPr>
                <w:color w:val="000000"/>
                <w:sz w:val="20"/>
              </w:rPr>
            </w:pPr>
            <w:r w:rsidRPr="0080161D">
              <w:rPr>
                <w:color w:val="000000"/>
                <w:sz w:val="20"/>
              </w:rPr>
              <w:t>36.7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AA8F4CD" w14:textId="77777777">
            <w:pPr>
              <w:jc w:val="right"/>
              <w:rPr>
                <w:color w:val="000000"/>
                <w:sz w:val="20"/>
              </w:rPr>
            </w:pPr>
            <w:r w:rsidRPr="0080161D">
              <w:rPr>
                <w:color w:val="000000"/>
                <w:sz w:val="20"/>
              </w:rPr>
              <w:t>16.2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EC44B84" w14:textId="77777777">
            <w:pPr>
              <w:jc w:val="right"/>
              <w:rPr>
                <w:color w:val="000000"/>
                <w:sz w:val="20"/>
              </w:rPr>
            </w:pPr>
            <w:r w:rsidRPr="0080161D">
              <w:rPr>
                <w:color w:val="000000"/>
                <w:sz w:val="20"/>
              </w:rPr>
              <w:t>105.0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B91E822" w14:textId="77777777">
            <w:pPr>
              <w:jc w:val="right"/>
              <w:rPr>
                <w:color w:val="000000"/>
                <w:sz w:val="20"/>
              </w:rPr>
            </w:pPr>
            <w:r w:rsidRPr="0080161D">
              <w:rPr>
                <w:color w:val="000000"/>
                <w:sz w:val="20"/>
              </w:rPr>
              <w:t>37.9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78350D2" w14:textId="77777777">
            <w:pPr>
              <w:jc w:val="right"/>
              <w:rPr>
                <w:color w:val="000000"/>
                <w:sz w:val="20"/>
              </w:rPr>
            </w:pPr>
            <w:r w:rsidRPr="0080161D">
              <w:rPr>
                <w:color w:val="000000"/>
                <w:sz w:val="20"/>
              </w:rPr>
              <w:t>22.1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3C0547D" w14:textId="77777777">
            <w:pPr>
              <w:jc w:val="right"/>
              <w:rPr>
                <w:color w:val="000000"/>
                <w:sz w:val="20"/>
              </w:rPr>
            </w:pPr>
            <w:r w:rsidRPr="0080161D">
              <w:rPr>
                <w:color w:val="000000"/>
                <w:sz w:val="20"/>
              </w:rPr>
              <w:t>72.3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4763533" w14:textId="77777777">
            <w:pPr>
              <w:jc w:val="right"/>
              <w:rPr>
                <w:color w:val="000000"/>
                <w:sz w:val="20"/>
              </w:rPr>
            </w:pPr>
            <w:r w:rsidRPr="0080161D">
              <w:rPr>
                <w:color w:val="000000"/>
                <w:sz w:val="20"/>
              </w:rPr>
              <w:t>64.6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5E3ADAF" w14:textId="77777777">
            <w:pPr>
              <w:jc w:val="right"/>
              <w:rPr>
                <w:color w:val="000000"/>
                <w:sz w:val="20"/>
              </w:rPr>
            </w:pPr>
            <w:r w:rsidRPr="0080161D">
              <w:rPr>
                <w:color w:val="000000"/>
                <w:sz w:val="20"/>
              </w:rPr>
              <w:t>80.4</w:t>
            </w:r>
          </w:p>
        </w:tc>
      </w:tr>
      <w:tr w:rsidRPr="0080161D" w:rsidR="0080161D" w:rsidTr="0080161D" w14:paraId="741A84DB"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3E26957C" w14:textId="77777777">
            <w:pPr>
              <w:rPr>
                <w:color w:val="000000"/>
                <w:sz w:val="20"/>
              </w:rPr>
            </w:pPr>
            <w:r w:rsidRPr="0080161D">
              <w:rPr>
                <w:color w:val="000000"/>
                <w:sz w:val="20"/>
              </w:rPr>
              <w:t>Pastureland</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94178A8" w14:textId="77777777">
            <w:pPr>
              <w:jc w:val="right"/>
              <w:rPr>
                <w:color w:val="000000"/>
                <w:sz w:val="20"/>
              </w:rPr>
            </w:pPr>
            <w:r w:rsidRPr="0080161D">
              <w:rPr>
                <w:color w:val="000000"/>
                <w:sz w:val="20"/>
              </w:rPr>
              <w:t>119.2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FBEB13B" w14:textId="77777777">
            <w:pPr>
              <w:jc w:val="right"/>
              <w:rPr>
                <w:color w:val="000000"/>
                <w:sz w:val="20"/>
              </w:rPr>
            </w:pPr>
            <w:r w:rsidRPr="0080161D">
              <w:rPr>
                <w:color w:val="000000"/>
                <w:sz w:val="20"/>
              </w:rPr>
              <w:t>121.3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1A1E300" w14:textId="77777777">
            <w:pPr>
              <w:jc w:val="right"/>
              <w:rPr>
                <w:color w:val="000000"/>
                <w:sz w:val="20"/>
              </w:rPr>
            </w:pPr>
            <w:r w:rsidRPr="0080161D">
              <w:rPr>
                <w:color w:val="000000"/>
                <w:sz w:val="20"/>
              </w:rPr>
              <w:t>184.8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A8E442D" w14:textId="77777777">
            <w:pPr>
              <w:jc w:val="right"/>
              <w:rPr>
                <w:color w:val="000000"/>
                <w:sz w:val="20"/>
              </w:rPr>
            </w:pPr>
            <w:r w:rsidRPr="0080161D">
              <w:rPr>
                <w:color w:val="000000"/>
                <w:sz w:val="20"/>
              </w:rPr>
              <w:t>55.7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EDA4FA3" w14:textId="77777777">
            <w:pPr>
              <w:jc w:val="right"/>
              <w:rPr>
                <w:color w:val="000000"/>
                <w:sz w:val="20"/>
              </w:rPr>
            </w:pPr>
            <w:r w:rsidRPr="0080161D">
              <w:rPr>
                <w:color w:val="000000"/>
                <w:sz w:val="20"/>
              </w:rPr>
              <w:t>244.9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82DD929" w14:textId="77777777">
            <w:pPr>
              <w:jc w:val="right"/>
              <w:rPr>
                <w:color w:val="000000"/>
                <w:sz w:val="20"/>
              </w:rPr>
            </w:pPr>
            <w:r w:rsidRPr="0080161D">
              <w:rPr>
                <w:color w:val="000000"/>
                <w:sz w:val="20"/>
              </w:rPr>
              <w:t>147.2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1F0D588" w14:textId="77777777">
            <w:pPr>
              <w:jc w:val="right"/>
              <w:rPr>
                <w:color w:val="000000"/>
                <w:sz w:val="20"/>
              </w:rPr>
            </w:pPr>
            <w:r w:rsidRPr="0080161D">
              <w:rPr>
                <w:color w:val="000000"/>
                <w:sz w:val="20"/>
              </w:rPr>
              <w:t>744.4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F3CA1DE" w14:textId="77777777">
            <w:pPr>
              <w:jc w:val="right"/>
              <w:rPr>
                <w:color w:val="000000"/>
                <w:sz w:val="20"/>
              </w:rPr>
            </w:pPr>
            <w:r w:rsidRPr="0080161D">
              <w:rPr>
                <w:color w:val="000000"/>
                <w:sz w:val="20"/>
              </w:rPr>
              <w:t>955.0</w:t>
            </w:r>
          </w:p>
        </w:tc>
      </w:tr>
      <w:tr w:rsidRPr="0080161D" w:rsidR="0080161D" w:rsidTr="0080161D" w14:paraId="21F33890"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3867C324" w14:textId="77777777">
            <w:pPr>
              <w:rPr>
                <w:color w:val="000000"/>
                <w:sz w:val="20"/>
              </w:rPr>
            </w:pPr>
            <w:r w:rsidRPr="0080161D">
              <w:rPr>
                <w:color w:val="000000"/>
                <w:sz w:val="20"/>
              </w:rPr>
              <w:t>Managed forestland</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FB60009" w14:textId="77777777">
            <w:pPr>
              <w:jc w:val="right"/>
              <w:rPr>
                <w:color w:val="000000"/>
                <w:sz w:val="20"/>
              </w:rPr>
            </w:pPr>
            <w:r w:rsidRPr="0080161D">
              <w:rPr>
                <w:color w:val="000000"/>
                <w:sz w:val="20"/>
              </w:rPr>
              <w:t>80.3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42C4FCF" w14:textId="77777777">
            <w:pPr>
              <w:jc w:val="right"/>
              <w:rPr>
                <w:color w:val="000000"/>
                <w:sz w:val="20"/>
              </w:rPr>
            </w:pPr>
            <w:r w:rsidRPr="0080161D">
              <w:rPr>
                <w:color w:val="000000"/>
                <w:sz w:val="20"/>
              </w:rPr>
              <w:t>60.9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2FE7976" w14:textId="77777777">
            <w:pPr>
              <w:jc w:val="right"/>
              <w:rPr>
                <w:color w:val="000000"/>
                <w:sz w:val="20"/>
              </w:rPr>
            </w:pPr>
            <w:r w:rsidRPr="0080161D">
              <w:rPr>
                <w:color w:val="000000"/>
                <w:sz w:val="20"/>
              </w:rPr>
              <w:t>35.8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78685B9" w14:textId="77777777">
            <w:pPr>
              <w:jc w:val="right"/>
              <w:rPr>
                <w:color w:val="000000"/>
                <w:sz w:val="20"/>
              </w:rPr>
            </w:pPr>
            <w:r w:rsidRPr="0080161D">
              <w:rPr>
                <w:color w:val="000000"/>
                <w:sz w:val="20"/>
              </w:rPr>
              <w:t>68.8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EC4EC97" w14:textId="77777777">
            <w:pPr>
              <w:jc w:val="right"/>
              <w:rPr>
                <w:color w:val="000000"/>
                <w:sz w:val="20"/>
              </w:rPr>
            </w:pPr>
            <w:r w:rsidRPr="0080161D">
              <w:rPr>
                <w:color w:val="000000"/>
                <w:sz w:val="20"/>
              </w:rPr>
              <w:t>69.8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3B5234A" w14:textId="77777777">
            <w:pPr>
              <w:jc w:val="right"/>
              <w:rPr>
                <w:color w:val="000000"/>
                <w:sz w:val="20"/>
              </w:rPr>
            </w:pPr>
            <w:r w:rsidRPr="0080161D">
              <w:rPr>
                <w:color w:val="000000"/>
                <w:sz w:val="20"/>
              </w:rPr>
              <w:t>64.7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7179DD4" w14:textId="77777777">
            <w:pPr>
              <w:jc w:val="right"/>
              <w:rPr>
                <w:color w:val="000000"/>
                <w:sz w:val="20"/>
              </w:rPr>
            </w:pPr>
            <w:r w:rsidRPr="0080161D">
              <w:rPr>
                <w:color w:val="000000"/>
                <w:sz w:val="20"/>
              </w:rPr>
              <w:t>151.2</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00EC6F4" w14:textId="77777777">
            <w:pPr>
              <w:jc w:val="right"/>
              <w:rPr>
                <w:color w:val="000000"/>
                <w:sz w:val="20"/>
              </w:rPr>
            </w:pPr>
            <w:r w:rsidRPr="0080161D">
              <w:rPr>
                <w:color w:val="000000"/>
                <w:sz w:val="20"/>
              </w:rPr>
              <w:t>196.7</w:t>
            </w:r>
          </w:p>
        </w:tc>
      </w:tr>
      <w:tr w:rsidRPr="0080161D" w:rsidR="0080161D" w:rsidTr="0080161D" w14:paraId="010539AC"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0ACDAF74" w14:textId="77777777">
            <w:pPr>
              <w:rPr>
                <w:color w:val="000000"/>
                <w:sz w:val="20"/>
              </w:rPr>
            </w:pPr>
            <w:r w:rsidRPr="0080161D">
              <w:rPr>
                <w:color w:val="000000"/>
                <w:sz w:val="20"/>
              </w:rPr>
              <w:t>Natural forestland</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FD09F07" w14:textId="77777777">
            <w:pPr>
              <w:jc w:val="right"/>
              <w:rPr>
                <w:color w:val="000000"/>
                <w:sz w:val="20"/>
              </w:rPr>
            </w:pPr>
            <w:r w:rsidRPr="0080161D">
              <w:rPr>
                <w:color w:val="000000"/>
                <w:sz w:val="20"/>
              </w:rPr>
              <w:t>195.1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17197A0" w14:textId="77777777">
            <w:pPr>
              <w:jc w:val="right"/>
              <w:rPr>
                <w:color w:val="000000"/>
                <w:sz w:val="20"/>
              </w:rPr>
            </w:pPr>
            <w:r w:rsidRPr="0080161D">
              <w:rPr>
                <w:color w:val="000000"/>
                <w:sz w:val="20"/>
              </w:rPr>
              <w:t>478.8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DD2A4ED" w14:textId="77777777">
            <w:pPr>
              <w:jc w:val="right"/>
              <w:rPr>
                <w:color w:val="000000"/>
                <w:sz w:val="20"/>
              </w:rPr>
            </w:pPr>
            <w:r w:rsidRPr="0080161D">
              <w:rPr>
                <w:color w:val="000000"/>
                <w:sz w:val="20"/>
              </w:rPr>
              <w:t>93.8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50DDCBB" w14:textId="77777777">
            <w:pPr>
              <w:jc w:val="right"/>
              <w:rPr>
                <w:color w:val="000000"/>
                <w:sz w:val="20"/>
              </w:rPr>
            </w:pPr>
            <w:r w:rsidRPr="0080161D">
              <w:rPr>
                <w:color w:val="000000"/>
                <w:sz w:val="20"/>
              </w:rPr>
              <w:t>141.1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FD9DA75" w14:textId="77777777">
            <w:pPr>
              <w:jc w:val="right"/>
              <w:rPr>
                <w:color w:val="000000"/>
                <w:sz w:val="20"/>
              </w:rPr>
            </w:pPr>
            <w:r w:rsidRPr="0080161D">
              <w:rPr>
                <w:color w:val="000000"/>
                <w:sz w:val="20"/>
              </w:rPr>
              <w:t>336.0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439EA341" w14:textId="77777777">
            <w:pPr>
              <w:jc w:val="right"/>
              <w:rPr>
                <w:color w:val="000000"/>
                <w:sz w:val="20"/>
              </w:rPr>
            </w:pPr>
            <w:r w:rsidRPr="0080161D">
              <w:rPr>
                <w:color w:val="000000"/>
                <w:sz w:val="20"/>
              </w:rPr>
              <w:t>456.1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7E9CBE8" w14:textId="77777777">
            <w:pPr>
              <w:jc w:val="right"/>
              <w:rPr>
                <w:color w:val="000000"/>
                <w:sz w:val="20"/>
              </w:rPr>
            </w:pPr>
            <w:r w:rsidRPr="0080161D">
              <w:rPr>
                <w:color w:val="000000"/>
                <w:sz w:val="20"/>
              </w:rPr>
              <w:t>564.1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F404E36" w14:textId="77777777">
            <w:pPr>
              <w:jc w:val="right"/>
              <w:rPr>
                <w:color w:val="000000"/>
                <w:sz w:val="20"/>
              </w:rPr>
            </w:pPr>
            <w:r w:rsidRPr="0080161D">
              <w:rPr>
                <w:color w:val="000000"/>
                <w:sz w:val="20"/>
              </w:rPr>
              <w:t>1182.3</w:t>
            </w:r>
          </w:p>
        </w:tc>
      </w:tr>
      <w:tr w:rsidRPr="0080161D" w:rsidR="0080161D" w:rsidTr="0080161D" w14:paraId="6DBDB414"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40823CF9" w14:textId="77777777">
            <w:pPr>
              <w:rPr>
                <w:color w:val="000000"/>
                <w:sz w:val="20"/>
              </w:rPr>
            </w:pPr>
            <w:r w:rsidRPr="0080161D">
              <w:rPr>
                <w:color w:val="000000"/>
                <w:sz w:val="20"/>
              </w:rPr>
              <w:t>Natural grassland</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F69ECDB" w14:textId="77777777">
            <w:pPr>
              <w:jc w:val="right"/>
              <w:rPr>
                <w:color w:val="000000"/>
                <w:sz w:val="20"/>
              </w:rPr>
            </w:pPr>
            <w:r w:rsidRPr="0080161D">
              <w:rPr>
                <w:color w:val="000000"/>
                <w:sz w:val="20"/>
              </w:rPr>
              <w:t>242.8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DB06F09" w14:textId="77777777">
            <w:pPr>
              <w:jc w:val="right"/>
              <w:rPr>
                <w:color w:val="000000"/>
                <w:sz w:val="20"/>
              </w:rPr>
            </w:pPr>
            <w:r w:rsidRPr="0080161D">
              <w:rPr>
                <w:color w:val="000000"/>
                <w:sz w:val="20"/>
              </w:rPr>
              <w:t>95.4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74A0B888" w14:textId="77777777">
            <w:pPr>
              <w:jc w:val="right"/>
              <w:rPr>
                <w:color w:val="000000"/>
                <w:sz w:val="20"/>
              </w:rPr>
            </w:pPr>
            <w:r w:rsidRPr="0080161D">
              <w:rPr>
                <w:color w:val="000000"/>
                <w:sz w:val="20"/>
              </w:rPr>
              <w:t>178.4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4D43ACE" w14:textId="77777777">
            <w:pPr>
              <w:jc w:val="right"/>
              <w:rPr>
                <w:color w:val="000000"/>
                <w:sz w:val="20"/>
              </w:rPr>
            </w:pPr>
            <w:r w:rsidRPr="0080161D">
              <w:rPr>
                <w:color w:val="000000"/>
                <w:sz w:val="20"/>
              </w:rPr>
              <w:t>37.3</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6CE0E559" w14:textId="77777777">
            <w:pPr>
              <w:jc w:val="right"/>
              <w:rPr>
                <w:color w:val="000000"/>
                <w:sz w:val="20"/>
              </w:rPr>
            </w:pPr>
            <w:r w:rsidRPr="0080161D">
              <w:rPr>
                <w:color w:val="000000"/>
                <w:sz w:val="20"/>
              </w:rPr>
              <w:t>150.7</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ACB727C" w14:textId="77777777">
            <w:pPr>
              <w:jc w:val="right"/>
              <w:rPr>
                <w:color w:val="000000"/>
                <w:sz w:val="20"/>
              </w:rPr>
            </w:pPr>
            <w:r w:rsidRPr="0080161D">
              <w:rPr>
                <w:color w:val="000000"/>
                <w:sz w:val="20"/>
              </w:rPr>
              <w:t>135.9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39F3A8EF" w14:textId="77777777">
            <w:pPr>
              <w:jc w:val="right"/>
              <w:rPr>
                <w:color w:val="000000"/>
                <w:sz w:val="20"/>
              </w:rPr>
            </w:pPr>
            <w:r w:rsidRPr="0080161D">
              <w:rPr>
                <w:color w:val="000000"/>
                <w:sz w:val="20"/>
              </w:rPr>
              <w:t>530.9</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3A4A0E8" w14:textId="77777777">
            <w:pPr>
              <w:jc w:val="right"/>
              <w:rPr>
                <w:color w:val="000000"/>
                <w:sz w:val="20"/>
              </w:rPr>
            </w:pPr>
            <w:r w:rsidRPr="0080161D">
              <w:rPr>
                <w:color w:val="000000"/>
                <w:sz w:val="20"/>
              </w:rPr>
              <w:t>900.3</w:t>
            </w:r>
          </w:p>
        </w:tc>
      </w:tr>
      <w:tr w:rsidRPr="0080161D" w:rsidR="0080161D" w:rsidTr="0080161D" w14:paraId="364486BD" w14:textId="77777777">
        <w:trPr>
          <w:trHeight w:val="288"/>
        </w:trPr>
        <w:tc>
          <w:tcPr>
            <w:tcW w:w="1780" w:type="dxa"/>
            <w:tcBorders>
              <w:top w:val="nil"/>
              <w:left w:val="nil"/>
              <w:bottom w:val="nil"/>
              <w:right w:val="nil"/>
            </w:tcBorders>
            <w:shd w:val="clear" w:color="auto" w:fill="auto"/>
            <w:noWrap/>
            <w:vAlign w:val="center"/>
            <w:hideMark/>
          </w:tcPr>
          <w:p w:rsidRPr="0080161D" w:rsidR="0080161D" w:rsidP="0080161D" w:rsidRDefault="0080161D" w14:paraId="21B24E44" w14:textId="77777777">
            <w:pPr>
              <w:rPr>
                <w:color w:val="000000"/>
                <w:sz w:val="20"/>
              </w:rPr>
            </w:pPr>
            <w:r w:rsidRPr="0080161D">
              <w:rPr>
                <w:color w:val="000000"/>
                <w:sz w:val="20"/>
              </w:rPr>
              <w:t>Other land</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07148DD" w14:textId="77777777">
            <w:pPr>
              <w:jc w:val="right"/>
              <w:rPr>
                <w:color w:val="000000"/>
                <w:sz w:val="20"/>
              </w:rPr>
            </w:pPr>
            <w:r w:rsidRPr="0080161D">
              <w:rPr>
                <w:color w:val="000000"/>
                <w:sz w:val="20"/>
              </w:rPr>
              <w:t>106.4</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5052F09" w14:textId="77777777">
            <w:pPr>
              <w:jc w:val="right"/>
              <w:rPr>
                <w:color w:val="000000"/>
                <w:sz w:val="20"/>
              </w:rPr>
            </w:pPr>
            <w:r w:rsidRPr="0080161D">
              <w:rPr>
                <w:color w:val="000000"/>
                <w:sz w:val="20"/>
              </w:rPr>
              <w:t>23.6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2EA438F" w14:textId="77777777">
            <w:pPr>
              <w:jc w:val="right"/>
              <w:rPr>
                <w:color w:val="000000"/>
                <w:sz w:val="20"/>
              </w:rPr>
            </w:pPr>
            <w:r w:rsidRPr="0080161D">
              <w:rPr>
                <w:color w:val="000000"/>
                <w:sz w:val="20"/>
              </w:rPr>
              <w:t>241.1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002EB63F" w14:textId="77777777">
            <w:pPr>
              <w:jc w:val="right"/>
              <w:rPr>
                <w:color w:val="000000"/>
                <w:sz w:val="20"/>
              </w:rPr>
            </w:pPr>
            <w:r w:rsidRPr="0080161D">
              <w:rPr>
                <w:color w:val="000000"/>
                <w:sz w:val="20"/>
              </w:rPr>
              <w:t>29.6</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1B123494" w14:textId="77777777">
            <w:pPr>
              <w:jc w:val="right"/>
              <w:rPr>
                <w:color w:val="000000"/>
                <w:sz w:val="20"/>
              </w:rPr>
            </w:pPr>
            <w:r w:rsidRPr="0080161D">
              <w:rPr>
                <w:color w:val="000000"/>
                <w:sz w:val="20"/>
              </w:rPr>
              <w:t>152.1</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477D342" w14:textId="77777777">
            <w:pPr>
              <w:jc w:val="right"/>
              <w:rPr>
                <w:color w:val="000000"/>
                <w:sz w:val="20"/>
              </w:rPr>
            </w:pPr>
            <w:r w:rsidRPr="0080161D">
              <w:rPr>
                <w:color w:val="000000"/>
                <w:sz w:val="20"/>
              </w:rPr>
              <w:t>166.8</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23F04366" w14:textId="77777777">
            <w:pPr>
              <w:jc w:val="right"/>
              <w:rPr>
                <w:color w:val="000000"/>
                <w:sz w:val="20"/>
              </w:rPr>
            </w:pPr>
            <w:r w:rsidRPr="0080161D">
              <w:rPr>
                <w:color w:val="000000"/>
                <w:sz w:val="20"/>
              </w:rPr>
              <w:t>851.0</w:t>
            </w:r>
          </w:p>
        </w:tc>
        <w:tc>
          <w:tcPr>
            <w:tcW w:w="960" w:type="dxa"/>
            <w:tcBorders>
              <w:top w:val="nil"/>
              <w:left w:val="nil"/>
              <w:bottom w:val="nil"/>
              <w:right w:val="nil"/>
            </w:tcBorders>
            <w:shd w:val="clear" w:color="auto" w:fill="auto"/>
            <w:noWrap/>
            <w:vAlign w:val="center"/>
            <w:hideMark/>
          </w:tcPr>
          <w:p w:rsidRPr="0080161D" w:rsidR="0080161D" w:rsidP="0080161D" w:rsidRDefault="0080161D" w14:paraId="53567147" w14:textId="77777777">
            <w:pPr>
              <w:jc w:val="right"/>
              <w:rPr>
                <w:color w:val="000000"/>
                <w:sz w:val="20"/>
              </w:rPr>
            </w:pPr>
            <w:r w:rsidRPr="0080161D">
              <w:rPr>
                <w:color w:val="000000"/>
                <w:sz w:val="20"/>
              </w:rPr>
              <w:t>1086.6</w:t>
            </w:r>
          </w:p>
        </w:tc>
      </w:tr>
      <w:tr w:rsidRPr="0080161D" w:rsidR="0080161D" w:rsidTr="0080161D" w14:paraId="27CD3D34" w14:textId="77777777">
        <w:trPr>
          <w:trHeight w:val="300"/>
        </w:trPr>
        <w:tc>
          <w:tcPr>
            <w:tcW w:w="1780" w:type="dxa"/>
            <w:tcBorders>
              <w:top w:val="nil"/>
              <w:left w:val="nil"/>
              <w:bottom w:val="double" w:color="auto" w:sz="6" w:space="0"/>
              <w:right w:val="nil"/>
            </w:tcBorders>
            <w:shd w:val="clear" w:color="auto" w:fill="auto"/>
            <w:noWrap/>
            <w:vAlign w:val="center"/>
            <w:hideMark/>
          </w:tcPr>
          <w:p w:rsidRPr="0080161D" w:rsidR="0080161D" w:rsidP="0080161D" w:rsidRDefault="0080161D" w14:paraId="7DF1C13F" w14:textId="77777777">
            <w:pPr>
              <w:rPr>
                <w:color w:val="000000"/>
                <w:sz w:val="20"/>
              </w:rPr>
            </w:pPr>
            <w:r w:rsidRPr="0080161D">
              <w:rPr>
                <w:color w:val="000000"/>
                <w:sz w:val="20"/>
              </w:rPr>
              <w:t>Total land</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3E8F7DC1" w14:textId="77777777">
            <w:pPr>
              <w:jc w:val="right"/>
              <w:rPr>
                <w:color w:val="000000"/>
                <w:sz w:val="20"/>
              </w:rPr>
            </w:pPr>
            <w:r w:rsidRPr="0080161D">
              <w:rPr>
                <w:color w:val="000000"/>
                <w:sz w:val="20"/>
              </w:rPr>
              <w:t>875.3</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21D8364C" w14:textId="77777777">
            <w:pPr>
              <w:jc w:val="right"/>
              <w:rPr>
                <w:color w:val="000000"/>
                <w:sz w:val="20"/>
              </w:rPr>
            </w:pPr>
            <w:r w:rsidRPr="0080161D">
              <w:rPr>
                <w:color w:val="000000"/>
                <w:sz w:val="20"/>
              </w:rPr>
              <w:t>851.0</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7EA7CBA3" w14:textId="77777777">
            <w:pPr>
              <w:jc w:val="right"/>
              <w:rPr>
                <w:color w:val="000000"/>
                <w:sz w:val="20"/>
              </w:rPr>
            </w:pPr>
            <w:r w:rsidRPr="0080161D">
              <w:rPr>
                <w:color w:val="000000"/>
                <w:sz w:val="20"/>
              </w:rPr>
              <w:t>891.8</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063C17BE" w14:textId="77777777">
            <w:pPr>
              <w:jc w:val="right"/>
              <w:rPr>
                <w:color w:val="000000"/>
                <w:sz w:val="20"/>
              </w:rPr>
            </w:pPr>
            <w:r w:rsidRPr="0080161D">
              <w:rPr>
                <w:color w:val="000000"/>
                <w:sz w:val="20"/>
              </w:rPr>
              <w:t>460.2</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4A677A50" w14:textId="77777777">
            <w:pPr>
              <w:jc w:val="right"/>
              <w:rPr>
                <w:color w:val="000000"/>
                <w:sz w:val="20"/>
              </w:rPr>
            </w:pPr>
            <w:r w:rsidRPr="0080161D">
              <w:rPr>
                <w:color w:val="000000"/>
                <w:sz w:val="20"/>
              </w:rPr>
              <w:t>1024.4</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7ECC21EE" w14:textId="77777777">
            <w:pPr>
              <w:jc w:val="right"/>
              <w:rPr>
                <w:color w:val="000000"/>
                <w:sz w:val="20"/>
              </w:rPr>
            </w:pPr>
            <w:r w:rsidRPr="0080161D">
              <w:rPr>
                <w:color w:val="000000"/>
                <w:sz w:val="20"/>
              </w:rPr>
              <w:t>1176.5</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783EA39D" w14:textId="77777777">
            <w:pPr>
              <w:jc w:val="right"/>
              <w:rPr>
                <w:color w:val="000000"/>
                <w:sz w:val="20"/>
              </w:rPr>
            </w:pPr>
            <w:r w:rsidRPr="0080161D">
              <w:rPr>
                <w:color w:val="000000"/>
                <w:sz w:val="20"/>
              </w:rPr>
              <w:t>3008.8</w:t>
            </w:r>
          </w:p>
        </w:tc>
        <w:tc>
          <w:tcPr>
            <w:tcW w:w="960" w:type="dxa"/>
            <w:tcBorders>
              <w:top w:val="nil"/>
              <w:left w:val="nil"/>
              <w:bottom w:val="double" w:color="auto" w:sz="6" w:space="0"/>
              <w:right w:val="nil"/>
            </w:tcBorders>
            <w:shd w:val="clear" w:color="auto" w:fill="auto"/>
            <w:noWrap/>
            <w:vAlign w:val="center"/>
            <w:hideMark/>
          </w:tcPr>
          <w:p w:rsidRPr="0080161D" w:rsidR="0080161D" w:rsidP="0080161D" w:rsidRDefault="0080161D" w14:paraId="1617BD7E" w14:textId="77777777">
            <w:pPr>
              <w:jc w:val="right"/>
              <w:rPr>
                <w:color w:val="000000"/>
                <w:sz w:val="20"/>
              </w:rPr>
            </w:pPr>
            <w:r w:rsidRPr="0080161D">
              <w:rPr>
                <w:color w:val="000000"/>
                <w:sz w:val="20"/>
              </w:rPr>
              <w:t>4558.4</w:t>
            </w:r>
          </w:p>
        </w:tc>
      </w:tr>
    </w:tbl>
    <w:p w:rsidRPr="00733E59" w:rsidR="00B93346" w:rsidP="000E5DF9" w:rsidRDefault="009627BC" w14:paraId="20945655" w14:textId="2D77ED9A">
      <w:pPr>
        <w:pStyle w:val="Source1"/>
        <w:ind w:left="0" w:firstLine="0"/>
      </w:pPr>
      <w:r>
        <w:t>Note:</w:t>
      </w:r>
      <w:r w:rsidR="00E71484">
        <w:t xml:space="preserve"> </w:t>
      </w:r>
      <w:proofErr w:type="spellStart"/>
      <w:r>
        <w:t>Srcn</w:t>
      </w:r>
      <w:proofErr w:type="spellEnd"/>
      <w:r>
        <w:t xml:space="preserve"> and </w:t>
      </w:r>
      <w:proofErr w:type="spellStart"/>
      <w:r>
        <w:t>Srbt</w:t>
      </w:r>
      <w:proofErr w:type="spellEnd"/>
      <w:r>
        <w:t xml:space="preserve"> acreage is relatively small globally</w:t>
      </w:r>
      <w:r w:rsidR="007C1B0B">
        <w:t>, though important for bioenergy production</w:t>
      </w:r>
      <w:r>
        <w:t xml:space="preserve">. </w:t>
      </w:r>
      <w:r w:rsidR="007C1B0B">
        <w:t xml:space="preserve">In general, regions with 0 values for those crops do have some acreage devoted to </w:t>
      </w:r>
      <w:proofErr w:type="spellStart"/>
      <w:r w:rsidR="007C1B0B">
        <w:t>Srcn</w:t>
      </w:r>
      <w:proofErr w:type="spellEnd"/>
      <w:r w:rsidR="007C1B0B">
        <w:t xml:space="preserve"> and/or </w:t>
      </w:r>
      <w:proofErr w:type="spellStart"/>
      <w:r w:rsidR="007C1B0B">
        <w:t>Srbt</w:t>
      </w:r>
      <w:proofErr w:type="spellEnd"/>
      <w:r w:rsidR="007C1B0B">
        <w:t xml:space="preserve">, but </w:t>
      </w:r>
      <w:r w:rsidR="00A532FF">
        <w:t>the acreage is &lt;0.</w:t>
      </w:r>
      <w:r w:rsidR="007D1425">
        <w:t>0</w:t>
      </w:r>
      <w:r w:rsidR="00A532FF">
        <w:t xml:space="preserve">5 </w:t>
      </w:r>
      <w:proofErr w:type="spellStart"/>
      <w:r w:rsidR="001854C0">
        <w:t>M</w:t>
      </w:r>
      <w:r w:rsidR="00A532FF">
        <w:t>ha</w:t>
      </w:r>
      <w:proofErr w:type="spellEnd"/>
      <w:r w:rsidR="00A532FF">
        <w:t xml:space="preserve"> so </w:t>
      </w:r>
      <w:r w:rsidR="00E71484">
        <w:t xml:space="preserve">it was </w:t>
      </w:r>
      <w:r w:rsidR="00A532FF">
        <w:t>rounded to 0.</w:t>
      </w:r>
    </w:p>
    <w:p w:rsidRPr="00706D73" w:rsidR="00B93346" w:rsidP="00F35D81" w:rsidRDefault="006463CE" w14:paraId="75C0AEE0" w14:textId="145ED804">
      <w:pPr>
        <w:pStyle w:val="BodyText"/>
      </w:pPr>
      <w:ins w:author="Cai, Yongxia" w:date="2023-02-28T12:33:00Z" w:id="185">
        <w:r>
          <w:t xml:space="preserve">In general, </w:t>
        </w:r>
        <w:r w:rsidR="004D3C33">
          <w:t>agriculture</w:t>
        </w:r>
        <w:r w:rsidR="0066751B">
          <w:t xml:space="preserve"> land can be converted </w:t>
        </w:r>
      </w:ins>
      <w:ins w:author="Cai, Yongxia" w:date="2023-02-28T12:37:00Z" w:id="186">
        <w:r w:rsidR="00F93E80">
          <w:t xml:space="preserve">to </w:t>
        </w:r>
      </w:ins>
      <w:ins w:author="Cai, Yongxia" w:date="2023-02-28T12:34:00Z" w:id="187">
        <w:r w:rsidR="00363DA3">
          <w:t>another type of agricultur</w:t>
        </w:r>
        <w:r w:rsidR="001450EE">
          <w:t>e land</w:t>
        </w:r>
      </w:ins>
      <w:ins w:author="Cai, Yongxia" w:date="2023-02-28T12:36:00Z" w:id="188">
        <w:r w:rsidR="00F62BE1">
          <w:t xml:space="preserve"> or natural land</w:t>
        </w:r>
        <w:r w:rsidR="00DE1C99">
          <w:t xml:space="preserve">. </w:t>
        </w:r>
      </w:ins>
      <w:ins w:author="Cai, Yongxia" w:date="2023-02-28T12:37:00Z" w:id="189">
        <w:r w:rsidR="008F0452">
          <w:t xml:space="preserve">Natural land can be converted to </w:t>
        </w:r>
      </w:ins>
      <w:ins w:author="Cai, Yongxia" w:date="2023-02-28T12:38:00Z" w:id="190">
        <w:r w:rsidR="00AE549D">
          <w:t xml:space="preserve">the </w:t>
        </w:r>
      </w:ins>
      <w:ins w:author="Cai, Yongxia" w:date="2023-02-28T12:37:00Z" w:id="191">
        <w:r w:rsidR="008F0452">
          <w:t>corresponding m</w:t>
        </w:r>
      </w:ins>
      <w:ins w:author="Cai, Yongxia" w:date="2023-02-28T12:36:00Z" w:id="192">
        <w:r w:rsidR="00DE1C99">
          <w:t>anaged</w:t>
        </w:r>
      </w:ins>
      <w:ins w:author="Cai, Yongxia" w:date="2023-02-28T12:37:00Z" w:id="193">
        <w:r w:rsidR="008F0452">
          <w:t xml:space="preserve"> land, for example </w:t>
        </w:r>
        <w:r w:rsidR="0093101B">
          <w:t xml:space="preserve">natural forest land to managed forestland. </w:t>
        </w:r>
      </w:ins>
      <w:ins w:author="Cai, Yongxia" w:date="2023-02-28T12:34:00Z" w:id="194">
        <w:r w:rsidR="00F14B83">
          <w:t xml:space="preserve"> </w:t>
        </w:r>
      </w:ins>
      <w:commentRangeStart w:id="195"/>
      <w:commentRangeStart w:id="196"/>
      <w:r w:rsidRPr="00F65C48" w:rsidR="00B93346">
        <w:t xml:space="preserve">Land </w:t>
      </w:r>
      <w:ins w:author="Cai, Yongxia" w:date="2023-02-28T12:38:00Z" w:id="197">
        <w:r w:rsidR="005B0502">
          <w:t>conversion</w:t>
        </w:r>
      </w:ins>
      <w:del w:author="Cai, Yongxia" w:date="2023-02-28T12:38:00Z" w:id="198">
        <w:r w:rsidRPr="00F65C48" w:rsidDel="005B0502" w:rsidR="00B93346">
          <w:delText>use change</w:delText>
        </w:r>
      </w:del>
      <w:r w:rsidRPr="00F65C48" w:rsidR="00B93346">
        <w:t xml:space="preserve"> depends on the relative land unit price between two land types and the willingness</w:t>
      </w:r>
      <w:r w:rsidR="00B93346">
        <w:t xml:space="preserve"> </w:t>
      </w:r>
      <w:r w:rsidRPr="00F65C48" w:rsidR="00B93346">
        <w:t>to convert</w:t>
      </w:r>
      <w:commentRangeEnd w:id="195"/>
      <w:r w:rsidR="007E4AB5">
        <w:rPr>
          <w:rStyle w:val="CommentReference"/>
          <w:color w:val="000000"/>
        </w:rPr>
        <w:commentReference w:id="195"/>
      </w:r>
      <w:commentRangeEnd w:id="196"/>
      <w:r w:rsidR="000975C8">
        <w:rPr>
          <w:rStyle w:val="CommentReference"/>
          <w:color w:val="000000"/>
        </w:rPr>
        <w:commentReference w:id="196"/>
      </w:r>
      <w:r w:rsidRPr="00F65C48" w:rsidR="00B93346">
        <w:t>. To enable land</w:t>
      </w:r>
      <w:r w:rsidR="00B93346">
        <w:t xml:space="preserve"> </w:t>
      </w:r>
      <w:r w:rsidRPr="00F65C48" w:rsidR="00B93346">
        <w:t>use change, each of the five land types</w:t>
      </w:r>
      <w:r w:rsidR="00B93346">
        <w:t>,</w:t>
      </w:r>
      <w:r w:rsidRPr="00F65C48" w:rsidR="00B93346">
        <w:t xml:space="preserve"> including natural land</w:t>
      </w:r>
      <w:r w:rsidR="00B93346">
        <w:t>,</w:t>
      </w:r>
      <w:r w:rsidRPr="001D4C78" w:rsidR="00B93346">
        <w:t xml:space="preserve"> must have a region-specific unit land price. </w:t>
      </w:r>
      <w:r w:rsidR="00B93346">
        <w:t>The r</w:t>
      </w:r>
      <w:r w:rsidRPr="00D752C3" w:rsidR="00B93346">
        <w:t xml:space="preserve">egional </w:t>
      </w:r>
      <w:r w:rsidRPr="009C0E15" w:rsidR="00B93346">
        <w:t xml:space="preserve">cropland unit price </w:t>
      </w:r>
      <w:r w:rsidR="000824B1">
        <w:t>was</w:t>
      </w:r>
      <w:r w:rsidRPr="00D752C3" w:rsidR="000824B1">
        <w:t xml:space="preserve"> </w:t>
      </w:r>
      <w:r w:rsidRPr="009C0E15" w:rsidR="00B93346">
        <w:t xml:space="preserve">assumed to be </w:t>
      </w:r>
      <w:r w:rsidR="00B93346">
        <w:t xml:space="preserve">the </w:t>
      </w:r>
      <w:r w:rsidRPr="009C0E15" w:rsidR="00B93346">
        <w:t>same for all eight types of crops</w:t>
      </w:r>
      <w:r w:rsidR="00FB0CA3">
        <w:t xml:space="preserve"> (</w:t>
      </w:r>
      <w:r w:rsidRPr="00706D73" w:rsidR="00FB0CA3">
        <w:t>Gurgel, Reilly</w:t>
      </w:r>
      <w:r w:rsidR="00FB0CA3">
        <w:t>,</w:t>
      </w:r>
      <w:r w:rsidRPr="00706D73" w:rsidR="00FB0CA3">
        <w:t xml:space="preserve"> and Paltsev</w:t>
      </w:r>
      <w:r w:rsidR="00884447">
        <w:t xml:space="preserve">, </w:t>
      </w:r>
      <w:r w:rsidRPr="00706D73" w:rsidR="00FB0CA3">
        <w:t>200</w:t>
      </w:r>
      <w:r w:rsidR="00FB0CA3">
        <w:t>7</w:t>
      </w:r>
      <w:r w:rsidRPr="00706D73" w:rsidR="00FB0CA3">
        <w:t>).</w:t>
      </w:r>
      <w:r w:rsidRPr="009C0E15" w:rsidR="00B93346">
        <w:t xml:space="preserve"> Regional lan</w:t>
      </w:r>
      <w:r w:rsidRPr="00F76612" w:rsidR="00B93346">
        <w:t>d price</w:t>
      </w:r>
      <w:r w:rsidRPr="0051005E" w:rsidR="00B93346">
        <w:t xml:space="preserve"> per </w:t>
      </w:r>
      <w:r w:rsidRPr="00B22A0F" w:rsidR="00B93346">
        <w:t>hectare</w:t>
      </w:r>
      <w:r w:rsidRPr="00AD24F4" w:rsidR="00B93346">
        <w:t xml:space="preserve"> is the regional land value divided by regional land acreage for cropland, forestland</w:t>
      </w:r>
      <w:r w:rsidR="00B93346">
        <w:t>,</w:t>
      </w:r>
      <w:r w:rsidRPr="00AD24F4" w:rsidR="00B93346">
        <w:t xml:space="preserve"> and pastureland. Following the approach in Reilly </w:t>
      </w:r>
      <w:r w:rsidRPr="007D789B" w:rsidR="00B93346">
        <w:t>et al.</w:t>
      </w:r>
      <w:r w:rsidRPr="00F30ADB" w:rsidR="00B93346">
        <w:t xml:space="preserve"> </w:t>
      </w:r>
      <w:r w:rsidR="00B93346">
        <w:t>(</w:t>
      </w:r>
      <w:r w:rsidRPr="00F30ADB" w:rsidR="00B93346">
        <w:t xml:space="preserve">2012), </w:t>
      </w:r>
      <w:r w:rsidR="00884447">
        <w:t xml:space="preserve">we derived </w:t>
      </w:r>
      <w:r w:rsidRPr="00F30ADB" w:rsidR="00B93346">
        <w:t xml:space="preserve">natural forest </w:t>
      </w:r>
      <w:r w:rsidR="00B93346">
        <w:t>and grassland prices from</w:t>
      </w:r>
      <w:r w:rsidRPr="00AA0D3F" w:rsidR="00B93346">
        <w:t xml:space="preserve"> </w:t>
      </w:r>
      <w:r w:rsidRPr="00F30ADB" w:rsidR="00B93346">
        <w:t xml:space="preserve">managed forest </w:t>
      </w:r>
      <w:r w:rsidR="00B93346">
        <w:t>and pasture data</w:t>
      </w:r>
      <w:r w:rsidRPr="00AA0D3F" w:rsidR="00B93346">
        <w:t xml:space="preserve"> </w:t>
      </w:r>
      <w:r w:rsidRPr="00F30ADB" w:rsidR="00B93346">
        <w:t>from EPPA-TEM in 2010</w:t>
      </w:r>
      <w:r w:rsidR="00B93346">
        <w:t xml:space="preserve">, assuming </w:t>
      </w:r>
      <w:r w:rsidR="001A040D">
        <w:t>the price ratio</w:t>
      </w:r>
      <w:r w:rsidR="00BC1F7B">
        <w:t xml:space="preserve"> </w:t>
      </w:r>
      <w:r w:rsidR="004A0562">
        <w:t>of</w:t>
      </w:r>
      <w:r w:rsidR="00BC1F7B">
        <w:t xml:space="preserve"> natural grassland</w:t>
      </w:r>
      <w:r w:rsidDel="001A040D" w:rsidR="00BC1F7B">
        <w:t xml:space="preserve"> </w:t>
      </w:r>
      <w:r w:rsidR="004A0562">
        <w:t>to</w:t>
      </w:r>
      <w:r w:rsidR="00BC1F7B">
        <w:t xml:space="preserve"> </w:t>
      </w:r>
      <w:r w:rsidR="001A040D">
        <w:t xml:space="preserve">pastureland </w:t>
      </w:r>
      <w:r w:rsidR="00BC1F7B">
        <w:t xml:space="preserve">is equal to the </w:t>
      </w:r>
      <w:r w:rsidR="00B93346">
        <w:t>price ratio</w:t>
      </w:r>
      <w:r w:rsidR="004D08C3">
        <w:t xml:space="preserve"> </w:t>
      </w:r>
      <w:r w:rsidR="006916E2">
        <w:t>of</w:t>
      </w:r>
      <w:r w:rsidR="004D08C3">
        <w:t xml:space="preserve"> </w:t>
      </w:r>
      <w:r w:rsidR="00BC1F7B">
        <w:t xml:space="preserve">natural forestland </w:t>
      </w:r>
      <w:r w:rsidR="004A0562">
        <w:t>to</w:t>
      </w:r>
      <w:r w:rsidR="00BC1F7B">
        <w:t xml:space="preserve"> </w:t>
      </w:r>
      <w:r w:rsidR="004D08C3">
        <w:t xml:space="preserve">managed </w:t>
      </w:r>
      <w:proofErr w:type="gramStart"/>
      <w:r w:rsidR="004D08C3">
        <w:t>forestland</w:t>
      </w:r>
      <w:proofErr w:type="gramEnd"/>
      <w:r w:rsidR="004D08C3">
        <w:t xml:space="preserve"> </w:t>
      </w:r>
      <w:r w:rsidR="002C0540">
        <w:t>for all regions except USA and EUR</w:t>
      </w:r>
      <w:r w:rsidR="00E71484">
        <w:t>,</w:t>
      </w:r>
      <w:r w:rsidR="002C0540">
        <w:t xml:space="preserve"> which </w:t>
      </w:r>
      <w:r w:rsidR="00E71484">
        <w:t xml:space="preserve">were </w:t>
      </w:r>
      <w:r w:rsidR="00225636">
        <w:t>adjusted</w:t>
      </w:r>
      <w:r w:rsidR="000928BB">
        <w:t xml:space="preserve"> to avoid </w:t>
      </w:r>
      <w:r w:rsidR="00B8284C">
        <w:t>unrealistic</w:t>
      </w:r>
      <w:r w:rsidR="00D943B3">
        <w:t xml:space="preserve"> </w:t>
      </w:r>
      <w:r w:rsidR="00225636">
        <w:t xml:space="preserve">land </w:t>
      </w:r>
      <w:r w:rsidR="00D943B3">
        <w:t>price</w:t>
      </w:r>
      <w:r w:rsidR="00B8284C">
        <w:t>s</w:t>
      </w:r>
      <w:r w:rsidR="004A0562">
        <w:t>.</w:t>
      </w:r>
      <w:r w:rsidR="004C726C">
        <w:t xml:space="preserve"> </w:t>
      </w:r>
      <w:r w:rsidRPr="00F30ADB" w:rsidR="00B93346">
        <w:t>Table 4-6 display</w:t>
      </w:r>
      <w:r w:rsidRPr="00A86C73" w:rsidR="00B93346">
        <w:t>s</w:t>
      </w:r>
      <w:r w:rsidRPr="00FC74D3" w:rsidR="00B93346">
        <w:t xml:space="preserve"> t</w:t>
      </w:r>
      <w:r w:rsidRPr="00E76F54" w:rsidR="00B93346">
        <w:t>he land unit price by region</w:t>
      </w:r>
      <w:r w:rsidRPr="00DF4581" w:rsidR="00B93346">
        <w:t xml:space="preserve"> and</w:t>
      </w:r>
      <w:r w:rsidRPr="00322DDE" w:rsidR="00B93346">
        <w:t xml:space="preserve"> by land type in 2010.</w:t>
      </w:r>
    </w:p>
    <w:p w:rsidRPr="00706D73" w:rsidR="00B93346" w:rsidP="00F35D81" w:rsidRDefault="00B93346" w14:paraId="7C01C9D2" w14:textId="231B7006">
      <w:pPr>
        <w:pStyle w:val="BodyText"/>
      </w:pPr>
      <w:r w:rsidRPr="00706D73">
        <w:t>The elasticity for willingness</w:t>
      </w:r>
      <w:r>
        <w:t xml:space="preserve"> </w:t>
      </w:r>
      <w:r w:rsidRPr="00706D73">
        <w:t xml:space="preserve">to convert and </w:t>
      </w:r>
      <w:r>
        <w:t>the</w:t>
      </w:r>
      <w:r w:rsidRPr="00706D73">
        <w:t xml:space="preserve"> fixed factor when natural land is converted to other land </w:t>
      </w:r>
      <w:r>
        <w:t>were</w:t>
      </w:r>
      <w:r w:rsidRPr="00706D73">
        <w:t xml:space="preserve"> taken from </w:t>
      </w:r>
      <w:r>
        <w:t xml:space="preserve">the </w:t>
      </w:r>
      <w:r w:rsidRPr="00706D73">
        <w:t xml:space="preserve">Observed Land Supply Response model of EPPA in the study </w:t>
      </w:r>
      <w:r>
        <w:t xml:space="preserve">by </w:t>
      </w:r>
      <w:r w:rsidRPr="00706D73">
        <w:t>Gurgel, Reilly</w:t>
      </w:r>
      <w:r>
        <w:t>,</w:t>
      </w:r>
      <w:r w:rsidRPr="00706D73">
        <w:t xml:space="preserve"> and Paltsev </w:t>
      </w:r>
      <w:r>
        <w:t>(</w:t>
      </w:r>
      <w:r w:rsidRPr="00706D73">
        <w:t>200</w:t>
      </w:r>
      <w:r w:rsidR="00E949A0">
        <w:t>7</w:t>
      </w:r>
      <w:r w:rsidRPr="00706D73">
        <w:t>).</w:t>
      </w:r>
    </w:p>
    <w:p w:rsidRPr="00733E59" w:rsidR="00B93346" w:rsidP="00F35D81" w:rsidRDefault="00B93346" w14:paraId="6BA886A1" w14:textId="5818B1C6">
      <w:pPr>
        <w:pStyle w:val="TableTitle"/>
      </w:pPr>
      <w:bookmarkStart w:name="_Toc503451930" w:id="199"/>
      <w:bookmarkStart w:name="_Toc503739301" w:id="200"/>
      <w:bookmarkStart w:name="_Toc120007937" w:id="201"/>
      <w:r w:rsidRPr="00733E59">
        <w:t>Table 4-</w:t>
      </w:r>
      <w:r w:rsidR="00F734B7">
        <w:t>6</w:t>
      </w:r>
      <w:r>
        <w:t>.</w:t>
      </w:r>
      <w:r w:rsidR="00641FCD">
        <w:tab/>
      </w:r>
      <w:r w:rsidRPr="00733E59">
        <w:t>Land Unit Price by Region and Land Type in 2010 (2010</w:t>
      </w:r>
      <w:r w:rsidRPr="00733E59" w:rsidR="00D54A9A">
        <w:t>$</w:t>
      </w:r>
      <w:r w:rsidRPr="00733E59">
        <w:t>/ha)</w:t>
      </w:r>
      <w:bookmarkEnd w:id="199"/>
      <w:bookmarkEnd w:id="200"/>
      <w:bookmarkEnd w:id="201"/>
    </w:p>
    <w:tbl>
      <w:tblPr>
        <w:tblW w:w="5000" w:type="pct"/>
        <w:tblBorders>
          <w:top w:val="double" w:color="auto" w:sz="4" w:space="0"/>
          <w:bottom w:val="double" w:color="auto" w:sz="4" w:space="0"/>
        </w:tblBorders>
        <w:tblLook w:val="04A0" w:firstRow="1" w:lastRow="0" w:firstColumn="1" w:lastColumn="0" w:noHBand="0" w:noVBand="1"/>
      </w:tblPr>
      <w:tblGrid>
        <w:gridCol w:w="1910"/>
        <w:gridCol w:w="890"/>
        <w:gridCol w:w="1021"/>
        <w:gridCol w:w="890"/>
        <w:gridCol w:w="1093"/>
        <w:gridCol w:w="889"/>
        <w:gridCol w:w="889"/>
        <w:gridCol w:w="889"/>
        <w:gridCol w:w="889"/>
      </w:tblGrid>
      <w:tr w:rsidRPr="00733E59" w:rsidR="00B93346" w:rsidTr="00F734B7" w14:paraId="735E7A89" w14:textId="77777777">
        <w:trPr>
          <w:trHeight w:val="300"/>
        </w:trPr>
        <w:tc>
          <w:tcPr>
            <w:tcW w:w="1020" w:type="pct"/>
            <w:tcBorders>
              <w:top w:val="double" w:color="auto" w:sz="4" w:space="0"/>
              <w:bottom w:val="single" w:color="auto" w:sz="4" w:space="0"/>
            </w:tcBorders>
            <w:shd w:val="clear" w:color="auto" w:fill="auto"/>
            <w:noWrap/>
            <w:vAlign w:val="bottom"/>
            <w:hideMark/>
          </w:tcPr>
          <w:p w:rsidRPr="00F65C48" w:rsidR="00B93346" w:rsidP="00F35D81" w:rsidRDefault="00B93346" w14:paraId="3B41CCBE" w14:textId="72865F0E">
            <w:pPr>
              <w:pStyle w:val="TableHeader"/>
            </w:pPr>
            <w:r w:rsidRPr="2F32AA2D">
              <w:t>Land Type</w:t>
            </w:r>
          </w:p>
        </w:tc>
        <w:tc>
          <w:tcPr>
            <w:tcW w:w="475" w:type="pct"/>
            <w:tcBorders>
              <w:top w:val="double" w:color="auto" w:sz="4" w:space="0"/>
              <w:bottom w:val="single" w:color="auto" w:sz="4" w:space="0"/>
            </w:tcBorders>
            <w:shd w:val="clear" w:color="auto" w:fill="auto"/>
            <w:noWrap/>
            <w:vAlign w:val="bottom"/>
            <w:hideMark/>
          </w:tcPr>
          <w:p w:rsidRPr="00733E59" w:rsidR="00B93346" w:rsidP="00F35D81" w:rsidRDefault="00B93346" w14:paraId="66587168" w14:textId="77777777">
            <w:pPr>
              <w:pStyle w:val="TableHeader"/>
            </w:pPr>
            <w:r w:rsidRPr="2F32AA2D">
              <w:t>USA</w:t>
            </w:r>
          </w:p>
        </w:tc>
        <w:tc>
          <w:tcPr>
            <w:tcW w:w="545" w:type="pct"/>
            <w:tcBorders>
              <w:top w:val="double" w:color="auto" w:sz="4" w:space="0"/>
              <w:bottom w:val="single" w:color="auto" w:sz="4" w:space="0"/>
            </w:tcBorders>
            <w:shd w:val="clear" w:color="auto" w:fill="auto"/>
            <w:noWrap/>
            <w:vAlign w:val="bottom"/>
            <w:hideMark/>
          </w:tcPr>
          <w:p w:rsidRPr="00733E59" w:rsidR="00B93346" w:rsidP="00F35D81" w:rsidRDefault="00B93346" w14:paraId="6A03A18F" w14:textId="77777777">
            <w:pPr>
              <w:pStyle w:val="TableHeader"/>
            </w:pPr>
            <w:r w:rsidRPr="2F32AA2D">
              <w:t>BRA</w:t>
            </w:r>
          </w:p>
        </w:tc>
        <w:tc>
          <w:tcPr>
            <w:tcW w:w="475" w:type="pct"/>
            <w:tcBorders>
              <w:top w:val="double" w:color="auto" w:sz="4" w:space="0"/>
              <w:bottom w:val="single" w:color="auto" w:sz="4" w:space="0"/>
            </w:tcBorders>
            <w:shd w:val="clear" w:color="auto" w:fill="auto"/>
            <w:noWrap/>
            <w:vAlign w:val="bottom"/>
            <w:hideMark/>
          </w:tcPr>
          <w:p w:rsidRPr="00733E59" w:rsidR="00B93346" w:rsidP="00F35D81" w:rsidRDefault="00B93346" w14:paraId="2859D1AD" w14:textId="77777777">
            <w:pPr>
              <w:pStyle w:val="TableHeader"/>
            </w:pPr>
            <w:r w:rsidRPr="2F32AA2D">
              <w:t>CHN</w:t>
            </w:r>
          </w:p>
        </w:tc>
        <w:tc>
          <w:tcPr>
            <w:tcW w:w="584" w:type="pct"/>
            <w:tcBorders>
              <w:top w:val="double" w:color="auto" w:sz="4" w:space="0"/>
              <w:bottom w:val="single" w:color="auto" w:sz="4" w:space="0"/>
            </w:tcBorders>
            <w:shd w:val="clear" w:color="auto" w:fill="auto"/>
            <w:noWrap/>
            <w:vAlign w:val="bottom"/>
            <w:hideMark/>
          </w:tcPr>
          <w:p w:rsidRPr="00733E59" w:rsidR="00B93346" w:rsidP="00F35D81" w:rsidRDefault="00B93346" w14:paraId="18CDB4D0" w14:textId="77777777">
            <w:pPr>
              <w:pStyle w:val="TableHeader"/>
            </w:pPr>
            <w:r w:rsidRPr="2F32AA2D">
              <w:t>EUR</w:t>
            </w:r>
          </w:p>
        </w:tc>
        <w:tc>
          <w:tcPr>
            <w:tcW w:w="475" w:type="pct"/>
            <w:tcBorders>
              <w:top w:val="double" w:color="auto" w:sz="4" w:space="0"/>
              <w:bottom w:val="single" w:color="auto" w:sz="4" w:space="0"/>
            </w:tcBorders>
            <w:shd w:val="clear" w:color="auto" w:fill="auto"/>
            <w:noWrap/>
            <w:vAlign w:val="bottom"/>
            <w:hideMark/>
          </w:tcPr>
          <w:p w:rsidRPr="00733E59" w:rsidR="00B93346" w:rsidP="00F35D81" w:rsidRDefault="00B93346" w14:paraId="269E56AC" w14:textId="77777777">
            <w:pPr>
              <w:pStyle w:val="TableHeader"/>
            </w:pPr>
            <w:r w:rsidRPr="2F32AA2D">
              <w:t>XLM</w:t>
            </w:r>
          </w:p>
        </w:tc>
        <w:tc>
          <w:tcPr>
            <w:tcW w:w="475" w:type="pct"/>
            <w:tcBorders>
              <w:top w:val="double" w:color="auto" w:sz="4" w:space="0"/>
              <w:bottom w:val="single" w:color="auto" w:sz="4" w:space="0"/>
            </w:tcBorders>
            <w:shd w:val="clear" w:color="auto" w:fill="auto"/>
            <w:noWrap/>
            <w:vAlign w:val="bottom"/>
            <w:hideMark/>
          </w:tcPr>
          <w:p w:rsidRPr="00733E59" w:rsidR="00B93346" w:rsidP="00F35D81" w:rsidRDefault="00B93346" w14:paraId="236FC66C" w14:textId="77777777">
            <w:pPr>
              <w:pStyle w:val="TableHeader"/>
            </w:pPr>
            <w:r w:rsidRPr="2F32AA2D">
              <w:t>XAS</w:t>
            </w:r>
          </w:p>
        </w:tc>
        <w:tc>
          <w:tcPr>
            <w:tcW w:w="475" w:type="pct"/>
            <w:tcBorders>
              <w:top w:val="double" w:color="auto" w:sz="4" w:space="0"/>
              <w:bottom w:val="single" w:color="auto" w:sz="4" w:space="0"/>
            </w:tcBorders>
            <w:shd w:val="clear" w:color="auto" w:fill="auto"/>
            <w:noWrap/>
            <w:vAlign w:val="bottom"/>
            <w:hideMark/>
          </w:tcPr>
          <w:p w:rsidRPr="00733E59" w:rsidR="00B93346" w:rsidP="00F35D81" w:rsidRDefault="00B93346" w14:paraId="121BF115" w14:textId="77777777">
            <w:pPr>
              <w:pStyle w:val="TableHeader"/>
            </w:pPr>
            <w:r w:rsidRPr="2F32AA2D">
              <w:t>AFR</w:t>
            </w:r>
          </w:p>
        </w:tc>
        <w:tc>
          <w:tcPr>
            <w:tcW w:w="475" w:type="pct"/>
            <w:tcBorders>
              <w:top w:val="double" w:color="auto" w:sz="4" w:space="0"/>
              <w:bottom w:val="single" w:color="auto" w:sz="4" w:space="0"/>
            </w:tcBorders>
            <w:shd w:val="clear" w:color="auto" w:fill="auto"/>
            <w:noWrap/>
            <w:vAlign w:val="bottom"/>
            <w:hideMark/>
          </w:tcPr>
          <w:p w:rsidRPr="00733E59" w:rsidR="00B93346" w:rsidP="00F35D81" w:rsidRDefault="00B93346" w14:paraId="54FC6FEB" w14:textId="77777777">
            <w:pPr>
              <w:pStyle w:val="TableHeader"/>
            </w:pPr>
            <w:r w:rsidRPr="2F32AA2D">
              <w:t>ROW</w:t>
            </w:r>
          </w:p>
        </w:tc>
      </w:tr>
      <w:tr w:rsidRPr="00733E59" w:rsidR="00B93346" w:rsidTr="00F734B7" w14:paraId="5FDC1698" w14:textId="77777777">
        <w:trPr>
          <w:trHeight w:val="288"/>
        </w:trPr>
        <w:tc>
          <w:tcPr>
            <w:tcW w:w="1020" w:type="pct"/>
            <w:tcBorders>
              <w:top w:val="single" w:color="auto" w:sz="4" w:space="0"/>
            </w:tcBorders>
            <w:shd w:val="clear" w:color="auto" w:fill="auto"/>
            <w:noWrap/>
            <w:vAlign w:val="bottom"/>
            <w:hideMark/>
          </w:tcPr>
          <w:p w:rsidRPr="00733E59" w:rsidR="00B93346" w:rsidP="00121FBE" w:rsidRDefault="00B93346" w14:paraId="0A8FD6C1" w14:textId="77777777">
            <w:pPr>
              <w:pStyle w:val="TableText"/>
            </w:pPr>
            <w:r w:rsidRPr="2F32AA2D">
              <w:t>Cropland</w:t>
            </w:r>
          </w:p>
        </w:tc>
        <w:tc>
          <w:tcPr>
            <w:tcW w:w="475" w:type="pct"/>
            <w:tcBorders>
              <w:top w:val="single" w:color="auto" w:sz="4" w:space="0"/>
            </w:tcBorders>
            <w:shd w:val="clear" w:color="auto" w:fill="auto"/>
            <w:noWrap/>
            <w:vAlign w:val="bottom"/>
            <w:hideMark/>
          </w:tcPr>
          <w:p w:rsidRPr="00733E59" w:rsidR="00B93346" w:rsidP="00121FBE" w:rsidRDefault="00B93346" w14:paraId="4B2E5CB1" w14:textId="77777777">
            <w:pPr>
              <w:pStyle w:val="TableText"/>
              <w:ind w:left="-490" w:right="170"/>
              <w:jc w:val="right"/>
            </w:pPr>
            <w:r w:rsidRPr="2F32AA2D">
              <w:t>250</w:t>
            </w:r>
          </w:p>
        </w:tc>
        <w:tc>
          <w:tcPr>
            <w:tcW w:w="545" w:type="pct"/>
            <w:tcBorders>
              <w:top w:val="single" w:color="auto" w:sz="4" w:space="0"/>
            </w:tcBorders>
            <w:shd w:val="clear" w:color="auto" w:fill="auto"/>
            <w:noWrap/>
            <w:vAlign w:val="bottom"/>
            <w:hideMark/>
          </w:tcPr>
          <w:p w:rsidRPr="00733E59" w:rsidR="00B93346" w:rsidP="00121FBE" w:rsidRDefault="00B93346" w14:paraId="4CA6BD14" w14:textId="77777777">
            <w:pPr>
              <w:pStyle w:val="TableText"/>
              <w:ind w:left="-490" w:right="170"/>
              <w:jc w:val="right"/>
            </w:pPr>
            <w:r w:rsidRPr="2F32AA2D">
              <w:t>105</w:t>
            </w:r>
          </w:p>
        </w:tc>
        <w:tc>
          <w:tcPr>
            <w:tcW w:w="475" w:type="pct"/>
            <w:tcBorders>
              <w:top w:val="single" w:color="auto" w:sz="4" w:space="0"/>
            </w:tcBorders>
            <w:shd w:val="clear" w:color="auto" w:fill="auto"/>
            <w:noWrap/>
            <w:vAlign w:val="bottom"/>
            <w:hideMark/>
          </w:tcPr>
          <w:p w:rsidRPr="00733E59" w:rsidR="00B93346" w:rsidP="00121FBE" w:rsidRDefault="00B93346" w14:paraId="33B08CBF" w14:textId="77777777">
            <w:pPr>
              <w:pStyle w:val="TableText"/>
              <w:ind w:left="-490" w:right="170"/>
              <w:jc w:val="right"/>
            </w:pPr>
            <w:r w:rsidRPr="2F32AA2D">
              <w:t>250</w:t>
            </w:r>
          </w:p>
        </w:tc>
        <w:tc>
          <w:tcPr>
            <w:tcW w:w="584" w:type="pct"/>
            <w:tcBorders>
              <w:top w:val="single" w:color="auto" w:sz="4" w:space="0"/>
            </w:tcBorders>
            <w:shd w:val="clear" w:color="auto" w:fill="auto"/>
            <w:noWrap/>
            <w:vAlign w:val="bottom"/>
            <w:hideMark/>
          </w:tcPr>
          <w:p w:rsidRPr="00733E59" w:rsidR="00B93346" w:rsidP="00121FBE" w:rsidRDefault="00B93346" w14:paraId="1714451E" w14:textId="77777777">
            <w:pPr>
              <w:pStyle w:val="TableText"/>
              <w:ind w:left="-490" w:right="170"/>
              <w:jc w:val="right"/>
            </w:pPr>
            <w:r w:rsidRPr="2F32AA2D">
              <w:t>615</w:t>
            </w:r>
          </w:p>
        </w:tc>
        <w:tc>
          <w:tcPr>
            <w:tcW w:w="475" w:type="pct"/>
            <w:tcBorders>
              <w:top w:val="single" w:color="auto" w:sz="4" w:space="0"/>
            </w:tcBorders>
            <w:shd w:val="clear" w:color="auto" w:fill="auto"/>
            <w:noWrap/>
            <w:vAlign w:val="bottom"/>
            <w:hideMark/>
          </w:tcPr>
          <w:p w:rsidRPr="00733E59" w:rsidR="00B93346" w:rsidP="00121FBE" w:rsidRDefault="00B93346" w14:paraId="7FAC5F8B" w14:textId="77777777">
            <w:pPr>
              <w:pStyle w:val="TableText"/>
              <w:ind w:left="-490" w:right="170"/>
              <w:jc w:val="right"/>
            </w:pPr>
            <w:r w:rsidRPr="2F32AA2D">
              <w:t>319</w:t>
            </w:r>
          </w:p>
        </w:tc>
        <w:tc>
          <w:tcPr>
            <w:tcW w:w="475" w:type="pct"/>
            <w:tcBorders>
              <w:top w:val="single" w:color="auto" w:sz="4" w:space="0"/>
            </w:tcBorders>
            <w:shd w:val="clear" w:color="auto" w:fill="auto"/>
            <w:noWrap/>
            <w:vAlign w:val="bottom"/>
            <w:hideMark/>
          </w:tcPr>
          <w:p w:rsidRPr="00733E59" w:rsidR="00B93346" w:rsidP="00121FBE" w:rsidRDefault="00B93346" w14:paraId="12DA5AEC" w14:textId="77777777">
            <w:pPr>
              <w:pStyle w:val="TableText"/>
              <w:ind w:left="-490" w:right="170"/>
              <w:jc w:val="right"/>
            </w:pPr>
            <w:r w:rsidRPr="2F32AA2D">
              <w:t>493</w:t>
            </w:r>
          </w:p>
        </w:tc>
        <w:tc>
          <w:tcPr>
            <w:tcW w:w="475" w:type="pct"/>
            <w:tcBorders>
              <w:top w:val="single" w:color="auto" w:sz="4" w:space="0"/>
            </w:tcBorders>
            <w:shd w:val="clear" w:color="auto" w:fill="auto"/>
            <w:noWrap/>
            <w:vAlign w:val="bottom"/>
            <w:hideMark/>
          </w:tcPr>
          <w:p w:rsidRPr="00733E59" w:rsidR="00B93346" w:rsidP="00121FBE" w:rsidRDefault="00B93346" w14:paraId="5DDEDA49" w14:textId="77777777">
            <w:pPr>
              <w:pStyle w:val="TableText"/>
              <w:ind w:left="-490" w:right="170"/>
              <w:jc w:val="right"/>
            </w:pPr>
            <w:r w:rsidRPr="2F32AA2D">
              <w:t>99</w:t>
            </w:r>
          </w:p>
        </w:tc>
        <w:tc>
          <w:tcPr>
            <w:tcW w:w="475" w:type="pct"/>
            <w:tcBorders>
              <w:top w:val="single" w:color="auto" w:sz="4" w:space="0"/>
            </w:tcBorders>
            <w:shd w:val="clear" w:color="auto" w:fill="auto"/>
            <w:noWrap/>
            <w:vAlign w:val="bottom"/>
            <w:hideMark/>
          </w:tcPr>
          <w:p w:rsidRPr="00733E59" w:rsidR="00B93346" w:rsidP="00121FBE" w:rsidRDefault="00B93346" w14:paraId="49691875" w14:textId="77777777">
            <w:pPr>
              <w:pStyle w:val="TableText"/>
              <w:ind w:left="-490" w:right="170"/>
              <w:jc w:val="right"/>
            </w:pPr>
            <w:r w:rsidRPr="2F32AA2D">
              <w:t>172</w:t>
            </w:r>
          </w:p>
        </w:tc>
      </w:tr>
      <w:tr w:rsidRPr="00733E59" w:rsidR="00B93346" w:rsidTr="00F734B7" w14:paraId="754DBEEE" w14:textId="77777777">
        <w:trPr>
          <w:trHeight w:val="288"/>
        </w:trPr>
        <w:tc>
          <w:tcPr>
            <w:tcW w:w="1020" w:type="pct"/>
            <w:shd w:val="clear" w:color="auto" w:fill="auto"/>
            <w:noWrap/>
            <w:vAlign w:val="bottom"/>
            <w:hideMark/>
          </w:tcPr>
          <w:p w:rsidRPr="00733E59" w:rsidR="00B93346" w:rsidP="00121FBE" w:rsidRDefault="00B93346" w14:paraId="195BBA1C" w14:textId="77777777">
            <w:pPr>
              <w:pStyle w:val="TableText"/>
            </w:pPr>
            <w:r w:rsidRPr="2F32AA2D">
              <w:t>Pastureland</w:t>
            </w:r>
          </w:p>
        </w:tc>
        <w:tc>
          <w:tcPr>
            <w:tcW w:w="475" w:type="pct"/>
            <w:shd w:val="clear" w:color="auto" w:fill="auto"/>
            <w:noWrap/>
            <w:vAlign w:val="bottom"/>
            <w:hideMark/>
          </w:tcPr>
          <w:p w:rsidRPr="00733E59" w:rsidR="00B93346" w:rsidP="00121FBE" w:rsidRDefault="00B93346" w14:paraId="6EFF856F" w14:textId="77777777">
            <w:pPr>
              <w:pStyle w:val="TableText"/>
              <w:ind w:left="-490" w:right="170"/>
              <w:jc w:val="right"/>
            </w:pPr>
            <w:r w:rsidRPr="2F32AA2D">
              <w:t>88</w:t>
            </w:r>
          </w:p>
        </w:tc>
        <w:tc>
          <w:tcPr>
            <w:tcW w:w="545" w:type="pct"/>
            <w:shd w:val="clear" w:color="auto" w:fill="auto"/>
            <w:noWrap/>
            <w:vAlign w:val="bottom"/>
            <w:hideMark/>
          </w:tcPr>
          <w:p w:rsidRPr="00733E59" w:rsidR="00B93346" w:rsidP="00121FBE" w:rsidRDefault="00B93346" w14:paraId="5BAED52E" w14:textId="77777777">
            <w:pPr>
              <w:pStyle w:val="TableText"/>
              <w:ind w:left="-490" w:right="170"/>
              <w:jc w:val="right"/>
            </w:pPr>
            <w:r w:rsidRPr="2F32AA2D">
              <w:t>24</w:t>
            </w:r>
          </w:p>
        </w:tc>
        <w:tc>
          <w:tcPr>
            <w:tcW w:w="475" w:type="pct"/>
            <w:shd w:val="clear" w:color="auto" w:fill="auto"/>
            <w:noWrap/>
            <w:vAlign w:val="bottom"/>
            <w:hideMark/>
          </w:tcPr>
          <w:p w:rsidRPr="00733E59" w:rsidR="00B93346" w:rsidP="00121FBE" w:rsidRDefault="00B93346" w14:paraId="5D35283D" w14:textId="77777777">
            <w:pPr>
              <w:pStyle w:val="TableText"/>
              <w:ind w:left="-490" w:right="170"/>
              <w:jc w:val="right"/>
            </w:pPr>
            <w:r w:rsidRPr="2F32AA2D">
              <w:t>129</w:t>
            </w:r>
          </w:p>
        </w:tc>
        <w:tc>
          <w:tcPr>
            <w:tcW w:w="584" w:type="pct"/>
            <w:shd w:val="clear" w:color="auto" w:fill="auto"/>
            <w:noWrap/>
            <w:vAlign w:val="bottom"/>
            <w:hideMark/>
          </w:tcPr>
          <w:p w:rsidRPr="00733E59" w:rsidR="00B93346" w:rsidP="00121FBE" w:rsidRDefault="00B93346" w14:paraId="5B55A6E4" w14:textId="77777777">
            <w:pPr>
              <w:pStyle w:val="TableText"/>
              <w:ind w:left="-490" w:right="170"/>
              <w:jc w:val="right"/>
            </w:pPr>
            <w:r w:rsidRPr="2F32AA2D">
              <w:t>324</w:t>
            </w:r>
          </w:p>
        </w:tc>
        <w:tc>
          <w:tcPr>
            <w:tcW w:w="475" w:type="pct"/>
            <w:shd w:val="clear" w:color="auto" w:fill="auto"/>
            <w:noWrap/>
            <w:vAlign w:val="bottom"/>
            <w:hideMark/>
          </w:tcPr>
          <w:p w:rsidRPr="00733E59" w:rsidR="00B93346" w:rsidP="00121FBE" w:rsidRDefault="00B93346" w14:paraId="7FF066E5" w14:textId="77777777">
            <w:pPr>
              <w:pStyle w:val="TableText"/>
              <w:ind w:left="-490" w:right="170"/>
              <w:jc w:val="right"/>
            </w:pPr>
            <w:r w:rsidRPr="2F32AA2D">
              <w:t>34</w:t>
            </w:r>
          </w:p>
        </w:tc>
        <w:tc>
          <w:tcPr>
            <w:tcW w:w="475" w:type="pct"/>
            <w:shd w:val="clear" w:color="auto" w:fill="auto"/>
            <w:noWrap/>
            <w:vAlign w:val="bottom"/>
            <w:hideMark/>
          </w:tcPr>
          <w:p w:rsidRPr="00733E59" w:rsidR="00B93346" w:rsidP="00121FBE" w:rsidRDefault="00B93346" w14:paraId="44A858E0" w14:textId="77777777">
            <w:pPr>
              <w:pStyle w:val="TableText"/>
              <w:ind w:left="-490" w:right="170"/>
              <w:jc w:val="right"/>
            </w:pPr>
            <w:r w:rsidRPr="2F32AA2D">
              <w:t>182</w:t>
            </w:r>
          </w:p>
        </w:tc>
        <w:tc>
          <w:tcPr>
            <w:tcW w:w="475" w:type="pct"/>
            <w:shd w:val="clear" w:color="auto" w:fill="auto"/>
            <w:noWrap/>
            <w:vAlign w:val="bottom"/>
            <w:hideMark/>
          </w:tcPr>
          <w:p w:rsidRPr="00733E59" w:rsidR="00B93346" w:rsidP="00121FBE" w:rsidRDefault="00B93346" w14:paraId="0966629E" w14:textId="77777777">
            <w:pPr>
              <w:pStyle w:val="TableText"/>
              <w:ind w:left="-490" w:right="170"/>
              <w:jc w:val="right"/>
            </w:pPr>
            <w:r w:rsidRPr="2F32AA2D">
              <w:t>4</w:t>
            </w:r>
          </w:p>
        </w:tc>
        <w:tc>
          <w:tcPr>
            <w:tcW w:w="475" w:type="pct"/>
            <w:shd w:val="clear" w:color="auto" w:fill="auto"/>
            <w:noWrap/>
            <w:vAlign w:val="bottom"/>
            <w:hideMark/>
          </w:tcPr>
          <w:p w:rsidRPr="00733E59" w:rsidR="00B93346" w:rsidP="00121FBE" w:rsidRDefault="00B93346" w14:paraId="37E207B0" w14:textId="77777777">
            <w:pPr>
              <w:pStyle w:val="TableText"/>
              <w:ind w:left="-490" w:right="170"/>
              <w:jc w:val="right"/>
            </w:pPr>
            <w:r w:rsidRPr="2F32AA2D">
              <w:t>17</w:t>
            </w:r>
          </w:p>
        </w:tc>
      </w:tr>
      <w:tr w:rsidRPr="00733E59" w:rsidR="00B93346" w:rsidTr="00F734B7" w14:paraId="66FE476F" w14:textId="77777777">
        <w:trPr>
          <w:trHeight w:val="288"/>
        </w:trPr>
        <w:tc>
          <w:tcPr>
            <w:tcW w:w="1020" w:type="pct"/>
            <w:shd w:val="clear" w:color="auto" w:fill="auto"/>
            <w:noWrap/>
            <w:vAlign w:val="bottom"/>
            <w:hideMark/>
          </w:tcPr>
          <w:p w:rsidRPr="00733E59" w:rsidR="00B93346" w:rsidP="00121FBE" w:rsidRDefault="00B93346" w14:paraId="42A2A20D" w14:textId="77777777">
            <w:pPr>
              <w:pStyle w:val="TableText"/>
            </w:pPr>
            <w:r w:rsidRPr="2F32AA2D">
              <w:t>Managed forestland</w:t>
            </w:r>
          </w:p>
        </w:tc>
        <w:tc>
          <w:tcPr>
            <w:tcW w:w="475" w:type="pct"/>
            <w:shd w:val="clear" w:color="auto" w:fill="auto"/>
            <w:noWrap/>
            <w:vAlign w:val="bottom"/>
            <w:hideMark/>
          </w:tcPr>
          <w:p w:rsidRPr="00733E59" w:rsidR="00B93346" w:rsidP="00121FBE" w:rsidRDefault="00B93346" w14:paraId="742FB4A5" w14:textId="77777777">
            <w:pPr>
              <w:pStyle w:val="TableText"/>
              <w:ind w:left="-490" w:right="170"/>
              <w:jc w:val="right"/>
            </w:pPr>
            <w:r w:rsidRPr="2F32AA2D">
              <w:t>24</w:t>
            </w:r>
          </w:p>
        </w:tc>
        <w:tc>
          <w:tcPr>
            <w:tcW w:w="545" w:type="pct"/>
            <w:shd w:val="clear" w:color="auto" w:fill="auto"/>
            <w:noWrap/>
            <w:vAlign w:val="bottom"/>
            <w:hideMark/>
          </w:tcPr>
          <w:p w:rsidRPr="00733E59" w:rsidR="00B93346" w:rsidP="00121FBE" w:rsidRDefault="00B93346" w14:paraId="65321BAB" w14:textId="77777777">
            <w:pPr>
              <w:pStyle w:val="TableText"/>
              <w:ind w:left="-490" w:right="170"/>
              <w:jc w:val="right"/>
            </w:pPr>
            <w:r w:rsidRPr="2F32AA2D">
              <w:t>15</w:t>
            </w:r>
          </w:p>
        </w:tc>
        <w:tc>
          <w:tcPr>
            <w:tcW w:w="475" w:type="pct"/>
            <w:shd w:val="clear" w:color="auto" w:fill="auto"/>
            <w:noWrap/>
            <w:vAlign w:val="bottom"/>
            <w:hideMark/>
          </w:tcPr>
          <w:p w:rsidRPr="00733E59" w:rsidR="00B93346" w:rsidP="00121FBE" w:rsidRDefault="00B93346" w14:paraId="4E5C6788" w14:textId="77777777">
            <w:pPr>
              <w:pStyle w:val="TableText"/>
              <w:ind w:left="-490" w:right="170"/>
              <w:jc w:val="right"/>
            </w:pPr>
            <w:r w:rsidRPr="2F32AA2D">
              <w:t>334</w:t>
            </w:r>
          </w:p>
        </w:tc>
        <w:tc>
          <w:tcPr>
            <w:tcW w:w="584" w:type="pct"/>
            <w:shd w:val="clear" w:color="auto" w:fill="auto"/>
            <w:noWrap/>
            <w:vAlign w:val="bottom"/>
            <w:hideMark/>
          </w:tcPr>
          <w:p w:rsidRPr="00733E59" w:rsidR="00B93346" w:rsidP="00121FBE" w:rsidRDefault="00B93346" w14:paraId="49FCA246" w14:textId="77777777">
            <w:pPr>
              <w:pStyle w:val="TableText"/>
              <w:ind w:left="-490" w:right="170"/>
              <w:jc w:val="right"/>
            </w:pPr>
            <w:r w:rsidRPr="2F32AA2D">
              <w:t>64</w:t>
            </w:r>
          </w:p>
        </w:tc>
        <w:tc>
          <w:tcPr>
            <w:tcW w:w="475" w:type="pct"/>
            <w:shd w:val="clear" w:color="auto" w:fill="auto"/>
            <w:noWrap/>
            <w:vAlign w:val="bottom"/>
            <w:hideMark/>
          </w:tcPr>
          <w:p w:rsidRPr="00733E59" w:rsidR="00B93346" w:rsidP="00121FBE" w:rsidRDefault="00B93346" w14:paraId="7BEA3769" w14:textId="77777777">
            <w:pPr>
              <w:pStyle w:val="TableText"/>
              <w:ind w:left="-490" w:right="170"/>
              <w:jc w:val="right"/>
            </w:pPr>
            <w:r w:rsidRPr="2F32AA2D">
              <w:t>23</w:t>
            </w:r>
          </w:p>
        </w:tc>
        <w:tc>
          <w:tcPr>
            <w:tcW w:w="475" w:type="pct"/>
            <w:shd w:val="clear" w:color="auto" w:fill="auto"/>
            <w:noWrap/>
            <w:vAlign w:val="bottom"/>
            <w:hideMark/>
          </w:tcPr>
          <w:p w:rsidRPr="00733E59" w:rsidR="00B93346" w:rsidP="00121FBE" w:rsidRDefault="00B93346" w14:paraId="635CAB22" w14:textId="77777777">
            <w:pPr>
              <w:pStyle w:val="TableText"/>
              <w:ind w:left="-490" w:right="170"/>
              <w:jc w:val="right"/>
            </w:pPr>
            <w:r w:rsidRPr="2F32AA2D">
              <w:t>142</w:t>
            </w:r>
          </w:p>
        </w:tc>
        <w:tc>
          <w:tcPr>
            <w:tcW w:w="475" w:type="pct"/>
            <w:shd w:val="clear" w:color="auto" w:fill="auto"/>
            <w:noWrap/>
            <w:vAlign w:val="bottom"/>
            <w:hideMark/>
          </w:tcPr>
          <w:p w:rsidRPr="00733E59" w:rsidR="00B93346" w:rsidP="00121FBE" w:rsidRDefault="00B93346" w14:paraId="751E1815" w14:textId="77777777">
            <w:pPr>
              <w:pStyle w:val="TableText"/>
              <w:ind w:left="-490" w:right="170"/>
              <w:jc w:val="right"/>
            </w:pPr>
            <w:r w:rsidRPr="2F32AA2D">
              <w:t>24</w:t>
            </w:r>
          </w:p>
        </w:tc>
        <w:tc>
          <w:tcPr>
            <w:tcW w:w="475" w:type="pct"/>
            <w:shd w:val="clear" w:color="auto" w:fill="auto"/>
            <w:noWrap/>
            <w:vAlign w:val="bottom"/>
            <w:hideMark/>
          </w:tcPr>
          <w:p w:rsidRPr="00733E59" w:rsidR="00B93346" w:rsidP="00121FBE" w:rsidRDefault="00B93346" w14:paraId="1E8ECA94" w14:textId="77777777">
            <w:pPr>
              <w:pStyle w:val="TableText"/>
              <w:ind w:left="-490" w:right="170"/>
              <w:jc w:val="right"/>
            </w:pPr>
            <w:r w:rsidRPr="2F32AA2D">
              <w:t>36</w:t>
            </w:r>
          </w:p>
        </w:tc>
      </w:tr>
      <w:tr w:rsidRPr="00733E59" w:rsidR="00B93346" w:rsidTr="00F734B7" w14:paraId="46CC31C3" w14:textId="77777777">
        <w:trPr>
          <w:trHeight w:val="288"/>
        </w:trPr>
        <w:tc>
          <w:tcPr>
            <w:tcW w:w="1020" w:type="pct"/>
            <w:shd w:val="clear" w:color="auto" w:fill="auto"/>
            <w:noWrap/>
            <w:vAlign w:val="bottom"/>
            <w:hideMark/>
          </w:tcPr>
          <w:p w:rsidRPr="00733E59" w:rsidR="00B93346" w:rsidP="00121FBE" w:rsidRDefault="00B93346" w14:paraId="44076BF4" w14:textId="77777777">
            <w:pPr>
              <w:pStyle w:val="TableText"/>
            </w:pPr>
            <w:r w:rsidRPr="2F32AA2D">
              <w:t>Natural forestland</w:t>
            </w:r>
          </w:p>
        </w:tc>
        <w:tc>
          <w:tcPr>
            <w:tcW w:w="475" w:type="pct"/>
            <w:shd w:val="clear" w:color="auto" w:fill="auto"/>
            <w:noWrap/>
            <w:vAlign w:val="bottom"/>
            <w:hideMark/>
          </w:tcPr>
          <w:p w:rsidRPr="00733E59" w:rsidR="00B93346" w:rsidP="00121FBE" w:rsidRDefault="00B93346" w14:paraId="6BC5486E" w14:textId="77777777">
            <w:pPr>
              <w:pStyle w:val="TableText"/>
              <w:ind w:left="-490" w:right="170"/>
              <w:jc w:val="right"/>
            </w:pPr>
            <w:r w:rsidRPr="2F32AA2D">
              <w:t>8</w:t>
            </w:r>
          </w:p>
        </w:tc>
        <w:tc>
          <w:tcPr>
            <w:tcW w:w="545" w:type="pct"/>
            <w:shd w:val="clear" w:color="auto" w:fill="auto"/>
            <w:noWrap/>
            <w:vAlign w:val="bottom"/>
            <w:hideMark/>
          </w:tcPr>
          <w:p w:rsidRPr="00733E59" w:rsidR="00B93346" w:rsidP="00121FBE" w:rsidRDefault="00B93346" w14:paraId="0A78872B" w14:textId="77777777">
            <w:pPr>
              <w:pStyle w:val="TableText"/>
              <w:ind w:left="-490" w:right="170"/>
              <w:jc w:val="right"/>
            </w:pPr>
            <w:r w:rsidRPr="2F32AA2D">
              <w:t>1</w:t>
            </w:r>
          </w:p>
        </w:tc>
        <w:tc>
          <w:tcPr>
            <w:tcW w:w="475" w:type="pct"/>
            <w:shd w:val="clear" w:color="auto" w:fill="auto"/>
            <w:noWrap/>
            <w:vAlign w:val="bottom"/>
            <w:hideMark/>
          </w:tcPr>
          <w:p w:rsidRPr="00733E59" w:rsidR="00B93346" w:rsidP="00121FBE" w:rsidRDefault="00B93346" w14:paraId="4CE642FA" w14:textId="77777777">
            <w:pPr>
              <w:pStyle w:val="TableText"/>
              <w:ind w:left="-490" w:right="170"/>
              <w:jc w:val="right"/>
            </w:pPr>
            <w:r w:rsidRPr="2F32AA2D">
              <w:t>20</w:t>
            </w:r>
          </w:p>
        </w:tc>
        <w:tc>
          <w:tcPr>
            <w:tcW w:w="584" w:type="pct"/>
            <w:shd w:val="clear" w:color="auto" w:fill="auto"/>
            <w:noWrap/>
            <w:vAlign w:val="bottom"/>
            <w:hideMark/>
          </w:tcPr>
          <w:p w:rsidRPr="00733E59" w:rsidR="00B93346" w:rsidP="00121FBE" w:rsidRDefault="00B93346" w14:paraId="38A4602A" w14:textId="77777777">
            <w:pPr>
              <w:pStyle w:val="TableText"/>
              <w:ind w:left="-490" w:right="170"/>
              <w:jc w:val="right"/>
            </w:pPr>
            <w:r w:rsidRPr="2F32AA2D">
              <w:t>13</w:t>
            </w:r>
          </w:p>
        </w:tc>
        <w:tc>
          <w:tcPr>
            <w:tcW w:w="475" w:type="pct"/>
            <w:shd w:val="clear" w:color="auto" w:fill="auto"/>
            <w:noWrap/>
            <w:vAlign w:val="bottom"/>
            <w:hideMark/>
          </w:tcPr>
          <w:p w:rsidRPr="00733E59" w:rsidR="00B93346" w:rsidP="00121FBE" w:rsidRDefault="00B93346" w14:paraId="150A01F4" w14:textId="77777777">
            <w:pPr>
              <w:pStyle w:val="TableText"/>
              <w:ind w:left="-490" w:right="170"/>
              <w:jc w:val="right"/>
            </w:pPr>
            <w:r w:rsidRPr="2F32AA2D">
              <w:t>11</w:t>
            </w:r>
          </w:p>
        </w:tc>
        <w:tc>
          <w:tcPr>
            <w:tcW w:w="475" w:type="pct"/>
            <w:shd w:val="clear" w:color="auto" w:fill="auto"/>
            <w:noWrap/>
            <w:vAlign w:val="bottom"/>
            <w:hideMark/>
          </w:tcPr>
          <w:p w:rsidRPr="00733E59" w:rsidR="00B93346" w:rsidP="00121FBE" w:rsidRDefault="00B93346" w14:paraId="3BF9A730" w14:textId="77777777">
            <w:pPr>
              <w:pStyle w:val="TableText"/>
              <w:ind w:left="-490" w:right="170"/>
              <w:jc w:val="right"/>
            </w:pPr>
            <w:r w:rsidRPr="2F32AA2D">
              <w:t>58</w:t>
            </w:r>
          </w:p>
        </w:tc>
        <w:tc>
          <w:tcPr>
            <w:tcW w:w="475" w:type="pct"/>
            <w:shd w:val="clear" w:color="auto" w:fill="auto"/>
            <w:noWrap/>
            <w:vAlign w:val="bottom"/>
            <w:hideMark/>
          </w:tcPr>
          <w:p w:rsidRPr="00733E59" w:rsidR="00B93346" w:rsidP="00121FBE" w:rsidRDefault="00B93346" w14:paraId="738FA318" w14:textId="77777777">
            <w:pPr>
              <w:pStyle w:val="TableText"/>
              <w:ind w:left="-490" w:right="170"/>
              <w:jc w:val="right"/>
            </w:pPr>
            <w:r w:rsidRPr="2F32AA2D">
              <w:t>2</w:t>
            </w:r>
          </w:p>
        </w:tc>
        <w:tc>
          <w:tcPr>
            <w:tcW w:w="475" w:type="pct"/>
            <w:shd w:val="clear" w:color="auto" w:fill="auto"/>
            <w:noWrap/>
            <w:vAlign w:val="bottom"/>
            <w:hideMark/>
          </w:tcPr>
          <w:p w:rsidRPr="00733E59" w:rsidR="00B93346" w:rsidP="00121FBE" w:rsidRDefault="00B93346" w14:paraId="6870B492" w14:textId="77777777">
            <w:pPr>
              <w:pStyle w:val="TableText"/>
              <w:ind w:left="-490" w:right="170"/>
              <w:jc w:val="right"/>
            </w:pPr>
            <w:r w:rsidRPr="2F32AA2D">
              <w:t>11</w:t>
            </w:r>
          </w:p>
        </w:tc>
      </w:tr>
      <w:tr w:rsidRPr="00733E59" w:rsidR="00B93346" w:rsidTr="00F734B7" w14:paraId="1665F39A" w14:textId="77777777">
        <w:trPr>
          <w:trHeight w:val="300"/>
        </w:trPr>
        <w:tc>
          <w:tcPr>
            <w:tcW w:w="1020" w:type="pct"/>
            <w:shd w:val="clear" w:color="auto" w:fill="auto"/>
            <w:noWrap/>
            <w:vAlign w:val="bottom"/>
            <w:hideMark/>
          </w:tcPr>
          <w:p w:rsidRPr="00733E59" w:rsidR="00B93346" w:rsidP="00121FBE" w:rsidRDefault="00B93346" w14:paraId="229DCED2" w14:textId="3C465AD3">
            <w:pPr>
              <w:pStyle w:val="TableText"/>
            </w:pPr>
            <w:r w:rsidRPr="2F32AA2D">
              <w:t>Natur</w:t>
            </w:r>
            <w:r w:rsidR="00342D46">
              <w:t>al</w:t>
            </w:r>
            <w:r w:rsidRPr="2F32AA2D">
              <w:t xml:space="preserve"> grassland</w:t>
            </w:r>
          </w:p>
        </w:tc>
        <w:tc>
          <w:tcPr>
            <w:tcW w:w="475" w:type="pct"/>
            <w:shd w:val="clear" w:color="auto" w:fill="auto"/>
            <w:noWrap/>
            <w:vAlign w:val="bottom"/>
            <w:hideMark/>
          </w:tcPr>
          <w:p w:rsidRPr="00733E59" w:rsidR="00B93346" w:rsidP="00121FBE" w:rsidRDefault="00B93346" w14:paraId="1B1424FC" w14:textId="77777777">
            <w:pPr>
              <w:pStyle w:val="TableText"/>
              <w:ind w:left="-490" w:right="170"/>
              <w:jc w:val="right"/>
            </w:pPr>
            <w:r w:rsidRPr="2F32AA2D">
              <w:t>1</w:t>
            </w:r>
          </w:p>
        </w:tc>
        <w:tc>
          <w:tcPr>
            <w:tcW w:w="545" w:type="pct"/>
            <w:shd w:val="clear" w:color="auto" w:fill="auto"/>
            <w:noWrap/>
            <w:vAlign w:val="bottom"/>
            <w:hideMark/>
          </w:tcPr>
          <w:p w:rsidRPr="00733E59" w:rsidR="00B93346" w:rsidP="00121FBE" w:rsidRDefault="00B93346" w14:paraId="6EDB9117" w14:textId="77777777">
            <w:pPr>
              <w:pStyle w:val="TableText"/>
              <w:ind w:left="-490" w:right="170"/>
              <w:jc w:val="right"/>
            </w:pPr>
            <w:r w:rsidRPr="2F32AA2D">
              <w:t>2</w:t>
            </w:r>
          </w:p>
        </w:tc>
        <w:tc>
          <w:tcPr>
            <w:tcW w:w="475" w:type="pct"/>
            <w:shd w:val="clear" w:color="auto" w:fill="auto"/>
            <w:noWrap/>
            <w:vAlign w:val="bottom"/>
            <w:hideMark/>
          </w:tcPr>
          <w:p w:rsidRPr="00733E59" w:rsidR="00B93346" w:rsidP="00121FBE" w:rsidRDefault="00B93346" w14:paraId="785A0C5F" w14:textId="77777777">
            <w:pPr>
              <w:pStyle w:val="TableText"/>
              <w:ind w:left="-490" w:right="170"/>
              <w:jc w:val="right"/>
            </w:pPr>
            <w:r w:rsidRPr="2F32AA2D">
              <w:t>8</w:t>
            </w:r>
          </w:p>
        </w:tc>
        <w:tc>
          <w:tcPr>
            <w:tcW w:w="584" w:type="pct"/>
            <w:shd w:val="clear" w:color="auto" w:fill="auto"/>
            <w:noWrap/>
            <w:vAlign w:val="bottom"/>
            <w:hideMark/>
          </w:tcPr>
          <w:p w:rsidRPr="00733E59" w:rsidR="00B93346" w:rsidP="00121FBE" w:rsidRDefault="00B93346" w14:paraId="3199A3CE" w14:textId="77777777">
            <w:pPr>
              <w:pStyle w:val="TableText"/>
              <w:ind w:left="-490" w:right="170"/>
              <w:jc w:val="right"/>
            </w:pPr>
            <w:r w:rsidRPr="2F32AA2D">
              <w:t>6</w:t>
            </w:r>
          </w:p>
        </w:tc>
        <w:tc>
          <w:tcPr>
            <w:tcW w:w="475" w:type="pct"/>
            <w:shd w:val="clear" w:color="auto" w:fill="auto"/>
            <w:noWrap/>
            <w:vAlign w:val="bottom"/>
            <w:hideMark/>
          </w:tcPr>
          <w:p w:rsidRPr="00733E59" w:rsidR="00B93346" w:rsidP="00121FBE" w:rsidRDefault="00B93346" w14:paraId="6E2DE316" w14:textId="77777777">
            <w:pPr>
              <w:pStyle w:val="TableText"/>
              <w:ind w:left="-490" w:right="170"/>
              <w:jc w:val="right"/>
            </w:pPr>
            <w:r w:rsidRPr="2F32AA2D">
              <w:t>16</w:t>
            </w:r>
          </w:p>
        </w:tc>
        <w:tc>
          <w:tcPr>
            <w:tcW w:w="475" w:type="pct"/>
            <w:shd w:val="clear" w:color="auto" w:fill="auto"/>
            <w:noWrap/>
            <w:vAlign w:val="bottom"/>
            <w:hideMark/>
          </w:tcPr>
          <w:p w:rsidRPr="00733E59" w:rsidR="00B93346" w:rsidP="00121FBE" w:rsidRDefault="00B93346" w14:paraId="716DA73E" w14:textId="77777777">
            <w:pPr>
              <w:pStyle w:val="TableText"/>
              <w:ind w:left="-490" w:right="170"/>
              <w:jc w:val="right"/>
            </w:pPr>
            <w:r w:rsidRPr="2F32AA2D">
              <w:t>75</w:t>
            </w:r>
          </w:p>
        </w:tc>
        <w:tc>
          <w:tcPr>
            <w:tcW w:w="475" w:type="pct"/>
            <w:shd w:val="clear" w:color="auto" w:fill="auto"/>
            <w:noWrap/>
            <w:vAlign w:val="bottom"/>
            <w:hideMark/>
          </w:tcPr>
          <w:p w:rsidRPr="00733E59" w:rsidR="00B93346" w:rsidP="00121FBE" w:rsidRDefault="00B93346" w14:paraId="16B5F73A" w14:textId="77777777">
            <w:pPr>
              <w:pStyle w:val="TableText"/>
              <w:ind w:left="-490" w:right="170"/>
              <w:jc w:val="right"/>
            </w:pPr>
            <w:r w:rsidRPr="2F32AA2D">
              <w:t>0</w:t>
            </w:r>
          </w:p>
        </w:tc>
        <w:tc>
          <w:tcPr>
            <w:tcW w:w="475" w:type="pct"/>
            <w:shd w:val="clear" w:color="auto" w:fill="auto"/>
            <w:noWrap/>
            <w:vAlign w:val="bottom"/>
            <w:hideMark/>
          </w:tcPr>
          <w:p w:rsidRPr="00733E59" w:rsidR="00B93346" w:rsidP="00121FBE" w:rsidRDefault="00B93346" w14:paraId="5DDA2FBB" w14:textId="77777777">
            <w:pPr>
              <w:pStyle w:val="TableText"/>
              <w:ind w:left="-490" w:right="170"/>
              <w:jc w:val="right"/>
            </w:pPr>
            <w:r w:rsidRPr="2F32AA2D">
              <w:t>5</w:t>
            </w:r>
          </w:p>
        </w:tc>
      </w:tr>
    </w:tbl>
    <w:p w:rsidRPr="00733E59" w:rsidR="00B93346" w:rsidP="00F35D81" w:rsidRDefault="00B93346" w14:paraId="603F062D" w14:textId="77777777">
      <w:pPr>
        <w:pStyle w:val="Source1"/>
      </w:pPr>
      <w:r w:rsidRPr="00733E59">
        <w:t xml:space="preserve"> </w:t>
      </w:r>
    </w:p>
    <w:p w:rsidRPr="001A3F0C" w:rsidR="00B93346" w:rsidP="00F35D81" w:rsidRDefault="00B93346" w14:paraId="6CDCE521" w14:textId="7911A26D">
      <w:pPr>
        <w:pStyle w:val="Heading2"/>
      </w:pPr>
      <w:bookmarkStart w:name="_Toc503712821" w:id="202"/>
      <w:bookmarkStart w:name="_Toc504465575" w:id="203"/>
      <w:bookmarkStart w:name="_Toc118979533" w:id="204"/>
      <w:r w:rsidRPr="001A3F0C">
        <w:t>Data Process to Satisfy Zero Profit, Market Clearance Cond</w:t>
      </w:r>
      <w:r w:rsidRPr="00FB1BBB">
        <w:t>ition</w:t>
      </w:r>
      <w:r w:rsidR="00884447">
        <w:t>,</w:t>
      </w:r>
      <w:r w:rsidRPr="00FB1BBB">
        <w:t xml:space="preserve"> and Income </w:t>
      </w:r>
      <w:bookmarkEnd w:id="202"/>
      <w:bookmarkEnd w:id="203"/>
      <w:r w:rsidR="00C246D4">
        <w:t>Balance</w:t>
      </w:r>
      <w:bookmarkEnd w:id="204"/>
      <w:r w:rsidRPr="001A3F0C" w:rsidR="00C246D4">
        <w:t xml:space="preserve"> </w:t>
      </w:r>
    </w:p>
    <w:p w:rsidR="00691642" w:rsidP="00F35D81" w:rsidRDefault="00B93346" w14:paraId="713A2D17" w14:textId="6DF16829">
      <w:pPr>
        <w:pStyle w:val="BodyText"/>
      </w:pPr>
      <w:r w:rsidRPr="001D4C78">
        <w:t xml:space="preserve">We have discussed sector aggregation and disaggregation for </w:t>
      </w:r>
      <w:r w:rsidRPr="00151C2A">
        <w:t>ag</w:t>
      </w:r>
      <w:r>
        <w:t>riculture</w:t>
      </w:r>
      <w:r w:rsidRPr="001D4C78">
        <w:t>, biofuel, transportation</w:t>
      </w:r>
      <w:r>
        <w:t>,</w:t>
      </w:r>
      <w:r w:rsidRPr="001D4C78">
        <w:t xml:space="preserve"> and energy data replacement for </w:t>
      </w:r>
      <w:r>
        <w:t xml:space="preserve">the </w:t>
      </w:r>
      <w:r w:rsidRPr="00F65C48">
        <w:t xml:space="preserve">GTAP </w:t>
      </w:r>
      <w:r w:rsidR="00E21CCF">
        <w:t>v7.1</w:t>
      </w:r>
      <w:r w:rsidRPr="00F65C48">
        <w:t xml:space="preserve"> database. Consequently, market clearance, </w:t>
      </w:r>
      <w:r w:rsidRPr="00F65C48" w:rsidR="000824B1">
        <w:t>ze</w:t>
      </w:r>
      <w:r w:rsidRPr="001D4C78" w:rsidR="000824B1">
        <w:t>ro</w:t>
      </w:r>
      <w:r w:rsidR="000824B1">
        <w:t>-</w:t>
      </w:r>
      <w:r w:rsidRPr="001D4C78">
        <w:t xml:space="preserve">profit </w:t>
      </w:r>
      <w:r w:rsidRPr="00151C2A">
        <w:t>condition</w:t>
      </w:r>
      <w:r>
        <w:t>s</w:t>
      </w:r>
      <w:r w:rsidRPr="00151C2A">
        <w:t xml:space="preserve">, and </w:t>
      </w:r>
      <w:r>
        <w:t>the</w:t>
      </w:r>
      <w:r w:rsidRPr="001D4C78">
        <w:t xml:space="preserve"> income constraint </w:t>
      </w:r>
      <w:r w:rsidR="00A140DE">
        <w:t xml:space="preserve">no longer </w:t>
      </w:r>
      <w:r w:rsidRPr="001D4C78">
        <w:t xml:space="preserve">hold </w:t>
      </w:r>
      <w:r w:rsidR="00A140DE">
        <w:t>following these</w:t>
      </w:r>
      <w:r w:rsidRPr="001D4C78">
        <w:t xml:space="preserve"> modification</w:t>
      </w:r>
      <w:r w:rsidR="00A140DE">
        <w:t>s</w:t>
      </w:r>
      <w:r w:rsidRPr="001D4C78">
        <w:t xml:space="preserve"> </w:t>
      </w:r>
      <w:r w:rsidR="00A140DE">
        <w:t>to</w:t>
      </w:r>
      <w:r w:rsidRPr="001D4C78">
        <w:t xml:space="preserve"> the </w:t>
      </w:r>
      <w:r>
        <w:t>original</w:t>
      </w:r>
      <w:r w:rsidRPr="00151C2A">
        <w:t xml:space="preserve"> </w:t>
      </w:r>
      <w:r w:rsidRPr="00F65C48">
        <w:t xml:space="preserve">GTAP </w:t>
      </w:r>
      <w:r w:rsidR="00E21CCF">
        <w:t>v7.1</w:t>
      </w:r>
      <w:r w:rsidRPr="00F65C48">
        <w:t xml:space="preserve"> database</w:t>
      </w:r>
      <w:r w:rsidR="00E71484">
        <w:t>,</w:t>
      </w:r>
      <w:r w:rsidR="00613095">
        <w:t xml:space="preserve"> and additional </w:t>
      </w:r>
      <w:r w:rsidR="00475701">
        <w:t xml:space="preserve">modifications are needed to </w:t>
      </w:r>
      <w:r w:rsidR="00C06AF5">
        <w:t>rebalance</w:t>
      </w:r>
      <w:r w:rsidR="00410CAE">
        <w:t xml:space="preserve"> the dataset</w:t>
      </w:r>
      <w:r w:rsidRPr="00F65C48">
        <w:t xml:space="preserve">. A key challenge </w:t>
      </w:r>
      <w:r w:rsidR="00884447">
        <w:t>wa</w:t>
      </w:r>
      <w:r w:rsidRPr="00F65C48" w:rsidR="00884447">
        <w:t xml:space="preserve">s </w:t>
      </w:r>
      <w:r w:rsidRPr="00F65C48">
        <w:t>ensur</w:t>
      </w:r>
      <w:r w:rsidR="00884447">
        <w:t>ing</w:t>
      </w:r>
      <w:r w:rsidRPr="00F65C48">
        <w:t xml:space="preserve"> </w:t>
      </w:r>
      <w:r w:rsidR="001D145D">
        <w:t>all</w:t>
      </w:r>
      <w:r w:rsidRPr="00F65C48">
        <w:t xml:space="preserve"> conditions continue to be met following the creation of additional disaggregated markets</w:t>
      </w:r>
      <w:r w:rsidRPr="001D4C78">
        <w:t xml:space="preserve"> for all markets and region-wide budget </w:t>
      </w:r>
      <w:r w:rsidRPr="00151C2A">
        <w:t>constraint</w:t>
      </w:r>
      <w:r>
        <w:t>s</w:t>
      </w:r>
      <w:r w:rsidRPr="00151C2A">
        <w:t>.</w:t>
      </w:r>
      <w:r w:rsidRPr="001D4C78">
        <w:t xml:space="preserve"> </w:t>
      </w:r>
    </w:p>
    <w:p w:rsidR="00B93346" w:rsidP="00F35D81" w:rsidRDefault="00B93346" w14:paraId="02E66D7C" w14:textId="5B9234B6">
      <w:pPr>
        <w:pStyle w:val="BodyText"/>
      </w:pPr>
      <w:r w:rsidRPr="001D4C78">
        <w:t xml:space="preserve">In the </w:t>
      </w:r>
      <w:r w:rsidRPr="00151C2A">
        <w:t>ag</w:t>
      </w:r>
      <w:r>
        <w:t>riculture</w:t>
      </w:r>
      <w:r w:rsidRPr="001D4C78">
        <w:t xml:space="preserve"> and biofuel </w:t>
      </w:r>
      <w:r>
        <w:t>disaggregation</w:t>
      </w:r>
      <w:r w:rsidRPr="001D4C78">
        <w:t xml:space="preserve">, </w:t>
      </w:r>
      <w:proofErr w:type="spellStart"/>
      <w:r w:rsidRPr="00151C2A">
        <w:t>Split</w:t>
      </w:r>
      <w:r>
        <w:t>C</w:t>
      </w:r>
      <w:r w:rsidRPr="00151C2A">
        <w:t>om</w:t>
      </w:r>
      <w:proofErr w:type="spellEnd"/>
      <w:r w:rsidRPr="00151C2A">
        <w:t xml:space="preserve"> </w:t>
      </w:r>
      <w:r>
        <w:t>wa</w:t>
      </w:r>
      <w:r w:rsidRPr="00151C2A">
        <w:t>s</w:t>
      </w:r>
      <w:r w:rsidRPr="001D4C78">
        <w:t xml:space="preserve"> used </w:t>
      </w:r>
      <w:r>
        <w:t>on</w:t>
      </w:r>
      <w:r w:rsidRPr="00151C2A">
        <w:t xml:space="preserve"> </w:t>
      </w:r>
      <w:r w:rsidRPr="001D4C78">
        <w:t>the GTAP data</w:t>
      </w:r>
      <w:r w:rsidR="00E7083A">
        <w:t xml:space="preserve">, which </w:t>
      </w:r>
      <w:r w:rsidR="00B34813">
        <w:t>allowed for rebalancing of the</w:t>
      </w:r>
      <w:r w:rsidRPr="001D4C78">
        <w:t xml:space="preserve"> new </w:t>
      </w:r>
      <w:r w:rsidRPr="00151C2A">
        <w:t>base</w:t>
      </w:r>
      <w:r>
        <w:t>-</w:t>
      </w:r>
      <w:r w:rsidRPr="00F76612">
        <w:t xml:space="preserve">year data </w:t>
      </w:r>
      <w:r w:rsidR="00B34813">
        <w:t>within the software</w:t>
      </w:r>
      <w:r w:rsidRPr="00F76612">
        <w:t xml:space="preserve"> to preserve these conditions </w:t>
      </w:r>
      <w:r>
        <w:t>and</w:t>
      </w:r>
      <w:r w:rsidRPr="009F1CDF">
        <w:t xml:space="preserve"> </w:t>
      </w:r>
      <w:r w:rsidRPr="00F76612">
        <w:t>accoun</w:t>
      </w:r>
      <w:r w:rsidRPr="0051005E">
        <w:t xml:space="preserve">ting identities. </w:t>
      </w:r>
      <w:r w:rsidRPr="00AD24F4">
        <w:t xml:space="preserve">For energy replacement </w:t>
      </w:r>
      <w:r>
        <w:t>from the</w:t>
      </w:r>
      <w:r w:rsidRPr="00AA2F40">
        <w:t xml:space="preserve"> new </w:t>
      </w:r>
      <w:r w:rsidR="00C246D4">
        <w:t>WED2010</w:t>
      </w:r>
      <w:r w:rsidRPr="00AA2F40" w:rsidR="00C246D4">
        <w:t xml:space="preserve"> </w:t>
      </w:r>
      <w:r w:rsidRPr="00AA2F40">
        <w:t xml:space="preserve">data and </w:t>
      </w:r>
      <w:r>
        <w:t>the disaggregated transportation sector</w:t>
      </w:r>
      <w:r w:rsidRPr="00AD24F4">
        <w:t xml:space="preserve">, </w:t>
      </w:r>
      <w:r w:rsidR="00691642">
        <w:t>it was less straightforward. W</w:t>
      </w:r>
      <w:r w:rsidRPr="00AD24F4">
        <w:t xml:space="preserve">e </w:t>
      </w:r>
      <w:r w:rsidRPr="00AA2F40">
        <w:t>dev</w:t>
      </w:r>
      <w:r w:rsidRPr="00095721">
        <w:t>elop</w:t>
      </w:r>
      <w:r>
        <w:t>ed</w:t>
      </w:r>
      <w:r w:rsidRPr="009E26AF">
        <w:t xml:space="preserve"> an optimization model to minimize the sum of the square</w:t>
      </w:r>
      <w:r w:rsidR="00674F29">
        <w:t>s</w:t>
      </w:r>
      <w:r w:rsidRPr="009E26AF">
        <w:t xml:space="preserve"> of </w:t>
      </w:r>
      <w:r w:rsidR="00674F29">
        <w:t>the</w:t>
      </w:r>
      <w:r w:rsidRPr="009E26AF">
        <w:t xml:space="preserve"> deviation between the initial data and </w:t>
      </w:r>
      <w:r>
        <w:t xml:space="preserve">the </w:t>
      </w:r>
      <w:r w:rsidRPr="009E26AF">
        <w:t>adjusted data for all goods while simultaneously satis</w:t>
      </w:r>
      <w:r w:rsidRPr="00F30ADB">
        <w:t xml:space="preserve">fying </w:t>
      </w:r>
      <w:r w:rsidR="00C246D4">
        <w:t xml:space="preserve">the </w:t>
      </w:r>
      <w:r w:rsidRPr="00F30ADB">
        <w:t xml:space="preserve">three </w:t>
      </w:r>
      <w:r w:rsidR="00C246D4">
        <w:t xml:space="preserve">accounting </w:t>
      </w:r>
      <w:r w:rsidRPr="00F30ADB">
        <w:t>identities</w:t>
      </w:r>
      <w:r w:rsidR="00C246D4">
        <w:t xml:space="preserve"> (i.e., zero profit, market clearance, and income balance)</w:t>
      </w:r>
      <w:r w:rsidRPr="00F30ADB">
        <w:t xml:space="preserve">. </w:t>
      </w:r>
      <w:r>
        <w:t>Sectoral</w:t>
      </w:r>
      <w:r w:rsidRPr="00F30ADB">
        <w:t xml:space="preserve"> domestic production and energy input </w:t>
      </w:r>
      <w:r w:rsidRPr="00AA0D3F">
        <w:t>requirement</w:t>
      </w:r>
      <w:r>
        <w:t>s</w:t>
      </w:r>
      <w:r w:rsidRPr="00F30ADB">
        <w:t xml:space="preserve"> </w:t>
      </w:r>
      <w:r>
        <w:t>we</w:t>
      </w:r>
      <w:r w:rsidRPr="00AA0D3F">
        <w:t xml:space="preserve">re </w:t>
      </w:r>
      <w:r w:rsidRPr="00F30ADB">
        <w:t xml:space="preserve">assumed to remain fixed at the initial </w:t>
      </w:r>
      <w:r w:rsidRPr="00AA0D3F">
        <w:t>level</w:t>
      </w:r>
      <w:r w:rsidR="00884447">
        <w:t>,</w:t>
      </w:r>
      <w:r w:rsidRPr="00F30ADB">
        <w:t xml:space="preserve"> while labor, capital</w:t>
      </w:r>
      <w:r>
        <w:t>,</w:t>
      </w:r>
      <w:r w:rsidRPr="00F30ADB">
        <w:t xml:space="preserve"> and other </w:t>
      </w:r>
      <w:r w:rsidR="00FA61C5">
        <w:t>non</w:t>
      </w:r>
      <w:r w:rsidRPr="00F30ADB">
        <w:t xml:space="preserve">energy intermediate goods </w:t>
      </w:r>
      <w:r w:rsidR="0024308F">
        <w:t>were</w:t>
      </w:r>
      <w:r w:rsidRPr="00F30ADB">
        <w:t xml:space="preserve"> adjusted to satisfy the zero-profit condition. </w:t>
      </w:r>
      <w:r>
        <w:t>Similarly, c</w:t>
      </w:r>
      <w:r w:rsidRPr="00F30ADB">
        <w:t>on</w:t>
      </w:r>
      <w:r w:rsidRPr="00A86C73">
        <w:t>sumption for household, government</w:t>
      </w:r>
      <w:r>
        <w:t>,</w:t>
      </w:r>
      <w:r w:rsidRPr="00A86C73">
        <w:t xml:space="preserve"> and bilateral trade </w:t>
      </w:r>
      <w:r w:rsidR="0024308F">
        <w:t>were</w:t>
      </w:r>
      <w:r w:rsidRPr="00A86C73">
        <w:t xml:space="preserve"> adjusted to ensure market clearance conditions hold. Finally, labor, capital</w:t>
      </w:r>
      <w:r w:rsidR="00884447">
        <w:t>,</w:t>
      </w:r>
      <w:r w:rsidRPr="00A86C73">
        <w:t xml:space="preserve"> and other resource </w:t>
      </w:r>
      <w:r w:rsidRPr="00AA0D3F">
        <w:t>endowment</w:t>
      </w:r>
      <w:r>
        <w:t>s</w:t>
      </w:r>
      <w:r w:rsidRPr="00A86C73">
        <w:t xml:space="preserve"> </w:t>
      </w:r>
      <w:r>
        <w:t>we</w:t>
      </w:r>
      <w:r w:rsidRPr="00AA0D3F">
        <w:t xml:space="preserve">re </w:t>
      </w:r>
      <w:r w:rsidRPr="00A86C73">
        <w:t>restricted to equal the demand of labor, capital</w:t>
      </w:r>
      <w:r>
        <w:t>,</w:t>
      </w:r>
      <w:r w:rsidRPr="00A86C73">
        <w:t xml:space="preserve"> and </w:t>
      </w:r>
      <w:r w:rsidRPr="00AA0D3F">
        <w:t>resource</w:t>
      </w:r>
      <w:r>
        <w:t>s</w:t>
      </w:r>
      <w:r w:rsidRPr="00A86C73">
        <w:t xml:space="preserve"> used </w:t>
      </w:r>
      <w:r>
        <w:t>across</w:t>
      </w:r>
      <w:r w:rsidRPr="00AA0D3F">
        <w:t xml:space="preserve"> </w:t>
      </w:r>
      <w:r w:rsidRPr="00A86C73">
        <w:t>all sector</w:t>
      </w:r>
      <w:r w:rsidRPr="00FC74D3">
        <w:t>s</w:t>
      </w:r>
      <w:r>
        <w:t>,</w:t>
      </w:r>
      <w:r w:rsidRPr="00FC74D3">
        <w:t xml:space="preserve"> </w:t>
      </w:r>
      <w:r w:rsidRPr="00706D73">
        <w:t>household</w:t>
      </w:r>
      <w:r>
        <w:t>s</w:t>
      </w:r>
      <w:r w:rsidRPr="00FC74D3">
        <w:t>,</w:t>
      </w:r>
      <w:r w:rsidR="00EA6C42">
        <w:t xml:space="preserve"> </w:t>
      </w:r>
      <w:r>
        <w:t>the</w:t>
      </w:r>
      <w:r w:rsidRPr="00706D73">
        <w:t xml:space="preserve"> </w:t>
      </w:r>
      <w:r w:rsidRPr="00FC74D3">
        <w:t>government</w:t>
      </w:r>
      <w:r w:rsidR="00E71484">
        <w:t>,</w:t>
      </w:r>
      <w:r w:rsidRPr="00FC74D3">
        <w:t xml:space="preserve"> </w:t>
      </w:r>
      <w:r w:rsidR="00EA6C42">
        <w:t xml:space="preserve">and balance of payment deficit </w:t>
      </w:r>
      <w:r w:rsidRPr="00FC74D3">
        <w:t xml:space="preserve">to satisfy the income constraint. The modified data preserve these three accounting identities and become the final </w:t>
      </w:r>
      <w:r w:rsidRPr="00706D73">
        <w:t>base</w:t>
      </w:r>
      <w:r>
        <w:t>-</w:t>
      </w:r>
      <w:r w:rsidRPr="00FC74D3">
        <w:t>year data used in ADAGE.</w:t>
      </w:r>
    </w:p>
    <w:p w:rsidR="00FC5958" w:rsidP="00F35D81" w:rsidRDefault="00FC5958" w14:paraId="6B7DD660" w14:textId="77777777">
      <w:pPr>
        <w:pStyle w:val="BodyText"/>
        <w:sectPr w:rsidR="00FC5958" w:rsidSect="00237515">
          <w:pgSz w:w="12240" w:h="15840" w:code="1"/>
          <w:pgMar w:top="1440" w:right="1440" w:bottom="1440" w:left="1440" w:header="720" w:footer="720" w:gutter="0"/>
          <w:pgNumType w:start="1" w:chapStyle="1"/>
          <w:cols w:space="720"/>
        </w:sectPr>
      </w:pPr>
    </w:p>
    <w:p w:rsidRPr="00733E59" w:rsidR="005E5834" w:rsidP="00837A60" w:rsidRDefault="005E5834" w14:paraId="64EB37D2" w14:textId="77777777">
      <w:pPr>
        <w:pStyle w:val="Heading1"/>
      </w:pPr>
      <w:bookmarkStart w:name="_Toc503712828" w:id="205"/>
      <w:bookmarkStart w:name="_Toc504465582" w:id="206"/>
      <w:bookmarkStart w:name="_Toc503712832" w:id="207"/>
      <w:bookmarkStart w:name="_Toc504465586" w:id="208"/>
      <w:bookmarkStart w:name="_Toc503712822" w:id="209"/>
      <w:bookmarkStart w:name="_Toc504465576" w:id="210"/>
      <w:r>
        <w:br/>
      </w:r>
      <w:bookmarkStart w:name="_Toc118979534" w:id="211"/>
      <w:r w:rsidRPr="00733E59">
        <w:t xml:space="preserve">GHG </w:t>
      </w:r>
      <w:bookmarkEnd w:id="205"/>
      <w:bookmarkEnd w:id="206"/>
      <w:r>
        <w:t>Emissions</w:t>
      </w:r>
      <w:bookmarkEnd w:id="211"/>
    </w:p>
    <w:p w:rsidRPr="00706D73" w:rsidR="005E5834" w:rsidP="005E5834" w:rsidRDefault="005E5834" w14:paraId="2EC94E8E" w14:textId="2721D2EF">
      <w:pPr>
        <w:pStyle w:val="BodyText"/>
      </w:pPr>
      <w:r w:rsidRPr="00F65C48">
        <w:t xml:space="preserve">ADAGE </w:t>
      </w:r>
      <w:r w:rsidR="009F511F">
        <w:t>accounts for</w:t>
      </w:r>
      <w:r w:rsidRPr="00F65C48">
        <w:t xml:space="preserve"> six types of Kyoto </w:t>
      </w:r>
      <w:r>
        <w:t>GHG</w:t>
      </w:r>
      <w:r w:rsidRPr="00F65C48">
        <w:t xml:space="preserve"> emissions: carbon dioxide (CO</w:t>
      </w:r>
      <w:r w:rsidRPr="001D4C78">
        <w:rPr>
          <w:vertAlign w:val="subscript"/>
        </w:rPr>
        <w:t>2</w:t>
      </w:r>
      <w:r w:rsidRPr="009C0E15">
        <w:t>), methane (CH</w:t>
      </w:r>
      <w:r w:rsidRPr="00F76612">
        <w:rPr>
          <w:vertAlign w:val="subscript"/>
        </w:rPr>
        <w:t>4</w:t>
      </w:r>
      <w:r w:rsidRPr="0051005E">
        <w:t>), nitrous oxide (N</w:t>
      </w:r>
      <w:r w:rsidRPr="00B22A0F">
        <w:rPr>
          <w:vertAlign w:val="subscript"/>
        </w:rPr>
        <w:t>2</w:t>
      </w:r>
      <w:r w:rsidRPr="00AD24F4">
        <w:t>O), perfluorocarbons (PFCs), hydrofluorocarbons (HFCs), and sulfur hexafluoride (SF</w:t>
      </w:r>
      <w:r w:rsidRPr="00994A32">
        <w:rPr>
          <w:vertAlign w:val="subscript"/>
        </w:rPr>
        <w:t>6</w:t>
      </w:r>
      <w:r w:rsidRPr="009E26AF">
        <w:t>), gases that have direct r</w:t>
      </w:r>
      <w:r w:rsidRPr="00F30ADB">
        <w:t xml:space="preserve">adiative forcing effects in the atmosphere. This </w:t>
      </w:r>
      <w:r>
        <w:t>section</w:t>
      </w:r>
      <w:r w:rsidRPr="00FC74D3">
        <w:t xml:space="preserve"> discusses </w:t>
      </w:r>
      <w:r>
        <w:t xml:space="preserve">the </w:t>
      </w:r>
      <w:r w:rsidRPr="00FC74D3">
        <w:t xml:space="preserve">data </w:t>
      </w:r>
      <w:r w:rsidRPr="00706D73">
        <w:t>source</w:t>
      </w:r>
      <w:r>
        <w:t>s</w:t>
      </w:r>
      <w:r w:rsidRPr="00FC74D3">
        <w:t xml:space="preserve"> and procedures </w:t>
      </w:r>
      <w:r>
        <w:t xml:space="preserve">used </w:t>
      </w:r>
      <w:r w:rsidRPr="00FC74D3">
        <w:t xml:space="preserve">to prepare </w:t>
      </w:r>
      <w:r w:rsidRPr="00E76F54">
        <w:t>GHG</w:t>
      </w:r>
      <w:r w:rsidRPr="00DF4581">
        <w:t xml:space="preserve"> emissions accounting in ADAGE for the </w:t>
      </w:r>
      <w:r>
        <w:t xml:space="preserve">2010 </w:t>
      </w:r>
      <w:r w:rsidRPr="00DF4581">
        <w:t xml:space="preserve">base year and </w:t>
      </w:r>
      <w:r>
        <w:t xml:space="preserve">for </w:t>
      </w:r>
      <w:r w:rsidRPr="00DF4581">
        <w:t xml:space="preserve">future emissions </w:t>
      </w:r>
      <w:r w:rsidRPr="00706D73">
        <w:t>pathway</w:t>
      </w:r>
      <w:r>
        <w:t>s</w:t>
      </w:r>
      <w:r w:rsidRPr="00DF4581">
        <w:t xml:space="preserve"> </w:t>
      </w:r>
      <w:r>
        <w:t>through</w:t>
      </w:r>
      <w:r w:rsidRPr="00DF4581">
        <w:t xml:space="preserve"> 2050. CO</w:t>
      </w:r>
      <w:r w:rsidRPr="00322DDE">
        <w:rPr>
          <w:vertAlign w:val="subscript"/>
        </w:rPr>
        <w:t>2</w:t>
      </w:r>
      <w:r w:rsidRPr="00706D73">
        <w:t xml:space="preserve"> emissions from fossil fuel use are tied directly to </w:t>
      </w:r>
      <w:r>
        <w:t xml:space="preserve">the </w:t>
      </w:r>
      <w:r w:rsidRPr="00706D73">
        <w:t>combustion of fossil fuels</w:t>
      </w:r>
      <w:r w:rsidR="00E71484">
        <w:t>,</w:t>
      </w:r>
      <w:r w:rsidRPr="00706D73">
        <w:t xml:space="preserve"> </w:t>
      </w:r>
      <w:r>
        <w:t xml:space="preserve">while </w:t>
      </w:r>
      <w:r w:rsidRPr="00706D73">
        <w:t>CO</w:t>
      </w:r>
      <w:r w:rsidRPr="00706D73">
        <w:rPr>
          <w:vertAlign w:val="subscript"/>
        </w:rPr>
        <w:t>2</w:t>
      </w:r>
      <w:r w:rsidRPr="00706D73">
        <w:t xml:space="preserve"> emissions from land use change </w:t>
      </w:r>
      <w:r>
        <w:t>are</w:t>
      </w:r>
      <w:r w:rsidRPr="00706D73">
        <w:t xml:space="preserve"> tied to </w:t>
      </w:r>
      <w:r w:rsidR="00651355">
        <w:t xml:space="preserve">changes in </w:t>
      </w:r>
      <w:r>
        <w:t xml:space="preserve">the </w:t>
      </w:r>
      <w:r w:rsidRPr="00706D73">
        <w:t xml:space="preserve">carbon stock in </w:t>
      </w:r>
      <w:r>
        <w:t xml:space="preserve">various </w:t>
      </w:r>
      <w:r w:rsidRPr="00706D73">
        <w:t>land types</w:t>
      </w:r>
      <w:r>
        <w:t>.</w:t>
      </w:r>
      <w:r w:rsidRPr="00706D73">
        <w:t xml:space="preserve"> </w:t>
      </w:r>
      <w:r>
        <w:t>Other</w:t>
      </w:r>
      <w:r w:rsidRPr="00706D73">
        <w:t xml:space="preserve"> GHG emissions are linked to </w:t>
      </w:r>
      <w:r>
        <w:t>various</w:t>
      </w:r>
      <w:r w:rsidRPr="00706D73">
        <w:t xml:space="preserve"> </w:t>
      </w:r>
      <w:r>
        <w:t>sectoral</w:t>
      </w:r>
      <w:r w:rsidRPr="00706D73">
        <w:t xml:space="preserve"> production</w:t>
      </w:r>
      <w:r>
        <w:t xml:space="preserve"> </w:t>
      </w:r>
      <w:r w:rsidR="00C246D4">
        <w:t>activities</w:t>
      </w:r>
      <w:r w:rsidRPr="00706D73">
        <w:t xml:space="preserve">, </w:t>
      </w:r>
      <w:r>
        <w:t>described later in</w:t>
      </w:r>
      <w:r w:rsidRPr="00706D73">
        <w:t xml:space="preserve"> th</w:t>
      </w:r>
      <w:r>
        <w:t>e</w:t>
      </w:r>
      <w:r w:rsidRPr="00706D73">
        <w:t xml:space="preserve"> </w:t>
      </w:r>
      <w:r>
        <w:t>section. This section</w:t>
      </w:r>
      <w:r w:rsidRPr="00706D73">
        <w:t xml:space="preserve"> is organized into three </w:t>
      </w:r>
      <w:r>
        <w:t>subsections</w:t>
      </w:r>
      <w:r w:rsidRPr="00706D73">
        <w:t>: 1) CO</w:t>
      </w:r>
      <w:r w:rsidRPr="00706D73">
        <w:rPr>
          <w:vertAlign w:val="subscript"/>
        </w:rPr>
        <w:t>2</w:t>
      </w:r>
      <w:r w:rsidRPr="00706D73">
        <w:t xml:space="preserve"> emissions from fossil fuel energy combustion in Se</w:t>
      </w:r>
      <w:r>
        <w:t>ct</w:t>
      </w:r>
      <w:r w:rsidRPr="00706D73">
        <w:t xml:space="preserve">ion </w:t>
      </w:r>
      <w:r w:rsidR="0024662C">
        <w:t>5</w:t>
      </w:r>
      <w:r w:rsidRPr="00706D73">
        <w:t>.1</w:t>
      </w:r>
      <w:r>
        <w:t>,</w:t>
      </w:r>
      <w:r w:rsidRPr="00706D73">
        <w:t xml:space="preserve"> 2) CO</w:t>
      </w:r>
      <w:r w:rsidRPr="00706D73">
        <w:rPr>
          <w:vertAlign w:val="subscript"/>
        </w:rPr>
        <w:t>2</w:t>
      </w:r>
      <w:r w:rsidRPr="00706D73">
        <w:t xml:space="preserve"> emissions from land use change in Se</w:t>
      </w:r>
      <w:r>
        <w:t>ct</w:t>
      </w:r>
      <w:r w:rsidRPr="00706D73">
        <w:t xml:space="preserve">ion </w:t>
      </w:r>
      <w:r w:rsidR="0024662C">
        <w:t>5</w:t>
      </w:r>
      <w:r w:rsidRPr="00706D73">
        <w:t>.2</w:t>
      </w:r>
      <w:r>
        <w:t>,</w:t>
      </w:r>
      <w:r w:rsidRPr="00706D73">
        <w:t xml:space="preserve"> </w:t>
      </w:r>
      <w:r>
        <w:t>and</w:t>
      </w:r>
      <w:r w:rsidRPr="00706D73">
        <w:t xml:space="preserve"> 3) GHG emissions other than CO</w:t>
      </w:r>
      <w:r w:rsidRPr="00706D73">
        <w:rPr>
          <w:vertAlign w:val="subscript"/>
        </w:rPr>
        <w:t>2</w:t>
      </w:r>
      <w:r w:rsidRPr="00706D73">
        <w:t xml:space="preserve"> emissions from fossil fuel and land use change</w:t>
      </w:r>
      <w:r>
        <w:t xml:space="preserve"> in Section </w:t>
      </w:r>
      <w:r w:rsidR="0024662C">
        <w:t>5</w:t>
      </w:r>
      <w:r>
        <w:t>.3</w:t>
      </w:r>
      <w:r w:rsidRPr="00706D73">
        <w:t>.</w:t>
      </w:r>
      <w:r w:rsidRPr="0094232F">
        <w:t xml:space="preserve"> </w:t>
      </w:r>
    </w:p>
    <w:p w:rsidRPr="00733E59" w:rsidR="005E5834" w:rsidP="005E5834" w:rsidRDefault="005E5834" w14:paraId="7BD75A33" w14:textId="77777777">
      <w:pPr>
        <w:pStyle w:val="Heading2"/>
      </w:pPr>
      <w:bookmarkStart w:name="_Toc503712829" w:id="212"/>
      <w:bookmarkStart w:name="_Toc504465583" w:id="213"/>
      <w:bookmarkStart w:name="_Toc118979535" w:id="214"/>
      <w:r>
        <w:t>CO</w:t>
      </w:r>
      <w:r w:rsidRPr="00005812">
        <w:rPr>
          <w:vertAlign w:val="subscript"/>
        </w:rPr>
        <w:t>2</w:t>
      </w:r>
      <w:r w:rsidRPr="00EF3400">
        <w:t xml:space="preserve"> from Fossil Energy Combustion</w:t>
      </w:r>
      <w:bookmarkEnd w:id="212"/>
      <w:bookmarkEnd w:id="213"/>
      <w:bookmarkEnd w:id="214"/>
    </w:p>
    <w:p w:rsidRPr="00706D73" w:rsidR="005E5834" w:rsidP="005E5834" w:rsidRDefault="005E5834" w14:paraId="0FAC54B6" w14:textId="138B5C3C">
      <w:pPr>
        <w:pStyle w:val="BodyText"/>
      </w:pPr>
      <w:r>
        <w:t>Previous sections</w:t>
      </w:r>
      <w:r w:rsidRPr="009C0E15">
        <w:t xml:space="preserve"> </w:t>
      </w:r>
      <w:r w:rsidRPr="009F1CDF">
        <w:t>discuss</w:t>
      </w:r>
      <w:r>
        <w:t xml:space="preserve"> how</w:t>
      </w:r>
      <w:r w:rsidRPr="00AA2F40">
        <w:t xml:space="preserve"> </w:t>
      </w:r>
      <w:r w:rsidRPr="00B22A0F">
        <w:t xml:space="preserve">ADAGE </w:t>
      </w:r>
      <w:r>
        <w:t>models</w:t>
      </w:r>
      <w:r w:rsidRPr="00B22A0F">
        <w:t xml:space="preserve"> fossil fuel production, consumption</w:t>
      </w:r>
      <w:r>
        <w:t>,</w:t>
      </w:r>
      <w:r w:rsidRPr="00B22A0F">
        <w:t xml:space="preserve"> and trade</w:t>
      </w:r>
      <w:r>
        <w:t>,</w:t>
      </w:r>
      <w:r w:rsidRPr="00B22A0F">
        <w:t xml:space="preserve"> not only in </w:t>
      </w:r>
      <w:r>
        <w:t>terms of</w:t>
      </w:r>
      <w:r w:rsidRPr="006221F7">
        <w:t xml:space="preserve"> </w:t>
      </w:r>
      <w:r w:rsidRPr="00B22A0F">
        <w:t xml:space="preserve">value, but also in physical units (quad </w:t>
      </w:r>
      <w:r>
        <w:t>Btu</w:t>
      </w:r>
      <w:r w:rsidRPr="00B22A0F">
        <w:t>).</w:t>
      </w:r>
      <w:r>
        <w:t xml:space="preserve"> </w:t>
      </w:r>
      <w:r w:rsidRPr="00B22A0F">
        <w:t>CO</w:t>
      </w:r>
      <w:r w:rsidRPr="00AD24F4">
        <w:rPr>
          <w:vertAlign w:val="subscript"/>
        </w:rPr>
        <w:t>2</w:t>
      </w:r>
      <w:r w:rsidRPr="00994A32">
        <w:t xml:space="preserve"> emissions from fossil fuel use are directly tied to the combustion of </w:t>
      </w:r>
      <w:r>
        <w:t>such</w:t>
      </w:r>
      <w:r w:rsidRPr="00CF5C4B">
        <w:t xml:space="preserve"> </w:t>
      </w:r>
      <w:r w:rsidRPr="00994A32">
        <w:t xml:space="preserve">quantities of fossil fuels, </w:t>
      </w:r>
      <w:r w:rsidRPr="00CF5C4B">
        <w:t>mean</w:t>
      </w:r>
      <w:r>
        <w:t>ing</w:t>
      </w:r>
      <w:r w:rsidRPr="00CF5C4B">
        <w:t xml:space="preserve"> </w:t>
      </w:r>
      <w:r w:rsidRPr="00994A32">
        <w:t>that the CO</w:t>
      </w:r>
      <w:r w:rsidRPr="009E26AF">
        <w:rPr>
          <w:vertAlign w:val="subscript"/>
        </w:rPr>
        <w:t>2</w:t>
      </w:r>
      <w:r w:rsidRPr="00F30ADB">
        <w:t xml:space="preserve"> </w:t>
      </w:r>
      <w:r>
        <w:t xml:space="preserve">emissions </w:t>
      </w:r>
      <w:r w:rsidRPr="00F30ADB">
        <w:t xml:space="preserve">factor of fossil fuel combustion is a constant number </w:t>
      </w:r>
      <w:r>
        <w:t>based on</w:t>
      </w:r>
      <w:r w:rsidRPr="00F30ADB">
        <w:t xml:space="preserve"> fuel type. By multiplying this CO</w:t>
      </w:r>
      <w:r w:rsidRPr="00A86C73">
        <w:rPr>
          <w:vertAlign w:val="subscript"/>
        </w:rPr>
        <w:t>2</w:t>
      </w:r>
      <w:r w:rsidRPr="00FC74D3">
        <w:t xml:space="preserve"> </w:t>
      </w:r>
      <w:r>
        <w:t xml:space="preserve">emissions </w:t>
      </w:r>
      <w:r w:rsidRPr="00FC74D3">
        <w:t xml:space="preserve">factor </w:t>
      </w:r>
      <w:r>
        <w:t>by</w:t>
      </w:r>
      <w:r w:rsidRPr="00706D73">
        <w:t xml:space="preserve"> </w:t>
      </w:r>
      <w:r w:rsidRPr="00FC74D3">
        <w:t xml:space="preserve">the </w:t>
      </w:r>
      <w:r w:rsidRPr="00E76F54">
        <w:t xml:space="preserve">fuel consumption, ADAGE </w:t>
      </w:r>
      <w:r w:rsidRPr="00DF4581">
        <w:t xml:space="preserve">can determine </w:t>
      </w:r>
      <w:r>
        <w:t xml:space="preserve">emissions </w:t>
      </w:r>
      <w:r w:rsidRPr="00706D73">
        <w:t>level</w:t>
      </w:r>
      <w:r>
        <w:t>s</w:t>
      </w:r>
      <w:r w:rsidRPr="00322DDE">
        <w:t xml:space="preserve"> </w:t>
      </w:r>
      <w:r w:rsidR="00BC2695">
        <w:t xml:space="preserve">(typically reported by the model </w:t>
      </w:r>
      <w:r w:rsidRPr="00322DDE">
        <w:t xml:space="preserve">in terms of millions of metric tons of carbon dioxide </w:t>
      </w:r>
      <w:r w:rsidR="00F02037">
        <w:t>[</w:t>
      </w:r>
      <w:r w:rsidRPr="00322DDE">
        <w:t>equivalent</w:t>
      </w:r>
      <w:r w:rsidR="00F02037">
        <w:t>]</w:t>
      </w:r>
      <w:r w:rsidRPr="00322DDE" w:rsidR="00F02037">
        <w:t xml:space="preserve">, </w:t>
      </w:r>
      <w:r w:rsidRPr="00322DDE">
        <w:t>or MMT</w:t>
      </w:r>
      <w:r w:rsidRPr="00706D73">
        <w:t xml:space="preserve"> CO</w:t>
      </w:r>
      <w:r w:rsidRPr="00706D73">
        <w:rPr>
          <w:vertAlign w:val="subscript"/>
        </w:rPr>
        <w:t>2</w:t>
      </w:r>
      <w:r w:rsidRPr="00706D73">
        <w:t>eq</w:t>
      </w:r>
      <w:r w:rsidR="007E6C50">
        <w:t>)</w:t>
      </w:r>
      <w:r w:rsidRPr="00706D73">
        <w:t>.</w:t>
      </w:r>
    </w:p>
    <w:p w:rsidR="005D7F89" w:rsidP="00A76F9F" w:rsidRDefault="005E5834" w14:paraId="362C7091" w14:textId="161656E0">
      <w:pPr>
        <w:pStyle w:val="BodyText"/>
      </w:pPr>
      <w:r w:rsidRPr="00706D73">
        <w:t>CO</w:t>
      </w:r>
      <w:r w:rsidRPr="00706D73">
        <w:rPr>
          <w:vertAlign w:val="subscript"/>
        </w:rPr>
        <w:t>2</w:t>
      </w:r>
      <w:r w:rsidRPr="00706D73">
        <w:t xml:space="preserve"> emissions and fuel consumption data </w:t>
      </w:r>
      <w:r>
        <w:t>were</w:t>
      </w:r>
      <w:r w:rsidRPr="00706D73">
        <w:t xml:space="preserve"> collected </w:t>
      </w:r>
      <w:r>
        <w:t>from EIA</w:t>
      </w:r>
      <w:r w:rsidR="00B124DA">
        <w:t>’</w:t>
      </w:r>
      <w:r>
        <w:t>s</w:t>
      </w:r>
      <w:r w:rsidRPr="00706D73">
        <w:t xml:space="preserve"> International Energy Statistics</w:t>
      </w:r>
      <w:r>
        <w:t xml:space="preserve"> (DOE, EIA, 2013)</w:t>
      </w:r>
      <w:r w:rsidRPr="00F65C48">
        <w:t xml:space="preserve">. </w:t>
      </w:r>
      <w:r w:rsidRPr="001D4C78">
        <w:t>EIA</w:t>
      </w:r>
      <w:r w:rsidRPr="009C0E15">
        <w:t xml:space="preserve"> reports annual CO</w:t>
      </w:r>
      <w:r w:rsidRPr="00F76612">
        <w:rPr>
          <w:vertAlign w:val="subscript"/>
        </w:rPr>
        <w:t>2</w:t>
      </w:r>
      <w:r w:rsidRPr="0051005E">
        <w:t xml:space="preserve"> emissions from coal, natural gas</w:t>
      </w:r>
      <w:r>
        <w:t>,</w:t>
      </w:r>
      <w:r w:rsidRPr="0051005E">
        <w:t xml:space="preserve"> and oil for 230 countries/regions from 1980 t</w:t>
      </w:r>
      <w:r>
        <w:t>hrough</w:t>
      </w:r>
      <w:r w:rsidRPr="0051005E">
        <w:t xml:space="preserve"> 2015. </w:t>
      </w:r>
      <w:r>
        <w:t>E</w:t>
      </w:r>
      <w:r w:rsidRPr="00AA2F40">
        <w:t>mission</w:t>
      </w:r>
      <w:r>
        <w:t>s</w:t>
      </w:r>
      <w:r w:rsidRPr="0051005E">
        <w:t xml:space="preserve"> and fuel consumption by type </w:t>
      </w:r>
      <w:r>
        <w:t>were</w:t>
      </w:r>
      <w:r w:rsidRPr="00AA2F40">
        <w:t xml:space="preserve"> </w:t>
      </w:r>
      <w:r w:rsidRPr="0051005E">
        <w:t xml:space="preserve">aggregated to </w:t>
      </w:r>
      <w:r>
        <w:t xml:space="preserve">the </w:t>
      </w:r>
      <w:r w:rsidRPr="0051005E">
        <w:t>eight regions in ADAG</w:t>
      </w:r>
      <w:r w:rsidRPr="00B22A0F">
        <w:t xml:space="preserve">E </w:t>
      </w:r>
      <w:r>
        <w:t>for</w:t>
      </w:r>
      <w:r w:rsidRPr="006221F7">
        <w:t xml:space="preserve"> </w:t>
      </w:r>
      <w:r w:rsidRPr="00B22A0F">
        <w:t>2010</w:t>
      </w:r>
      <w:r>
        <w:t>.</w:t>
      </w:r>
      <w:r w:rsidRPr="00B22A0F">
        <w:t xml:space="preserve"> </w:t>
      </w:r>
      <w:r>
        <w:t>T</w:t>
      </w:r>
      <w:r w:rsidRPr="00B22A0F">
        <w:t>he CO</w:t>
      </w:r>
      <w:r w:rsidRPr="00AD24F4">
        <w:rPr>
          <w:vertAlign w:val="subscript"/>
        </w:rPr>
        <w:t>2</w:t>
      </w:r>
      <w:r w:rsidRPr="00994A32">
        <w:t xml:space="preserve"> </w:t>
      </w:r>
      <w:r>
        <w:t xml:space="preserve">emissions </w:t>
      </w:r>
      <w:r w:rsidRPr="00994A32">
        <w:t xml:space="preserve">factor </w:t>
      </w:r>
      <w:r>
        <w:t>was</w:t>
      </w:r>
      <w:r w:rsidRPr="00CF5C4B">
        <w:t xml:space="preserve"> </w:t>
      </w:r>
      <w:r w:rsidRPr="00994A32">
        <w:t xml:space="preserve">obtained by dividing </w:t>
      </w:r>
      <w:r w:rsidRPr="00CF5C4B">
        <w:t>th</w:t>
      </w:r>
      <w:r>
        <w:t>is</w:t>
      </w:r>
      <w:r w:rsidRPr="00CF5C4B">
        <w:t xml:space="preserve"> </w:t>
      </w:r>
      <w:r w:rsidRPr="00994A32">
        <w:t>CO</w:t>
      </w:r>
      <w:r w:rsidRPr="009E26AF">
        <w:rPr>
          <w:vertAlign w:val="subscript"/>
        </w:rPr>
        <w:t>2</w:t>
      </w:r>
      <w:r w:rsidRPr="00F30ADB">
        <w:t xml:space="preserve"> </w:t>
      </w:r>
      <w:r>
        <w:t>emissions level</w:t>
      </w:r>
      <w:r w:rsidRPr="00F30ADB">
        <w:t xml:space="preserve"> by fuel consumption</w:t>
      </w:r>
      <w:r>
        <w:t xml:space="preserve"> and is shown in Table </w:t>
      </w:r>
      <w:r w:rsidR="001A7AE6">
        <w:t>5</w:t>
      </w:r>
      <w:r>
        <w:t>-1</w:t>
      </w:r>
      <w:r w:rsidRPr="00F30ADB">
        <w:t xml:space="preserve">. </w:t>
      </w:r>
      <w:r w:rsidRPr="00F30ADB" w:rsidR="001A7AE6">
        <w:t>Th</w:t>
      </w:r>
      <w:r w:rsidR="001A7AE6">
        <w:t>ese</w:t>
      </w:r>
      <w:r w:rsidRPr="00F30ADB" w:rsidR="001A7AE6">
        <w:t xml:space="preserve"> </w:t>
      </w:r>
      <w:r>
        <w:t xml:space="preserve">emissions </w:t>
      </w:r>
      <w:r w:rsidRPr="00F30ADB">
        <w:t>factor</w:t>
      </w:r>
      <w:r w:rsidR="001A7AE6">
        <w:t>s</w:t>
      </w:r>
      <w:r w:rsidRPr="00F30ADB">
        <w:t xml:space="preserve"> </w:t>
      </w:r>
      <w:r w:rsidR="001A7AE6">
        <w:t>were</w:t>
      </w:r>
      <w:r w:rsidRPr="00AA0D3F">
        <w:t xml:space="preserve"> </w:t>
      </w:r>
      <w:r w:rsidRPr="00F30ADB">
        <w:t xml:space="preserve">then multiplied </w:t>
      </w:r>
      <w:r>
        <w:t>by</w:t>
      </w:r>
      <w:r w:rsidRPr="00AA0D3F">
        <w:t xml:space="preserve"> </w:t>
      </w:r>
      <w:r w:rsidRPr="00F30ADB">
        <w:t xml:space="preserve">fuel consumption in the base year to obtain the </w:t>
      </w:r>
      <w:r w:rsidRPr="00706D73">
        <w:t>base</w:t>
      </w:r>
      <w:r>
        <w:t>-</w:t>
      </w:r>
      <w:r w:rsidRPr="00A86C73">
        <w:t>year</w:t>
      </w:r>
      <w:r w:rsidRPr="00FC74D3">
        <w:t xml:space="preserve"> CO</w:t>
      </w:r>
      <w:r w:rsidRPr="00E76F54">
        <w:rPr>
          <w:vertAlign w:val="subscript"/>
        </w:rPr>
        <w:t>2</w:t>
      </w:r>
      <w:r w:rsidRPr="00DF4581">
        <w:t xml:space="preserve"> emission</w:t>
      </w:r>
      <w:r w:rsidR="001A7AE6">
        <w:t>s</w:t>
      </w:r>
      <w:r w:rsidRPr="00DF4581">
        <w:t xml:space="preserve">. </w:t>
      </w:r>
      <w:r w:rsidR="00276D2C">
        <w:t>They</w:t>
      </w:r>
      <w:r w:rsidRPr="00DF4581" w:rsidR="00276D2C">
        <w:t xml:space="preserve"> </w:t>
      </w:r>
      <w:r w:rsidRPr="00DF4581">
        <w:t xml:space="preserve">can also be multiplied </w:t>
      </w:r>
      <w:r>
        <w:t>by</w:t>
      </w:r>
      <w:r w:rsidRPr="00DF4581">
        <w:t xml:space="preserve"> fuel consumption over time to </w:t>
      </w:r>
      <w:r w:rsidR="001A7AE6">
        <w:t xml:space="preserve">project </w:t>
      </w:r>
      <w:r w:rsidRPr="00DF4581">
        <w:t>CO</w:t>
      </w:r>
      <w:r w:rsidRPr="00322DDE">
        <w:rPr>
          <w:vertAlign w:val="subscript"/>
        </w:rPr>
        <w:t>2</w:t>
      </w:r>
      <w:r w:rsidRPr="00706D73">
        <w:t xml:space="preserve"> </w:t>
      </w:r>
      <w:r>
        <w:t>emissions</w:t>
      </w:r>
      <w:r w:rsidRPr="00706D73">
        <w:t xml:space="preserve"> pathway</w:t>
      </w:r>
      <w:r>
        <w:t>s</w:t>
      </w:r>
      <w:r w:rsidRPr="00706D73">
        <w:t xml:space="preserve">. </w:t>
      </w:r>
    </w:p>
    <w:p w:rsidR="005E5834" w:rsidP="00AA407C" w:rsidRDefault="005E5834" w14:paraId="2EC10466" w14:textId="6FFB252C">
      <w:pPr>
        <w:pStyle w:val="BodyText"/>
      </w:pPr>
      <w:r w:rsidRPr="00706D73">
        <w:t>To enable carbon policy</w:t>
      </w:r>
      <w:r>
        <w:rPr>
          <w:rFonts w:ascii="Calibri" w:hAnsi="Calibri"/>
        </w:rPr>
        <w:t>–</w:t>
      </w:r>
      <w:r w:rsidRPr="00706D73">
        <w:t xml:space="preserve">related analysis, </w:t>
      </w:r>
      <w:r>
        <w:t>we</w:t>
      </w:r>
      <w:r w:rsidRPr="00706D73">
        <w:t xml:space="preserve"> introduced CO</w:t>
      </w:r>
      <w:r w:rsidRPr="00706D73">
        <w:rPr>
          <w:vertAlign w:val="subscript"/>
        </w:rPr>
        <w:t>2</w:t>
      </w:r>
      <w:r w:rsidRPr="00706D73">
        <w:t xml:space="preserve"> emissions from fossil fuel</w:t>
      </w:r>
      <w:r>
        <w:t>s</w:t>
      </w:r>
      <w:r w:rsidRPr="00706D73">
        <w:t xml:space="preserve"> into the </w:t>
      </w:r>
      <w:r w:rsidR="00540D14">
        <w:t xml:space="preserve">fossil fuel </w:t>
      </w:r>
      <w:r w:rsidR="00243D0F">
        <w:t>retail market</w:t>
      </w:r>
      <w:r w:rsidR="00540D14">
        <w:t xml:space="preserve">. </w:t>
      </w:r>
      <w:r w:rsidRPr="00706D73">
        <w:t xml:space="preserve">The functional form is Leontief where </w:t>
      </w:r>
      <w:r>
        <w:t xml:space="preserve">the </w:t>
      </w:r>
      <w:r w:rsidRPr="00706D73">
        <w:t>elasticity of substitution</w:t>
      </w:r>
      <w:r w:rsidR="00672AAC">
        <w:t xml:space="preserve"> </w:t>
      </w:r>
      <w:r w:rsidRPr="00706D73">
        <w:t>between fuel and CO</w:t>
      </w:r>
      <w:r w:rsidRPr="00706D73">
        <w:rPr>
          <w:vertAlign w:val="subscript"/>
        </w:rPr>
        <w:t>2</w:t>
      </w:r>
      <w:r w:rsidRPr="00706D73">
        <w:t xml:space="preserve"> emissions is zero</w:t>
      </w:r>
      <w:r>
        <w:t>,</w:t>
      </w:r>
      <w:r w:rsidRPr="00706D73">
        <w:t xml:space="preserve"> reflecting </w:t>
      </w:r>
      <w:r>
        <w:t>a</w:t>
      </w:r>
      <w:r w:rsidR="00672AAC">
        <w:t xml:space="preserve"> f</w:t>
      </w:r>
      <w:r w:rsidRPr="00706D73">
        <w:t>ixed relationship. Over time, CO</w:t>
      </w:r>
      <w:r w:rsidRPr="00706D73">
        <w:rPr>
          <w:vertAlign w:val="subscript"/>
        </w:rPr>
        <w:t>2</w:t>
      </w:r>
      <w:r w:rsidRPr="00706D73">
        <w:t xml:space="preserve"> abatement activity on the producer</w:t>
      </w:r>
      <w:r w:rsidR="00B124DA">
        <w:t>’</w:t>
      </w:r>
      <w:r w:rsidRPr="00706D73">
        <w:t xml:space="preserve">s side involves </w:t>
      </w:r>
      <w:r>
        <w:t xml:space="preserve">improving </w:t>
      </w:r>
      <w:r w:rsidRPr="00706D73">
        <w:t>energy efficiency</w:t>
      </w:r>
      <w:r w:rsidR="001A7AE6">
        <w:t xml:space="preserve"> (or reducing output) to use </w:t>
      </w:r>
      <w:r w:rsidRPr="00706D73">
        <w:t>less fuel</w:t>
      </w:r>
      <w:r>
        <w:t>,</w:t>
      </w:r>
      <w:r w:rsidRPr="00706D73">
        <w:t xml:space="preserve"> switching to cleaner energy source</w:t>
      </w:r>
      <w:r>
        <w:t>s</w:t>
      </w:r>
      <w:r w:rsidR="001A7AE6">
        <w:t>, or installing CO</w:t>
      </w:r>
      <w:r w:rsidRPr="007B6AA8" w:rsidR="001A7AE6">
        <w:rPr>
          <w:vertAlign w:val="subscript"/>
        </w:rPr>
        <w:t>2</w:t>
      </w:r>
      <w:r w:rsidR="001A7AE6">
        <w:t xml:space="preserve"> control equipment (i.e., carbon capture and storage)</w:t>
      </w:r>
      <w:r w:rsidRPr="00706D73">
        <w:t>. Fuel switching is controlled by the model</w:t>
      </w:r>
      <w:r w:rsidR="00B124DA">
        <w:t>’</w:t>
      </w:r>
      <w:r w:rsidRPr="00706D73">
        <w:t>s CES nesting structure and substitution elasticities</w:t>
      </w:r>
      <w:r w:rsidR="001A7AE6">
        <w:t xml:space="preserve"> or through technology switching in transportation and electricity</w:t>
      </w:r>
      <w:r w:rsidRPr="00706D73">
        <w:t xml:space="preserve">. Households also can switch fuels, lower overall consumption, </w:t>
      </w:r>
      <w:r>
        <w:t>and</w:t>
      </w:r>
      <w:r w:rsidRPr="00706D73">
        <w:t xml:space="preserve"> improve their </w:t>
      </w:r>
      <w:r>
        <w:t xml:space="preserve">overall </w:t>
      </w:r>
      <w:r w:rsidRPr="00706D73">
        <w:t>energy efficiency.</w:t>
      </w:r>
      <w:r>
        <w:t xml:space="preserve"> </w:t>
      </w:r>
    </w:p>
    <w:p w:rsidRPr="00733E59" w:rsidR="00540D14" w:rsidP="00540D14" w:rsidRDefault="00540D14" w14:paraId="172A1C07" w14:textId="683873AF">
      <w:pPr>
        <w:pStyle w:val="TableTitle"/>
      </w:pPr>
      <w:bookmarkStart w:name="_Toc120007938" w:id="215"/>
      <w:r w:rsidRPr="00733E59">
        <w:t xml:space="preserve">Table </w:t>
      </w:r>
      <w:r>
        <w:t>5</w:t>
      </w:r>
      <w:r w:rsidRPr="00733E59">
        <w:t>-</w:t>
      </w:r>
      <w:r>
        <w:t>1.</w:t>
      </w:r>
      <w:r w:rsidRPr="00733E59">
        <w:t xml:space="preserve"> </w:t>
      </w:r>
      <w:r>
        <w:tab/>
      </w:r>
      <w:r>
        <w:t>CO</w:t>
      </w:r>
      <w:r w:rsidRPr="006A5AFC">
        <w:rPr>
          <w:vertAlign w:val="subscript"/>
        </w:rPr>
        <w:t>2</w:t>
      </w:r>
      <w:r>
        <w:t xml:space="preserve"> Emissions F</w:t>
      </w:r>
      <w:r w:rsidRPr="00733E59">
        <w:t xml:space="preserve">actors </w:t>
      </w:r>
      <w:r>
        <w:t xml:space="preserve">from Fossil Fuel Combustion </w:t>
      </w:r>
      <w:r w:rsidR="00C219BB">
        <w:t>(kg CO</w:t>
      </w:r>
      <w:r w:rsidRPr="006A5AFC" w:rsidR="00C219BB">
        <w:rPr>
          <w:vertAlign w:val="subscript"/>
        </w:rPr>
        <w:t>2</w:t>
      </w:r>
      <w:r w:rsidR="00C219BB">
        <w:t>/</w:t>
      </w:r>
      <w:proofErr w:type="spellStart"/>
      <w:r w:rsidR="00C219BB">
        <w:t>mmBtu</w:t>
      </w:r>
      <w:proofErr w:type="spellEnd"/>
      <w:r w:rsidR="00C219BB">
        <w:t>)</w:t>
      </w:r>
      <w:bookmarkEnd w:id="215"/>
    </w:p>
    <w:tbl>
      <w:tblPr>
        <w:tblW w:w="6768" w:type="dxa"/>
        <w:tblLayout w:type="fixed"/>
        <w:tblLook w:val="04A0" w:firstRow="1" w:lastRow="0" w:firstColumn="1" w:lastColumn="0" w:noHBand="0" w:noVBand="1"/>
      </w:tblPr>
      <w:tblGrid>
        <w:gridCol w:w="1691"/>
        <w:gridCol w:w="1693"/>
        <w:gridCol w:w="1691"/>
        <w:gridCol w:w="1693"/>
      </w:tblGrid>
      <w:tr w:rsidRPr="006A5AFC" w:rsidR="00540D14" w:rsidTr="00820799" w14:paraId="42110207" w14:textId="77777777">
        <w:trPr>
          <w:cantSplit/>
        </w:trPr>
        <w:tc>
          <w:tcPr>
            <w:tcW w:w="1642" w:type="dxa"/>
            <w:tcBorders>
              <w:top w:val="double" w:color="auto" w:sz="6" w:space="0"/>
              <w:left w:val="nil"/>
              <w:bottom w:val="single" w:color="auto" w:sz="8" w:space="0"/>
            </w:tcBorders>
            <w:shd w:val="clear" w:color="auto" w:fill="auto"/>
            <w:noWrap/>
            <w:vAlign w:val="center"/>
            <w:hideMark/>
          </w:tcPr>
          <w:p w:rsidRPr="006A5AFC" w:rsidR="00540D14" w:rsidP="00820799" w:rsidRDefault="00540D14" w14:paraId="4581F0BD" w14:textId="77777777">
            <w:pPr>
              <w:pStyle w:val="TableHeader"/>
              <w:rPr>
                <w:lang w:eastAsia="zh-CN"/>
              </w:rPr>
            </w:pPr>
            <w:r>
              <w:rPr>
                <w:lang w:eastAsia="zh-CN"/>
              </w:rPr>
              <w:t>Region</w:t>
            </w:r>
          </w:p>
        </w:tc>
        <w:tc>
          <w:tcPr>
            <w:tcW w:w="1643" w:type="dxa"/>
            <w:tcBorders>
              <w:top w:val="double" w:color="auto" w:sz="6" w:space="0"/>
              <w:bottom w:val="single" w:color="auto" w:sz="8" w:space="0"/>
              <w:right w:val="nil"/>
            </w:tcBorders>
            <w:shd w:val="clear" w:color="auto" w:fill="auto"/>
            <w:noWrap/>
            <w:vAlign w:val="center"/>
            <w:hideMark/>
          </w:tcPr>
          <w:p w:rsidRPr="006A5AFC" w:rsidR="00540D14" w:rsidP="00F02037" w:rsidRDefault="00540D14" w14:paraId="24FD6558" w14:textId="77777777">
            <w:pPr>
              <w:pStyle w:val="TableHeader"/>
              <w:rPr>
                <w:lang w:eastAsia="zh-CN"/>
              </w:rPr>
            </w:pPr>
            <w:r w:rsidRPr="006A5AFC">
              <w:rPr>
                <w:lang w:eastAsia="zh-CN"/>
              </w:rPr>
              <w:t>Co</w:t>
            </w:r>
            <w:r>
              <w:rPr>
                <w:lang w:eastAsia="zh-CN"/>
              </w:rPr>
              <w:t>a</w:t>
            </w:r>
            <w:r w:rsidRPr="006A5AFC">
              <w:rPr>
                <w:lang w:eastAsia="zh-CN"/>
              </w:rPr>
              <w:t>l</w:t>
            </w:r>
          </w:p>
        </w:tc>
        <w:tc>
          <w:tcPr>
            <w:tcW w:w="1642" w:type="dxa"/>
            <w:tcBorders>
              <w:top w:val="double" w:color="auto" w:sz="6" w:space="0"/>
              <w:left w:val="nil"/>
              <w:bottom w:val="single" w:color="auto" w:sz="8" w:space="0"/>
              <w:right w:val="nil"/>
            </w:tcBorders>
            <w:shd w:val="clear" w:color="auto" w:fill="auto"/>
            <w:noWrap/>
            <w:vAlign w:val="center"/>
            <w:hideMark/>
          </w:tcPr>
          <w:p w:rsidRPr="006A5AFC" w:rsidR="00540D14" w:rsidP="00F02037" w:rsidRDefault="00540D14" w14:paraId="28259CEA" w14:textId="77777777">
            <w:pPr>
              <w:pStyle w:val="TableHeader"/>
              <w:rPr>
                <w:lang w:eastAsia="zh-CN"/>
              </w:rPr>
            </w:pPr>
            <w:r w:rsidRPr="006A5AFC">
              <w:rPr>
                <w:lang w:eastAsia="zh-CN"/>
              </w:rPr>
              <w:t>Gas</w:t>
            </w:r>
          </w:p>
        </w:tc>
        <w:tc>
          <w:tcPr>
            <w:tcW w:w="1643" w:type="dxa"/>
            <w:tcBorders>
              <w:top w:val="double" w:color="auto" w:sz="6" w:space="0"/>
              <w:left w:val="nil"/>
              <w:bottom w:val="single" w:color="auto" w:sz="8" w:space="0"/>
              <w:right w:val="nil"/>
            </w:tcBorders>
            <w:shd w:val="clear" w:color="auto" w:fill="auto"/>
            <w:noWrap/>
            <w:vAlign w:val="center"/>
            <w:hideMark/>
          </w:tcPr>
          <w:p w:rsidRPr="006A5AFC" w:rsidR="00540D14" w:rsidP="00F02037" w:rsidRDefault="00540D14" w14:paraId="46017C79" w14:textId="77777777">
            <w:pPr>
              <w:pStyle w:val="TableHeader"/>
              <w:rPr>
                <w:lang w:eastAsia="zh-CN"/>
              </w:rPr>
            </w:pPr>
            <w:r w:rsidRPr="006A5AFC">
              <w:rPr>
                <w:lang w:eastAsia="zh-CN"/>
              </w:rPr>
              <w:t>Oil</w:t>
            </w:r>
          </w:p>
        </w:tc>
      </w:tr>
      <w:tr w:rsidRPr="006A5AFC" w:rsidR="00540D14" w:rsidTr="00952137" w14:paraId="5ABFDD37"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218798BE" w14:textId="77777777">
            <w:pPr>
              <w:pStyle w:val="TableText"/>
              <w:rPr>
                <w:lang w:eastAsia="zh-CN"/>
              </w:rPr>
            </w:pPr>
            <w:r w:rsidRPr="006A5AFC">
              <w:rPr>
                <w:lang w:eastAsia="zh-CN"/>
              </w:rPr>
              <w:t>USA</w:t>
            </w:r>
          </w:p>
        </w:tc>
        <w:tc>
          <w:tcPr>
            <w:tcW w:w="1643" w:type="dxa"/>
            <w:tcBorders>
              <w:top w:val="nil"/>
              <w:bottom w:val="nil"/>
              <w:right w:val="nil"/>
            </w:tcBorders>
            <w:shd w:val="clear" w:color="auto" w:fill="auto"/>
            <w:noWrap/>
            <w:vAlign w:val="center"/>
            <w:hideMark/>
          </w:tcPr>
          <w:p w:rsidRPr="006A5AFC" w:rsidR="00540D14" w:rsidP="00952137" w:rsidRDefault="00540D14" w14:paraId="69FB6E76" w14:textId="77777777">
            <w:pPr>
              <w:pStyle w:val="TableTextDec"/>
              <w:tabs>
                <w:tab w:val="clear" w:pos="1015"/>
                <w:tab w:val="decimal" w:pos="810"/>
              </w:tabs>
              <w:rPr>
                <w:lang w:eastAsia="zh-CN"/>
              </w:rPr>
            </w:pPr>
            <w:r w:rsidRPr="006A5AFC">
              <w:rPr>
                <w:lang w:eastAsia="zh-CN"/>
              </w:rPr>
              <w:t>95.1</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6DC9A2F8" w14:textId="77777777">
            <w:pPr>
              <w:pStyle w:val="TableTextDec"/>
              <w:tabs>
                <w:tab w:val="clear" w:pos="1015"/>
                <w:tab w:val="decimal" w:pos="810"/>
              </w:tabs>
              <w:rPr>
                <w:lang w:eastAsia="zh-CN"/>
              </w:rPr>
            </w:pPr>
            <w:r w:rsidRPr="006A5AFC">
              <w:rPr>
                <w:lang w:eastAsia="zh-CN"/>
              </w:rPr>
              <w:t>64.4</w:t>
            </w:r>
          </w:p>
        </w:tc>
        <w:tc>
          <w:tcPr>
            <w:tcW w:w="1643" w:type="dxa"/>
            <w:tcBorders>
              <w:top w:val="nil"/>
              <w:left w:val="nil"/>
              <w:bottom w:val="nil"/>
              <w:right w:val="nil"/>
            </w:tcBorders>
            <w:shd w:val="clear" w:color="auto" w:fill="auto"/>
            <w:noWrap/>
            <w:vAlign w:val="bottom"/>
            <w:hideMark/>
          </w:tcPr>
          <w:p w:rsidRPr="006A5AFC" w:rsidR="00540D14" w:rsidP="00952137" w:rsidRDefault="00540D14" w14:paraId="6B7DF8D4" w14:textId="77777777">
            <w:pPr>
              <w:pStyle w:val="TableTextDec"/>
              <w:tabs>
                <w:tab w:val="clear" w:pos="1015"/>
                <w:tab w:val="decimal" w:pos="810"/>
              </w:tabs>
              <w:rPr>
                <w:lang w:eastAsia="zh-CN"/>
              </w:rPr>
            </w:pPr>
            <w:r w:rsidRPr="006A5AFC">
              <w:rPr>
                <w:lang w:eastAsia="zh-CN"/>
              </w:rPr>
              <w:t>72.5</w:t>
            </w:r>
          </w:p>
        </w:tc>
      </w:tr>
      <w:tr w:rsidRPr="006A5AFC" w:rsidR="00540D14" w:rsidTr="00952137" w14:paraId="6221B937"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0D967F18" w14:textId="77777777">
            <w:pPr>
              <w:pStyle w:val="TableText"/>
              <w:rPr>
                <w:lang w:eastAsia="zh-CN"/>
              </w:rPr>
            </w:pPr>
            <w:r w:rsidRPr="006A5AFC">
              <w:rPr>
                <w:lang w:eastAsia="zh-CN"/>
              </w:rPr>
              <w:t>BRA</w:t>
            </w:r>
          </w:p>
        </w:tc>
        <w:tc>
          <w:tcPr>
            <w:tcW w:w="1643" w:type="dxa"/>
            <w:tcBorders>
              <w:top w:val="nil"/>
              <w:bottom w:val="nil"/>
              <w:right w:val="nil"/>
            </w:tcBorders>
            <w:shd w:val="clear" w:color="auto" w:fill="auto"/>
            <w:noWrap/>
            <w:vAlign w:val="center"/>
            <w:hideMark/>
          </w:tcPr>
          <w:p w:rsidRPr="006A5AFC" w:rsidR="00540D14" w:rsidP="00952137" w:rsidRDefault="00540D14" w14:paraId="619675B6" w14:textId="77777777">
            <w:pPr>
              <w:pStyle w:val="TableTextDec"/>
              <w:tabs>
                <w:tab w:val="clear" w:pos="1015"/>
                <w:tab w:val="decimal" w:pos="810"/>
              </w:tabs>
              <w:rPr>
                <w:lang w:eastAsia="zh-CN"/>
              </w:rPr>
            </w:pPr>
            <w:r w:rsidRPr="006A5AFC">
              <w:rPr>
                <w:lang w:eastAsia="zh-CN"/>
              </w:rPr>
              <w:t>114.2</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642EB795" w14:textId="77777777">
            <w:pPr>
              <w:pStyle w:val="TableTextDec"/>
              <w:tabs>
                <w:tab w:val="clear" w:pos="1015"/>
                <w:tab w:val="decimal" w:pos="810"/>
              </w:tabs>
              <w:rPr>
                <w:lang w:eastAsia="zh-CN"/>
              </w:rPr>
            </w:pPr>
            <w:r w:rsidRPr="006A5AFC">
              <w:rPr>
                <w:lang w:eastAsia="zh-CN"/>
              </w:rPr>
              <w:t>72.7</w:t>
            </w:r>
          </w:p>
        </w:tc>
        <w:tc>
          <w:tcPr>
            <w:tcW w:w="1643" w:type="dxa"/>
            <w:tcBorders>
              <w:top w:val="nil"/>
              <w:left w:val="nil"/>
              <w:bottom w:val="nil"/>
              <w:right w:val="nil"/>
            </w:tcBorders>
            <w:shd w:val="clear" w:color="auto" w:fill="auto"/>
            <w:noWrap/>
            <w:vAlign w:val="bottom"/>
            <w:hideMark/>
          </w:tcPr>
          <w:p w:rsidRPr="006A5AFC" w:rsidR="00540D14" w:rsidP="00952137" w:rsidRDefault="00540D14" w14:paraId="6F45C19E" w14:textId="77777777">
            <w:pPr>
              <w:pStyle w:val="TableTextDec"/>
              <w:tabs>
                <w:tab w:val="clear" w:pos="1015"/>
                <w:tab w:val="decimal" w:pos="810"/>
              </w:tabs>
              <w:rPr>
                <w:lang w:eastAsia="zh-CN"/>
              </w:rPr>
            </w:pPr>
            <w:r w:rsidRPr="006A5AFC">
              <w:rPr>
                <w:lang w:eastAsia="zh-CN"/>
              </w:rPr>
              <w:t>97.3</w:t>
            </w:r>
          </w:p>
        </w:tc>
      </w:tr>
      <w:tr w:rsidRPr="006A5AFC" w:rsidR="00540D14" w:rsidTr="00952137" w14:paraId="400DD2A6"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42CB65B2" w14:textId="77777777">
            <w:pPr>
              <w:pStyle w:val="TableText"/>
              <w:rPr>
                <w:lang w:eastAsia="zh-CN"/>
              </w:rPr>
            </w:pPr>
            <w:r w:rsidRPr="006A5AFC">
              <w:rPr>
                <w:lang w:eastAsia="zh-CN"/>
              </w:rPr>
              <w:t>CHN</w:t>
            </w:r>
          </w:p>
        </w:tc>
        <w:tc>
          <w:tcPr>
            <w:tcW w:w="1643" w:type="dxa"/>
            <w:tcBorders>
              <w:top w:val="nil"/>
              <w:bottom w:val="nil"/>
              <w:right w:val="nil"/>
            </w:tcBorders>
            <w:shd w:val="clear" w:color="auto" w:fill="auto"/>
            <w:noWrap/>
            <w:vAlign w:val="center"/>
            <w:hideMark/>
          </w:tcPr>
          <w:p w:rsidRPr="006A5AFC" w:rsidR="00540D14" w:rsidP="00952137" w:rsidRDefault="00540D14" w14:paraId="10093B07" w14:textId="77777777">
            <w:pPr>
              <w:pStyle w:val="TableTextDec"/>
              <w:tabs>
                <w:tab w:val="clear" w:pos="1015"/>
                <w:tab w:val="decimal" w:pos="810"/>
              </w:tabs>
              <w:rPr>
                <w:lang w:eastAsia="zh-CN"/>
              </w:rPr>
            </w:pPr>
            <w:r w:rsidRPr="006A5AFC">
              <w:rPr>
                <w:lang w:eastAsia="zh-CN"/>
              </w:rPr>
              <w:t>128.3</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4D2A3B75" w14:textId="77777777">
            <w:pPr>
              <w:pStyle w:val="TableTextDec"/>
              <w:tabs>
                <w:tab w:val="clear" w:pos="1015"/>
                <w:tab w:val="decimal" w:pos="810"/>
              </w:tabs>
              <w:rPr>
                <w:lang w:eastAsia="zh-CN"/>
              </w:rPr>
            </w:pPr>
            <w:r w:rsidRPr="006A5AFC">
              <w:rPr>
                <w:lang w:eastAsia="zh-CN"/>
              </w:rPr>
              <w:t>69.6</w:t>
            </w:r>
          </w:p>
        </w:tc>
        <w:tc>
          <w:tcPr>
            <w:tcW w:w="1643" w:type="dxa"/>
            <w:tcBorders>
              <w:top w:val="nil"/>
              <w:left w:val="nil"/>
              <w:bottom w:val="nil"/>
              <w:right w:val="nil"/>
            </w:tcBorders>
            <w:shd w:val="clear" w:color="auto" w:fill="auto"/>
            <w:noWrap/>
            <w:vAlign w:val="bottom"/>
            <w:hideMark/>
          </w:tcPr>
          <w:p w:rsidRPr="006A5AFC" w:rsidR="00540D14" w:rsidP="00952137" w:rsidRDefault="00540D14" w14:paraId="6837CF05" w14:textId="77777777">
            <w:pPr>
              <w:pStyle w:val="TableTextDec"/>
              <w:tabs>
                <w:tab w:val="clear" w:pos="1015"/>
                <w:tab w:val="decimal" w:pos="810"/>
              </w:tabs>
              <w:rPr>
                <w:lang w:eastAsia="zh-CN"/>
              </w:rPr>
            </w:pPr>
            <w:r w:rsidRPr="006A5AFC">
              <w:rPr>
                <w:lang w:eastAsia="zh-CN"/>
              </w:rPr>
              <w:t>86.2</w:t>
            </w:r>
          </w:p>
        </w:tc>
      </w:tr>
      <w:tr w:rsidRPr="006A5AFC" w:rsidR="00540D14" w:rsidTr="00952137" w14:paraId="1CD91EF2"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6D57105B" w14:textId="77777777">
            <w:pPr>
              <w:pStyle w:val="TableText"/>
              <w:rPr>
                <w:lang w:eastAsia="zh-CN"/>
              </w:rPr>
            </w:pPr>
            <w:r w:rsidRPr="006A5AFC">
              <w:rPr>
                <w:lang w:eastAsia="zh-CN"/>
              </w:rPr>
              <w:t>EUR</w:t>
            </w:r>
          </w:p>
        </w:tc>
        <w:tc>
          <w:tcPr>
            <w:tcW w:w="1643" w:type="dxa"/>
            <w:tcBorders>
              <w:top w:val="nil"/>
              <w:bottom w:val="nil"/>
              <w:right w:val="nil"/>
            </w:tcBorders>
            <w:shd w:val="clear" w:color="auto" w:fill="auto"/>
            <w:noWrap/>
            <w:vAlign w:val="center"/>
            <w:hideMark/>
          </w:tcPr>
          <w:p w:rsidRPr="006A5AFC" w:rsidR="00540D14" w:rsidP="00952137" w:rsidRDefault="00540D14" w14:paraId="401B5C09" w14:textId="77777777">
            <w:pPr>
              <w:pStyle w:val="TableTextDec"/>
              <w:tabs>
                <w:tab w:val="clear" w:pos="1015"/>
                <w:tab w:val="decimal" w:pos="810"/>
              </w:tabs>
              <w:rPr>
                <w:lang w:eastAsia="zh-CN"/>
              </w:rPr>
            </w:pPr>
            <w:r w:rsidRPr="006A5AFC">
              <w:rPr>
                <w:lang w:eastAsia="zh-CN"/>
              </w:rPr>
              <w:t>101.4</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74A68B2D" w14:textId="77777777">
            <w:pPr>
              <w:pStyle w:val="TableTextDec"/>
              <w:tabs>
                <w:tab w:val="clear" w:pos="1015"/>
                <w:tab w:val="decimal" w:pos="810"/>
              </w:tabs>
              <w:rPr>
                <w:lang w:eastAsia="zh-CN"/>
              </w:rPr>
            </w:pPr>
            <w:r w:rsidRPr="006A5AFC">
              <w:rPr>
                <w:lang w:eastAsia="zh-CN"/>
              </w:rPr>
              <w:t>64.0</w:t>
            </w:r>
          </w:p>
        </w:tc>
        <w:tc>
          <w:tcPr>
            <w:tcW w:w="1643" w:type="dxa"/>
            <w:tcBorders>
              <w:top w:val="nil"/>
              <w:left w:val="nil"/>
              <w:bottom w:val="nil"/>
              <w:right w:val="nil"/>
            </w:tcBorders>
            <w:shd w:val="clear" w:color="auto" w:fill="auto"/>
            <w:noWrap/>
            <w:vAlign w:val="bottom"/>
            <w:hideMark/>
          </w:tcPr>
          <w:p w:rsidRPr="006A5AFC" w:rsidR="00540D14" w:rsidP="00952137" w:rsidRDefault="00540D14" w14:paraId="3436293F" w14:textId="77777777">
            <w:pPr>
              <w:pStyle w:val="TableTextDec"/>
              <w:tabs>
                <w:tab w:val="clear" w:pos="1015"/>
                <w:tab w:val="decimal" w:pos="810"/>
              </w:tabs>
              <w:rPr>
                <w:lang w:eastAsia="zh-CN"/>
              </w:rPr>
            </w:pPr>
            <w:r w:rsidRPr="006A5AFC">
              <w:rPr>
                <w:lang w:eastAsia="zh-CN"/>
              </w:rPr>
              <w:t>76.8</w:t>
            </w:r>
          </w:p>
        </w:tc>
      </w:tr>
      <w:tr w:rsidRPr="006A5AFC" w:rsidR="00540D14" w:rsidTr="00952137" w14:paraId="626B3128"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5084E136" w14:textId="77777777">
            <w:pPr>
              <w:pStyle w:val="TableText"/>
              <w:rPr>
                <w:lang w:eastAsia="zh-CN"/>
              </w:rPr>
            </w:pPr>
            <w:r w:rsidRPr="006A5AFC">
              <w:rPr>
                <w:lang w:eastAsia="zh-CN"/>
              </w:rPr>
              <w:t>XLM</w:t>
            </w:r>
          </w:p>
        </w:tc>
        <w:tc>
          <w:tcPr>
            <w:tcW w:w="1643" w:type="dxa"/>
            <w:tcBorders>
              <w:top w:val="nil"/>
              <w:bottom w:val="nil"/>
              <w:right w:val="nil"/>
            </w:tcBorders>
            <w:shd w:val="clear" w:color="auto" w:fill="auto"/>
            <w:noWrap/>
            <w:vAlign w:val="center"/>
            <w:hideMark/>
          </w:tcPr>
          <w:p w:rsidRPr="006A5AFC" w:rsidR="00540D14" w:rsidP="00952137" w:rsidRDefault="00540D14" w14:paraId="14C0B068" w14:textId="77777777">
            <w:pPr>
              <w:pStyle w:val="TableTextDec"/>
              <w:tabs>
                <w:tab w:val="clear" w:pos="1015"/>
                <w:tab w:val="decimal" w:pos="810"/>
              </w:tabs>
              <w:rPr>
                <w:lang w:eastAsia="zh-CN"/>
              </w:rPr>
            </w:pPr>
            <w:r w:rsidRPr="006A5AFC">
              <w:rPr>
                <w:lang w:eastAsia="zh-CN"/>
              </w:rPr>
              <w:t>135.8</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3F3C4CD0" w14:textId="77777777">
            <w:pPr>
              <w:pStyle w:val="TableTextDec"/>
              <w:tabs>
                <w:tab w:val="clear" w:pos="1015"/>
                <w:tab w:val="decimal" w:pos="810"/>
              </w:tabs>
              <w:rPr>
                <w:lang w:eastAsia="zh-CN"/>
              </w:rPr>
            </w:pPr>
            <w:r w:rsidRPr="006A5AFC">
              <w:rPr>
                <w:lang w:eastAsia="zh-CN"/>
              </w:rPr>
              <w:t>75.2</w:t>
            </w:r>
          </w:p>
        </w:tc>
        <w:tc>
          <w:tcPr>
            <w:tcW w:w="1643" w:type="dxa"/>
            <w:tcBorders>
              <w:top w:val="nil"/>
              <w:left w:val="nil"/>
              <w:bottom w:val="nil"/>
              <w:right w:val="nil"/>
            </w:tcBorders>
            <w:shd w:val="clear" w:color="auto" w:fill="auto"/>
            <w:noWrap/>
            <w:vAlign w:val="bottom"/>
            <w:hideMark/>
          </w:tcPr>
          <w:p w:rsidRPr="006A5AFC" w:rsidR="00540D14" w:rsidP="00952137" w:rsidRDefault="00540D14" w14:paraId="075BA8E6" w14:textId="77777777">
            <w:pPr>
              <w:pStyle w:val="TableTextDec"/>
              <w:tabs>
                <w:tab w:val="clear" w:pos="1015"/>
                <w:tab w:val="decimal" w:pos="810"/>
              </w:tabs>
              <w:rPr>
                <w:lang w:eastAsia="zh-CN"/>
              </w:rPr>
            </w:pPr>
            <w:r w:rsidRPr="006A5AFC">
              <w:rPr>
                <w:lang w:eastAsia="zh-CN"/>
              </w:rPr>
              <w:t>87.4</w:t>
            </w:r>
          </w:p>
        </w:tc>
      </w:tr>
      <w:tr w:rsidRPr="006A5AFC" w:rsidR="00540D14" w:rsidTr="00952137" w14:paraId="59878AC0"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4549AED0" w14:textId="77777777">
            <w:pPr>
              <w:pStyle w:val="TableText"/>
              <w:rPr>
                <w:lang w:eastAsia="zh-CN"/>
              </w:rPr>
            </w:pPr>
            <w:r w:rsidRPr="006A5AFC">
              <w:rPr>
                <w:lang w:eastAsia="zh-CN"/>
              </w:rPr>
              <w:t>XAS</w:t>
            </w:r>
          </w:p>
        </w:tc>
        <w:tc>
          <w:tcPr>
            <w:tcW w:w="1643" w:type="dxa"/>
            <w:tcBorders>
              <w:top w:val="nil"/>
              <w:bottom w:val="nil"/>
              <w:right w:val="nil"/>
            </w:tcBorders>
            <w:shd w:val="clear" w:color="auto" w:fill="auto"/>
            <w:noWrap/>
            <w:vAlign w:val="center"/>
            <w:hideMark/>
          </w:tcPr>
          <w:p w:rsidRPr="006A5AFC" w:rsidR="00540D14" w:rsidP="00952137" w:rsidRDefault="00540D14" w14:paraId="36C42EE4" w14:textId="77777777">
            <w:pPr>
              <w:pStyle w:val="TableTextDec"/>
              <w:tabs>
                <w:tab w:val="clear" w:pos="1015"/>
                <w:tab w:val="decimal" w:pos="810"/>
              </w:tabs>
              <w:rPr>
                <w:lang w:eastAsia="zh-CN"/>
              </w:rPr>
            </w:pPr>
            <w:r w:rsidRPr="006A5AFC">
              <w:rPr>
                <w:lang w:eastAsia="zh-CN"/>
              </w:rPr>
              <w:t>115.5</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1F47A5B1" w14:textId="77777777">
            <w:pPr>
              <w:pStyle w:val="TableTextDec"/>
              <w:tabs>
                <w:tab w:val="clear" w:pos="1015"/>
                <w:tab w:val="decimal" w:pos="810"/>
              </w:tabs>
              <w:rPr>
                <w:lang w:eastAsia="zh-CN"/>
              </w:rPr>
            </w:pPr>
            <w:r w:rsidRPr="006A5AFC">
              <w:rPr>
                <w:lang w:eastAsia="zh-CN"/>
              </w:rPr>
              <w:t>75.6</w:t>
            </w:r>
          </w:p>
        </w:tc>
        <w:tc>
          <w:tcPr>
            <w:tcW w:w="1643" w:type="dxa"/>
            <w:tcBorders>
              <w:top w:val="nil"/>
              <w:left w:val="nil"/>
              <w:bottom w:val="nil"/>
              <w:right w:val="nil"/>
            </w:tcBorders>
            <w:shd w:val="clear" w:color="auto" w:fill="auto"/>
            <w:noWrap/>
            <w:vAlign w:val="center"/>
            <w:hideMark/>
          </w:tcPr>
          <w:p w:rsidRPr="006A5AFC" w:rsidR="00540D14" w:rsidP="00952137" w:rsidRDefault="00540D14" w14:paraId="1AAC2802" w14:textId="77777777">
            <w:pPr>
              <w:pStyle w:val="TableTextDec"/>
              <w:tabs>
                <w:tab w:val="clear" w:pos="1015"/>
                <w:tab w:val="decimal" w:pos="810"/>
              </w:tabs>
              <w:rPr>
                <w:lang w:eastAsia="zh-CN"/>
              </w:rPr>
            </w:pPr>
            <w:r w:rsidRPr="006A5AFC">
              <w:rPr>
                <w:lang w:eastAsia="zh-CN"/>
              </w:rPr>
              <w:t>88.8</w:t>
            </w:r>
          </w:p>
        </w:tc>
      </w:tr>
      <w:tr w:rsidRPr="006A5AFC" w:rsidR="00540D14" w:rsidTr="00952137" w14:paraId="2CCDDFB5" w14:textId="77777777">
        <w:trPr>
          <w:cantSplit/>
        </w:trPr>
        <w:tc>
          <w:tcPr>
            <w:tcW w:w="1642" w:type="dxa"/>
            <w:tcBorders>
              <w:top w:val="nil"/>
              <w:left w:val="nil"/>
              <w:bottom w:val="nil"/>
            </w:tcBorders>
            <w:shd w:val="clear" w:color="auto" w:fill="auto"/>
            <w:noWrap/>
            <w:vAlign w:val="center"/>
            <w:hideMark/>
          </w:tcPr>
          <w:p w:rsidRPr="006A5AFC" w:rsidR="00540D14" w:rsidP="00952137" w:rsidRDefault="00540D14" w14:paraId="3FE2C02A" w14:textId="77777777">
            <w:pPr>
              <w:pStyle w:val="TableText"/>
              <w:rPr>
                <w:lang w:eastAsia="zh-CN"/>
              </w:rPr>
            </w:pPr>
            <w:r w:rsidRPr="006A5AFC">
              <w:rPr>
                <w:lang w:eastAsia="zh-CN"/>
              </w:rPr>
              <w:t>AFR</w:t>
            </w:r>
          </w:p>
        </w:tc>
        <w:tc>
          <w:tcPr>
            <w:tcW w:w="1643" w:type="dxa"/>
            <w:tcBorders>
              <w:top w:val="nil"/>
              <w:bottom w:val="nil"/>
              <w:right w:val="nil"/>
            </w:tcBorders>
            <w:shd w:val="clear" w:color="auto" w:fill="auto"/>
            <w:noWrap/>
            <w:vAlign w:val="center"/>
            <w:hideMark/>
          </w:tcPr>
          <w:p w:rsidRPr="006A5AFC" w:rsidR="00540D14" w:rsidP="00952137" w:rsidRDefault="00540D14" w14:paraId="78F2F1FB" w14:textId="77777777">
            <w:pPr>
              <w:pStyle w:val="TableTextDec"/>
              <w:tabs>
                <w:tab w:val="clear" w:pos="1015"/>
                <w:tab w:val="decimal" w:pos="810"/>
              </w:tabs>
              <w:rPr>
                <w:lang w:eastAsia="zh-CN"/>
              </w:rPr>
            </w:pPr>
            <w:r w:rsidRPr="006A5AFC">
              <w:rPr>
                <w:lang w:eastAsia="zh-CN"/>
              </w:rPr>
              <w:t>132.8</w:t>
            </w:r>
          </w:p>
        </w:tc>
        <w:tc>
          <w:tcPr>
            <w:tcW w:w="1642" w:type="dxa"/>
            <w:tcBorders>
              <w:top w:val="nil"/>
              <w:left w:val="nil"/>
              <w:bottom w:val="nil"/>
              <w:right w:val="nil"/>
            </w:tcBorders>
            <w:shd w:val="clear" w:color="auto" w:fill="auto"/>
            <w:noWrap/>
            <w:vAlign w:val="center"/>
            <w:hideMark/>
          </w:tcPr>
          <w:p w:rsidRPr="006A5AFC" w:rsidR="00540D14" w:rsidP="00952137" w:rsidRDefault="00540D14" w14:paraId="1B3A2B83" w14:textId="77777777">
            <w:pPr>
              <w:pStyle w:val="TableTextDec"/>
              <w:tabs>
                <w:tab w:val="clear" w:pos="1015"/>
                <w:tab w:val="decimal" w:pos="810"/>
              </w:tabs>
              <w:rPr>
                <w:lang w:eastAsia="zh-CN"/>
              </w:rPr>
            </w:pPr>
            <w:r w:rsidRPr="006A5AFC">
              <w:rPr>
                <w:lang w:eastAsia="zh-CN"/>
              </w:rPr>
              <w:t>74.7</w:t>
            </w:r>
          </w:p>
        </w:tc>
        <w:tc>
          <w:tcPr>
            <w:tcW w:w="1643" w:type="dxa"/>
            <w:tcBorders>
              <w:top w:val="nil"/>
              <w:left w:val="nil"/>
              <w:bottom w:val="nil"/>
              <w:right w:val="nil"/>
            </w:tcBorders>
            <w:shd w:val="clear" w:color="auto" w:fill="auto"/>
            <w:noWrap/>
            <w:vAlign w:val="center"/>
            <w:hideMark/>
          </w:tcPr>
          <w:p w:rsidRPr="006A5AFC" w:rsidR="00540D14" w:rsidP="00952137" w:rsidRDefault="00540D14" w14:paraId="21A407D9" w14:textId="77777777">
            <w:pPr>
              <w:pStyle w:val="TableTextDec"/>
              <w:tabs>
                <w:tab w:val="clear" w:pos="1015"/>
                <w:tab w:val="decimal" w:pos="810"/>
              </w:tabs>
              <w:rPr>
                <w:lang w:eastAsia="zh-CN"/>
              </w:rPr>
            </w:pPr>
            <w:r w:rsidRPr="006A5AFC">
              <w:rPr>
                <w:lang w:eastAsia="zh-CN"/>
              </w:rPr>
              <w:t>81.0</w:t>
            </w:r>
          </w:p>
        </w:tc>
      </w:tr>
      <w:tr w:rsidRPr="006A5AFC" w:rsidR="00540D14" w:rsidTr="00952137" w14:paraId="7161B68D" w14:textId="77777777">
        <w:trPr>
          <w:cantSplit/>
        </w:trPr>
        <w:tc>
          <w:tcPr>
            <w:tcW w:w="1642" w:type="dxa"/>
            <w:tcBorders>
              <w:top w:val="nil"/>
              <w:left w:val="nil"/>
              <w:bottom w:val="double" w:color="auto" w:sz="6" w:space="0"/>
            </w:tcBorders>
            <w:shd w:val="clear" w:color="auto" w:fill="auto"/>
            <w:noWrap/>
            <w:vAlign w:val="center"/>
            <w:hideMark/>
          </w:tcPr>
          <w:p w:rsidRPr="006A5AFC" w:rsidR="00540D14" w:rsidP="00952137" w:rsidRDefault="00540D14" w14:paraId="710BEE5B" w14:textId="77777777">
            <w:pPr>
              <w:pStyle w:val="TableText"/>
              <w:spacing w:after="60"/>
              <w:rPr>
                <w:lang w:eastAsia="zh-CN"/>
              </w:rPr>
            </w:pPr>
            <w:r w:rsidRPr="006A5AFC">
              <w:rPr>
                <w:lang w:eastAsia="zh-CN"/>
              </w:rPr>
              <w:t>ROW</w:t>
            </w:r>
          </w:p>
        </w:tc>
        <w:tc>
          <w:tcPr>
            <w:tcW w:w="1643" w:type="dxa"/>
            <w:tcBorders>
              <w:top w:val="nil"/>
              <w:bottom w:val="double" w:color="auto" w:sz="6" w:space="0"/>
              <w:right w:val="nil"/>
            </w:tcBorders>
            <w:shd w:val="clear" w:color="auto" w:fill="auto"/>
            <w:noWrap/>
            <w:vAlign w:val="center"/>
            <w:hideMark/>
          </w:tcPr>
          <w:p w:rsidRPr="006A5AFC" w:rsidR="00540D14" w:rsidP="00952137" w:rsidRDefault="00540D14" w14:paraId="71C3FD76" w14:textId="77777777">
            <w:pPr>
              <w:pStyle w:val="TableTextDec"/>
              <w:tabs>
                <w:tab w:val="clear" w:pos="1015"/>
                <w:tab w:val="decimal" w:pos="810"/>
              </w:tabs>
              <w:spacing w:after="60"/>
              <w:rPr>
                <w:lang w:eastAsia="zh-CN"/>
              </w:rPr>
            </w:pPr>
            <w:r w:rsidRPr="006A5AFC">
              <w:rPr>
                <w:lang w:eastAsia="zh-CN"/>
              </w:rPr>
              <w:t>126.2</w:t>
            </w:r>
          </w:p>
        </w:tc>
        <w:tc>
          <w:tcPr>
            <w:tcW w:w="1642" w:type="dxa"/>
            <w:tcBorders>
              <w:top w:val="nil"/>
              <w:left w:val="nil"/>
              <w:bottom w:val="double" w:color="auto" w:sz="6" w:space="0"/>
              <w:right w:val="nil"/>
            </w:tcBorders>
            <w:shd w:val="clear" w:color="auto" w:fill="auto"/>
            <w:noWrap/>
            <w:vAlign w:val="center"/>
            <w:hideMark/>
          </w:tcPr>
          <w:p w:rsidRPr="006A5AFC" w:rsidR="00540D14" w:rsidP="00952137" w:rsidRDefault="00540D14" w14:paraId="06DF80FF" w14:textId="77777777">
            <w:pPr>
              <w:pStyle w:val="TableTextDec"/>
              <w:tabs>
                <w:tab w:val="clear" w:pos="1015"/>
                <w:tab w:val="decimal" w:pos="810"/>
              </w:tabs>
              <w:spacing w:after="60"/>
              <w:rPr>
                <w:lang w:eastAsia="zh-CN"/>
              </w:rPr>
            </w:pPr>
            <w:r w:rsidRPr="006A5AFC">
              <w:rPr>
                <w:lang w:eastAsia="zh-CN"/>
              </w:rPr>
              <w:t>60.4</w:t>
            </w:r>
          </w:p>
        </w:tc>
        <w:tc>
          <w:tcPr>
            <w:tcW w:w="1643" w:type="dxa"/>
            <w:tcBorders>
              <w:top w:val="nil"/>
              <w:left w:val="nil"/>
              <w:bottom w:val="double" w:color="auto" w:sz="6" w:space="0"/>
              <w:right w:val="nil"/>
            </w:tcBorders>
            <w:shd w:val="clear" w:color="auto" w:fill="auto"/>
            <w:noWrap/>
            <w:vAlign w:val="center"/>
            <w:hideMark/>
          </w:tcPr>
          <w:p w:rsidRPr="006A5AFC" w:rsidR="00540D14" w:rsidP="00952137" w:rsidRDefault="00540D14" w14:paraId="4764641E" w14:textId="77777777">
            <w:pPr>
              <w:pStyle w:val="TableTextDec"/>
              <w:tabs>
                <w:tab w:val="clear" w:pos="1015"/>
                <w:tab w:val="decimal" w:pos="810"/>
              </w:tabs>
              <w:spacing w:after="60"/>
              <w:rPr>
                <w:lang w:eastAsia="zh-CN"/>
              </w:rPr>
            </w:pPr>
            <w:r w:rsidRPr="006A5AFC">
              <w:rPr>
                <w:lang w:eastAsia="zh-CN"/>
              </w:rPr>
              <w:t>70.7</w:t>
            </w:r>
          </w:p>
        </w:tc>
      </w:tr>
    </w:tbl>
    <w:p w:rsidRPr="00077F60" w:rsidR="00540D14" w:rsidP="00540D14" w:rsidRDefault="00540D14" w14:paraId="4CA52F64" w14:textId="4B3D8871">
      <w:pPr>
        <w:pStyle w:val="Source1"/>
      </w:pPr>
      <w:r>
        <w:t xml:space="preserve">Source: </w:t>
      </w:r>
      <w:r>
        <w:tab/>
      </w:r>
      <w:r w:rsidRPr="00077F60">
        <w:t xml:space="preserve">Data </w:t>
      </w:r>
      <w:r>
        <w:t>were</w:t>
      </w:r>
      <w:r w:rsidRPr="00077F60">
        <w:t xml:space="preserve"> retrieved from EIA</w:t>
      </w:r>
      <w:r w:rsidR="00B124DA">
        <w:t>’</w:t>
      </w:r>
      <w:r w:rsidRPr="00077F60">
        <w:t>s International Energy Statistics (</w:t>
      </w:r>
      <w:r>
        <w:t xml:space="preserve">DOE, EIA, </w:t>
      </w:r>
      <w:r w:rsidRPr="00077F60">
        <w:t xml:space="preserve">2013) and compiled by </w:t>
      </w:r>
      <w:r>
        <w:t xml:space="preserve">the </w:t>
      </w:r>
      <w:r w:rsidRPr="00077F60">
        <w:t>author</w:t>
      </w:r>
      <w:r>
        <w:t>s</w:t>
      </w:r>
      <w:r w:rsidRPr="00077F60">
        <w:t xml:space="preserve">. </w:t>
      </w:r>
    </w:p>
    <w:p w:rsidRPr="00733E59" w:rsidR="005E5834" w:rsidP="005E5834" w:rsidRDefault="005E5834" w14:paraId="3DD29B3D" w14:textId="77777777">
      <w:pPr>
        <w:pStyle w:val="Heading2"/>
      </w:pPr>
      <w:bookmarkStart w:name="_Toc503712830" w:id="216"/>
      <w:bookmarkStart w:name="_Toc504465584" w:id="217"/>
      <w:bookmarkStart w:name="_Toc118979536" w:id="218"/>
      <w:r>
        <w:t>CO</w:t>
      </w:r>
      <w:r w:rsidRPr="00005812">
        <w:rPr>
          <w:vertAlign w:val="subscript"/>
        </w:rPr>
        <w:t>2</w:t>
      </w:r>
      <w:r w:rsidRPr="00EF3400">
        <w:t xml:space="preserve"> from Land Use Change</w:t>
      </w:r>
      <w:bookmarkEnd w:id="216"/>
      <w:bookmarkEnd w:id="217"/>
      <w:bookmarkEnd w:id="218"/>
    </w:p>
    <w:p w:rsidRPr="00F76612" w:rsidR="005E5834" w:rsidP="007B6AA8" w:rsidRDefault="005E5834" w14:paraId="63631555" w14:textId="75563062">
      <w:pPr>
        <w:pStyle w:val="BodyText"/>
        <w:rPr>
          <w:szCs w:val="24"/>
        </w:rPr>
      </w:pPr>
      <w:r w:rsidRPr="001D4C78">
        <w:t>Emissions or sequestration of CO</w:t>
      </w:r>
      <w:r w:rsidRPr="009C0E15">
        <w:rPr>
          <w:vertAlign w:val="subscript"/>
        </w:rPr>
        <w:t>2</w:t>
      </w:r>
      <w:r w:rsidRPr="00F76612">
        <w:t xml:space="preserve"> can occur </w:t>
      </w:r>
      <w:r w:rsidR="001A7AE6">
        <w:t>because of</w:t>
      </w:r>
      <w:r w:rsidRPr="009F1CDF">
        <w:t xml:space="preserve"> </w:t>
      </w:r>
      <w:r w:rsidRPr="00F76612">
        <w:t>land use change. When land is converted from one type to another, CO</w:t>
      </w:r>
      <w:r w:rsidRPr="0051005E">
        <w:rPr>
          <w:vertAlign w:val="subscript"/>
        </w:rPr>
        <w:t>2</w:t>
      </w:r>
      <w:r w:rsidRPr="00B22A0F">
        <w:t xml:space="preserve"> is </w:t>
      </w:r>
      <w:r w:rsidR="001A7AE6">
        <w:t xml:space="preserve">released from </w:t>
      </w:r>
      <w:r w:rsidRPr="00B22A0F">
        <w:t>plants and soil. T</w:t>
      </w:r>
      <w:r w:rsidRPr="00AD24F4">
        <w:t xml:space="preserve">his process </w:t>
      </w:r>
      <w:r>
        <w:t>involves immediate and long-term effects</w:t>
      </w:r>
      <w:r w:rsidRPr="00AD24F4">
        <w:t xml:space="preserve">, making it difficult to model emissions from land use change, even in a </w:t>
      </w:r>
      <w:r>
        <w:t xml:space="preserve">disaggregated biophysical </w:t>
      </w:r>
      <w:r w:rsidRPr="00AD24F4">
        <w:t xml:space="preserve">model. Under a </w:t>
      </w:r>
      <w:r>
        <w:t xml:space="preserve">much more aggregated </w:t>
      </w:r>
      <w:r w:rsidRPr="00AD24F4">
        <w:t xml:space="preserve">CGE framework, we represent land use emissions </w:t>
      </w:r>
      <w:r>
        <w:t>using</w:t>
      </w:r>
      <w:r w:rsidRPr="00095721">
        <w:t xml:space="preserve"> </w:t>
      </w:r>
      <w:r w:rsidRPr="00AD24F4">
        <w:t>a simple</w:t>
      </w:r>
      <w:r w:rsidRPr="00994A32">
        <w:t xml:space="preserve"> approach.</w:t>
      </w:r>
      <w:r w:rsidR="004C726C">
        <w:rPr>
          <w:szCs w:val="24"/>
        </w:rPr>
        <w:t xml:space="preserve"> </w:t>
      </w:r>
      <w:r w:rsidRPr="00F30ADB">
        <w:rPr>
          <w:szCs w:val="24"/>
        </w:rPr>
        <w:t xml:space="preserve">When land is converted from one type </w:t>
      </w:r>
      <w:r>
        <w:rPr>
          <w:szCs w:val="24"/>
        </w:rPr>
        <w:t>(</w:t>
      </w:r>
      <w:r w:rsidRPr="00857DAA">
        <w:rPr>
          <w:i/>
          <w:szCs w:val="24"/>
        </w:rPr>
        <w:t>i</w:t>
      </w:r>
      <w:r>
        <w:rPr>
          <w:szCs w:val="24"/>
        </w:rPr>
        <w:t xml:space="preserve">) </w:t>
      </w:r>
      <w:r w:rsidRPr="00F30ADB">
        <w:rPr>
          <w:szCs w:val="24"/>
        </w:rPr>
        <w:t>to another</w:t>
      </w:r>
      <w:r>
        <w:rPr>
          <w:szCs w:val="24"/>
        </w:rPr>
        <w:t xml:space="preserve"> (</w:t>
      </w:r>
      <w:r w:rsidRPr="00857DAA">
        <w:rPr>
          <w:i/>
          <w:szCs w:val="24"/>
        </w:rPr>
        <w:t>j</w:t>
      </w:r>
      <w:r>
        <w:rPr>
          <w:szCs w:val="24"/>
        </w:rPr>
        <w:t>)</w:t>
      </w:r>
      <w:r w:rsidRPr="00F30ADB">
        <w:rPr>
          <w:szCs w:val="24"/>
        </w:rPr>
        <w:t xml:space="preserve">, </w:t>
      </w:r>
      <w:r>
        <w:rPr>
          <w:szCs w:val="24"/>
        </w:rPr>
        <w:t xml:space="preserve">the </w:t>
      </w:r>
      <w:r w:rsidR="00437FCA">
        <w:rPr>
          <w:szCs w:val="24"/>
        </w:rPr>
        <w:t xml:space="preserve">net </w:t>
      </w:r>
      <w:r w:rsidRPr="00F30ADB">
        <w:rPr>
          <w:szCs w:val="24"/>
        </w:rPr>
        <w:t>sequestration per ha</w:t>
      </w:r>
      <w:r>
        <w:rPr>
          <w:szCs w:val="24"/>
        </w:rPr>
        <w:t>,</w:t>
      </w:r>
      <w:r w:rsidRPr="00A86C73">
        <w:rPr>
          <w:szCs w:val="24"/>
        </w:rPr>
        <w:t xml:space="preserve"> </w:t>
      </w:r>
      <m:oMath>
        <m:r>
          <m:rPr>
            <m:sty m:val="p"/>
          </m:rPr>
          <w:rPr>
            <w:rFonts w:ascii="Cambria Math" w:hAnsi="Cambria Math"/>
            <w:szCs w:val="24"/>
          </w:rPr>
          <m:t>∆</m:t>
        </m:r>
        <m:r>
          <w:rPr>
            <w:rFonts w:ascii="Cambria Math" w:hAnsi="Cambria Math"/>
            <w:szCs w:val="24"/>
          </w:rPr>
          <m:t>E</m:t>
        </m:r>
        <m:sSub>
          <m:sSubPr>
            <m:ctrlPr>
              <w:rPr>
                <w:rFonts w:ascii="Cambria Math" w:hAnsi="Cambria Math"/>
                <w:bCs/>
                <w:szCs w:val="24"/>
              </w:rPr>
            </m:ctrlPr>
          </m:sSubPr>
          <m:e>
            <m:r>
              <w:rPr>
                <w:rFonts w:ascii="Cambria Math" w:hAnsi="Cambria Math"/>
                <w:szCs w:val="24"/>
              </w:rPr>
              <m:t>S</m:t>
            </m:r>
          </m:e>
          <m:sub>
            <m:r>
              <w:rPr>
                <w:rFonts w:ascii="Cambria Math" w:hAnsi="Cambria Math"/>
                <w:szCs w:val="24"/>
              </w:rPr>
              <m:t>ij</m:t>
            </m:r>
          </m:sub>
        </m:sSub>
      </m:oMath>
      <w:r>
        <w:rPr>
          <w:bCs/>
          <w:szCs w:val="24"/>
        </w:rPr>
        <w:t>,</w:t>
      </w:r>
      <w:r w:rsidRPr="00F65C48">
        <w:rPr>
          <w:szCs w:val="24"/>
        </w:rPr>
        <w:t xml:space="preserve"> is calculated in </w:t>
      </w:r>
      <w:r>
        <w:rPr>
          <w:szCs w:val="24"/>
        </w:rPr>
        <w:t>Eq.</w:t>
      </w:r>
      <w:r w:rsidRPr="00151C2A">
        <w:rPr>
          <w:szCs w:val="24"/>
        </w:rPr>
        <w:t xml:space="preserve"> </w:t>
      </w:r>
      <w:r w:rsidR="002620E5">
        <w:rPr>
          <w:szCs w:val="24"/>
        </w:rPr>
        <w:t>5</w:t>
      </w:r>
      <w:r>
        <w:rPr>
          <w:szCs w:val="24"/>
        </w:rPr>
        <w:t>.</w:t>
      </w:r>
      <w:r w:rsidRPr="009C0E15">
        <w:rPr>
          <w:szCs w:val="24"/>
        </w:rPr>
        <w:t>1:</w:t>
      </w:r>
    </w:p>
    <w:p w:rsidRPr="00F734B7" w:rsidR="005E5834" w:rsidP="007B6AA8" w:rsidRDefault="005E5834" w14:paraId="6B3641D5" w14:textId="400DEB5A">
      <w:pPr>
        <w:pStyle w:val="equation"/>
        <w:spacing w:before="120" w:after="120"/>
        <w:jc w:val="right"/>
      </w:pPr>
      <w:r>
        <w:tab/>
      </w:r>
      <m:oMath>
        <m:r>
          <m:rPr>
            <m:sty m:val="p"/>
          </m:rPr>
          <w:rPr>
            <w:rFonts w:ascii="Cambria Math" w:hAnsi="Cambria Math"/>
          </w:rPr>
          <m:t>Δ</m:t>
        </m:r>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eqArr>
          <m:eqArrPr>
            <m:ctrlPr>
              <w:rPr>
                <w:rFonts w:ascii="Cambria Math" w:hAnsi="Cambria Math"/>
              </w:rPr>
            </m:ctrlPr>
          </m:eqArrPr>
          <m:e>
            <m:sSub>
              <m:sSubPr>
                <m:ctrlPr>
                  <w:rPr>
                    <w:rFonts w:ascii="Cambria Math" w:hAnsi="Cambria Math"/>
                    <w:i/>
                  </w:rPr>
                </m:ctrlPr>
              </m:sSubPr>
              <m:e>
                <m:r>
                  <w:rPr>
                    <w:rFonts w:ascii="Cambria Math" w:hAnsi="Cambria Math"/>
                  </w:rPr>
                  <m:t>EF</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vj</m:t>
                </m:r>
              </m:sub>
            </m:sSub>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vi</m:t>
                </m:r>
              </m:sub>
            </m:sSub>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vi</m:t>
                </m:r>
              </m:sub>
            </m:sSub>
          </m:e>
        </m:eqArr>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sj</m:t>
            </m:r>
          </m:sub>
        </m:sSub>
        <m:r>
          <w:rPr>
            <w:rFonts w:ascii="Cambria Math" w:hAnsi="Cambria Math"/>
          </w:rPr>
          <m:t>*</m:t>
        </m:r>
        <m:sSub>
          <m:sSubPr>
            <m:ctrlPr>
              <w:rPr>
                <w:rFonts w:ascii="Cambria Math" w:hAnsi="Cambria Math"/>
                <w:i/>
              </w:rPr>
            </m:ctrlPr>
          </m:sSubPr>
          <m:e>
            <m:r>
              <w:rPr>
                <w:rFonts w:ascii="Cambria Math" w:hAnsi="Cambria Math"/>
              </w:rPr>
              <m:t>CS</m:t>
            </m:r>
          </m:e>
          <m:sub>
            <m:r>
              <w:rPr>
                <w:rFonts w:ascii="Cambria Math" w:hAnsi="Cambria Math"/>
              </w:rPr>
              <m:t>sj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EF</m:t>
                </m:r>
              </m:e>
              <m:sub>
                <m:r>
                  <w:rPr>
                    <w:rFonts w:ascii="Cambria Math" w:hAnsi="Cambria Math"/>
                  </w:rPr>
                  <m:t>si</m:t>
                </m:r>
              </m:sub>
            </m:sSub>
            <m:r>
              <w:rPr>
                <w:rFonts w:ascii="Cambria Math" w:hAnsi="Cambria Math"/>
              </w:rPr>
              <m:t>*CS</m:t>
            </m:r>
          </m:e>
          <m:sub>
            <m:r>
              <w:rPr>
                <w:rFonts w:ascii="Cambria Math" w:hAnsi="Cambria Math"/>
              </w:rPr>
              <m:t>si</m:t>
            </m:r>
          </m:sub>
        </m:sSub>
        <m:r>
          <m:rPr>
            <m:sty m:val="p"/>
          </m:rPr>
          <w:rPr>
            <w:rFonts w:ascii="Cambria Math" w:hAnsi="Cambria Math"/>
          </w:rPr>
          <m:t xml:space="preserve">    </m:t>
        </m:r>
      </m:oMath>
      <w:r>
        <w:t>(</w:t>
      </w:r>
      <w:r w:rsidR="002620E5">
        <w:t>5</w:t>
      </w:r>
      <w:r>
        <w:t>.1)</w:t>
      </w:r>
    </w:p>
    <w:p w:rsidRPr="00733E59" w:rsidR="005E5834" w:rsidP="005E5834" w:rsidRDefault="005E5834" w14:paraId="1B886E0F" w14:textId="18B4630E">
      <w:pPr>
        <w:pStyle w:val="BodyText"/>
        <w:ind w:firstLine="0"/>
      </w:pPr>
      <w:r w:rsidRPr="00733E59">
        <w:rPr>
          <w:rFonts w:eastAsia="Verdana"/>
        </w:rPr>
        <w:t xml:space="preserve">where </w:t>
      </w:r>
      <m:oMath>
        <m:r>
          <w:rPr>
            <w:rFonts w:ascii="Cambria Math" w:hAnsi="Cambria Math" w:eastAsia="Verdana"/>
          </w:rPr>
          <m:t>i</m:t>
        </m:r>
      </m:oMath>
      <w:r>
        <w:rPr>
          <w:rFonts w:eastAsia="Verdana"/>
        </w:rPr>
        <w:t xml:space="preserve"> and</w:t>
      </w:r>
      <w:r w:rsidRPr="00733E59">
        <w:rPr>
          <w:rFonts w:eastAsia="Verdana"/>
        </w:rPr>
        <w:t xml:space="preserve"> </w:t>
      </w:r>
      <m:oMath>
        <m:r>
          <w:rPr>
            <w:rFonts w:ascii="Cambria Math" w:hAnsi="Cambria Math" w:eastAsia="Verdana"/>
          </w:rPr>
          <m:t>j</m:t>
        </m:r>
      </m:oMath>
      <w:r w:rsidRPr="00733E59">
        <w:rPr>
          <w:rFonts w:eastAsia="Verdana"/>
        </w:rPr>
        <w:t xml:space="preserve"> are land types and </w:t>
      </w:r>
      <m:oMath>
        <m:r>
          <w:rPr>
            <w:rFonts w:ascii="Cambria Math" w:hAnsi="Cambria Math" w:eastAsia="Verdana"/>
          </w:rPr>
          <m:t>v</m:t>
        </m:r>
      </m:oMath>
      <w:r w:rsidRPr="00733E59">
        <w:rPr>
          <w:rFonts w:eastAsia="Verdana"/>
        </w:rPr>
        <w:t xml:space="preserve"> and </w:t>
      </w:r>
      <m:oMath>
        <m:r>
          <w:rPr>
            <w:rFonts w:ascii="Cambria Math" w:hAnsi="Cambria Math" w:eastAsia="Verdana"/>
          </w:rPr>
          <m:t>s</m:t>
        </m:r>
      </m:oMath>
      <w:r w:rsidRPr="00733E59">
        <w:rPr>
          <w:rFonts w:eastAsia="Verdana"/>
        </w:rPr>
        <w:t xml:space="preserve"> represent vegetation and soil</w:t>
      </w:r>
      <w:r>
        <w:rPr>
          <w:rFonts w:eastAsia="Verdana"/>
        </w:rPr>
        <w:t>,</w:t>
      </w:r>
      <w:r w:rsidRPr="00733E59">
        <w:rPr>
          <w:rFonts w:eastAsia="Verdana"/>
        </w:rPr>
        <w:t xml:space="preserve"> respectively; </w:t>
      </w:r>
      <m:oMath>
        <m:r>
          <w:rPr>
            <w:rFonts w:ascii="Cambria Math" w:hAnsi="Cambria Math" w:eastAsia="Verdana"/>
          </w:rPr>
          <m:t>E</m:t>
        </m:r>
        <m:sSub>
          <m:sSubPr>
            <m:ctrlPr>
              <w:rPr>
                <w:rFonts w:ascii="Cambria Math" w:hAnsi="Cambria Math" w:eastAsia="Verdana"/>
                <w:i/>
              </w:rPr>
            </m:ctrlPr>
          </m:sSubPr>
          <m:e>
            <m:r>
              <w:rPr>
                <w:rFonts w:ascii="Cambria Math" w:hAnsi="Cambria Math" w:eastAsia="Verdana"/>
              </w:rPr>
              <m:t>S</m:t>
            </m:r>
          </m:e>
          <m:sub>
            <m:r>
              <w:rPr>
                <w:rFonts w:ascii="Cambria Math" w:hAnsi="Cambria Math" w:eastAsia="Verdana"/>
              </w:rPr>
              <m:t>i</m:t>
            </m:r>
          </m:sub>
        </m:sSub>
      </m:oMath>
      <w:r w:rsidRPr="00733E59">
        <w:rPr>
          <w:rFonts w:eastAsia="Verdana"/>
          <w:vertAlign w:val="subscript"/>
        </w:rPr>
        <w:t xml:space="preserve"> </w:t>
      </w:r>
      <w:r w:rsidRPr="00733E59">
        <w:rPr>
          <w:rFonts w:eastAsia="Verdana"/>
        </w:rPr>
        <w:t xml:space="preserve">denotes the </w:t>
      </w:r>
      <w:r w:rsidR="006A49B8">
        <w:rPr>
          <w:rFonts w:eastAsia="Verdana"/>
        </w:rPr>
        <w:t>20-year land</w:t>
      </w:r>
      <w:r w:rsidR="00437FCA">
        <w:rPr>
          <w:rFonts w:eastAsia="Verdana"/>
        </w:rPr>
        <w:t>-</w:t>
      </w:r>
      <w:r w:rsidR="006A49B8">
        <w:rPr>
          <w:rFonts w:eastAsia="Verdana"/>
        </w:rPr>
        <w:t xml:space="preserve">use change </w:t>
      </w:r>
      <w:r w:rsidR="00CF4330">
        <w:rPr>
          <w:rFonts w:eastAsia="Verdana"/>
        </w:rPr>
        <w:t>emission</w:t>
      </w:r>
      <w:r w:rsidR="006A49B8">
        <w:rPr>
          <w:rFonts w:eastAsia="Verdana"/>
        </w:rPr>
        <w:t>s</w:t>
      </w:r>
      <w:r w:rsidRPr="00733E59">
        <w:rPr>
          <w:rFonts w:eastAsia="Verdana"/>
        </w:rPr>
        <w:t xml:space="preserve"> </w:t>
      </w:r>
      <w:r w:rsidR="006A49B8">
        <w:rPr>
          <w:rFonts w:eastAsia="Verdana"/>
        </w:rPr>
        <w:t>associated with converting</w:t>
      </w:r>
      <w:r w:rsidRPr="00733E59">
        <w:rPr>
          <w:rFonts w:eastAsia="Verdana"/>
        </w:rPr>
        <w:t xml:space="preserve"> </w:t>
      </w:r>
      <w:r w:rsidR="006A49B8">
        <w:rPr>
          <w:rFonts w:eastAsia="Verdana"/>
        </w:rPr>
        <w:t xml:space="preserve">from </w:t>
      </w:r>
      <w:r w:rsidRPr="00733E59">
        <w:rPr>
          <w:rFonts w:eastAsia="Verdana"/>
        </w:rPr>
        <w:t>land</w:t>
      </w:r>
      <w:r w:rsidR="006A49B8">
        <w:rPr>
          <w:rFonts w:eastAsia="Verdana"/>
        </w:rPr>
        <w:t xml:space="preserve"> type</w:t>
      </w:r>
      <w:r w:rsidRPr="00733E59">
        <w:rPr>
          <w:rFonts w:eastAsia="Verdana"/>
        </w:rPr>
        <w:t xml:space="preserve"> </w:t>
      </w:r>
      <m:oMath>
        <m:r>
          <w:rPr>
            <w:rFonts w:ascii="Cambria Math" w:hAnsi="Cambria Math" w:eastAsia="Verdana"/>
          </w:rPr>
          <m:t>i</m:t>
        </m:r>
      </m:oMath>
      <w:r>
        <w:rPr>
          <w:rFonts w:eastAsia="Verdana"/>
        </w:rPr>
        <w:t>;</w:t>
      </w:r>
      <w:r w:rsidRPr="00733E59">
        <w:rPr>
          <w:rFonts w:eastAsia="Verdana"/>
        </w:rPr>
        <w:t xml:space="preserve"> then </w:t>
      </w:r>
      <m:oMath>
        <m:r>
          <m:rPr>
            <m:sty m:val="p"/>
          </m:rPr>
          <w:rPr>
            <w:rFonts w:ascii="Cambria Math" w:hAnsi="Cambria Math" w:eastAsia="Verdana"/>
          </w:rPr>
          <m:t>Δ</m:t>
        </m:r>
        <m:r>
          <w:rPr>
            <w:rFonts w:ascii="Cambria Math" w:hAnsi="Cambria Math" w:eastAsia="Verdana"/>
          </w:rPr>
          <m:t>E</m:t>
        </m:r>
        <m:sSub>
          <m:sSubPr>
            <m:ctrlPr>
              <w:rPr>
                <w:rFonts w:ascii="Cambria Math" w:hAnsi="Cambria Math" w:eastAsia="Verdana"/>
                <w:i/>
              </w:rPr>
            </m:ctrlPr>
          </m:sSubPr>
          <m:e>
            <m:r>
              <w:rPr>
                <w:rFonts w:ascii="Cambria Math" w:hAnsi="Cambria Math" w:eastAsia="Verdana"/>
              </w:rPr>
              <m:t>S</m:t>
            </m:r>
          </m:e>
          <m:sub>
            <m:r>
              <w:rPr>
                <w:rFonts w:ascii="Cambria Math" w:hAnsi="Cambria Math" w:eastAsia="Verdana"/>
              </w:rPr>
              <m:t>ij</m:t>
            </m:r>
          </m:sub>
        </m:sSub>
      </m:oMath>
      <w:r w:rsidRPr="00733E59">
        <w:rPr>
          <w:rFonts w:eastAsia="Verdana"/>
          <w:vertAlign w:val="subscript"/>
        </w:rPr>
        <w:t xml:space="preserve"> </w:t>
      </w:r>
      <w:r w:rsidRPr="00733E59">
        <w:rPr>
          <w:rFonts w:eastAsia="Verdana"/>
        </w:rPr>
        <w:t xml:space="preserve">is the </w:t>
      </w:r>
      <w:r w:rsidR="00437FCA">
        <w:rPr>
          <w:rFonts w:eastAsia="Verdana"/>
        </w:rPr>
        <w:t xml:space="preserve">net </w:t>
      </w:r>
      <w:r w:rsidRPr="00733E59">
        <w:t xml:space="preserve">sequestration </w:t>
      </w:r>
      <w:r w:rsidR="00437FCA">
        <w:t xml:space="preserve">(emissions if negative) </w:t>
      </w:r>
      <w:r w:rsidRPr="00733E59">
        <w:t>from land conversion from land</w:t>
      </w:r>
      <w:r>
        <w:t xml:space="preserve"> </w:t>
      </w:r>
      <w:proofErr w:type="spellStart"/>
      <w:r>
        <w:t>type</w:t>
      </w:r>
      <w:r w:rsidRPr="00733E59">
        <w:t xml:space="preserve"> </w:t>
      </w:r>
      <m:oMath>
        <m:r>
          <w:rPr>
            <w:rFonts w:ascii="Cambria Math" w:hAnsi="Cambria Math"/>
          </w:rPr>
          <m:t>i</m:t>
        </m:r>
      </m:oMath>
      <w:r w:rsidRPr="00733E59">
        <w:t xml:space="preserve"> to </w:t>
      </w:r>
      <m:oMath>
        <m:r>
          <w:rPr>
            <w:rFonts w:ascii="Cambria Math" w:hAnsi="Cambria Math"/>
          </w:rPr>
          <m:t>j</m:t>
        </m:r>
      </m:oMath>
      <w:r w:rsidRPr="00733E59">
        <w:t xml:space="preserve">; </w:t>
      </w:r>
      <m:oMath>
        <m:r>
          <w:rPr>
            <w:rFonts w:ascii="Cambria Math" w:hAnsi="Cambria Math"/>
          </w:rPr>
          <m:t>EF</m:t>
        </m:r>
      </m:oMath>
      <w:r w:rsidRPr="00733E59">
        <w:t xml:space="preserve"> represent</w:t>
      </w:r>
      <w:r w:rsidR="00437FCA">
        <w:t>s</w:t>
      </w:r>
      <w:proofErr w:type="spellEnd"/>
      <w:r w:rsidRPr="00733E59">
        <w:t xml:space="preserve"> the </w:t>
      </w:r>
      <w:r>
        <w:t xml:space="preserve">emissions </w:t>
      </w:r>
      <w:r w:rsidRPr="00733E59">
        <w:t xml:space="preserve">factor </w:t>
      </w:r>
      <w:r w:rsidR="00437FCA">
        <w:t xml:space="preserve">cumulative </w:t>
      </w:r>
      <w:r w:rsidR="006A0D80">
        <w:t xml:space="preserve">over </w:t>
      </w:r>
      <w:r w:rsidR="000D6CEC">
        <w:t>a 20-</w:t>
      </w:r>
      <w:r w:rsidR="006A0D80">
        <w:t>year horizon</w:t>
      </w:r>
      <w:r w:rsidR="009C442F">
        <w:t xml:space="preserve"> </w:t>
      </w:r>
      <w:r w:rsidRPr="00733E59">
        <w:t xml:space="preserve">and </w:t>
      </w:r>
      <m:oMath>
        <m:r>
          <w:rPr>
            <w:rFonts w:ascii="Cambria Math" w:hAnsi="Cambria Math"/>
          </w:rPr>
          <m:t>CS</m:t>
        </m:r>
      </m:oMath>
      <w:r w:rsidRPr="00733E59" w:rsidR="00437FCA">
        <w:t xml:space="preserve"> </w:t>
      </w:r>
      <w:r w:rsidR="00437FCA">
        <w:t xml:space="preserve">represents </w:t>
      </w:r>
      <w:r w:rsidRPr="00733E59">
        <w:t>carbon stocks</w:t>
      </w:r>
      <w:r>
        <w:t>;</w:t>
      </w:r>
      <w:r w:rsidRPr="00733E59">
        <w:t xml:space="preserve"> </w:t>
      </w:r>
      <m:oMath>
        <m:r>
          <w:rPr>
            <w:rFonts w:ascii="Cambria Math" w:hAnsi="Cambria Math"/>
          </w:rPr>
          <m:t>C</m:t>
        </m:r>
        <m:sSub>
          <m:sSubPr>
            <m:ctrlPr>
              <w:rPr>
                <w:rFonts w:ascii="Cambria Math" w:hAnsi="Cambria Math"/>
                <w:i/>
              </w:rPr>
            </m:ctrlPr>
          </m:sSubPr>
          <m:e>
            <m:r>
              <w:rPr>
                <w:rFonts w:ascii="Cambria Math" w:hAnsi="Cambria Math"/>
              </w:rPr>
              <m:t>S</m:t>
            </m:r>
          </m:e>
          <m:sub>
            <m:r>
              <w:rPr>
                <w:rFonts w:ascii="Cambria Math" w:hAnsi="Cambria Math"/>
              </w:rPr>
              <m:t>vi</m:t>
            </m:r>
          </m:sub>
        </m:sSub>
      </m:oMath>
      <w:r w:rsidRPr="00733E59">
        <w:t xml:space="preserve"> and </w:t>
      </w:r>
      <m:oMath>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vi</m:t>
            </m:r>
          </m:sub>
        </m:sSub>
      </m:oMath>
      <w:r w:rsidRPr="00733E59">
        <w:t xml:space="preserve"> </w:t>
      </w:r>
      <w:r>
        <w:t>represent the</w:t>
      </w:r>
      <w:r w:rsidRPr="00733E59">
        <w:t xml:space="preserve"> vegetation carbon </w:t>
      </w:r>
      <w:r>
        <w:t>stock</w:t>
      </w:r>
      <w:r w:rsidRPr="00733E59">
        <w:t xml:space="preserve"> </w:t>
      </w:r>
      <w:r w:rsidRPr="00733E59" w:rsidR="000239F9">
        <w:t xml:space="preserve">and </w:t>
      </w:r>
      <w:r w:rsidR="000239F9">
        <w:t xml:space="preserve">emissions </w:t>
      </w:r>
      <w:r w:rsidRPr="00733E59" w:rsidR="000239F9">
        <w:t xml:space="preserve">factor </w:t>
      </w:r>
      <w:r>
        <w:t xml:space="preserve">for land type </w:t>
      </w:r>
      <w:r w:rsidRPr="00857DAA">
        <w:rPr>
          <w:i/>
        </w:rPr>
        <w:t>i</w:t>
      </w:r>
      <w:r w:rsidRPr="00733E59">
        <w:t xml:space="preserve">. When </w:t>
      </w:r>
      <m:oMath>
        <m:r>
          <m:rPr>
            <m:sty m:val="p"/>
          </m:rPr>
          <w:rPr>
            <w:rFonts w:ascii="Cambria Math" w:hAnsi="Cambria Math"/>
          </w:rPr>
          <m:t>Δ</m:t>
        </m:r>
        <m:r>
          <w:rPr>
            <w:rFonts w:ascii="Cambria Math" w:hAnsi="Cambria Math"/>
          </w:rPr>
          <m:t>ES</m:t>
        </m:r>
      </m:oMath>
      <w:r w:rsidRPr="00733E59">
        <w:t xml:space="preserve"> is positive, the land conversion leads to </w:t>
      </w:r>
      <w:r>
        <w:t xml:space="preserve">an increase in </w:t>
      </w:r>
      <w:r w:rsidRPr="00733E59">
        <w:t>carbon</w:t>
      </w:r>
      <w:r>
        <w:t xml:space="preserve"> sequestration. However,</w:t>
      </w:r>
      <w:r w:rsidRPr="00733E59">
        <w:t xml:space="preserve"> </w:t>
      </w:r>
      <w:r>
        <w:t>w</w:t>
      </w:r>
      <w:r w:rsidRPr="00733E59">
        <w:t xml:space="preserve">hen </w:t>
      </w:r>
      <m:oMath>
        <m:r>
          <m:rPr>
            <m:sty m:val="p"/>
          </m:rPr>
          <w:rPr>
            <w:rFonts w:ascii="Cambria Math" w:hAnsi="Cambria Math"/>
          </w:rPr>
          <m:t>Δ</m:t>
        </m:r>
        <m:r>
          <w:rPr>
            <w:rFonts w:ascii="Cambria Math" w:hAnsi="Cambria Math"/>
          </w:rPr>
          <m:t>ES</m:t>
        </m:r>
      </m:oMath>
      <w:r w:rsidRPr="00733E59">
        <w:t xml:space="preserve"> is negative, </w:t>
      </w:r>
      <w:r w:rsidR="00437FCA">
        <w:t xml:space="preserve">the land conversion leads to </w:t>
      </w:r>
      <w:r w:rsidR="0075142D">
        <w:t>net emissions</w:t>
      </w:r>
      <w:r>
        <w:t xml:space="preserve">. </w:t>
      </w:r>
      <w:r w:rsidR="0075142D">
        <w:t xml:space="preserve">Our emissions factors are from </w:t>
      </w:r>
      <w:r w:rsidRPr="00FC74D3" w:rsidR="0075142D">
        <w:t>Timilsina</w:t>
      </w:r>
      <w:r w:rsidR="0075142D">
        <w:t xml:space="preserve"> and</w:t>
      </w:r>
      <w:r w:rsidRPr="00FC74D3" w:rsidR="0075142D">
        <w:t xml:space="preserve"> </w:t>
      </w:r>
      <w:proofErr w:type="spellStart"/>
      <w:r w:rsidRPr="00FC74D3" w:rsidR="0075142D">
        <w:t>Mevel</w:t>
      </w:r>
      <w:proofErr w:type="spellEnd"/>
      <w:r w:rsidRPr="00FC74D3" w:rsidR="0075142D">
        <w:t xml:space="preserve"> (2013)</w:t>
      </w:r>
      <w:r w:rsidRPr="00733E59">
        <w:t xml:space="preserve">. </w:t>
      </w:r>
    </w:p>
    <w:p w:rsidRPr="00A86C73" w:rsidR="005E5834" w:rsidP="005E5834" w:rsidRDefault="005E5834" w14:paraId="5BF2FBA8" w14:textId="75BD956E">
      <w:pPr>
        <w:pStyle w:val="BodyText"/>
      </w:pPr>
      <w:r w:rsidRPr="00B22A0F">
        <w:t xml:space="preserve">The vegetation carbon and soil carbon </w:t>
      </w:r>
      <w:r>
        <w:t>were</w:t>
      </w:r>
      <w:r w:rsidRPr="00095721">
        <w:t xml:space="preserve"> </w:t>
      </w:r>
      <w:r w:rsidRPr="00AD24F4">
        <w:t>obtained from an open</w:t>
      </w:r>
      <w:r>
        <w:t>-</w:t>
      </w:r>
      <w:r w:rsidRPr="00AD24F4">
        <w:t>source community mod</w:t>
      </w:r>
      <w:r w:rsidRPr="00BF1543">
        <w:t>el</w:t>
      </w:r>
      <w:r w:rsidRPr="00192A4B">
        <w:t>—</w:t>
      </w:r>
      <w:r>
        <w:t>GCAM 3.2,</w:t>
      </w:r>
      <w:r w:rsidRPr="00AD24F4">
        <w:t xml:space="preserve"> developed by </w:t>
      </w:r>
      <w:r>
        <w:t xml:space="preserve">the </w:t>
      </w:r>
      <w:r w:rsidRPr="00AD24F4">
        <w:t xml:space="preserve">Joint Global Change Research Institute </w:t>
      </w:r>
      <w:r>
        <w:t xml:space="preserve">at </w:t>
      </w:r>
      <w:r w:rsidRPr="00AD24F4">
        <w:t>PNNL</w:t>
      </w:r>
      <w:r>
        <w:t xml:space="preserve"> (PNNL 2012)</w:t>
      </w:r>
      <w:r w:rsidRPr="00095721">
        <w:t>.</w:t>
      </w:r>
      <w:r w:rsidRPr="00AD24F4">
        <w:t xml:space="preserve"> The vegetation </w:t>
      </w:r>
      <w:r w:rsidRPr="00994A32">
        <w:t xml:space="preserve">biomass </w:t>
      </w:r>
      <w:r w:rsidRPr="009E26AF">
        <w:t>carbon and soil carbon (</w:t>
      </w:r>
      <w:proofErr w:type="spellStart"/>
      <w:r w:rsidRPr="009E26AF">
        <w:t>vegc</w:t>
      </w:r>
      <w:proofErr w:type="spellEnd"/>
      <w:r w:rsidRPr="009E26AF">
        <w:t xml:space="preserve">, </w:t>
      </w:r>
      <w:proofErr w:type="spellStart"/>
      <w:r w:rsidRPr="009E26AF">
        <w:t>soilc</w:t>
      </w:r>
      <w:proofErr w:type="spellEnd"/>
      <w:r w:rsidRPr="009E26AF">
        <w:t xml:space="preserve">), separated by 18 </w:t>
      </w:r>
      <w:proofErr w:type="spellStart"/>
      <w:r w:rsidRPr="002E30A0">
        <w:rPr>
          <w:szCs w:val="24"/>
        </w:rPr>
        <w:t>agro</w:t>
      </w:r>
      <w:proofErr w:type="spellEnd"/>
      <w:r w:rsidRPr="002E30A0">
        <w:rPr>
          <w:szCs w:val="24"/>
        </w:rPr>
        <w:t>-ecological zone</w:t>
      </w:r>
      <w:r>
        <w:rPr>
          <w:szCs w:val="24"/>
        </w:rPr>
        <w:t>s</w:t>
      </w:r>
      <w:r w:rsidRPr="002E30A0">
        <w:rPr>
          <w:szCs w:val="24"/>
        </w:rPr>
        <w:t xml:space="preserve"> </w:t>
      </w:r>
      <w:r>
        <w:rPr>
          <w:szCs w:val="24"/>
        </w:rPr>
        <w:t>(</w:t>
      </w:r>
      <w:r w:rsidRPr="009E26AF">
        <w:rPr>
          <w:szCs w:val="24"/>
        </w:rPr>
        <w:t>AEZ</w:t>
      </w:r>
      <w:r>
        <w:rPr>
          <w:szCs w:val="24"/>
        </w:rPr>
        <w:t>s)</w:t>
      </w:r>
      <w:r w:rsidRPr="009E26AF">
        <w:rPr>
          <w:szCs w:val="24"/>
        </w:rPr>
        <w:t xml:space="preserve"> </w:t>
      </w:r>
      <w:r w:rsidRPr="009E26AF">
        <w:t>and 14 regions in GCAM</w:t>
      </w:r>
      <w:r>
        <w:t>,</w:t>
      </w:r>
      <w:r w:rsidRPr="009E26AF">
        <w:t xml:space="preserve"> </w:t>
      </w:r>
      <w:r>
        <w:t>were</w:t>
      </w:r>
      <w:r w:rsidRPr="00AA0D3F">
        <w:t xml:space="preserve"> </w:t>
      </w:r>
      <w:r w:rsidRPr="00F30ADB">
        <w:t xml:space="preserve">then aggregated to </w:t>
      </w:r>
      <w:r>
        <w:t>the ADAGE</w:t>
      </w:r>
      <w:r w:rsidRPr="00AA0D3F">
        <w:t xml:space="preserve"> region</w:t>
      </w:r>
      <w:r>
        <w:t>s</w:t>
      </w:r>
      <w:r w:rsidRPr="00F30ADB">
        <w:t xml:space="preserve"> and land types using </w:t>
      </w:r>
      <w:r w:rsidRPr="00AA0D3F">
        <w:t>weight</w:t>
      </w:r>
      <w:r>
        <w:t>ed areas</w:t>
      </w:r>
      <w:r w:rsidRPr="00AA0D3F">
        <w:t>.</w:t>
      </w:r>
      <w:r w:rsidRPr="00F30ADB">
        <w:t xml:space="preserve"> Table </w:t>
      </w:r>
      <w:r w:rsidR="00C2245B">
        <w:t>5</w:t>
      </w:r>
      <w:r w:rsidRPr="00F30ADB">
        <w:t>-</w:t>
      </w:r>
      <w:r>
        <w:t>2</w:t>
      </w:r>
      <w:r w:rsidRPr="00F30ADB">
        <w:t xml:space="preserve"> </w:t>
      </w:r>
      <w:r>
        <w:t>summarizes</w:t>
      </w:r>
      <w:r w:rsidRPr="00AA0D3F">
        <w:t xml:space="preserve"> </w:t>
      </w:r>
      <w:r w:rsidRPr="00F30ADB">
        <w:t xml:space="preserve">the carbon stock </w:t>
      </w:r>
      <w:r>
        <w:t>profile</w:t>
      </w:r>
      <w:r w:rsidRPr="00AA0D3F">
        <w:t xml:space="preserve"> </w:t>
      </w:r>
      <w:r w:rsidRPr="00F30ADB">
        <w:t xml:space="preserve">obtained from </w:t>
      </w:r>
      <w:r>
        <w:t xml:space="preserve">the </w:t>
      </w:r>
      <w:r w:rsidRPr="00F30ADB">
        <w:t>GCAM</w:t>
      </w:r>
      <w:r>
        <w:t xml:space="preserve"> 3.2 input data (PNNL, 2012) where the land acreage from </w:t>
      </w:r>
      <w:r w:rsidRPr="00F30ADB">
        <w:t>GCAM</w:t>
      </w:r>
      <w:r>
        <w:t xml:space="preserve"> was used as weight.</w:t>
      </w:r>
    </w:p>
    <w:p w:rsidR="005E5834" w:rsidP="005E5834" w:rsidRDefault="005E5834" w14:paraId="781AD09E" w14:textId="5FFBE15F">
      <w:pPr>
        <w:pStyle w:val="TableTitle"/>
      </w:pPr>
      <w:bookmarkStart w:name="_Toc503739256" w:id="219"/>
      <w:bookmarkStart w:name="_Toc120007939" w:id="220"/>
      <w:r w:rsidRPr="00733E59">
        <w:t xml:space="preserve">Table </w:t>
      </w:r>
      <w:r w:rsidR="00103886">
        <w:t>5</w:t>
      </w:r>
      <w:r w:rsidRPr="00733E59">
        <w:t>-</w:t>
      </w:r>
      <w:r>
        <w:t>2.</w:t>
      </w:r>
      <w:r w:rsidRPr="00733E59">
        <w:t xml:space="preserve"> </w:t>
      </w:r>
      <w:r>
        <w:tab/>
      </w:r>
      <w:r w:rsidRPr="00733E59">
        <w:t>Vegetation and Soil Carbon Stock from GCAM (metric ton CO</w:t>
      </w:r>
      <w:r w:rsidRPr="00733E59">
        <w:rPr>
          <w:vertAlign w:val="subscript"/>
        </w:rPr>
        <w:t>2</w:t>
      </w:r>
      <w:r w:rsidRPr="00733E59">
        <w:t>eq per ha)</w:t>
      </w:r>
      <w:bookmarkEnd w:id="219"/>
      <w:bookmarkEnd w:id="220"/>
    </w:p>
    <w:tbl>
      <w:tblPr>
        <w:tblW w:w="0" w:type="auto"/>
        <w:tblLook w:val="04A0" w:firstRow="1" w:lastRow="0" w:firstColumn="1" w:lastColumn="0" w:noHBand="0" w:noVBand="1"/>
      </w:tblPr>
      <w:tblGrid>
        <w:gridCol w:w="816"/>
        <w:gridCol w:w="594"/>
        <w:gridCol w:w="594"/>
        <w:gridCol w:w="625"/>
        <w:gridCol w:w="625"/>
        <w:gridCol w:w="967"/>
        <w:gridCol w:w="1022"/>
        <w:gridCol w:w="928"/>
        <w:gridCol w:w="928"/>
        <w:gridCol w:w="906"/>
        <w:gridCol w:w="906"/>
      </w:tblGrid>
      <w:tr w:rsidRPr="001610FF" w:rsidR="005E5834" w:rsidTr="00C35ED2" w14:paraId="5C67FD10" w14:textId="77777777">
        <w:trPr>
          <w:trHeight w:val="312"/>
        </w:trPr>
        <w:tc>
          <w:tcPr>
            <w:tcW w:w="0" w:type="auto"/>
            <w:vMerge w:val="restart"/>
            <w:tcBorders>
              <w:top w:val="double" w:color="auto" w:sz="6" w:space="0"/>
              <w:left w:val="nil"/>
              <w:bottom w:val="single" w:color="000000" w:sz="8" w:space="0"/>
              <w:right w:val="single" w:color="BFBFBF" w:sz="8" w:space="0"/>
            </w:tcBorders>
            <w:shd w:val="clear" w:color="auto" w:fill="auto"/>
            <w:noWrap/>
            <w:vAlign w:val="center"/>
            <w:hideMark/>
          </w:tcPr>
          <w:p w:rsidRPr="001610FF" w:rsidR="005E5834" w:rsidP="00C35ED2" w:rsidRDefault="005E5834" w14:paraId="37C242EC" w14:textId="77777777">
            <w:pPr>
              <w:rPr>
                <w:b/>
                <w:bCs/>
                <w:color w:val="000000"/>
                <w:sz w:val="20"/>
                <w:lang w:eastAsia="zh-CN"/>
              </w:rPr>
            </w:pPr>
            <w:r w:rsidRPr="001610FF">
              <w:rPr>
                <w:b/>
                <w:bCs/>
                <w:color w:val="000000"/>
                <w:sz w:val="20"/>
                <w:lang w:eastAsia="zh-CN"/>
              </w:rPr>
              <w:t>Region</w:t>
            </w:r>
          </w:p>
        </w:tc>
        <w:tc>
          <w:tcPr>
            <w:tcW w:w="0" w:type="auto"/>
            <w:gridSpan w:val="2"/>
            <w:tcBorders>
              <w:top w:val="double" w:color="auto" w:sz="6" w:space="0"/>
              <w:left w:val="nil"/>
              <w:bottom w:val="single" w:color="auto" w:sz="8" w:space="0"/>
              <w:right w:val="single" w:color="BFBFBF" w:sz="8" w:space="0"/>
            </w:tcBorders>
            <w:shd w:val="clear" w:color="auto" w:fill="auto"/>
            <w:noWrap/>
            <w:vAlign w:val="center"/>
            <w:hideMark/>
          </w:tcPr>
          <w:p w:rsidRPr="001610FF" w:rsidR="005E5834" w:rsidP="00C35ED2" w:rsidRDefault="005E5834" w14:paraId="328E2596" w14:textId="77777777">
            <w:pPr>
              <w:jc w:val="center"/>
              <w:rPr>
                <w:b/>
                <w:bCs/>
                <w:color w:val="000000"/>
                <w:sz w:val="20"/>
                <w:lang w:eastAsia="zh-CN"/>
              </w:rPr>
            </w:pPr>
            <w:r w:rsidRPr="001610FF">
              <w:rPr>
                <w:b/>
                <w:bCs/>
                <w:color w:val="000000"/>
                <w:sz w:val="20"/>
                <w:lang w:eastAsia="zh-CN"/>
              </w:rPr>
              <w:t>Cropland</w:t>
            </w:r>
          </w:p>
        </w:tc>
        <w:tc>
          <w:tcPr>
            <w:tcW w:w="0" w:type="auto"/>
            <w:gridSpan w:val="2"/>
            <w:tcBorders>
              <w:top w:val="double" w:color="auto" w:sz="6" w:space="0"/>
              <w:left w:val="nil"/>
              <w:bottom w:val="single" w:color="auto" w:sz="8" w:space="0"/>
              <w:right w:val="single" w:color="BFBFBF" w:sz="8" w:space="0"/>
            </w:tcBorders>
            <w:shd w:val="clear" w:color="auto" w:fill="auto"/>
            <w:noWrap/>
            <w:vAlign w:val="center"/>
            <w:hideMark/>
          </w:tcPr>
          <w:p w:rsidRPr="001610FF" w:rsidR="005E5834" w:rsidP="00C35ED2" w:rsidRDefault="005E5834" w14:paraId="1244BAC5" w14:textId="77777777">
            <w:pPr>
              <w:jc w:val="center"/>
              <w:rPr>
                <w:b/>
                <w:bCs/>
                <w:color w:val="000000"/>
                <w:sz w:val="20"/>
                <w:lang w:eastAsia="zh-CN"/>
              </w:rPr>
            </w:pPr>
            <w:r w:rsidRPr="001610FF">
              <w:rPr>
                <w:b/>
                <w:bCs/>
                <w:color w:val="000000"/>
                <w:sz w:val="20"/>
                <w:lang w:eastAsia="zh-CN"/>
              </w:rPr>
              <w:t>Pastureland</w:t>
            </w:r>
          </w:p>
        </w:tc>
        <w:tc>
          <w:tcPr>
            <w:tcW w:w="0" w:type="auto"/>
            <w:gridSpan w:val="2"/>
            <w:tcBorders>
              <w:top w:val="double" w:color="auto" w:sz="6" w:space="0"/>
              <w:left w:val="nil"/>
              <w:bottom w:val="single" w:color="auto" w:sz="8" w:space="0"/>
              <w:right w:val="single" w:color="BFBFBF" w:sz="8" w:space="0"/>
            </w:tcBorders>
            <w:shd w:val="clear" w:color="auto" w:fill="auto"/>
            <w:noWrap/>
            <w:vAlign w:val="center"/>
            <w:hideMark/>
          </w:tcPr>
          <w:p w:rsidRPr="001610FF" w:rsidR="005E5834" w:rsidP="00C35ED2" w:rsidRDefault="005E5834" w14:paraId="71BDD1C8" w14:textId="77777777">
            <w:pPr>
              <w:jc w:val="center"/>
              <w:rPr>
                <w:b/>
                <w:bCs/>
                <w:color w:val="000000"/>
                <w:sz w:val="20"/>
                <w:lang w:eastAsia="zh-CN"/>
              </w:rPr>
            </w:pPr>
            <w:r w:rsidRPr="001610FF">
              <w:rPr>
                <w:b/>
                <w:bCs/>
                <w:color w:val="000000"/>
                <w:sz w:val="20"/>
                <w:lang w:eastAsia="zh-CN"/>
              </w:rPr>
              <w:t>Managed Forestland</w:t>
            </w:r>
          </w:p>
        </w:tc>
        <w:tc>
          <w:tcPr>
            <w:tcW w:w="0" w:type="auto"/>
            <w:gridSpan w:val="2"/>
            <w:tcBorders>
              <w:top w:val="double" w:color="auto" w:sz="6" w:space="0"/>
              <w:left w:val="nil"/>
              <w:bottom w:val="single" w:color="auto" w:sz="8" w:space="0"/>
              <w:right w:val="single" w:color="BFBFBF" w:sz="8" w:space="0"/>
            </w:tcBorders>
            <w:shd w:val="clear" w:color="auto" w:fill="auto"/>
            <w:noWrap/>
            <w:vAlign w:val="center"/>
            <w:hideMark/>
          </w:tcPr>
          <w:p w:rsidRPr="001610FF" w:rsidR="005E5834" w:rsidP="00C35ED2" w:rsidRDefault="005E5834" w14:paraId="1A25EB08" w14:textId="77777777">
            <w:pPr>
              <w:jc w:val="center"/>
              <w:rPr>
                <w:b/>
                <w:bCs/>
                <w:color w:val="000000"/>
                <w:sz w:val="20"/>
                <w:lang w:eastAsia="zh-CN"/>
              </w:rPr>
            </w:pPr>
            <w:r w:rsidRPr="001610FF">
              <w:rPr>
                <w:b/>
                <w:bCs/>
                <w:color w:val="000000"/>
                <w:sz w:val="20"/>
                <w:lang w:eastAsia="zh-CN"/>
              </w:rPr>
              <w:t>Natural Forestland</w:t>
            </w:r>
          </w:p>
        </w:tc>
        <w:tc>
          <w:tcPr>
            <w:tcW w:w="0" w:type="auto"/>
            <w:gridSpan w:val="2"/>
            <w:tcBorders>
              <w:top w:val="double" w:color="auto" w:sz="6" w:space="0"/>
              <w:left w:val="nil"/>
              <w:bottom w:val="single" w:color="auto" w:sz="8" w:space="0"/>
              <w:right w:val="nil"/>
            </w:tcBorders>
            <w:shd w:val="clear" w:color="auto" w:fill="auto"/>
            <w:noWrap/>
            <w:vAlign w:val="center"/>
            <w:hideMark/>
          </w:tcPr>
          <w:p w:rsidRPr="001610FF" w:rsidR="005E5834" w:rsidP="00C35ED2" w:rsidRDefault="005E5834" w14:paraId="3BB651AC" w14:textId="77777777">
            <w:pPr>
              <w:jc w:val="center"/>
              <w:rPr>
                <w:b/>
                <w:bCs/>
                <w:color w:val="000000"/>
                <w:sz w:val="20"/>
                <w:lang w:eastAsia="zh-CN"/>
              </w:rPr>
            </w:pPr>
            <w:r w:rsidRPr="001610FF">
              <w:rPr>
                <w:b/>
                <w:bCs/>
                <w:color w:val="000000"/>
                <w:sz w:val="20"/>
                <w:lang w:eastAsia="zh-CN"/>
              </w:rPr>
              <w:t>Natural Grassland</w:t>
            </w:r>
          </w:p>
        </w:tc>
      </w:tr>
      <w:tr w:rsidRPr="001610FF" w:rsidR="005E5834" w:rsidTr="00C35ED2" w14:paraId="2822A0ED" w14:textId="77777777">
        <w:trPr>
          <w:trHeight w:val="300"/>
        </w:trPr>
        <w:tc>
          <w:tcPr>
            <w:tcW w:w="0" w:type="auto"/>
            <w:vMerge/>
            <w:tcBorders>
              <w:top w:val="double" w:color="auto" w:sz="6" w:space="0"/>
              <w:left w:val="nil"/>
              <w:bottom w:val="single" w:color="000000" w:sz="8" w:space="0"/>
              <w:right w:val="single" w:color="BFBFBF" w:sz="8" w:space="0"/>
            </w:tcBorders>
            <w:vAlign w:val="center"/>
            <w:hideMark/>
          </w:tcPr>
          <w:p w:rsidRPr="001610FF" w:rsidR="005E5834" w:rsidP="00C35ED2" w:rsidRDefault="005E5834" w14:paraId="1C6436E4" w14:textId="77777777">
            <w:pPr>
              <w:rPr>
                <w:b/>
                <w:bCs/>
                <w:color w:val="000000"/>
                <w:sz w:val="20"/>
                <w:lang w:eastAsia="zh-CN"/>
              </w:rPr>
            </w:pPr>
          </w:p>
        </w:tc>
        <w:tc>
          <w:tcPr>
            <w:tcW w:w="0" w:type="auto"/>
            <w:tcBorders>
              <w:top w:val="nil"/>
              <w:left w:val="nil"/>
              <w:bottom w:val="single" w:color="auto" w:sz="8" w:space="0"/>
              <w:right w:val="nil"/>
            </w:tcBorders>
            <w:shd w:val="clear" w:color="auto" w:fill="auto"/>
            <w:noWrap/>
            <w:vAlign w:val="center"/>
            <w:hideMark/>
          </w:tcPr>
          <w:p w:rsidRPr="001610FF" w:rsidR="005E5834" w:rsidP="00C35ED2" w:rsidRDefault="005E5834" w14:paraId="4B9A87C4" w14:textId="77777777">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color="auto" w:sz="8" w:space="0"/>
              <w:right w:val="single" w:color="BFBFBF" w:sz="8" w:space="0"/>
            </w:tcBorders>
            <w:shd w:val="clear" w:color="auto" w:fill="auto"/>
            <w:noWrap/>
            <w:vAlign w:val="center"/>
            <w:hideMark/>
          </w:tcPr>
          <w:p w:rsidRPr="001610FF" w:rsidR="005E5834" w:rsidP="00C35ED2" w:rsidRDefault="005E5834" w14:paraId="02575A3A" w14:textId="77777777">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color="auto" w:sz="8" w:space="0"/>
              <w:right w:val="nil"/>
            </w:tcBorders>
            <w:shd w:val="clear" w:color="auto" w:fill="auto"/>
            <w:noWrap/>
            <w:vAlign w:val="center"/>
            <w:hideMark/>
          </w:tcPr>
          <w:p w:rsidRPr="001610FF" w:rsidR="005E5834" w:rsidP="00C35ED2" w:rsidRDefault="005E5834" w14:paraId="6C2D0563" w14:textId="77777777">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color="auto" w:sz="8" w:space="0"/>
              <w:right w:val="single" w:color="BFBFBF" w:sz="8" w:space="0"/>
            </w:tcBorders>
            <w:shd w:val="clear" w:color="auto" w:fill="auto"/>
            <w:noWrap/>
            <w:vAlign w:val="center"/>
            <w:hideMark/>
          </w:tcPr>
          <w:p w:rsidRPr="001610FF" w:rsidR="005E5834" w:rsidP="00C35ED2" w:rsidRDefault="005E5834" w14:paraId="16348827" w14:textId="77777777">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color="auto" w:sz="8" w:space="0"/>
              <w:right w:val="nil"/>
            </w:tcBorders>
            <w:shd w:val="clear" w:color="auto" w:fill="auto"/>
            <w:noWrap/>
            <w:vAlign w:val="center"/>
            <w:hideMark/>
          </w:tcPr>
          <w:p w:rsidRPr="001610FF" w:rsidR="005E5834" w:rsidP="00C35ED2" w:rsidRDefault="005E5834" w14:paraId="7857FAD5" w14:textId="77777777">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color="auto" w:sz="8" w:space="0"/>
              <w:right w:val="single" w:color="BFBFBF" w:sz="8" w:space="0"/>
            </w:tcBorders>
            <w:shd w:val="clear" w:color="auto" w:fill="auto"/>
            <w:noWrap/>
            <w:vAlign w:val="center"/>
            <w:hideMark/>
          </w:tcPr>
          <w:p w:rsidRPr="001610FF" w:rsidR="005E5834" w:rsidP="00C35ED2" w:rsidRDefault="005E5834" w14:paraId="623EC632" w14:textId="77777777">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color="auto" w:sz="8" w:space="0"/>
              <w:right w:val="nil"/>
            </w:tcBorders>
            <w:shd w:val="clear" w:color="auto" w:fill="auto"/>
            <w:noWrap/>
            <w:vAlign w:val="center"/>
            <w:hideMark/>
          </w:tcPr>
          <w:p w:rsidRPr="001610FF" w:rsidR="005E5834" w:rsidP="00C35ED2" w:rsidRDefault="005E5834" w14:paraId="1D466015" w14:textId="77777777">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color="auto" w:sz="8" w:space="0"/>
              <w:right w:val="single" w:color="BFBFBF" w:sz="8" w:space="0"/>
            </w:tcBorders>
            <w:shd w:val="clear" w:color="auto" w:fill="auto"/>
            <w:noWrap/>
            <w:vAlign w:val="center"/>
            <w:hideMark/>
          </w:tcPr>
          <w:p w:rsidRPr="001610FF" w:rsidR="005E5834" w:rsidP="00C35ED2" w:rsidRDefault="005E5834" w14:paraId="2FE0B908" w14:textId="77777777">
            <w:pPr>
              <w:jc w:val="center"/>
              <w:rPr>
                <w:b/>
                <w:bCs/>
                <w:color w:val="000000"/>
                <w:sz w:val="20"/>
                <w:lang w:eastAsia="zh-CN"/>
              </w:rPr>
            </w:pPr>
            <w:proofErr w:type="spellStart"/>
            <w:r w:rsidRPr="001610FF">
              <w:rPr>
                <w:b/>
                <w:bCs/>
                <w:color w:val="000000"/>
                <w:sz w:val="20"/>
                <w:lang w:eastAsia="zh-CN"/>
              </w:rPr>
              <w:t>soilc</w:t>
            </w:r>
            <w:proofErr w:type="spellEnd"/>
          </w:p>
        </w:tc>
        <w:tc>
          <w:tcPr>
            <w:tcW w:w="0" w:type="auto"/>
            <w:tcBorders>
              <w:top w:val="nil"/>
              <w:left w:val="nil"/>
              <w:bottom w:val="single" w:color="auto" w:sz="8" w:space="0"/>
              <w:right w:val="nil"/>
            </w:tcBorders>
            <w:shd w:val="clear" w:color="auto" w:fill="auto"/>
            <w:noWrap/>
            <w:vAlign w:val="center"/>
            <w:hideMark/>
          </w:tcPr>
          <w:p w:rsidRPr="001610FF" w:rsidR="005E5834" w:rsidP="00C35ED2" w:rsidRDefault="005E5834" w14:paraId="5B27329C" w14:textId="77777777">
            <w:pPr>
              <w:jc w:val="center"/>
              <w:rPr>
                <w:b/>
                <w:bCs/>
                <w:color w:val="000000"/>
                <w:sz w:val="20"/>
                <w:lang w:eastAsia="zh-CN"/>
              </w:rPr>
            </w:pPr>
            <w:proofErr w:type="spellStart"/>
            <w:r w:rsidRPr="001610FF">
              <w:rPr>
                <w:b/>
                <w:bCs/>
                <w:color w:val="000000"/>
                <w:sz w:val="20"/>
                <w:lang w:eastAsia="zh-CN"/>
              </w:rPr>
              <w:t>vegc</w:t>
            </w:r>
            <w:proofErr w:type="spellEnd"/>
          </w:p>
        </w:tc>
        <w:tc>
          <w:tcPr>
            <w:tcW w:w="0" w:type="auto"/>
            <w:tcBorders>
              <w:top w:val="nil"/>
              <w:left w:val="nil"/>
              <w:bottom w:val="single" w:color="auto" w:sz="8" w:space="0"/>
              <w:right w:val="nil"/>
            </w:tcBorders>
            <w:shd w:val="clear" w:color="auto" w:fill="auto"/>
            <w:noWrap/>
            <w:vAlign w:val="center"/>
            <w:hideMark/>
          </w:tcPr>
          <w:p w:rsidRPr="001610FF" w:rsidR="005E5834" w:rsidP="00C35ED2" w:rsidRDefault="005E5834" w14:paraId="09CD6830" w14:textId="77777777">
            <w:pPr>
              <w:jc w:val="center"/>
              <w:rPr>
                <w:b/>
                <w:bCs/>
                <w:color w:val="000000"/>
                <w:sz w:val="20"/>
                <w:lang w:eastAsia="zh-CN"/>
              </w:rPr>
            </w:pPr>
            <w:proofErr w:type="spellStart"/>
            <w:r w:rsidRPr="001610FF">
              <w:rPr>
                <w:b/>
                <w:bCs/>
                <w:color w:val="000000"/>
                <w:sz w:val="20"/>
                <w:lang w:eastAsia="zh-CN"/>
              </w:rPr>
              <w:t>soilc</w:t>
            </w:r>
            <w:proofErr w:type="spellEnd"/>
          </w:p>
        </w:tc>
      </w:tr>
      <w:tr w:rsidRPr="001610FF" w:rsidR="005E5834" w:rsidTr="00C35ED2" w14:paraId="29F1CD4E"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384735F" w14:textId="77777777">
            <w:pPr>
              <w:rPr>
                <w:color w:val="000000"/>
                <w:sz w:val="20"/>
                <w:lang w:eastAsia="zh-CN"/>
              </w:rPr>
            </w:pPr>
            <w:r w:rsidRPr="001610FF">
              <w:rPr>
                <w:color w:val="000000"/>
                <w:sz w:val="20"/>
                <w:lang w:eastAsia="zh-CN"/>
              </w:rPr>
              <w:t>USA</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B4AE419" w14:textId="77777777">
            <w:pPr>
              <w:jc w:val="center"/>
              <w:rPr>
                <w:color w:val="000000"/>
                <w:sz w:val="20"/>
                <w:lang w:eastAsia="zh-CN"/>
              </w:rPr>
            </w:pPr>
            <w:r w:rsidRPr="001610FF">
              <w:rPr>
                <w:color w:val="000000"/>
                <w:sz w:val="20"/>
                <w:lang w:eastAsia="zh-CN"/>
              </w:rPr>
              <w:t>10</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231D4BBB" w14:textId="77777777">
            <w:pPr>
              <w:jc w:val="center"/>
              <w:rPr>
                <w:color w:val="000000"/>
                <w:sz w:val="20"/>
                <w:lang w:eastAsia="zh-CN"/>
              </w:rPr>
            </w:pPr>
            <w:r w:rsidRPr="001610FF">
              <w:rPr>
                <w:color w:val="000000"/>
                <w:sz w:val="20"/>
                <w:lang w:eastAsia="zh-CN"/>
              </w:rPr>
              <w:t>299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35EF04B3" w14:textId="77777777">
            <w:pPr>
              <w:jc w:val="center"/>
              <w:rPr>
                <w:color w:val="000000"/>
                <w:sz w:val="20"/>
                <w:lang w:eastAsia="zh-CN"/>
              </w:rPr>
            </w:pPr>
            <w:r w:rsidRPr="001610FF">
              <w:rPr>
                <w:color w:val="000000"/>
                <w:sz w:val="20"/>
                <w:lang w:eastAsia="zh-CN"/>
              </w:rPr>
              <w:t>12</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2D94109C" w14:textId="77777777">
            <w:pPr>
              <w:jc w:val="center"/>
              <w:rPr>
                <w:color w:val="000000"/>
                <w:sz w:val="20"/>
                <w:lang w:eastAsia="zh-CN"/>
              </w:rPr>
            </w:pPr>
            <w:r w:rsidRPr="001610FF">
              <w:rPr>
                <w:color w:val="000000"/>
                <w:sz w:val="20"/>
                <w:lang w:eastAsia="zh-CN"/>
              </w:rPr>
              <w:t>264</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44DF263" w14:textId="77777777">
            <w:pPr>
              <w:jc w:val="center"/>
              <w:rPr>
                <w:color w:val="000000"/>
                <w:sz w:val="20"/>
                <w:lang w:eastAsia="zh-CN"/>
              </w:rPr>
            </w:pPr>
            <w:r w:rsidRPr="001610FF">
              <w:rPr>
                <w:color w:val="000000"/>
                <w:sz w:val="20"/>
                <w:lang w:eastAsia="zh-CN"/>
              </w:rPr>
              <w:t>209</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D587EE7" w14:textId="77777777">
            <w:pPr>
              <w:jc w:val="center"/>
              <w:rPr>
                <w:color w:val="000000"/>
                <w:sz w:val="20"/>
                <w:lang w:eastAsia="zh-CN"/>
              </w:rPr>
            </w:pPr>
            <w:r w:rsidRPr="001610FF">
              <w:rPr>
                <w:color w:val="000000"/>
                <w:sz w:val="20"/>
                <w:lang w:eastAsia="zh-CN"/>
              </w:rPr>
              <w:t>504</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70953F0" w14:textId="77777777">
            <w:pPr>
              <w:jc w:val="center"/>
              <w:rPr>
                <w:color w:val="000000"/>
                <w:sz w:val="20"/>
                <w:lang w:eastAsia="zh-CN"/>
              </w:rPr>
            </w:pPr>
            <w:r w:rsidRPr="001610FF">
              <w:rPr>
                <w:color w:val="000000"/>
                <w:sz w:val="20"/>
                <w:lang w:eastAsia="zh-CN"/>
              </w:rPr>
              <w:t>418</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2BE5E6DF" w14:textId="77777777">
            <w:pPr>
              <w:jc w:val="center"/>
              <w:rPr>
                <w:color w:val="000000"/>
                <w:sz w:val="20"/>
                <w:lang w:eastAsia="zh-CN"/>
              </w:rPr>
            </w:pPr>
            <w:r w:rsidRPr="001610FF">
              <w:rPr>
                <w:color w:val="000000"/>
                <w:sz w:val="20"/>
                <w:lang w:eastAsia="zh-CN"/>
              </w:rPr>
              <w:t>579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DD6B3D5" w14:textId="77777777">
            <w:pPr>
              <w:jc w:val="center"/>
              <w:rPr>
                <w:color w:val="000000"/>
                <w:sz w:val="20"/>
                <w:lang w:eastAsia="zh-CN"/>
              </w:rPr>
            </w:pPr>
            <w:r w:rsidRPr="001610FF">
              <w:rPr>
                <w:color w:val="000000"/>
                <w:sz w:val="20"/>
                <w:lang w:eastAsia="zh-CN"/>
              </w:rPr>
              <w:t>27</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0BDBC69" w14:textId="77777777">
            <w:pPr>
              <w:jc w:val="center"/>
              <w:rPr>
                <w:color w:val="000000"/>
                <w:sz w:val="20"/>
                <w:lang w:eastAsia="zh-CN"/>
              </w:rPr>
            </w:pPr>
            <w:r w:rsidRPr="001610FF">
              <w:rPr>
                <w:color w:val="000000"/>
                <w:sz w:val="20"/>
                <w:lang w:eastAsia="zh-CN"/>
              </w:rPr>
              <w:t>355</w:t>
            </w:r>
          </w:p>
        </w:tc>
      </w:tr>
      <w:tr w:rsidRPr="001610FF" w:rsidR="005E5834" w:rsidTr="00C35ED2" w14:paraId="41363692"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3C5DF5EA" w14:textId="77777777">
            <w:pPr>
              <w:rPr>
                <w:color w:val="000000"/>
                <w:sz w:val="20"/>
                <w:lang w:eastAsia="zh-CN"/>
              </w:rPr>
            </w:pPr>
            <w:r w:rsidRPr="001610FF">
              <w:rPr>
                <w:color w:val="000000"/>
                <w:sz w:val="20"/>
                <w:lang w:eastAsia="zh-CN"/>
              </w:rPr>
              <w:t>BRA</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7BAFDDE8" w14:textId="77777777">
            <w:pPr>
              <w:jc w:val="center"/>
              <w:rPr>
                <w:color w:val="000000"/>
                <w:sz w:val="20"/>
                <w:lang w:eastAsia="zh-CN"/>
              </w:rPr>
            </w:pPr>
            <w:r w:rsidRPr="001610FF">
              <w:rPr>
                <w:color w:val="000000"/>
                <w:sz w:val="20"/>
                <w:lang w:eastAsia="zh-CN"/>
              </w:rPr>
              <w:t>11</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24E10D8F" w14:textId="77777777">
            <w:pPr>
              <w:jc w:val="center"/>
              <w:rPr>
                <w:color w:val="000000"/>
                <w:sz w:val="20"/>
                <w:lang w:eastAsia="zh-CN"/>
              </w:rPr>
            </w:pPr>
            <w:r w:rsidRPr="001610FF">
              <w:rPr>
                <w:color w:val="000000"/>
                <w:sz w:val="20"/>
                <w:lang w:eastAsia="zh-CN"/>
              </w:rPr>
              <w:t>256</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68D1FF96" w14:textId="77777777">
            <w:pPr>
              <w:jc w:val="center"/>
              <w:rPr>
                <w:color w:val="000000"/>
                <w:sz w:val="20"/>
                <w:lang w:eastAsia="zh-CN"/>
              </w:rPr>
            </w:pPr>
            <w:r w:rsidRPr="001610FF">
              <w:rPr>
                <w:color w:val="000000"/>
                <w:sz w:val="20"/>
                <w:lang w:eastAsia="zh-CN"/>
              </w:rPr>
              <w:t>14</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B47191F" w14:textId="77777777">
            <w:pPr>
              <w:jc w:val="center"/>
              <w:rPr>
                <w:color w:val="000000"/>
                <w:sz w:val="20"/>
                <w:lang w:eastAsia="zh-CN"/>
              </w:rPr>
            </w:pPr>
            <w:r w:rsidRPr="001610FF">
              <w:rPr>
                <w:color w:val="000000"/>
                <w:sz w:val="20"/>
                <w:lang w:eastAsia="zh-CN"/>
              </w:rPr>
              <w:t>286</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519BAF39" w14:textId="77777777">
            <w:pPr>
              <w:jc w:val="center"/>
              <w:rPr>
                <w:color w:val="000000"/>
                <w:sz w:val="20"/>
                <w:lang w:eastAsia="zh-CN"/>
              </w:rPr>
            </w:pPr>
            <w:r w:rsidRPr="001610FF">
              <w:rPr>
                <w:color w:val="000000"/>
                <w:sz w:val="20"/>
                <w:lang w:eastAsia="zh-CN"/>
              </w:rPr>
              <w:t>344</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C9E0C4D" w14:textId="77777777">
            <w:pPr>
              <w:jc w:val="center"/>
              <w:rPr>
                <w:color w:val="000000"/>
                <w:sz w:val="20"/>
                <w:lang w:eastAsia="zh-CN"/>
              </w:rPr>
            </w:pPr>
            <w:r w:rsidRPr="001610FF">
              <w:rPr>
                <w:color w:val="000000"/>
                <w:sz w:val="20"/>
                <w:lang w:eastAsia="zh-CN"/>
              </w:rPr>
              <w:t>319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364AC3B5" w14:textId="77777777">
            <w:pPr>
              <w:jc w:val="center"/>
              <w:rPr>
                <w:color w:val="000000"/>
                <w:sz w:val="20"/>
                <w:lang w:eastAsia="zh-CN"/>
              </w:rPr>
            </w:pPr>
            <w:r w:rsidRPr="001610FF">
              <w:rPr>
                <w:color w:val="000000"/>
                <w:sz w:val="20"/>
                <w:lang w:eastAsia="zh-CN"/>
              </w:rPr>
              <w:t>687</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6D42D982" w14:textId="77777777">
            <w:pPr>
              <w:jc w:val="center"/>
              <w:rPr>
                <w:color w:val="000000"/>
                <w:sz w:val="20"/>
                <w:lang w:eastAsia="zh-CN"/>
              </w:rPr>
            </w:pPr>
            <w:r w:rsidRPr="001610FF">
              <w:rPr>
                <w:color w:val="000000"/>
                <w:sz w:val="20"/>
                <w:lang w:eastAsia="zh-CN"/>
              </w:rPr>
              <w:t>367</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389F3980" w14:textId="77777777">
            <w:pPr>
              <w:jc w:val="center"/>
              <w:rPr>
                <w:color w:val="000000"/>
                <w:sz w:val="20"/>
                <w:lang w:eastAsia="zh-CN"/>
              </w:rPr>
            </w:pPr>
            <w:r w:rsidRPr="001610FF">
              <w:rPr>
                <w:color w:val="000000"/>
                <w:sz w:val="20"/>
                <w:lang w:eastAsia="zh-CN"/>
              </w:rPr>
              <w:t>39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4F6DC548" w14:textId="77777777">
            <w:pPr>
              <w:jc w:val="center"/>
              <w:rPr>
                <w:color w:val="000000"/>
                <w:sz w:val="20"/>
                <w:lang w:eastAsia="zh-CN"/>
              </w:rPr>
            </w:pPr>
            <w:r w:rsidRPr="001610FF">
              <w:rPr>
                <w:color w:val="000000"/>
                <w:sz w:val="20"/>
                <w:lang w:eastAsia="zh-CN"/>
              </w:rPr>
              <w:t>382</w:t>
            </w:r>
          </w:p>
        </w:tc>
      </w:tr>
      <w:tr w:rsidRPr="001610FF" w:rsidR="005E5834" w:rsidTr="00C35ED2" w14:paraId="1AF5CBE9"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7D84997" w14:textId="77777777">
            <w:pPr>
              <w:rPr>
                <w:color w:val="000000"/>
                <w:sz w:val="20"/>
                <w:lang w:eastAsia="zh-CN"/>
              </w:rPr>
            </w:pPr>
            <w:r w:rsidRPr="001610FF">
              <w:rPr>
                <w:color w:val="000000"/>
                <w:sz w:val="20"/>
                <w:lang w:eastAsia="zh-CN"/>
              </w:rPr>
              <w:t>CHN</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F8C1BCB" w14:textId="77777777">
            <w:pPr>
              <w:jc w:val="center"/>
              <w:rPr>
                <w:color w:val="000000"/>
                <w:sz w:val="20"/>
                <w:lang w:eastAsia="zh-CN"/>
              </w:rPr>
            </w:pPr>
            <w:r w:rsidRPr="001610FF">
              <w:rPr>
                <w:color w:val="000000"/>
                <w:sz w:val="20"/>
                <w:lang w:eastAsia="zh-CN"/>
              </w:rPr>
              <w:t>13</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D1310D6" w14:textId="77777777">
            <w:pPr>
              <w:jc w:val="center"/>
              <w:rPr>
                <w:color w:val="000000"/>
                <w:sz w:val="20"/>
                <w:lang w:eastAsia="zh-CN"/>
              </w:rPr>
            </w:pPr>
            <w:r w:rsidRPr="001610FF">
              <w:rPr>
                <w:color w:val="000000"/>
                <w:sz w:val="20"/>
                <w:lang w:eastAsia="zh-CN"/>
              </w:rPr>
              <w:t>301</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3F79D6A1" w14:textId="77777777">
            <w:pPr>
              <w:jc w:val="center"/>
              <w:rPr>
                <w:color w:val="000000"/>
                <w:sz w:val="20"/>
                <w:lang w:eastAsia="zh-CN"/>
              </w:rPr>
            </w:pPr>
            <w:r w:rsidRPr="001610FF">
              <w:rPr>
                <w:color w:val="000000"/>
                <w:sz w:val="20"/>
                <w:lang w:eastAsia="zh-CN"/>
              </w:rPr>
              <w:t>13</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402BC61D" w14:textId="77777777">
            <w:pPr>
              <w:jc w:val="center"/>
              <w:rPr>
                <w:color w:val="000000"/>
                <w:sz w:val="20"/>
                <w:lang w:eastAsia="zh-CN"/>
              </w:rPr>
            </w:pPr>
            <w:r w:rsidRPr="001610FF">
              <w:rPr>
                <w:color w:val="000000"/>
                <w:sz w:val="20"/>
                <w:lang w:eastAsia="zh-CN"/>
              </w:rPr>
              <w:t>293</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6A5C2864" w14:textId="77777777">
            <w:pPr>
              <w:jc w:val="center"/>
              <w:rPr>
                <w:color w:val="000000"/>
                <w:sz w:val="20"/>
                <w:lang w:eastAsia="zh-CN"/>
              </w:rPr>
            </w:pPr>
            <w:r w:rsidRPr="001610FF">
              <w:rPr>
                <w:color w:val="000000"/>
                <w:sz w:val="20"/>
                <w:lang w:eastAsia="zh-CN"/>
              </w:rPr>
              <w:t>236</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6C8666B5" w14:textId="77777777">
            <w:pPr>
              <w:jc w:val="center"/>
              <w:rPr>
                <w:color w:val="000000"/>
                <w:sz w:val="20"/>
                <w:lang w:eastAsia="zh-CN"/>
              </w:rPr>
            </w:pPr>
            <w:r w:rsidRPr="001610FF">
              <w:rPr>
                <w:color w:val="000000"/>
                <w:sz w:val="20"/>
                <w:lang w:eastAsia="zh-CN"/>
              </w:rPr>
              <w:t>379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7B1F1A8C" w14:textId="77777777">
            <w:pPr>
              <w:jc w:val="center"/>
              <w:rPr>
                <w:color w:val="000000"/>
                <w:sz w:val="20"/>
                <w:lang w:eastAsia="zh-CN"/>
              </w:rPr>
            </w:pPr>
            <w:r w:rsidRPr="001610FF">
              <w:rPr>
                <w:color w:val="000000"/>
                <w:sz w:val="20"/>
                <w:lang w:eastAsia="zh-CN"/>
              </w:rPr>
              <w:t>473</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734A632B" w14:textId="77777777">
            <w:pPr>
              <w:jc w:val="center"/>
              <w:rPr>
                <w:color w:val="000000"/>
                <w:sz w:val="20"/>
                <w:lang w:eastAsia="zh-CN"/>
              </w:rPr>
            </w:pPr>
            <w:r w:rsidRPr="001610FF">
              <w:rPr>
                <w:color w:val="000000"/>
                <w:sz w:val="20"/>
                <w:lang w:eastAsia="zh-CN"/>
              </w:rPr>
              <w:t>435</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07CB61A2" w14:textId="77777777">
            <w:pPr>
              <w:jc w:val="center"/>
              <w:rPr>
                <w:color w:val="000000"/>
                <w:sz w:val="20"/>
                <w:lang w:eastAsia="zh-CN"/>
              </w:rPr>
            </w:pPr>
            <w:r w:rsidRPr="001610FF">
              <w:rPr>
                <w:color w:val="000000"/>
                <w:sz w:val="20"/>
                <w:lang w:eastAsia="zh-CN"/>
              </w:rPr>
              <w:t>28</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06D44D1" w14:textId="77777777">
            <w:pPr>
              <w:jc w:val="center"/>
              <w:rPr>
                <w:color w:val="000000"/>
                <w:sz w:val="20"/>
                <w:lang w:eastAsia="zh-CN"/>
              </w:rPr>
            </w:pPr>
            <w:r w:rsidRPr="001610FF">
              <w:rPr>
                <w:color w:val="000000"/>
                <w:sz w:val="20"/>
                <w:lang w:eastAsia="zh-CN"/>
              </w:rPr>
              <w:t>392</w:t>
            </w:r>
          </w:p>
        </w:tc>
      </w:tr>
      <w:tr w:rsidRPr="001610FF" w:rsidR="005E5834" w:rsidTr="00C35ED2" w14:paraId="1152FA64"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629C7625" w14:textId="77777777">
            <w:pPr>
              <w:rPr>
                <w:color w:val="000000"/>
                <w:sz w:val="20"/>
                <w:lang w:eastAsia="zh-CN"/>
              </w:rPr>
            </w:pPr>
            <w:r w:rsidRPr="001610FF">
              <w:rPr>
                <w:color w:val="000000"/>
                <w:sz w:val="20"/>
                <w:lang w:eastAsia="zh-CN"/>
              </w:rPr>
              <w:t>EUR</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76D54BE" w14:textId="77777777">
            <w:pPr>
              <w:jc w:val="center"/>
              <w:rPr>
                <w:color w:val="000000"/>
                <w:sz w:val="20"/>
                <w:lang w:eastAsia="zh-CN"/>
              </w:rPr>
            </w:pPr>
            <w:r w:rsidRPr="001610FF">
              <w:rPr>
                <w:color w:val="000000"/>
                <w:sz w:val="20"/>
                <w:lang w:eastAsia="zh-CN"/>
              </w:rPr>
              <w:t>10</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2858B4B2" w14:textId="77777777">
            <w:pPr>
              <w:jc w:val="center"/>
              <w:rPr>
                <w:color w:val="000000"/>
                <w:sz w:val="20"/>
                <w:lang w:eastAsia="zh-CN"/>
              </w:rPr>
            </w:pPr>
            <w:r w:rsidRPr="001610FF">
              <w:rPr>
                <w:color w:val="000000"/>
                <w:sz w:val="20"/>
                <w:lang w:eastAsia="zh-CN"/>
              </w:rPr>
              <w:t>317</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6E18E8ED" w14:textId="77777777">
            <w:pPr>
              <w:jc w:val="center"/>
              <w:rPr>
                <w:color w:val="000000"/>
                <w:sz w:val="20"/>
                <w:lang w:eastAsia="zh-CN"/>
              </w:rPr>
            </w:pPr>
            <w:r w:rsidRPr="001610FF">
              <w:rPr>
                <w:color w:val="000000"/>
                <w:sz w:val="20"/>
                <w:lang w:eastAsia="zh-CN"/>
              </w:rPr>
              <w:t>14</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4CACCB40" w14:textId="77777777">
            <w:pPr>
              <w:jc w:val="center"/>
              <w:rPr>
                <w:color w:val="000000"/>
                <w:sz w:val="20"/>
                <w:lang w:eastAsia="zh-CN"/>
              </w:rPr>
            </w:pPr>
            <w:r w:rsidRPr="001610FF">
              <w:rPr>
                <w:color w:val="000000"/>
                <w:sz w:val="20"/>
                <w:lang w:eastAsia="zh-CN"/>
              </w:rPr>
              <w:t>276</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BFE3988" w14:textId="77777777">
            <w:pPr>
              <w:jc w:val="center"/>
              <w:rPr>
                <w:color w:val="000000"/>
                <w:sz w:val="20"/>
                <w:lang w:eastAsia="zh-CN"/>
              </w:rPr>
            </w:pPr>
            <w:r w:rsidRPr="001610FF">
              <w:rPr>
                <w:color w:val="000000"/>
                <w:sz w:val="20"/>
                <w:lang w:eastAsia="zh-CN"/>
              </w:rPr>
              <w:t>199</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02F1E3BC" w14:textId="77777777">
            <w:pPr>
              <w:jc w:val="center"/>
              <w:rPr>
                <w:color w:val="000000"/>
                <w:sz w:val="20"/>
                <w:lang w:eastAsia="zh-CN"/>
              </w:rPr>
            </w:pPr>
            <w:r w:rsidRPr="001610FF">
              <w:rPr>
                <w:color w:val="000000"/>
                <w:sz w:val="20"/>
                <w:lang w:eastAsia="zh-CN"/>
              </w:rPr>
              <w:t>520</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4BA6829" w14:textId="77777777">
            <w:pPr>
              <w:jc w:val="center"/>
              <w:rPr>
                <w:color w:val="000000"/>
                <w:sz w:val="20"/>
                <w:lang w:eastAsia="zh-CN"/>
              </w:rPr>
            </w:pPr>
            <w:r w:rsidRPr="001610FF">
              <w:rPr>
                <w:color w:val="000000"/>
                <w:sz w:val="20"/>
                <w:lang w:eastAsia="zh-CN"/>
              </w:rPr>
              <w:t>398</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4E3A9D9A" w14:textId="77777777">
            <w:pPr>
              <w:jc w:val="center"/>
              <w:rPr>
                <w:color w:val="000000"/>
                <w:sz w:val="20"/>
                <w:lang w:eastAsia="zh-CN"/>
              </w:rPr>
            </w:pPr>
            <w:r w:rsidRPr="001610FF">
              <w:rPr>
                <w:color w:val="000000"/>
                <w:sz w:val="20"/>
                <w:lang w:eastAsia="zh-CN"/>
              </w:rPr>
              <w:t>598</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39BCE9F9" w14:textId="77777777">
            <w:pPr>
              <w:jc w:val="center"/>
              <w:rPr>
                <w:color w:val="000000"/>
                <w:sz w:val="20"/>
                <w:lang w:eastAsia="zh-CN"/>
              </w:rPr>
            </w:pPr>
            <w:r w:rsidRPr="001610FF">
              <w:rPr>
                <w:color w:val="000000"/>
                <w:sz w:val="20"/>
                <w:lang w:eastAsia="zh-CN"/>
              </w:rPr>
              <w:t>40</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F68C4CF" w14:textId="77777777">
            <w:pPr>
              <w:jc w:val="center"/>
              <w:rPr>
                <w:color w:val="000000"/>
                <w:sz w:val="20"/>
                <w:lang w:eastAsia="zh-CN"/>
              </w:rPr>
            </w:pPr>
            <w:r w:rsidRPr="001610FF">
              <w:rPr>
                <w:color w:val="000000"/>
                <w:sz w:val="20"/>
                <w:lang w:eastAsia="zh-CN"/>
              </w:rPr>
              <w:t>368</w:t>
            </w:r>
          </w:p>
        </w:tc>
      </w:tr>
      <w:tr w:rsidRPr="001610FF" w:rsidR="005E5834" w:rsidTr="00C35ED2" w14:paraId="157DC2FC"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375C82DB" w14:textId="77777777">
            <w:pPr>
              <w:rPr>
                <w:color w:val="000000"/>
                <w:sz w:val="20"/>
                <w:lang w:eastAsia="zh-CN"/>
              </w:rPr>
            </w:pPr>
            <w:r w:rsidRPr="001610FF">
              <w:rPr>
                <w:color w:val="000000"/>
                <w:sz w:val="20"/>
                <w:lang w:eastAsia="zh-CN"/>
              </w:rPr>
              <w:t>XLM</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7314CBB2" w14:textId="77777777">
            <w:pPr>
              <w:jc w:val="center"/>
              <w:rPr>
                <w:color w:val="000000"/>
                <w:sz w:val="20"/>
                <w:lang w:eastAsia="zh-CN"/>
              </w:rPr>
            </w:pPr>
            <w:r w:rsidRPr="001610FF">
              <w:rPr>
                <w:color w:val="000000"/>
                <w:sz w:val="20"/>
                <w:lang w:eastAsia="zh-CN"/>
              </w:rPr>
              <w:t>11</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7FD75815" w14:textId="77777777">
            <w:pPr>
              <w:jc w:val="center"/>
              <w:rPr>
                <w:color w:val="000000"/>
                <w:sz w:val="20"/>
                <w:lang w:eastAsia="zh-CN"/>
              </w:rPr>
            </w:pPr>
            <w:r w:rsidRPr="001610FF">
              <w:rPr>
                <w:color w:val="000000"/>
                <w:sz w:val="20"/>
                <w:lang w:eastAsia="zh-CN"/>
              </w:rPr>
              <w:t>256</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035B178B" w14:textId="77777777">
            <w:pPr>
              <w:jc w:val="center"/>
              <w:rPr>
                <w:color w:val="000000"/>
                <w:sz w:val="20"/>
                <w:lang w:eastAsia="zh-CN"/>
              </w:rPr>
            </w:pPr>
            <w:r w:rsidRPr="001610FF">
              <w:rPr>
                <w:color w:val="000000"/>
                <w:sz w:val="20"/>
                <w:lang w:eastAsia="zh-CN"/>
              </w:rPr>
              <w:t>14</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8A2D0FD" w14:textId="77777777">
            <w:pPr>
              <w:jc w:val="center"/>
              <w:rPr>
                <w:color w:val="000000"/>
                <w:sz w:val="20"/>
                <w:lang w:eastAsia="zh-CN"/>
              </w:rPr>
            </w:pPr>
            <w:r w:rsidRPr="001610FF">
              <w:rPr>
                <w:color w:val="000000"/>
                <w:sz w:val="20"/>
                <w:lang w:eastAsia="zh-CN"/>
              </w:rPr>
              <w:t>286</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79385B2A" w14:textId="77777777">
            <w:pPr>
              <w:jc w:val="center"/>
              <w:rPr>
                <w:color w:val="000000"/>
                <w:sz w:val="20"/>
                <w:lang w:eastAsia="zh-CN"/>
              </w:rPr>
            </w:pPr>
            <w:r w:rsidRPr="001610FF">
              <w:rPr>
                <w:color w:val="000000"/>
                <w:sz w:val="20"/>
                <w:lang w:eastAsia="zh-CN"/>
              </w:rPr>
              <w:t>344</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020E519F" w14:textId="77777777">
            <w:pPr>
              <w:jc w:val="center"/>
              <w:rPr>
                <w:color w:val="000000"/>
                <w:sz w:val="20"/>
                <w:lang w:eastAsia="zh-CN"/>
              </w:rPr>
            </w:pPr>
            <w:r w:rsidRPr="001610FF">
              <w:rPr>
                <w:color w:val="000000"/>
                <w:sz w:val="20"/>
                <w:lang w:eastAsia="zh-CN"/>
              </w:rPr>
              <w:t>319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7A5E01DF" w14:textId="77777777">
            <w:pPr>
              <w:jc w:val="center"/>
              <w:rPr>
                <w:color w:val="000000"/>
                <w:sz w:val="20"/>
                <w:lang w:eastAsia="zh-CN"/>
              </w:rPr>
            </w:pPr>
            <w:r w:rsidRPr="001610FF">
              <w:rPr>
                <w:color w:val="000000"/>
                <w:sz w:val="20"/>
                <w:lang w:eastAsia="zh-CN"/>
              </w:rPr>
              <w:t>687</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037AC24D" w14:textId="77777777">
            <w:pPr>
              <w:jc w:val="center"/>
              <w:rPr>
                <w:color w:val="000000"/>
                <w:sz w:val="20"/>
                <w:lang w:eastAsia="zh-CN"/>
              </w:rPr>
            </w:pPr>
            <w:r w:rsidRPr="001610FF">
              <w:rPr>
                <w:color w:val="000000"/>
                <w:sz w:val="20"/>
                <w:lang w:eastAsia="zh-CN"/>
              </w:rPr>
              <w:t>367</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77CB8F3" w14:textId="77777777">
            <w:pPr>
              <w:jc w:val="center"/>
              <w:rPr>
                <w:color w:val="000000"/>
                <w:sz w:val="20"/>
                <w:lang w:eastAsia="zh-CN"/>
              </w:rPr>
            </w:pPr>
            <w:r w:rsidRPr="001610FF">
              <w:rPr>
                <w:color w:val="000000"/>
                <w:sz w:val="20"/>
                <w:lang w:eastAsia="zh-CN"/>
              </w:rPr>
              <w:t>39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26D005DD" w14:textId="77777777">
            <w:pPr>
              <w:jc w:val="center"/>
              <w:rPr>
                <w:color w:val="000000"/>
                <w:sz w:val="20"/>
                <w:lang w:eastAsia="zh-CN"/>
              </w:rPr>
            </w:pPr>
            <w:r w:rsidRPr="001610FF">
              <w:rPr>
                <w:color w:val="000000"/>
                <w:sz w:val="20"/>
                <w:lang w:eastAsia="zh-CN"/>
              </w:rPr>
              <w:t>382</w:t>
            </w:r>
          </w:p>
        </w:tc>
      </w:tr>
      <w:tr w:rsidRPr="001610FF" w:rsidR="005E5834" w:rsidTr="00C35ED2" w14:paraId="3DBD4E5D"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14ADECE8" w14:textId="77777777">
            <w:pPr>
              <w:rPr>
                <w:color w:val="000000"/>
                <w:sz w:val="20"/>
                <w:lang w:eastAsia="zh-CN"/>
              </w:rPr>
            </w:pPr>
            <w:r w:rsidRPr="001610FF">
              <w:rPr>
                <w:color w:val="000000"/>
                <w:sz w:val="20"/>
                <w:lang w:eastAsia="zh-CN"/>
              </w:rPr>
              <w:t>XAS</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6F662BF6" w14:textId="77777777">
            <w:pPr>
              <w:jc w:val="center"/>
              <w:rPr>
                <w:color w:val="000000"/>
                <w:sz w:val="20"/>
                <w:lang w:eastAsia="zh-CN"/>
              </w:rPr>
            </w:pPr>
            <w:r w:rsidRPr="001610FF">
              <w:rPr>
                <w:color w:val="000000"/>
                <w:sz w:val="20"/>
                <w:lang w:eastAsia="zh-CN"/>
              </w:rPr>
              <w:t>11</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3DB17899" w14:textId="77777777">
            <w:pPr>
              <w:jc w:val="center"/>
              <w:rPr>
                <w:color w:val="000000"/>
                <w:sz w:val="20"/>
                <w:lang w:eastAsia="zh-CN"/>
              </w:rPr>
            </w:pPr>
            <w:r w:rsidRPr="001610FF">
              <w:rPr>
                <w:color w:val="000000"/>
                <w:sz w:val="20"/>
                <w:lang w:eastAsia="zh-CN"/>
              </w:rPr>
              <w:t>229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5C6C65B7" w14:textId="77777777">
            <w:pPr>
              <w:jc w:val="center"/>
              <w:rPr>
                <w:color w:val="000000"/>
                <w:sz w:val="20"/>
                <w:lang w:eastAsia="zh-CN"/>
              </w:rPr>
            </w:pPr>
            <w:r w:rsidRPr="001610FF">
              <w:rPr>
                <w:color w:val="000000"/>
                <w:sz w:val="20"/>
                <w:lang w:eastAsia="zh-CN"/>
              </w:rPr>
              <w:t>13</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4586F90B" w14:textId="77777777">
            <w:pPr>
              <w:jc w:val="center"/>
              <w:rPr>
                <w:color w:val="000000"/>
                <w:sz w:val="20"/>
                <w:lang w:eastAsia="zh-CN"/>
              </w:rPr>
            </w:pPr>
            <w:r w:rsidRPr="001610FF">
              <w:rPr>
                <w:color w:val="000000"/>
                <w:sz w:val="20"/>
                <w:lang w:eastAsia="zh-CN"/>
              </w:rPr>
              <w:t>276</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660CF37C" w14:textId="77777777">
            <w:pPr>
              <w:jc w:val="center"/>
              <w:rPr>
                <w:color w:val="000000"/>
                <w:sz w:val="20"/>
                <w:lang w:eastAsia="zh-CN"/>
              </w:rPr>
            </w:pPr>
            <w:r w:rsidRPr="001610FF">
              <w:rPr>
                <w:color w:val="000000"/>
                <w:sz w:val="20"/>
                <w:lang w:eastAsia="zh-CN"/>
              </w:rPr>
              <w:t>321</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19E5C9BF" w14:textId="77777777">
            <w:pPr>
              <w:jc w:val="center"/>
              <w:rPr>
                <w:color w:val="000000"/>
                <w:sz w:val="20"/>
                <w:lang w:eastAsia="zh-CN"/>
              </w:rPr>
            </w:pPr>
            <w:r w:rsidRPr="001610FF">
              <w:rPr>
                <w:color w:val="000000"/>
                <w:sz w:val="20"/>
                <w:lang w:eastAsia="zh-CN"/>
              </w:rPr>
              <w:t>315</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F7954DE" w14:textId="77777777">
            <w:pPr>
              <w:jc w:val="center"/>
              <w:rPr>
                <w:color w:val="000000"/>
                <w:sz w:val="20"/>
                <w:lang w:eastAsia="zh-CN"/>
              </w:rPr>
            </w:pPr>
            <w:r w:rsidRPr="001610FF">
              <w:rPr>
                <w:color w:val="000000"/>
                <w:sz w:val="20"/>
                <w:lang w:eastAsia="zh-CN"/>
              </w:rPr>
              <w:t>665</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0CB99022" w14:textId="77777777">
            <w:pPr>
              <w:jc w:val="center"/>
              <w:rPr>
                <w:color w:val="000000"/>
                <w:sz w:val="20"/>
                <w:lang w:eastAsia="zh-CN"/>
              </w:rPr>
            </w:pPr>
            <w:r w:rsidRPr="001610FF">
              <w:rPr>
                <w:color w:val="000000"/>
                <w:sz w:val="20"/>
                <w:lang w:eastAsia="zh-CN"/>
              </w:rPr>
              <w:t>364</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45DB26C4" w14:textId="77777777">
            <w:pPr>
              <w:jc w:val="center"/>
              <w:rPr>
                <w:color w:val="000000"/>
                <w:sz w:val="20"/>
                <w:lang w:eastAsia="zh-CN"/>
              </w:rPr>
            </w:pPr>
            <w:r w:rsidRPr="001610FF">
              <w:rPr>
                <w:color w:val="000000"/>
                <w:sz w:val="20"/>
                <w:lang w:eastAsia="zh-CN"/>
              </w:rPr>
              <w:t>41</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036B12CF" w14:textId="77777777">
            <w:pPr>
              <w:jc w:val="center"/>
              <w:rPr>
                <w:color w:val="000000"/>
                <w:sz w:val="20"/>
                <w:lang w:eastAsia="zh-CN"/>
              </w:rPr>
            </w:pPr>
            <w:r w:rsidRPr="001610FF">
              <w:rPr>
                <w:color w:val="000000"/>
                <w:sz w:val="20"/>
                <w:lang w:eastAsia="zh-CN"/>
              </w:rPr>
              <w:t>356</w:t>
            </w:r>
          </w:p>
        </w:tc>
      </w:tr>
      <w:tr w:rsidRPr="001610FF" w:rsidR="005E5834" w:rsidTr="00C35ED2" w14:paraId="401C6CA0" w14:textId="77777777">
        <w:trPr>
          <w:trHeight w:val="288"/>
        </w:trPr>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22742459" w14:textId="77777777">
            <w:pPr>
              <w:rPr>
                <w:color w:val="000000"/>
                <w:sz w:val="20"/>
                <w:lang w:eastAsia="zh-CN"/>
              </w:rPr>
            </w:pPr>
            <w:r w:rsidRPr="001610FF">
              <w:rPr>
                <w:color w:val="000000"/>
                <w:sz w:val="20"/>
                <w:lang w:eastAsia="zh-CN"/>
              </w:rPr>
              <w:t>AFR</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5CA326A6" w14:textId="77777777">
            <w:pPr>
              <w:jc w:val="center"/>
              <w:rPr>
                <w:color w:val="000000"/>
                <w:sz w:val="20"/>
                <w:lang w:eastAsia="zh-CN"/>
              </w:rPr>
            </w:pPr>
            <w:r w:rsidRPr="001610FF">
              <w:rPr>
                <w:color w:val="000000"/>
                <w:sz w:val="20"/>
                <w:lang w:eastAsia="zh-CN"/>
              </w:rPr>
              <w:t>6</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7A0E909B" w14:textId="77777777">
            <w:pPr>
              <w:jc w:val="center"/>
              <w:rPr>
                <w:color w:val="000000"/>
                <w:sz w:val="20"/>
                <w:lang w:eastAsia="zh-CN"/>
              </w:rPr>
            </w:pPr>
            <w:r w:rsidRPr="001610FF">
              <w:rPr>
                <w:color w:val="000000"/>
                <w:sz w:val="20"/>
                <w:lang w:eastAsia="zh-CN"/>
              </w:rPr>
              <w:t>209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1BCE9681" w14:textId="77777777">
            <w:pPr>
              <w:jc w:val="center"/>
              <w:rPr>
                <w:color w:val="000000"/>
                <w:sz w:val="20"/>
                <w:lang w:eastAsia="zh-CN"/>
              </w:rPr>
            </w:pPr>
            <w:r w:rsidRPr="001610FF">
              <w:rPr>
                <w:color w:val="000000"/>
                <w:sz w:val="20"/>
                <w:lang w:eastAsia="zh-CN"/>
              </w:rPr>
              <w:t>12</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5F7080A5" w14:textId="77777777">
            <w:pPr>
              <w:jc w:val="center"/>
              <w:rPr>
                <w:color w:val="000000"/>
                <w:sz w:val="20"/>
                <w:lang w:eastAsia="zh-CN"/>
              </w:rPr>
            </w:pPr>
            <w:r w:rsidRPr="001610FF">
              <w:rPr>
                <w:color w:val="000000"/>
                <w:sz w:val="20"/>
                <w:lang w:eastAsia="zh-CN"/>
              </w:rPr>
              <w:t>247</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7A04131A" w14:textId="77777777">
            <w:pPr>
              <w:jc w:val="center"/>
              <w:rPr>
                <w:color w:val="000000"/>
                <w:sz w:val="20"/>
                <w:lang w:eastAsia="zh-CN"/>
              </w:rPr>
            </w:pPr>
            <w:r w:rsidRPr="001610FF">
              <w:rPr>
                <w:color w:val="000000"/>
                <w:sz w:val="20"/>
                <w:lang w:eastAsia="zh-CN"/>
              </w:rPr>
              <w:t>332</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095DD27F" w14:textId="77777777">
            <w:pPr>
              <w:jc w:val="center"/>
              <w:rPr>
                <w:color w:val="000000"/>
                <w:sz w:val="20"/>
                <w:lang w:eastAsia="zh-CN"/>
              </w:rPr>
            </w:pPr>
            <w:r w:rsidRPr="001610FF">
              <w:rPr>
                <w:color w:val="000000"/>
                <w:sz w:val="20"/>
                <w:lang w:eastAsia="zh-CN"/>
              </w:rPr>
              <w:t>312</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6F6103F6" w14:textId="77777777">
            <w:pPr>
              <w:jc w:val="center"/>
              <w:rPr>
                <w:color w:val="000000"/>
                <w:sz w:val="20"/>
                <w:lang w:eastAsia="zh-CN"/>
              </w:rPr>
            </w:pPr>
            <w:r w:rsidRPr="001610FF">
              <w:rPr>
                <w:color w:val="000000"/>
                <w:sz w:val="20"/>
                <w:lang w:eastAsia="zh-CN"/>
              </w:rPr>
              <w:t>663</w:t>
            </w:r>
          </w:p>
        </w:tc>
        <w:tc>
          <w:tcPr>
            <w:tcW w:w="0" w:type="auto"/>
            <w:tcBorders>
              <w:top w:val="nil"/>
              <w:left w:val="nil"/>
              <w:bottom w:val="nil"/>
              <w:right w:val="single" w:color="BFBFBF" w:sz="8" w:space="0"/>
            </w:tcBorders>
            <w:shd w:val="clear" w:color="auto" w:fill="auto"/>
            <w:noWrap/>
            <w:vAlign w:val="center"/>
            <w:hideMark/>
          </w:tcPr>
          <w:p w:rsidRPr="001610FF" w:rsidR="005E5834" w:rsidP="00C35ED2" w:rsidRDefault="005E5834" w14:paraId="77E1EC8D" w14:textId="77777777">
            <w:pPr>
              <w:jc w:val="center"/>
              <w:rPr>
                <w:color w:val="000000"/>
                <w:sz w:val="20"/>
                <w:lang w:eastAsia="zh-CN"/>
              </w:rPr>
            </w:pPr>
            <w:r w:rsidRPr="001610FF">
              <w:rPr>
                <w:color w:val="000000"/>
                <w:sz w:val="20"/>
                <w:lang w:eastAsia="zh-CN"/>
              </w:rPr>
              <w:t>359</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313CC48D" w14:textId="77777777">
            <w:pPr>
              <w:jc w:val="center"/>
              <w:rPr>
                <w:color w:val="000000"/>
                <w:sz w:val="20"/>
                <w:lang w:eastAsia="zh-CN"/>
              </w:rPr>
            </w:pPr>
            <w:r w:rsidRPr="001610FF">
              <w:rPr>
                <w:color w:val="000000"/>
                <w:sz w:val="20"/>
                <w:lang w:eastAsia="zh-CN"/>
              </w:rPr>
              <w:t>44</w:t>
            </w:r>
          </w:p>
        </w:tc>
        <w:tc>
          <w:tcPr>
            <w:tcW w:w="0" w:type="auto"/>
            <w:tcBorders>
              <w:top w:val="nil"/>
              <w:left w:val="nil"/>
              <w:bottom w:val="nil"/>
              <w:right w:val="nil"/>
            </w:tcBorders>
            <w:shd w:val="clear" w:color="auto" w:fill="auto"/>
            <w:noWrap/>
            <w:vAlign w:val="center"/>
            <w:hideMark/>
          </w:tcPr>
          <w:p w:rsidRPr="001610FF" w:rsidR="005E5834" w:rsidP="00C35ED2" w:rsidRDefault="005E5834" w14:paraId="034D1B49" w14:textId="77777777">
            <w:pPr>
              <w:jc w:val="center"/>
              <w:rPr>
                <w:color w:val="000000"/>
                <w:sz w:val="20"/>
                <w:lang w:eastAsia="zh-CN"/>
              </w:rPr>
            </w:pPr>
            <w:r w:rsidRPr="001610FF">
              <w:rPr>
                <w:color w:val="000000"/>
                <w:sz w:val="20"/>
                <w:lang w:eastAsia="zh-CN"/>
              </w:rPr>
              <w:t>334</w:t>
            </w:r>
          </w:p>
        </w:tc>
      </w:tr>
      <w:tr w:rsidRPr="001610FF" w:rsidR="005E5834" w:rsidTr="00C35ED2" w14:paraId="269D7B56" w14:textId="77777777">
        <w:trPr>
          <w:trHeight w:val="300"/>
        </w:trPr>
        <w:tc>
          <w:tcPr>
            <w:tcW w:w="0" w:type="auto"/>
            <w:tcBorders>
              <w:top w:val="nil"/>
              <w:left w:val="nil"/>
              <w:bottom w:val="double" w:color="auto" w:sz="6" w:space="0"/>
              <w:right w:val="single" w:color="BFBFBF" w:sz="8" w:space="0"/>
            </w:tcBorders>
            <w:shd w:val="clear" w:color="auto" w:fill="auto"/>
            <w:noWrap/>
            <w:vAlign w:val="center"/>
            <w:hideMark/>
          </w:tcPr>
          <w:p w:rsidRPr="001610FF" w:rsidR="005E5834" w:rsidP="00C35ED2" w:rsidRDefault="005E5834" w14:paraId="1D801D4E" w14:textId="77777777">
            <w:pPr>
              <w:rPr>
                <w:color w:val="000000"/>
                <w:sz w:val="20"/>
                <w:lang w:eastAsia="zh-CN"/>
              </w:rPr>
            </w:pPr>
            <w:r w:rsidRPr="001610FF">
              <w:rPr>
                <w:color w:val="000000"/>
                <w:sz w:val="20"/>
                <w:lang w:eastAsia="zh-CN"/>
              </w:rPr>
              <w:t>ROW</w:t>
            </w:r>
          </w:p>
        </w:tc>
        <w:tc>
          <w:tcPr>
            <w:tcW w:w="0" w:type="auto"/>
            <w:tcBorders>
              <w:top w:val="nil"/>
              <w:left w:val="nil"/>
              <w:bottom w:val="double" w:color="auto" w:sz="6" w:space="0"/>
              <w:right w:val="nil"/>
            </w:tcBorders>
            <w:shd w:val="clear" w:color="auto" w:fill="auto"/>
            <w:noWrap/>
            <w:vAlign w:val="center"/>
            <w:hideMark/>
          </w:tcPr>
          <w:p w:rsidRPr="001610FF" w:rsidR="005E5834" w:rsidP="00C35ED2" w:rsidRDefault="005E5834" w14:paraId="56F10862" w14:textId="77777777">
            <w:pPr>
              <w:jc w:val="center"/>
              <w:rPr>
                <w:color w:val="000000"/>
                <w:sz w:val="20"/>
                <w:lang w:eastAsia="zh-CN"/>
              </w:rPr>
            </w:pPr>
            <w:r w:rsidRPr="001610FF">
              <w:rPr>
                <w:color w:val="000000"/>
                <w:sz w:val="20"/>
                <w:lang w:eastAsia="zh-CN"/>
              </w:rPr>
              <w:t>8</w:t>
            </w:r>
          </w:p>
        </w:tc>
        <w:tc>
          <w:tcPr>
            <w:tcW w:w="0" w:type="auto"/>
            <w:tcBorders>
              <w:top w:val="nil"/>
              <w:left w:val="nil"/>
              <w:bottom w:val="double" w:color="auto" w:sz="6" w:space="0"/>
              <w:right w:val="single" w:color="BFBFBF" w:sz="8" w:space="0"/>
            </w:tcBorders>
            <w:shd w:val="clear" w:color="auto" w:fill="auto"/>
            <w:noWrap/>
            <w:vAlign w:val="center"/>
            <w:hideMark/>
          </w:tcPr>
          <w:p w:rsidRPr="001610FF" w:rsidR="005E5834" w:rsidP="00C35ED2" w:rsidRDefault="005E5834" w14:paraId="77DB89A4" w14:textId="77777777">
            <w:pPr>
              <w:jc w:val="center"/>
              <w:rPr>
                <w:color w:val="000000"/>
                <w:sz w:val="20"/>
                <w:lang w:eastAsia="zh-CN"/>
              </w:rPr>
            </w:pPr>
            <w:r w:rsidRPr="001610FF">
              <w:rPr>
                <w:color w:val="000000"/>
                <w:sz w:val="20"/>
                <w:lang w:eastAsia="zh-CN"/>
              </w:rPr>
              <w:t>306</w:t>
            </w:r>
          </w:p>
        </w:tc>
        <w:tc>
          <w:tcPr>
            <w:tcW w:w="0" w:type="auto"/>
            <w:tcBorders>
              <w:top w:val="nil"/>
              <w:left w:val="nil"/>
              <w:bottom w:val="double" w:color="auto" w:sz="6" w:space="0"/>
              <w:right w:val="nil"/>
            </w:tcBorders>
            <w:shd w:val="clear" w:color="auto" w:fill="auto"/>
            <w:noWrap/>
            <w:vAlign w:val="center"/>
            <w:hideMark/>
          </w:tcPr>
          <w:p w:rsidRPr="001610FF" w:rsidR="005E5834" w:rsidP="00C35ED2" w:rsidRDefault="005E5834" w14:paraId="3C3C43F3" w14:textId="77777777">
            <w:pPr>
              <w:jc w:val="center"/>
              <w:rPr>
                <w:color w:val="000000"/>
                <w:sz w:val="20"/>
                <w:lang w:eastAsia="zh-CN"/>
              </w:rPr>
            </w:pPr>
            <w:r w:rsidRPr="001610FF">
              <w:rPr>
                <w:color w:val="000000"/>
                <w:sz w:val="20"/>
                <w:lang w:eastAsia="zh-CN"/>
              </w:rPr>
              <w:t>12</w:t>
            </w:r>
          </w:p>
        </w:tc>
        <w:tc>
          <w:tcPr>
            <w:tcW w:w="0" w:type="auto"/>
            <w:tcBorders>
              <w:top w:val="nil"/>
              <w:left w:val="nil"/>
              <w:bottom w:val="double" w:color="auto" w:sz="6" w:space="0"/>
              <w:right w:val="single" w:color="BFBFBF" w:sz="8" w:space="0"/>
            </w:tcBorders>
            <w:shd w:val="clear" w:color="auto" w:fill="auto"/>
            <w:noWrap/>
            <w:vAlign w:val="center"/>
            <w:hideMark/>
          </w:tcPr>
          <w:p w:rsidRPr="001610FF" w:rsidR="005E5834" w:rsidP="00C35ED2" w:rsidRDefault="005E5834" w14:paraId="6F07A65A" w14:textId="77777777">
            <w:pPr>
              <w:jc w:val="center"/>
              <w:rPr>
                <w:color w:val="000000"/>
                <w:sz w:val="20"/>
                <w:lang w:eastAsia="zh-CN"/>
              </w:rPr>
            </w:pPr>
            <w:r w:rsidRPr="001610FF">
              <w:rPr>
                <w:color w:val="000000"/>
                <w:sz w:val="20"/>
                <w:lang w:eastAsia="zh-CN"/>
              </w:rPr>
              <w:t>263</w:t>
            </w:r>
          </w:p>
        </w:tc>
        <w:tc>
          <w:tcPr>
            <w:tcW w:w="0" w:type="auto"/>
            <w:tcBorders>
              <w:top w:val="nil"/>
              <w:left w:val="nil"/>
              <w:bottom w:val="double" w:color="auto" w:sz="6" w:space="0"/>
              <w:right w:val="nil"/>
            </w:tcBorders>
            <w:shd w:val="clear" w:color="auto" w:fill="auto"/>
            <w:noWrap/>
            <w:vAlign w:val="center"/>
            <w:hideMark/>
          </w:tcPr>
          <w:p w:rsidRPr="001610FF" w:rsidR="005E5834" w:rsidP="00C35ED2" w:rsidRDefault="005E5834" w14:paraId="1385CC2D" w14:textId="77777777">
            <w:pPr>
              <w:jc w:val="center"/>
              <w:rPr>
                <w:color w:val="000000"/>
                <w:sz w:val="20"/>
                <w:lang w:eastAsia="zh-CN"/>
              </w:rPr>
            </w:pPr>
            <w:r w:rsidRPr="001610FF">
              <w:rPr>
                <w:color w:val="000000"/>
                <w:sz w:val="20"/>
                <w:lang w:eastAsia="zh-CN"/>
              </w:rPr>
              <w:t>178</w:t>
            </w:r>
          </w:p>
        </w:tc>
        <w:tc>
          <w:tcPr>
            <w:tcW w:w="0" w:type="auto"/>
            <w:tcBorders>
              <w:top w:val="nil"/>
              <w:left w:val="nil"/>
              <w:bottom w:val="double" w:color="auto" w:sz="6" w:space="0"/>
              <w:right w:val="single" w:color="BFBFBF" w:sz="8" w:space="0"/>
            </w:tcBorders>
            <w:shd w:val="clear" w:color="auto" w:fill="auto"/>
            <w:noWrap/>
            <w:vAlign w:val="center"/>
            <w:hideMark/>
          </w:tcPr>
          <w:p w:rsidRPr="001610FF" w:rsidR="005E5834" w:rsidP="00C35ED2" w:rsidRDefault="005E5834" w14:paraId="0EF68908" w14:textId="77777777">
            <w:pPr>
              <w:jc w:val="center"/>
              <w:rPr>
                <w:color w:val="000000"/>
                <w:sz w:val="20"/>
                <w:lang w:eastAsia="zh-CN"/>
              </w:rPr>
            </w:pPr>
            <w:r w:rsidRPr="001610FF">
              <w:rPr>
                <w:color w:val="000000"/>
                <w:sz w:val="20"/>
                <w:lang w:eastAsia="zh-CN"/>
              </w:rPr>
              <w:t>555</w:t>
            </w:r>
          </w:p>
        </w:tc>
        <w:tc>
          <w:tcPr>
            <w:tcW w:w="0" w:type="auto"/>
            <w:tcBorders>
              <w:top w:val="nil"/>
              <w:left w:val="nil"/>
              <w:bottom w:val="double" w:color="auto" w:sz="6" w:space="0"/>
              <w:right w:val="nil"/>
            </w:tcBorders>
            <w:shd w:val="clear" w:color="auto" w:fill="auto"/>
            <w:noWrap/>
            <w:vAlign w:val="center"/>
            <w:hideMark/>
          </w:tcPr>
          <w:p w:rsidRPr="001610FF" w:rsidR="005E5834" w:rsidP="00C35ED2" w:rsidRDefault="005E5834" w14:paraId="22F3B19A" w14:textId="77777777">
            <w:pPr>
              <w:jc w:val="center"/>
              <w:rPr>
                <w:color w:val="000000"/>
                <w:sz w:val="20"/>
                <w:lang w:eastAsia="zh-CN"/>
              </w:rPr>
            </w:pPr>
            <w:r w:rsidRPr="001610FF">
              <w:rPr>
                <w:color w:val="000000"/>
                <w:sz w:val="20"/>
                <w:lang w:eastAsia="zh-CN"/>
              </w:rPr>
              <w:t>302</w:t>
            </w:r>
          </w:p>
        </w:tc>
        <w:tc>
          <w:tcPr>
            <w:tcW w:w="0" w:type="auto"/>
            <w:tcBorders>
              <w:top w:val="nil"/>
              <w:left w:val="nil"/>
              <w:bottom w:val="double" w:color="auto" w:sz="6" w:space="0"/>
              <w:right w:val="single" w:color="BFBFBF" w:sz="8" w:space="0"/>
            </w:tcBorders>
            <w:shd w:val="clear" w:color="auto" w:fill="auto"/>
            <w:noWrap/>
            <w:vAlign w:val="center"/>
            <w:hideMark/>
          </w:tcPr>
          <w:p w:rsidRPr="001610FF" w:rsidR="005E5834" w:rsidP="00C35ED2" w:rsidRDefault="005E5834" w14:paraId="79F13589" w14:textId="77777777">
            <w:pPr>
              <w:jc w:val="center"/>
              <w:rPr>
                <w:color w:val="000000"/>
                <w:sz w:val="20"/>
                <w:lang w:eastAsia="zh-CN"/>
              </w:rPr>
            </w:pPr>
            <w:r w:rsidRPr="001610FF">
              <w:rPr>
                <w:color w:val="000000"/>
                <w:sz w:val="20"/>
                <w:lang w:eastAsia="zh-CN"/>
              </w:rPr>
              <w:t>693</w:t>
            </w:r>
          </w:p>
        </w:tc>
        <w:tc>
          <w:tcPr>
            <w:tcW w:w="0" w:type="auto"/>
            <w:tcBorders>
              <w:top w:val="nil"/>
              <w:left w:val="nil"/>
              <w:bottom w:val="double" w:color="auto" w:sz="6" w:space="0"/>
              <w:right w:val="nil"/>
            </w:tcBorders>
            <w:shd w:val="clear" w:color="auto" w:fill="auto"/>
            <w:noWrap/>
            <w:vAlign w:val="center"/>
            <w:hideMark/>
          </w:tcPr>
          <w:p w:rsidRPr="001610FF" w:rsidR="005E5834" w:rsidP="00C35ED2" w:rsidRDefault="005E5834" w14:paraId="359FCBBF" w14:textId="77777777">
            <w:pPr>
              <w:jc w:val="center"/>
              <w:rPr>
                <w:color w:val="000000"/>
                <w:sz w:val="20"/>
                <w:lang w:eastAsia="zh-CN"/>
              </w:rPr>
            </w:pPr>
            <w:r w:rsidRPr="001610FF">
              <w:rPr>
                <w:color w:val="000000"/>
                <w:sz w:val="20"/>
                <w:lang w:eastAsia="zh-CN"/>
              </w:rPr>
              <w:t>30</w:t>
            </w:r>
          </w:p>
        </w:tc>
        <w:tc>
          <w:tcPr>
            <w:tcW w:w="0" w:type="auto"/>
            <w:tcBorders>
              <w:top w:val="nil"/>
              <w:left w:val="nil"/>
              <w:bottom w:val="double" w:color="auto" w:sz="6" w:space="0"/>
              <w:right w:val="nil"/>
            </w:tcBorders>
            <w:shd w:val="clear" w:color="auto" w:fill="auto"/>
            <w:noWrap/>
            <w:vAlign w:val="center"/>
            <w:hideMark/>
          </w:tcPr>
          <w:p w:rsidRPr="001610FF" w:rsidR="005E5834" w:rsidP="00C35ED2" w:rsidRDefault="005E5834" w14:paraId="4E582558" w14:textId="77777777">
            <w:pPr>
              <w:jc w:val="center"/>
              <w:rPr>
                <w:color w:val="000000"/>
                <w:sz w:val="20"/>
                <w:lang w:eastAsia="zh-CN"/>
              </w:rPr>
            </w:pPr>
            <w:r w:rsidRPr="001610FF">
              <w:rPr>
                <w:color w:val="000000"/>
                <w:sz w:val="20"/>
                <w:lang w:eastAsia="zh-CN"/>
              </w:rPr>
              <w:t>351</w:t>
            </w:r>
          </w:p>
        </w:tc>
      </w:tr>
    </w:tbl>
    <w:p w:rsidRPr="00733E59" w:rsidR="005E5834" w:rsidP="005E5834" w:rsidRDefault="005E5834" w14:paraId="029147F8" w14:textId="0A9016C0">
      <w:pPr>
        <w:pStyle w:val="Source1"/>
      </w:pPr>
      <w:r w:rsidRPr="00733E59">
        <w:t xml:space="preserve">Note: </w:t>
      </w:r>
      <w:r>
        <w:tab/>
      </w:r>
      <w:r>
        <w:t>D</w:t>
      </w:r>
      <w:r w:rsidRPr="00733E59">
        <w:t xml:space="preserve">ata </w:t>
      </w:r>
      <w:r>
        <w:t>are</w:t>
      </w:r>
      <w:r w:rsidRPr="00733E59">
        <w:t xml:space="preserve"> from GCAM </w:t>
      </w:r>
      <w:r>
        <w:t xml:space="preserve">3.2 (PNNL 2012 </w:t>
      </w:r>
      <w:r w:rsidRPr="00733E59">
        <w:t xml:space="preserve">and </w:t>
      </w:r>
      <w:r>
        <w:t xml:space="preserve">raw files were extracted from L212 and L213 in the folder </w:t>
      </w:r>
      <w:proofErr w:type="spellStart"/>
      <w:r w:rsidRPr="00DA7DFF">
        <w:t>Main_User_Workspace</w:t>
      </w:r>
      <w:proofErr w:type="spellEnd"/>
      <w:r w:rsidRPr="00DA7DFF">
        <w:t xml:space="preserve"> \input\</w:t>
      </w:r>
      <w:proofErr w:type="spellStart"/>
      <w:r w:rsidRPr="00DA7DFF">
        <w:t>aglu</w:t>
      </w:r>
      <w:proofErr w:type="spellEnd"/>
      <w:r w:rsidRPr="00DA7DFF">
        <w:t>\Input Module</w:t>
      </w:r>
      <w:r>
        <w:t xml:space="preserve">) </w:t>
      </w:r>
      <w:r w:rsidRPr="00733E59">
        <w:t xml:space="preserve">and </w:t>
      </w:r>
      <w:r>
        <w:t xml:space="preserve">were </w:t>
      </w:r>
      <w:r w:rsidRPr="00733E59">
        <w:t>compiled by RTI</w:t>
      </w:r>
      <w:r>
        <w:t>.</w:t>
      </w:r>
      <w:r w:rsidRPr="00733E59">
        <w:t xml:space="preserve"> </w:t>
      </w:r>
      <w:proofErr w:type="spellStart"/>
      <w:r w:rsidRPr="00733E59">
        <w:t>Vegc</w:t>
      </w:r>
      <w:proofErr w:type="spellEnd"/>
      <w:r w:rsidRPr="00733E59">
        <w:t xml:space="preserve"> and </w:t>
      </w:r>
      <w:proofErr w:type="spellStart"/>
      <w:r w:rsidRPr="00733E59">
        <w:t>soilc</w:t>
      </w:r>
      <w:proofErr w:type="spellEnd"/>
      <w:r w:rsidRPr="00733E59">
        <w:t xml:space="preserve"> refer to biomass carbon and soil carbon</w:t>
      </w:r>
      <w:r>
        <w:t>,</w:t>
      </w:r>
      <w:r w:rsidRPr="00733E59">
        <w:t xml:space="preserve"> respectively.</w:t>
      </w:r>
    </w:p>
    <w:p w:rsidRPr="00733E59" w:rsidR="00EE7864" w:rsidP="001A0A31" w:rsidRDefault="00EE7864" w14:paraId="54C567F0" w14:textId="5B9EB305">
      <w:pPr>
        <w:pStyle w:val="BodyText"/>
      </w:pPr>
      <w:r>
        <w:t>L</w:t>
      </w:r>
      <w:r w:rsidRPr="00706D73">
        <w:t>and</w:t>
      </w:r>
      <w:r w:rsidRPr="00FC74D3">
        <w:t xml:space="preserve"> use </w:t>
      </w:r>
      <w:r>
        <w:t xml:space="preserve">emissions </w:t>
      </w:r>
      <w:r w:rsidRPr="00706D73">
        <w:t>factor</w:t>
      </w:r>
      <w:r>
        <w:t>s were</w:t>
      </w:r>
      <w:r w:rsidRPr="00FC74D3">
        <w:t xml:space="preserve"> collected from the appendix table from Timilsina</w:t>
      </w:r>
      <w:r>
        <w:t xml:space="preserve"> and</w:t>
      </w:r>
      <w:r w:rsidRPr="00FC74D3">
        <w:t xml:space="preserve"> </w:t>
      </w:r>
      <w:proofErr w:type="spellStart"/>
      <w:r w:rsidRPr="00FC74D3">
        <w:t>Mevel</w:t>
      </w:r>
      <w:proofErr w:type="spellEnd"/>
      <w:r w:rsidRPr="00FC74D3">
        <w:t xml:space="preserve"> (2013), which is grouped by AEZ fo</w:t>
      </w:r>
      <w:r w:rsidRPr="00E76F54">
        <w:t>r aboveground, belowground</w:t>
      </w:r>
      <w:r>
        <w:t>,</w:t>
      </w:r>
      <w:r w:rsidRPr="00E76F54">
        <w:t xml:space="preserve"> and soil carbon </w:t>
      </w:r>
      <w:r>
        <w:t>for</w:t>
      </w:r>
      <w:r w:rsidRPr="00E76F54">
        <w:t xml:space="preserve"> forest and pastureland. The </w:t>
      </w:r>
      <w:r>
        <w:t xml:space="preserve">emissions </w:t>
      </w:r>
      <w:r w:rsidRPr="00E76F54">
        <w:t xml:space="preserve">factor </w:t>
      </w:r>
      <w:r w:rsidRPr="00E76F54" w:rsidR="009C442F">
        <w:t>for vegetation carbon</w:t>
      </w:r>
      <w:r w:rsidR="009C442F">
        <w:t xml:space="preserve"> is the area-weighted average of emission</w:t>
      </w:r>
      <w:r w:rsidR="000D6CEC">
        <w:t>s</w:t>
      </w:r>
      <w:r w:rsidR="009C442F">
        <w:t xml:space="preserve"> factor</w:t>
      </w:r>
      <w:r w:rsidR="000D6CEC">
        <w:t>s</w:t>
      </w:r>
      <w:r w:rsidR="009C442F">
        <w:t xml:space="preserve"> from</w:t>
      </w:r>
      <w:r w:rsidRPr="00E76F54">
        <w:t xml:space="preserve"> aboveground and belowground biomass. We then </w:t>
      </w:r>
      <w:r w:rsidRPr="00706D73">
        <w:t>assume</w:t>
      </w:r>
      <w:r>
        <w:t>d</w:t>
      </w:r>
      <w:r w:rsidRPr="00E76F54">
        <w:t xml:space="preserve"> the </w:t>
      </w:r>
      <w:r>
        <w:t xml:space="preserve">emissions </w:t>
      </w:r>
      <w:r w:rsidRPr="00E76F54">
        <w:t xml:space="preserve">factor for cropland by AEZ </w:t>
      </w:r>
      <w:r>
        <w:t>is</w:t>
      </w:r>
      <w:r w:rsidRPr="00706D73">
        <w:t xml:space="preserve"> </w:t>
      </w:r>
      <w:r w:rsidRPr="00E76F54">
        <w:t xml:space="preserve">equal to the </w:t>
      </w:r>
      <w:r>
        <w:t xml:space="preserve">emissions </w:t>
      </w:r>
      <w:r w:rsidRPr="00E76F54">
        <w:t>factor of</w:t>
      </w:r>
      <w:r w:rsidRPr="00DF4581">
        <w:t xml:space="preserve"> pastureland. In addition, </w:t>
      </w:r>
      <w:r>
        <w:t xml:space="preserve">emissions </w:t>
      </w:r>
      <w:r w:rsidRPr="00706D73">
        <w:t>factor</w:t>
      </w:r>
      <w:r>
        <w:t>s</w:t>
      </w:r>
      <w:r w:rsidRPr="00DF4581">
        <w:t xml:space="preserve"> for natural forestland and natural grassland </w:t>
      </w:r>
      <w:r>
        <w:t>were</w:t>
      </w:r>
      <w:r w:rsidRPr="00706D73">
        <w:t xml:space="preserve"> </w:t>
      </w:r>
      <w:r w:rsidRPr="00DF4581">
        <w:t xml:space="preserve">assumed to equal the </w:t>
      </w:r>
      <w:r>
        <w:t>data</w:t>
      </w:r>
      <w:r w:rsidR="00B124DA">
        <w:t>’</w:t>
      </w:r>
      <w:r>
        <w:t xml:space="preserve">s emissions </w:t>
      </w:r>
      <w:r w:rsidRPr="00DF4581">
        <w:t>factor for forestland. Finally</w:t>
      </w:r>
      <w:r>
        <w:t>, and similarly to carbon stocks</w:t>
      </w:r>
      <w:r w:rsidRPr="00DF4581">
        <w:t xml:space="preserve">, the area and zone mapping in GCAM </w:t>
      </w:r>
      <w:r>
        <w:t>were</w:t>
      </w:r>
      <w:r w:rsidRPr="00706D73">
        <w:t xml:space="preserve"> </w:t>
      </w:r>
      <w:r w:rsidRPr="00DF4581">
        <w:t xml:space="preserve">then used to convert the </w:t>
      </w:r>
      <w:r>
        <w:t xml:space="preserve">emissions </w:t>
      </w:r>
      <w:r w:rsidRPr="00706D73">
        <w:t>factor</w:t>
      </w:r>
      <w:r>
        <w:t>s</w:t>
      </w:r>
      <w:r w:rsidRPr="00DF4581">
        <w:t xml:space="preserve"> to ADAGE regions an</w:t>
      </w:r>
      <w:r w:rsidRPr="00322DDE">
        <w:t>d land types (see T</w:t>
      </w:r>
      <w:r w:rsidRPr="00706D73">
        <w:t xml:space="preserve">able </w:t>
      </w:r>
      <w:r>
        <w:t>5</w:t>
      </w:r>
      <w:r w:rsidRPr="00706D73">
        <w:t>-</w:t>
      </w:r>
      <w:r>
        <w:t>3</w:t>
      </w:r>
      <w:r w:rsidRPr="00706D73">
        <w:t>).</w:t>
      </w:r>
    </w:p>
    <w:p w:rsidRPr="00733E59" w:rsidR="005E5834" w:rsidP="005E5834" w:rsidRDefault="005E5834" w14:paraId="1A82B1A3" w14:textId="7E6A1445">
      <w:pPr>
        <w:pStyle w:val="TableTitle"/>
      </w:pPr>
      <w:bookmarkStart w:name="_Toc503739257" w:id="221"/>
      <w:bookmarkStart w:name="_Toc120007940" w:id="222"/>
      <w:r w:rsidRPr="00733E59">
        <w:t xml:space="preserve">Table </w:t>
      </w:r>
      <w:r w:rsidR="00103886">
        <w:t>5</w:t>
      </w:r>
      <w:r w:rsidRPr="00733E59">
        <w:t>-</w:t>
      </w:r>
      <w:r>
        <w:t>3.</w:t>
      </w:r>
      <w:r w:rsidRPr="00733E59">
        <w:t xml:space="preserve"> </w:t>
      </w:r>
      <w:r>
        <w:tab/>
      </w:r>
      <w:r w:rsidRPr="00733E59">
        <w:t xml:space="preserve">Land Use </w:t>
      </w:r>
      <w:r>
        <w:t xml:space="preserve">Emissions </w:t>
      </w:r>
      <w:bookmarkEnd w:id="221"/>
      <w:r>
        <w:t>F</w:t>
      </w:r>
      <w:r w:rsidRPr="00733E59">
        <w:t>actors</w:t>
      </w:r>
      <w:bookmarkEnd w:id="222"/>
      <w:r w:rsidRPr="00733E59">
        <w:t xml:space="preserve"> </w:t>
      </w:r>
    </w:p>
    <w:tbl>
      <w:tblPr>
        <w:tblW w:w="9267" w:type="dxa"/>
        <w:tblInd w:w="93" w:type="dxa"/>
        <w:tblLayout w:type="fixed"/>
        <w:tblLook w:val="04A0" w:firstRow="1" w:lastRow="0" w:firstColumn="1" w:lastColumn="0" w:noHBand="0" w:noVBand="1"/>
      </w:tblPr>
      <w:tblGrid>
        <w:gridCol w:w="931"/>
        <w:gridCol w:w="833"/>
        <w:gridCol w:w="834"/>
        <w:gridCol w:w="833"/>
        <w:gridCol w:w="834"/>
        <w:gridCol w:w="834"/>
        <w:gridCol w:w="833"/>
        <w:gridCol w:w="834"/>
        <w:gridCol w:w="833"/>
        <w:gridCol w:w="834"/>
        <w:gridCol w:w="834"/>
      </w:tblGrid>
      <w:tr w:rsidRPr="00733E59" w:rsidR="005E5834" w:rsidTr="000D6CEC" w14:paraId="50B8075B" w14:textId="77777777">
        <w:trPr>
          <w:trHeight w:val="315"/>
        </w:trPr>
        <w:tc>
          <w:tcPr>
            <w:tcW w:w="931" w:type="dxa"/>
            <w:vMerge w:val="restart"/>
            <w:tcBorders>
              <w:top w:val="double" w:color="auto" w:sz="4" w:space="0"/>
              <w:right w:val="single" w:color="BFBFBF" w:themeColor="background1" w:themeShade="BF" w:sz="4" w:space="0"/>
            </w:tcBorders>
            <w:shd w:val="clear" w:color="auto" w:fill="auto"/>
            <w:noWrap/>
            <w:vAlign w:val="center"/>
            <w:hideMark/>
          </w:tcPr>
          <w:p w:rsidRPr="00733E59" w:rsidR="005E5834" w:rsidP="000D6CEC" w:rsidRDefault="005E5834" w14:paraId="22E58B11" w14:textId="77777777">
            <w:pPr>
              <w:pStyle w:val="TableHeader"/>
              <w:spacing w:before="20" w:after="20"/>
            </w:pPr>
            <w:r w:rsidRPr="2F32AA2D">
              <w:t>Region</w:t>
            </w:r>
          </w:p>
        </w:tc>
        <w:tc>
          <w:tcPr>
            <w:tcW w:w="1667" w:type="dxa"/>
            <w:gridSpan w:val="2"/>
            <w:tcBorders>
              <w:top w:val="double" w:color="auto" w:sz="4" w:space="0"/>
              <w:left w:val="single" w:color="BFBFBF" w:themeColor="background1" w:themeShade="BF"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5B14D547" w14:textId="77777777">
            <w:pPr>
              <w:pStyle w:val="TableHeader"/>
              <w:spacing w:before="20" w:after="20"/>
            </w:pPr>
            <w:r w:rsidRPr="2F32AA2D">
              <w:t>Cropland</w:t>
            </w:r>
          </w:p>
        </w:tc>
        <w:tc>
          <w:tcPr>
            <w:tcW w:w="1667" w:type="dxa"/>
            <w:gridSpan w:val="2"/>
            <w:tcBorders>
              <w:top w:val="double" w:color="auto" w:sz="4" w:space="0"/>
              <w:left w:val="single" w:color="BFBFBF" w:themeColor="background1" w:themeShade="BF"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4946F748" w14:textId="77777777">
            <w:pPr>
              <w:pStyle w:val="TableHeader"/>
              <w:spacing w:before="20" w:after="20"/>
            </w:pPr>
            <w:r w:rsidRPr="2F32AA2D">
              <w:t>Pastureland</w:t>
            </w:r>
          </w:p>
        </w:tc>
        <w:tc>
          <w:tcPr>
            <w:tcW w:w="1667" w:type="dxa"/>
            <w:gridSpan w:val="2"/>
            <w:tcBorders>
              <w:top w:val="double" w:color="auto" w:sz="4" w:space="0"/>
              <w:left w:val="single" w:color="BFBFBF" w:themeColor="background1" w:themeShade="BF"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428973FA" w14:textId="77777777">
            <w:pPr>
              <w:pStyle w:val="TableHeader"/>
              <w:spacing w:before="20" w:after="20"/>
            </w:pPr>
            <w:r w:rsidRPr="2F32AA2D">
              <w:t>Managed Forestland</w:t>
            </w:r>
          </w:p>
        </w:tc>
        <w:tc>
          <w:tcPr>
            <w:tcW w:w="1667" w:type="dxa"/>
            <w:gridSpan w:val="2"/>
            <w:tcBorders>
              <w:top w:val="double" w:color="auto" w:sz="4" w:space="0"/>
              <w:left w:val="single" w:color="BFBFBF" w:themeColor="background1" w:themeShade="BF"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2E330A19" w14:textId="77777777">
            <w:pPr>
              <w:pStyle w:val="TableHeader"/>
              <w:spacing w:before="20" w:after="20"/>
            </w:pPr>
            <w:r w:rsidRPr="2F32AA2D">
              <w:t>Natural Forestland</w:t>
            </w:r>
          </w:p>
        </w:tc>
        <w:tc>
          <w:tcPr>
            <w:tcW w:w="1668" w:type="dxa"/>
            <w:gridSpan w:val="2"/>
            <w:tcBorders>
              <w:top w:val="double" w:color="auto" w:sz="4" w:space="0"/>
              <w:left w:val="single" w:color="BFBFBF" w:themeColor="background1" w:themeShade="BF" w:sz="4" w:space="0"/>
              <w:bottom w:val="single" w:color="auto" w:sz="4" w:space="0"/>
            </w:tcBorders>
            <w:shd w:val="clear" w:color="auto" w:fill="auto"/>
            <w:noWrap/>
            <w:vAlign w:val="center"/>
            <w:hideMark/>
          </w:tcPr>
          <w:p w:rsidRPr="00733E59" w:rsidR="005E5834" w:rsidP="000D6CEC" w:rsidRDefault="005E5834" w14:paraId="77173779" w14:textId="77777777">
            <w:pPr>
              <w:pStyle w:val="TableHeader"/>
              <w:spacing w:before="20" w:after="20"/>
            </w:pPr>
            <w:r w:rsidRPr="2F32AA2D">
              <w:t>Natural Grassland</w:t>
            </w:r>
          </w:p>
        </w:tc>
      </w:tr>
      <w:tr w:rsidRPr="00733E59" w:rsidR="005E5834" w:rsidTr="000D6CEC" w14:paraId="1878A411" w14:textId="77777777">
        <w:trPr>
          <w:trHeight w:val="315"/>
        </w:trPr>
        <w:tc>
          <w:tcPr>
            <w:tcW w:w="931" w:type="dxa"/>
            <w:vMerge/>
            <w:tcBorders>
              <w:bottom w:val="single" w:color="auto" w:sz="4" w:space="0"/>
              <w:right w:val="single" w:color="BFBFBF" w:themeColor="background1" w:themeShade="BF" w:sz="4" w:space="0"/>
            </w:tcBorders>
            <w:shd w:val="clear" w:color="auto" w:fill="auto"/>
            <w:noWrap/>
            <w:vAlign w:val="bottom"/>
            <w:hideMark/>
          </w:tcPr>
          <w:p w:rsidRPr="00733E59" w:rsidR="005E5834" w:rsidP="00C35ED2" w:rsidRDefault="005E5834" w14:paraId="3EFF0533" w14:textId="77777777">
            <w:pPr>
              <w:pStyle w:val="TableHeader"/>
              <w:spacing w:before="20" w:after="20"/>
            </w:pPr>
          </w:p>
        </w:tc>
        <w:tc>
          <w:tcPr>
            <w:tcW w:w="833" w:type="dxa"/>
            <w:tcBorders>
              <w:top w:val="single" w:color="auto" w:sz="4" w:space="0"/>
              <w:left w:val="single" w:color="BFBFBF" w:themeColor="background1" w:themeShade="BF" w:sz="4" w:space="0"/>
              <w:bottom w:val="single" w:color="auto" w:sz="4" w:space="0"/>
            </w:tcBorders>
            <w:shd w:val="clear" w:color="auto" w:fill="auto"/>
            <w:noWrap/>
            <w:vAlign w:val="center"/>
            <w:hideMark/>
          </w:tcPr>
          <w:p w:rsidRPr="00733E59" w:rsidR="005E5834" w:rsidP="000D6CEC" w:rsidRDefault="005E5834" w14:paraId="587758E2" w14:textId="77777777">
            <w:pPr>
              <w:pStyle w:val="TableHeader"/>
              <w:spacing w:before="20" w:after="20"/>
            </w:pPr>
            <w:proofErr w:type="spellStart"/>
            <w:r w:rsidRPr="2F32AA2D">
              <w:t>vegc</w:t>
            </w:r>
            <w:proofErr w:type="spellEnd"/>
          </w:p>
        </w:tc>
        <w:tc>
          <w:tcPr>
            <w:tcW w:w="834" w:type="dxa"/>
            <w:tcBorders>
              <w:top w:val="single" w:color="auto"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7599AA65" w14:textId="77777777">
            <w:pPr>
              <w:pStyle w:val="TableHeader"/>
              <w:spacing w:before="20" w:after="20"/>
            </w:pPr>
            <w:proofErr w:type="spellStart"/>
            <w:r w:rsidRPr="2F32AA2D">
              <w:t>soilc</w:t>
            </w:r>
            <w:proofErr w:type="spellEnd"/>
          </w:p>
        </w:tc>
        <w:tc>
          <w:tcPr>
            <w:tcW w:w="833" w:type="dxa"/>
            <w:tcBorders>
              <w:top w:val="single" w:color="auto" w:sz="4" w:space="0"/>
              <w:left w:val="single" w:color="BFBFBF" w:themeColor="background1" w:themeShade="BF" w:sz="4" w:space="0"/>
              <w:bottom w:val="single" w:color="auto" w:sz="4" w:space="0"/>
            </w:tcBorders>
            <w:shd w:val="clear" w:color="auto" w:fill="auto"/>
            <w:noWrap/>
            <w:vAlign w:val="center"/>
            <w:hideMark/>
          </w:tcPr>
          <w:p w:rsidRPr="00733E59" w:rsidR="005E5834" w:rsidP="000D6CEC" w:rsidRDefault="005E5834" w14:paraId="232ACBCB" w14:textId="77777777">
            <w:pPr>
              <w:pStyle w:val="TableHeader"/>
              <w:spacing w:before="20" w:after="20"/>
            </w:pPr>
            <w:proofErr w:type="spellStart"/>
            <w:r w:rsidRPr="2F32AA2D">
              <w:t>vegc</w:t>
            </w:r>
            <w:proofErr w:type="spellEnd"/>
          </w:p>
        </w:tc>
        <w:tc>
          <w:tcPr>
            <w:tcW w:w="834" w:type="dxa"/>
            <w:tcBorders>
              <w:top w:val="single" w:color="auto"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3BD90230" w14:textId="77777777">
            <w:pPr>
              <w:pStyle w:val="TableHeader"/>
              <w:spacing w:before="20" w:after="20"/>
            </w:pPr>
            <w:proofErr w:type="spellStart"/>
            <w:r w:rsidRPr="2F32AA2D">
              <w:t>soilc</w:t>
            </w:r>
            <w:proofErr w:type="spellEnd"/>
          </w:p>
        </w:tc>
        <w:tc>
          <w:tcPr>
            <w:tcW w:w="834" w:type="dxa"/>
            <w:tcBorders>
              <w:top w:val="single" w:color="auto" w:sz="4" w:space="0"/>
              <w:left w:val="single" w:color="BFBFBF" w:themeColor="background1" w:themeShade="BF" w:sz="4" w:space="0"/>
              <w:bottom w:val="single" w:color="auto" w:sz="4" w:space="0"/>
            </w:tcBorders>
            <w:shd w:val="clear" w:color="auto" w:fill="auto"/>
            <w:noWrap/>
            <w:vAlign w:val="center"/>
            <w:hideMark/>
          </w:tcPr>
          <w:p w:rsidRPr="00733E59" w:rsidR="005E5834" w:rsidP="000D6CEC" w:rsidRDefault="005E5834" w14:paraId="0F35C44E" w14:textId="77777777">
            <w:pPr>
              <w:pStyle w:val="TableHeader"/>
              <w:spacing w:before="20" w:after="20"/>
            </w:pPr>
            <w:proofErr w:type="spellStart"/>
            <w:r w:rsidRPr="2F32AA2D">
              <w:t>vegc</w:t>
            </w:r>
            <w:proofErr w:type="spellEnd"/>
          </w:p>
        </w:tc>
        <w:tc>
          <w:tcPr>
            <w:tcW w:w="833" w:type="dxa"/>
            <w:tcBorders>
              <w:top w:val="single" w:color="auto"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1CB8A826" w14:textId="77777777">
            <w:pPr>
              <w:pStyle w:val="TableHeader"/>
              <w:spacing w:before="20" w:after="20"/>
            </w:pPr>
            <w:proofErr w:type="spellStart"/>
            <w:r w:rsidRPr="2F32AA2D">
              <w:t>Soilc</w:t>
            </w:r>
            <w:proofErr w:type="spellEnd"/>
          </w:p>
        </w:tc>
        <w:tc>
          <w:tcPr>
            <w:tcW w:w="834" w:type="dxa"/>
            <w:tcBorders>
              <w:top w:val="single" w:color="auto" w:sz="4" w:space="0"/>
              <w:left w:val="single" w:color="BFBFBF" w:themeColor="background1" w:themeShade="BF" w:sz="4" w:space="0"/>
              <w:bottom w:val="single" w:color="auto" w:sz="4" w:space="0"/>
            </w:tcBorders>
            <w:shd w:val="clear" w:color="auto" w:fill="auto"/>
            <w:noWrap/>
            <w:vAlign w:val="center"/>
            <w:hideMark/>
          </w:tcPr>
          <w:p w:rsidRPr="00733E59" w:rsidR="005E5834" w:rsidP="000D6CEC" w:rsidRDefault="005E5834" w14:paraId="73177C0A" w14:textId="77777777">
            <w:pPr>
              <w:pStyle w:val="TableHeader"/>
              <w:spacing w:before="20" w:after="20"/>
            </w:pPr>
            <w:proofErr w:type="spellStart"/>
            <w:r w:rsidRPr="2F32AA2D">
              <w:t>vegc</w:t>
            </w:r>
            <w:proofErr w:type="spellEnd"/>
          </w:p>
        </w:tc>
        <w:tc>
          <w:tcPr>
            <w:tcW w:w="833" w:type="dxa"/>
            <w:tcBorders>
              <w:top w:val="single" w:color="auto" w:sz="4" w:space="0"/>
              <w:bottom w:val="single" w:color="auto" w:sz="4" w:space="0"/>
              <w:right w:val="single" w:color="BFBFBF" w:themeColor="background1" w:themeShade="BF" w:sz="4" w:space="0"/>
            </w:tcBorders>
            <w:shd w:val="clear" w:color="auto" w:fill="auto"/>
            <w:noWrap/>
            <w:vAlign w:val="center"/>
            <w:hideMark/>
          </w:tcPr>
          <w:p w:rsidRPr="00733E59" w:rsidR="005E5834" w:rsidP="000D6CEC" w:rsidRDefault="005E5834" w14:paraId="66FE7B59" w14:textId="77777777">
            <w:pPr>
              <w:pStyle w:val="TableHeader"/>
              <w:spacing w:before="20" w:after="20"/>
            </w:pPr>
            <w:proofErr w:type="spellStart"/>
            <w:r w:rsidRPr="2F32AA2D">
              <w:t>soilc</w:t>
            </w:r>
            <w:proofErr w:type="spellEnd"/>
          </w:p>
        </w:tc>
        <w:tc>
          <w:tcPr>
            <w:tcW w:w="834" w:type="dxa"/>
            <w:tcBorders>
              <w:top w:val="single" w:color="auto" w:sz="4" w:space="0"/>
              <w:left w:val="single" w:color="BFBFBF" w:themeColor="background1" w:themeShade="BF" w:sz="4" w:space="0"/>
              <w:bottom w:val="single" w:color="auto" w:sz="4" w:space="0"/>
            </w:tcBorders>
            <w:shd w:val="clear" w:color="auto" w:fill="auto"/>
            <w:noWrap/>
            <w:vAlign w:val="center"/>
            <w:hideMark/>
          </w:tcPr>
          <w:p w:rsidRPr="00733E59" w:rsidR="005E5834" w:rsidP="000D6CEC" w:rsidRDefault="005E5834" w14:paraId="4BCEFEF1" w14:textId="77777777">
            <w:pPr>
              <w:pStyle w:val="TableHeader"/>
              <w:spacing w:before="20" w:after="20"/>
            </w:pPr>
            <w:proofErr w:type="spellStart"/>
            <w:r w:rsidRPr="2F32AA2D">
              <w:t>vegc</w:t>
            </w:r>
            <w:proofErr w:type="spellEnd"/>
          </w:p>
        </w:tc>
        <w:tc>
          <w:tcPr>
            <w:tcW w:w="834" w:type="dxa"/>
            <w:tcBorders>
              <w:top w:val="single" w:color="auto" w:sz="4" w:space="0"/>
              <w:bottom w:val="single" w:color="auto" w:sz="4" w:space="0"/>
            </w:tcBorders>
            <w:shd w:val="clear" w:color="auto" w:fill="auto"/>
            <w:noWrap/>
            <w:vAlign w:val="center"/>
            <w:hideMark/>
          </w:tcPr>
          <w:p w:rsidRPr="00733E59" w:rsidR="005E5834" w:rsidP="000D6CEC" w:rsidRDefault="005E5834" w14:paraId="5F1735D2" w14:textId="77777777">
            <w:pPr>
              <w:pStyle w:val="TableHeader"/>
              <w:spacing w:before="20" w:after="20"/>
            </w:pPr>
            <w:proofErr w:type="spellStart"/>
            <w:r w:rsidRPr="2F32AA2D">
              <w:t>soilc</w:t>
            </w:r>
            <w:proofErr w:type="spellEnd"/>
          </w:p>
        </w:tc>
      </w:tr>
      <w:tr w:rsidRPr="00733E59" w:rsidR="005E5834" w:rsidTr="00C35ED2" w14:paraId="40FFF0E4" w14:textId="77777777">
        <w:trPr>
          <w:trHeight w:val="300"/>
        </w:trPr>
        <w:tc>
          <w:tcPr>
            <w:tcW w:w="931" w:type="dxa"/>
            <w:tcBorders>
              <w:top w:val="single" w:color="auto" w:sz="4" w:space="0"/>
              <w:bottom w:val="nil"/>
              <w:right w:val="single" w:color="BFBFBF" w:themeColor="background1" w:themeShade="BF" w:sz="4" w:space="0"/>
            </w:tcBorders>
            <w:shd w:val="clear" w:color="auto" w:fill="auto"/>
            <w:noWrap/>
            <w:vAlign w:val="bottom"/>
            <w:hideMark/>
          </w:tcPr>
          <w:p w:rsidRPr="00733E59" w:rsidR="005E5834" w:rsidP="00C35ED2" w:rsidRDefault="005E5834" w14:paraId="673ACD6E" w14:textId="77777777">
            <w:pPr>
              <w:pStyle w:val="TableText"/>
              <w:spacing w:before="20" w:after="20"/>
              <w:jc w:val="center"/>
            </w:pPr>
            <w:r w:rsidRPr="2F32AA2D">
              <w:t>USA</w:t>
            </w:r>
          </w:p>
        </w:tc>
        <w:tc>
          <w:tcPr>
            <w:tcW w:w="833" w:type="dxa"/>
            <w:tcBorders>
              <w:top w:val="single" w:color="auto" w:sz="4" w:space="0"/>
              <w:left w:val="single" w:color="BFBFBF" w:themeColor="background1" w:themeShade="BF" w:sz="4" w:space="0"/>
              <w:bottom w:val="nil"/>
            </w:tcBorders>
            <w:shd w:val="clear" w:color="auto" w:fill="auto"/>
            <w:noWrap/>
            <w:vAlign w:val="bottom"/>
            <w:hideMark/>
          </w:tcPr>
          <w:p w:rsidRPr="00733E59" w:rsidR="005E5834" w:rsidP="00C35ED2" w:rsidRDefault="005E5834" w14:paraId="55E7EA13" w14:textId="77777777">
            <w:pPr>
              <w:pStyle w:val="TableText"/>
              <w:spacing w:before="20" w:after="20"/>
              <w:jc w:val="center"/>
            </w:pPr>
            <w:r w:rsidRPr="2F32AA2D">
              <w:t>0.56</w:t>
            </w:r>
          </w:p>
        </w:tc>
        <w:tc>
          <w:tcPr>
            <w:tcW w:w="834" w:type="dxa"/>
            <w:tcBorders>
              <w:top w:val="single" w:color="auto" w:sz="4" w:space="0"/>
              <w:bottom w:val="nil"/>
              <w:right w:val="single" w:color="BFBFBF" w:themeColor="background1" w:themeShade="BF" w:sz="4" w:space="0"/>
            </w:tcBorders>
            <w:shd w:val="clear" w:color="auto" w:fill="auto"/>
            <w:noWrap/>
            <w:vAlign w:val="bottom"/>
            <w:hideMark/>
          </w:tcPr>
          <w:p w:rsidRPr="00733E59" w:rsidR="005E5834" w:rsidP="00C35ED2" w:rsidRDefault="005E5834" w14:paraId="3D0BB112" w14:textId="77777777">
            <w:pPr>
              <w:pStyle w:val="TableText"/>
              <w:spacing w:before="20" w:after="20"/>
              <w:jc w:val="center"/>
            </w:pPr>
            <w:r w:rsidRPr="2F32AA2D">
              <w:t>0.27</w:t>
            </w:r>
          </w:p>
        </w:tc>
        <w:tc>
          <w:tcPr>
            <w:tcW w:w="833" w:type="dxa"/>
            <w:tcBorders>
              <w:top w:val="single" w:color="auto" w:sz="4" w:space="0"/>
              <w:left w:val="single" w:color="BFBFBF" w:themeColor="background1" w:themeShade="BF" w:sz="4" w:space="0"/>
              <w:bottom w:val="nil"/>
            </w:tcBorders>
            <w:shd w:val="clear" w:color="auto" w:fill="auto"/>
            <w:noWrap/>
            <w:vAlign w:val="bottom"/>
            <w:hideMark/>
          </w:tcPr>
          <w:p w:rsidRPr="00733E59" w:rsidR="005E5834" w:rsidP="00C35ED2" w:rsidRDefault="005E5834" w14:paraId="0494D509" w14:textId="77777777">
            <w:pPr>
              <w:pStyle w:val="TableText"/>
              <w:spacing w:before="20" w:after="20"/>
              <w:jc w:val="center"/>
            </w:pPr>
            <w:r w:rsidRPr="2F32AA2D">
              <w:t>0.55</w:t>
            </w:r>
          </w:p>
        </w:tc>
        <w:tc>
          <w:tcPr>
            <w:tcW w:w="834" w:type="dxa"/>
            <w:tcBorders>
              <w:top w:val="single" w:color="auto" w:sz="4" w:space="0"/>
              <w:bottom w:val="nil"/>
              <w:right w:val="single" w:color="BFBFBF" w:themeColor="background1" w:themeShade="BF" w:sz="4" w:space="0"/>
            </w:tcBorders>
            <w:shd w:val="clear" w:color="auto" w:fill="auto"/>
            <w:noWrap/>
            <w:vAlign w:val="bottom"/>
            <w:hideMark/>
          </w:tcPr>
          <w:p w:rsidRPr="00733E59" w:rsidR="005E5834" w:rsidP="00C35ED2" w:rsidRDefault="005E5834" w14:paraId="5CBD7769" w14:textId="77777777">
            <w:pPr>
              <w:pStyle w:val="TableText"/>
              <w:spacing w:before="20" w:after="20"/>
              <w:jc w:val="center"/>
            </w:pPr>
            <w:r w:rsidRPr="2F32AA2D">
              <w:t>0.23</w:t>
            </w:r>
          </w:p>
        </w:tc>
        <w:tc>
          <w:tcPr>
            <w:tcW w:w="834" w:type="dxa"/>
            <w:tcBorders>
              <w:top w:val="single" w:color="auto" w:sz="4" w:space="0"/>
              <w:left w:val="single" w:color="BFBFBF" w:themeColor="background1" w:themeShade="BF" w:sz="4" w:space="0"/>
              <w:bottom w:val="nil"/>
            </w:tcBorders>
            <w:shd w:val="clear" w:color="auto" w:fill="auto"/>
            <w:noWrap/>
            <w:vAlign w:val="bottom"/>
            <w:hideMark/>
          </w:tcPr>
          <w:p w:rsidRPr="00733E59" w:rsidR="005E5834" w:rsidP="00C35ED2" w:rsidRDefault="005E5834" w14:paraId="6B9AD960" w14:textId="77777777">
            <w:pPr>
              <w:pStyle w:val="TableText"/>
              <w:spacing w:before="20" w:after="20"/>
              <w:jc w:val="center"/>
            </w:pPr>
            <w:r w:rsidRPr="2F32AA2D">
              <w:t>0.61</w:t>
            </w:r>
          </w:p>
        </w:tc>
        <w:tc>
          <w:tcPr>
            <w:tcW w:w="833" w:type="dxa"/>
            <w:tcBorders>
              <w:top w:val="single" w:color="auto" w:sz="4" w:space="0"/>
              <w:bottom w:val="nil"/>
              <w:right w:val="single" w:color="BFBFBF" w:themeColor="background1" w:themeShade="BF" w:sz="4" w:space="0"/>
            </w:tcBorders>
            <w:shd w:val="clear" w:color="auto" w:fill="auto"/>
            <w:noWrap/>
            <w:vAlign w:val="bottom"/>
            <w:hideMark/>
          </w:tcPr>
          <w:p w:rsidRPr="00733E59" w:rsidR="005E5834" w:rsidP="00C35ED2" w:rsidRDefault="005E5834" w14:paraId="2E9216BC" w14:textId="77777777">
            <w:pPr>
              <w:pStyle w:val="TableText"/>
              <w:spacing w:before="20" w:after="20"/>
              <w:jc w:val="center"/>
            </w:pPr>
            <w:r w:rsidRPr="2F32AA2D">
              <w:t>0.27</w:t>
            </w:r>
          </w:p>
        </w:tc>
        <w:tc>
          <w:tcPr>
            <w:tcW w:w="834" w:type="dxa"/>
            <w:tcBorders>
              <w:top w:val="single" w:color="auto" w:sz="4" w:space="0"/>
              <w:left w:val="single" w:color="BFBFBF" w:themeColor="background1" w:themeShade="BF" w:sz="4" w:space="0"/>
              <w:bottom w:val="nil"/>
            </w:tcBorders>
            <w:shd w:val="clear" w:color="auto" w:fill="auto"/>
            <w:noWrap/>
            <w:vAlign w:val="bottom"/>
            <w:hideMark/>
          </w:tcPr>
          <w:p w:rsidRPr="00733E59" w:rsidR="005E5834" w:rsidP="00C35ED2" w:rsidRDefault="005E5834" w14:paraId="357F02A3" w14:textId="77777777">
            <w:pPr>
              <w:pStyle w:val="TableText"/>
              <w:spacing w:before="20" w:after="20"/>
              <w:jc w:val="center"/>
            </w:pPr>
            <w:r w:rsidRPr="2F32AA2D">
              <w:t>0.61</w:t>
            </w:r>
          </w:p>
        </w:tc>
        <w:tc>
          <w:tcPr>
            <w:tcW w:w="833" w:type="dxa"/>
            <w:tcBorders>
              <w:top w:val="single" w:color="auto" w:sz="4" w:space="0"/>
              <w:bottom w:val="nil"/>
              <w:right w:val="single" w:color="BFBFBF" w:themeColor="background1" w:themeShade="BF" w:sz="4" w:space="0"/>
            </w:tcBorders>
            <w:shd w:val="clear" w:color="auto" w:fill="auto"/>
            <w:noWrap/>
            <w:vAlign w:val="bottom"/>
            <w:hideMark/>
          </w:tcPr>
          <w:p w:rsidRPr="00733E59" w:rsidR="005E5834" w:rsidP="00C35ED2" w:rsidRDefault="005E5834" w14:paraId="649506F9" w14:textId="77777777">
            <w:pPr>
              <w:pStyle w:val="TableText"/>
              <w:spacing w:before="20" w:after="20"/>
              <w:jc w:val="center"/>
            </w:pPr>
            <w:r w:rsidRPr="2F32AA2D">
              <w:t>0.27</w:t>
            </w:r>
          </w:p>
        </w:tc>
        <w:tc>
          <w:tcPr>
            <w:tcW w:w="834" w:type="dxa"/>
            <w:tcBorders>
              <w:top w:val="single" w:color="auto" w:sz="4" w:space="0"/>
              <w:left w:val="single" w:color="BFBFBF" w:themeColor="background1" w:themeShade="BF" w:sz="4" w:space="0"/>
              <w:bottom w:val="nil"/>
            </w:tcBorders>
            <w:shd w:val="clear" w:color="auto" w:fill="auto"/>
            <w:noWrap/>
            <w:vAlign w:val="bottom"/>
            <w:hideMark/>
          </w:tcPr>
          <w:p w:rsidRPr="00733E59" w:rsidR="005E5834" w:rsidP="00C35ED2" w:rsidRDefault="005E5834" w14:paraId="44395D8B" w14:textId="77777777">
            <w:pPr>
              <w:pStyle w:val="TableText"/>
              <w:spacing w:before="20" w:after="20"/>
              <w:jc w:val="center"/>
            </w:pPr>
            <w:r w:rsidRPr="2F32AA2D">
              <w:t>0.61</w:t>
            </w:r>
          </w:p>
        </w:tc>
        <w:tc>
          <w:tcPr>
            <w:tcW w:w="834" w:type="dxa"/>
            <w:tcBorders>
              <w:top w:val="single" w:color="auto" w:sz="4" w:space="0"/>
              <w:bottom w:val="nil"/>
            </w:tcBorders>
            <w:shd w:val="clear" w:color="auto" w:fill="auto"/>
            <w:noWrap/>
            <w:vAlign w:val="bottom"/>
            <w:hideMark/>
          </w:tcPr>
          <w:p w:rsidRPr="00733E59" w:rsidR="005E5834" w:rsidP="00C35ED2" w:rsidRDefault="005E5834" w14:paraId="67C6643A" w14:textId="77777777">
            <w:pPr>
              <w:pStyle w:val="TableText"/>
              <w:spacing w:before="20" w:after="20"/>
              <w:jc w:val="center"/>
            </w:pPr>
            <w:r w:rsidRPr="2F32AA2D">
              <w:t>0.23</w:t>
            </w:r>
          </w:p>
        </w:tc>
      </w:tr>
      <w:tr w:rsidRPr="00733E59" w:rsidR="005E5834" w:rsidTr="00C35ED2" w14:paraId="673F64D6" w14:textId="77777777">
        <w:trPr>
          <w:trHeight w:val="300"/>
        </w:trPr>
        <w:tc>
          <w:tcPr>
            <w:tcW w:w="931"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5C94347" w14:textId="77777777">
            <w:pPr>
              <w:pStyle w:val="TableText"/>
              <w:spacing w:before="20" w:after="20"/>
              <w:jc w:val="center"/>
            </w:pPr>
            <w:r w:rsidRPr="2F32AA2D">
              <w:t>BRA</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0526DC94"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EE8CED1" w14:textId="77777777">
            <w:pPr>
              <w:pStyle w:val="TableText"/>
              <w:spacing w:before="20" w:after="20"/>
              <w:jc w:val="center"/>
            </w:pPr>
            <w:r w:rsidRPr="2F32AA2D">
              <w:t>0.40</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0452F27C"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7D2D2841" w14:textId="77777777">
            <w:pPr>
              <w:pStyle w:val="TableText"/>
              <w:spacing w:before="20" w:after="20"/>
              <w:jc w:val="center"/>
            </w:pPr>
            <w:r w:rsidRPr="2F32AA2D">
              <w:t>0.37</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486E4212" w14:textId="77777777">
            <w:pPr>
              <w:pStyle w:val="TableText"/>
              <w:spacing w:before="20" w:after="20"/>
              <w:jc w:val="center"/>
            </w:pPr>
            <w:r w:rsidRPr="2F32AA2D">
              <w:t>0.62</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48E97B23" w14:textId="77777777">
            <w:pPr>
              <w:pStyle w:val="TableText"/>
              <w:spacing w:before="20" w:after="20"/>
              <w:jc w:val="center"/>
            </w:pPr>
            <w:r w:rsidRPr="2F32AA2D">
              <w:t>0.49</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4025DC4F" w14:textId="77777777">
            <w:pPr>
              <w:pStyle w:val="TableText"/>
              <w:spacing w:before="20" w:after="20"/>
              <w:jc w:val="center"/>
            </w:pPr>
            <w:r w:rsidRPr="2F32AA2D">
              <w:t>0.62</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781A070" w14:textId="77777777">
            <w:pPr>
              <w:pStyle w:val="TableText"/>
              <w:spacing w:before="20" w:after="20"/>
              <w:jc w:val="center"/>
            </w:pPr>
            <w:r w:rsidRPr="2F32AA2D">
              <w:t>0.49</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12F4A515" w14:textId="77777777">
            <w:pPr>
              <w:pStyle w:val="TableText"/>
              <w:spacing w:before="20" w:after="20"/>
              <w:jc w:val="center"/>
            </w:pPr>
            <w:r w:rsidRPr="2F32AA2D">
              <w:t>0.61</w:t>
            </w:r>
          </w:p>
        </w:tc>
        <w:tc>
          <w:tcPr>
            <w:tcW w:w="834" w:type="dxa"/>
            <w:tcBorders>
              <w:top w:val="nil"/>
              <w:bottom w:val="nil"/>
            </w:tcBorders>
            <w:shd w:val="clear" w:color="auto" w:fill="auto"/>
            <w:noWrap/>
            <w:vAlign w:val="bottom"/>
            <w:hideMark/>
          </w:tcPr>
          <w:p w:rsidRPr="00733E59" w:rsidR="005E5834" w:rsidP="00C35ED2" w:rsidRDefault="005E5834" w14:paraId="4E6DD98A" w14:textId="77777777">
            <w:pPr>
              <w:pStyle w:val="TableText"/>
              <w:spacing w:before="20" w:after="20"/>
              <w:jc w:val="center"/>
            </w:pPr>
            <w:r w:rsidRPr="2F32AA2D">
              <w:t>0.37</w:t>
            </w:r>
          </w:p>
        </w:tc>
      </w:tr>
      <w:tr w:rsidRPr="00733E59" w:rsidR="005E5834" w:rsidTr="00C35ED2" w14:paraId="4E4CF5E7" w14:textId="77777777">
        <w:trPr>
          <w:trHeight w:val="300"/>
        </w:trPr>
        <w:tc>
          <w:tcPr>
            <w:tcW w:w="931"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60C608E" w14:textId="77777777">
            <w:pPr>
              <w:pStyle w:val="TableText"/>
              <w:spacing w:before="20" w:after="20"/>
              <w:jc w:val="center"/>
            </w:pPr>
            <w:r w:rsidRPr="2F32AA2D">
              <w:t>CHN</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23E0CFE6"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29479C2" w14:textId="77777777">
            <w:pPr>
              <w:pStyle w:val="TableText"/>
              <w:spacing w:before="20" w:after="20"/>
              <w:jc w:val="center"/>
            </w:pPr>
            <w:r w:rsidRPr="2F32AA2D">
              <w:t>0.28</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150FBABB"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177B54B5" w14:textId="77777777">
            <w:pPr>
              <w:pStyle w:val="TableText"/>
              <w:spacing w:before="20" w:after="20"/>
              <w:jc w:val="center"/>
            </w:pPr>
            <w:r w:rsidRPr="2F32AA2D">
              <w:t>0.23</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716D53C8" w14:textId="77777777">
            <w:pPr>
              <w:pStyle w:val="TableText"/>
              <w:spacing w:before="20" w:after="20"/>
              <w:jc w:val="center"/>
            </w:pPr>
            <w:r w:rsidRPr="2F32AA2D">
              <w:t>0.60</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A340A0F" w14:textId="77777777">
            <w:pPr>
              <w:pStyle w:val="TableText"/>
              <w:spacing w:before="20" w:after="20"/>
              <w:jc w:val="center"/>
            </w:pPr>
            <w:r w:rsidRPr="2F32AA2D">
              <w:t>0.33</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0972923B" w14:textId="77777777">
            <w:pPr>
              <w:pStyle w:val="TableText"/>
              <w:spacing w:before="20" w:after="20"/>
              <w:jc w:val="center"/>
            </w:pPr>
            <w:r w:rsidRPr="2F32AA2D">
              <w:t>0.60</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B609E6E" w14:textId="77777777">
            <w:pPr>
              <w:pStyle w:val="TableText"/>
              <w:spacing w:before="20" w:after="20"/>
              <w:jc w:val="center"/>
            </w:pPr>
            <w:r w:rsidRPr="2F32AA2D">
              <w:t>0.33</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14AA8FE5" w14:textId="77777777">
            <w:pPr>
              <w:pStyle w:val="TableText"/>
              <w:spacing w:before="20" w:after="20"/>
              <w:jc w:val="center"/>
            </w:pPr>
            <w:r w:rsidRPr="2F32AA2D">
              <w:t>0.61</w:t>
            </w:r>
          </w:p>
        </w:tc>
        <w:tc>
          <w:tcPr>
            <w:tcW w:w="834" w:type="dxa"/>
            <w:tcBorders>
              <w:top w:val="nil"/>
              <w:bottom w:val="nil"/>
            </w:tcBorders>
            <w:shd w:val="clear" w:color="auto" w:fill="auto"/>
            <w:noWrap/>
            <w:vAlign w:val="bottom"/>
            <w:hideMark/>
          </w:tcPr>
          <w:p w:rsidRPr="00733E59" w:rsidR="005E5834" w:rsidP="00C35ED2" w:rsidRDefault="005E5834" w14:paraId="6E5F04ED" w14:textId="77777777">
            <w:pPr>
              <w:pStyle w:val="TableText"/>
              <w:spacing w:before="20" w:after="20"/>
              <w:jc w:val="center"/>
            </w:pPr>
            <w:r w:rsidRPr="2F32AA2D">
              <w:t>0.23</w:t>
            </w:r>
          </w:p>
        </w:tc>
      </w:tr>
      <w:tr w:rsidRPr="00733E59" w:rsidR="005E5834" w:rsidTr="00C35ED2" w14:paraId="46F95689" w14:textId="77777777">
        <w:trPr>
          <w:trHeight w:val="300"/>
        </w:trPr>
        <w:tc>
          <w:tcPr>
            <w:tcW w:w="931"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798277DB" w14:textId="77777777">
            <w:pPr>
              <w:pStyle w:val="TableText"/>
              <w:spacing w:before="20" w:after="20"/>
              <w:jc w:val="center"/>
            </w:pPr>
            <w:r w:rsidRPr="2F32AA2D">
              <w:t>EUR</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1D3CFDB4"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47DDA0A8" w14:textId="77777777">
            <w:pPr>
              <w:pStyle w:val="TableText"/>
              <w:spacing w:before="20" w:after="20"/>
              <w:jc w:val="center"/>
            </w:pPr>
            <w:r w:rsidRPr="2F32AA2D">
              <w:t>0.30</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1C6924B3"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8B1AE70" w14:textId="77777777">
            <w:pPr>
              <w:pStyle w:val="TableText"/>
              <w:spacing w:before="20" w:after="20"/>
              <w:jc w:val="center"/>
            </w:pPr>
            <w:r w:rsidRPr="2F32AA2D">
              <w:t>0.29</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237DB623" w14:textId="77777777">
            <w:pPr>
              <w:pStyle w:val="TableText"/>
              <w:spacing w:before="20" w:after="20"/>
              <w:jc w:val="center"/>
            </w:pPr>
            <w:r w:rsidRPr="2F32AA2D">
              <w:t>0.61</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28C12014" w14:textId="77777777">
            <w:pPr>
              <w:pStyle w:val="TableText"/>
              <w:spacing w:before="20" w:after="20"/>
              <w:jc w:val="center"/>
            </w:pPr>
            <w:r w:rsidRPr="2F32AA2D">
              <w:t>0.30</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13F85E0F" w14:textId="77777777">
            <w:pPr>
              <w:pStyle w:val="TableText"/>
              <w:spacing w:before="20" w:after="20"/>
              <w:jc w:val="center"/>
            </w:pPr>
            <w:r w:rsidRPr="2F32AA2D">
              <w:t>0.61</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A3D212B" w14:textId="77777777">
            <w:pPr>
              <w:pStyle w:val="TableText"/>
              <w:spacing w:before="20" w:after="20"/>
              <w:jc w:val="center"/>
            </w:pPr>
            <w:r w:rsidRPr="2F32AA2D">
              <w:t>0.30</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562E3F8B" w14:textId="77777777">
            <w:pPr>
              <w:pStyle w:val="TableText"/>
              <w:spacing w:before="20" w:after="20"/>
              <w:jc w:val="center"/>
            </w:pPr>
            <w:r w:rsidRPr="2F32AA2D">
              <w:t>0.61</w:t>
            </w:r>
          </w:p>
        </w:tc>
        <w:tc>
          <w:tcPr>
            <w:tcW w:w="834" w:type="dxa"/>
            <w:tcBorders>
              <w:top w:val="nil"/>
              <w:bottom w:val="nil"/>
            </w:tcBorders>
            <w:shd w:val="clear" w:color="auto" w:fill="auto"/>
            <w:noWrap/>
            <w:vAlign w:val="bottom"/>
            <w:hideMark/>
          </w:tcPr>
          <w:p w:rsidRPr="00733E59" w:rsidR="005E5834" w:rsidP="00C35ED2" w:rsidRDefault="005E5834" w14:paraId="474897EE" w14:textId="77777777">
            <w:pPr>
              <w:pStyle w:val="TableText"/>
              <w:spacing w:before="20" w:after="20"/>
              <w:jc w:val="center"/>
            </w:pPr>
            <w:r w:rsidRPr="2F32AA2D">
              <w:t>0.29</w:t>
            </w:r>
          </w:p>
        </w:tc>
      </w:tr>
      <w:tr w:rsidRPr="00733E59" w:rsidR="005E5834" w:rsidTr="00C35ED2" w14:paraId="08689F64" w14:textId="77777777">
        <w:trPr>
          <w:trHeight w:val="300"/>
        </w:trPr>
        <w:tc>
          <w:tcPr>
            <w:tcW w:w="931"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66798DC6" w14:textId="77777777">
            <w:pPr>
              <w:pStyle w:val="TableText"/>
              <w:spacing w:before="20" w:after="20"/>
              <w:jc w:val="center"/>
            </w:pPr>
            <w:r w:rsidRPr="2F32AA2D">
              <w:t>XLM</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6040D41F"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2169862" w14:textId="77777777">
            <w:pPr>
              <w:pStyle w:val="TableText"/>
              <w:spacing w:before="20" w:after="20"/>
              <w:jc w:val="center"/>
            </w:pPr>
            <w:r w:rsidRPr="2F32AA2D">
              <w:t>0.40</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27E0A964"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70CF273C" w14:textId="77777777">
            <w:pPr>
              <w:pStyle w:val="TableText"/>
              <w:spacing w:before="20" w:after="20"/>
              <w:jc w:val="center"/>
            </w:pPr>
            <w:r w:rsidRPr="2F32AA2D">
              <w:t>0.37</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562114B1" w14:textId="77777777">
            <w:pPr>
              <w:pStyle w:val="TableText"/>
              <w:spacing w:before="20" w:after="20"/>
              <w:jc w:val="center"/>
            </w:pPr>
            <w:r w:rsidRPr="2F32AA2D">
              <w:t>0.62</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4E23B9B8" w14:textId="77777777">
            <w:pPr>
              <w:pStyle w:val="TableText"/>
              <w:spacing w:before="20" w:after="20"/>
              <w:jc w:val="center"/>
            </w:pPr>
            <w:r w:rsidRPr="2F32AA2D">
              <w:t>0.49</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4B98A581" w14:textId="77777777">
            <w:pPr>
              <w:pStyle w:val="TableText"/>
              <w:spacing w:before="20" w:after="20"/>
              <w:jc w:val="center"/>
            </w:pPr>
            <w:r w:rsidRPr="2F32AA2D">
              <w:t>0.62</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A1221A7" w14:textId="77777777">
            <w:pPr>
              <w:pStyle w:val="TableText"/>
              <w:spacing w:before="20" w:after="20"/>
              <w:jc w:val="center"/>
            </w:pPr>
            <w:r w:rsidRPr="2F32AA2D">
              <w:t>0.49</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64A1CAB3" w14:textId="77777777">
            <w:pPr>
              <w:pStyle w:val="TableText"/>
              <w:spacing w:before="20" w:after="20"/>
              <w:jc w:val="center"/>
            </w:pPr>
            <w:r w:rsidRPr="2F32AA2D">
              <w:t>0.61</w:t>
            </w:r>
          </w:p>
        </w:tc>
        <w:tc>
          <w:tcPr>
            <w:tcW w:w="834" w:type="dxa"/>
            <w:tcBorders>
              <w:top w:val="nil"/>
              <w:bottom w:val="nil"/>
            </w:tcBorders>
            <w:shd w:val="clear" w:color="auto" w:fill="auto"/>
            <w:noWrap/>
            <w:vAlign w:val="bottom"/>
            <w:hideMark/>
          </w:tcPr>
          <w:p w:rsidRPr="00733E59" w:rsidR="005E5834" w:rsidP="00C35ED2" w:rsidRDefault="005E5834" w14:paraId="2DEA165C" w14:textId="77777777">
            <w:pPr>
              <w:pStyle w:val="TableText"/>
              <w:spacing w:before="20" w:after="20"/>
              <w:jc w:val="center"/>
            </w:pPr>
            <w:r w:rsidRPr="2F32AA2D">
              <w:t>0.37</w:t>
            </w:r>
          </w:p>
        </w:tc>
      </w:tr>
      <w:tr w:rsidRPr="00733E59" w:rsidR="005E5834" w:rsidTr="00C35ED2" w14:paraId="2B85FB8D" w14:textId="77777777">
        <w:trPr>
          <w:trHeight w:val="300"/>
        </w:trPr>
        <w:tc>
          <w:tcPr>
            <w:tcW w:w="931"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0B77C3F" w14:textId="77777777">
            <w:pPr>
              <w:pStyle w:val="TableText"/>
              <w:spacing w:before="20" w:after="20"/>
              <w:jc w:val="center"/>
            </w:pPr>
            <w:r w:rsidRPr="2F32AA2D">
              <w:t>XAS</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0A264A37"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79F9E4D6" w14:textId="77777777">
            <w:pPr>
              <w:pStyle w:val="TableText"/>
              <w:spacing w:before="20" w:after="20"/>
              <w:jc w:val="center"/>
            </w:pPr>
            <w:r w:rsidRPr="2F32AA2D">
              <w:t>0.39</w:t>
            </w:r>
          </w:p>
        </w:tc>
        <w:tc>
          <w:tcPr>
            <w:tcW w:w="833"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02CCE32D" w14:textId="77777777">
            <w:pPr>
              <w:pStyle w:val="TableText"/>
              <w:spacing w:before="20" w:after="20"/>
              <w:jc w:val="center"/>
            </w:pPr>
            <w:r w:rsidRPr="2F32AA2D">
              <w:t>0.56</w:t>
            </w:r>
          </w:p>
        </w:tc>
        <w:tc>
          <w:tcPr>
            <w:tcW w:w="834"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0933EB86" w14:textId="77777777">
            <w:pPr>
              <w:pStyle w:val="TableText"/>
              <w:spacing w:before="20" w:after="20"/>
              <w:jc w:val="center"/>
            </w:pPr>
            <w:r w:rsidRPr="2F32AA2D">
              <w:t>0.29</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27DF33AC" w14:textId="77777777">
            <w:pPr>
              <w:pStyle w:val="TableText"/>
              <w:spacing w:before="20" w:after="20"/>
              <w:jc w:val="center"/>
            </w:pPr>
            <w:r w:rsidRPr="2F32AA2D">
              <w:t>0.62</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38CE1C9A" w14:textId="77777777">
            <w:pPr>
              <w:pStyle w:val="TableText"/>
              <w:spacing w:before="20" w:after="20"/>
              <w:jc w:val="center"/>
            </w:pPr>
            <w:r w:rsidRPr="2F32AA2D">
              <w:t>0.46</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562C0358" w14:textId="77777777">
            <w:pPr>
              <w:pStyle w:val="TableText"/>
              <w:spacing w:before="20" w:after="20"/>
              <w:jc w:val="center"/>
            </w:pPr>
            <w:r w:rsidRPr="2F32AA2D">
              <w:t>0.62</w:t>
            </w:r>
          </w:p>
        </w:tc>
        <w:tc>
          <w:tcPr>
            <w:tcW w:w="833" w:type="dxa"/>
            <w:tcBorders>
              <w:top w:val="nil"/>
              <w:bottom w:val="nil"/>
              <w:right w:val="single" w:color="BFBFBF" w:themeColor="background1" w:themeShade="BF" w:sz="4" w:space="0"/>
            </w:tcBorders>
            <w:shd w:val="clear" w:color="auto" w:fill="auto"/>
            <w:noWrap/>
            <w:vAlign w:val="bottom"/>
            <w:hideMark/>
          </w:tcPr>
          <w:p w:rsidRPr="00733E59" w:rsidR="005E5834" w:rsidP="00C35ED2" w:rsidRDefault="005E5834" w14:paraId="71891C62" w14:textId="77777777">
            <w:pPr>
              <w:pStyle w:val="TableText"/>
              <w:spacing w:before="20" w:after="20"/>
              <w:jc w:val="center"/>
            </w:pPr>
            <w:r w:rsidRPr="2F32AA2D">
              <w:t>0.48</w:t>
            </w:r>
          </w:p>
        </w:tc>
        <w:tc>
          <w:tcPr>
            <w:tcW w:w="834" w:type="dxa"/>
            <w:tcBorders>
              <w:top w:val="nil"/>
              <w:left w:val="single" w:color="BFBFBF" w:themeColor="background1" w:themeShade="BF" w:sz="4" w:space="0"/>
              <w:bottom w:val="nil"/>
            </w:tcBorders>
            <w:shd w:val="clear" w:color="auto" w:fill="auto"/>
            <w:noWrap/>
            <w:vAlign w:val="bottom"/>
            <w:hideMark/>
          </w:tcPr>
          <w:p w:rsidRPr="00733E59" w:rsidR="005E5834" w:rsidP="00C35ED2" w:rsidRDefault="005E5834" w14:paraId="3412DE81" w14:textId="77777777">
            <w:pPr>
              <w:pStyle w:val="TableText"/>
              <w:spacing w:before="20" w:after="20"/>
              <w:jc w:val="center"/>
            </w:pPr>
            <w:r w:rsidRPr="2F32AA2D">
              <w:t>0.62</w:t>
            </w:r>
          </w:p>
        </w:tc>
        <w:tc>
          <w:tcPr>
            <w:tcW w:w="834" w:type="dxa"/>
            <w:tcBorders>
              <w:top w:val="nil"/>
              <w:bottom w:val="nil"/>
            </w:tcBorders>
            <w:shd w:val="clear" w:color="auto" w:fill="auto"/>
            <w:noWrap/>
            <w:vAlign w:val="bottom"/>
            <w:hideMark/>
          </w:tcPr>
          <w:p w:rsidRPr="00733E59" w:rsidR="005E5834" w:rsidP="00C35ED2" w:rsidRDefault="005E5834" w14:paraId="52EEBAED" w14:textId="77777777">
            <w:pPr>
              <w:pStyle w:val="TableText"/>
              <w:spacing w:before="20" w:after="20"/>
              <w:jc w:val="center"/>
            </w:pPr>
            <w:r w:rsidRPr="2F32AA2D">
              <w:t>0.29</w:t>
            </w:r>
          </w:p>
        </w:tc>
      </w:tr>
      <w:tr w:rsidRPr="00733E59" w:rsidR="005E5834" w:rsidTr="00C35ED2" w14:paraId="35781025" w14:textId="77777777">
        <w:trPr>
          <w:trHeight w:val="300"/>
        </w:trPr>
        <w:tc>
          <w:tcPr>
            <w:tcW w:w="931" w:type="dxa"/>
            <w:tcBorders>
              <w:top w:val="nil"/>
              <w:right w:val="single" w:color="BFBFBF" w:themeColor="background1" w:themeShade="BF" w:sz="4" w:space="0"/>
            </w:tcBorders>
            <w:shd w:val="clear" w:color="auto" w:fill="auto"/>
            <w:noWrap/>
            <w:vAlign w:val="bottom"/>
            <w:hideMark/>
          </w:tcPr>
          <w:p w:rsidRPr="00733E59" w:rsidR="005E5834" w:rsidP="00C35ED2" w:rsidRDefault="005E5834" w14:paraId="4E1027D0" w14:textId="77777777">
            <w:pPr>
              <w:pStyle w:val="TableText"/>
              <w:spacing w:before="20" w:after="20"/>
              <w:jc w:val="center"/>
            </w:pPr>
            <w:r w:rsidRPr="2F32AA2D">
              <w:t>AFR</w:t>
            </w:r>
          </w:p>
        </w:tc>
        <w:tc>
          <w:tcPr>
            <w:tcW w:w="833" w:type="dxa"/>
            <w:tcBorders>
              <w:top w:val="nil"/>
              <w:left w:val="single" w:color="BFBFBF" w:themeColor="background1" w:themeShade="BF" w:sz="4" w:space="0"/>
            </w:tcBorders>
            <w:shd w:val="clear" w:color="auto" w:fill="auto"/>
            <w:noWrap/>
            <w:vAlign w:val="bottom"/>
            <w:hideMark/>
          </w:tcPr>
          <w:p w:rsidRPr="00733E59" w:rsidR="005E5834" w:rsidP="00C35ED2" w:rsidRDefault="005E5834" w14:paraId="5CD43D5D" w14:textId="77777777">
            <w:pPr>
              <w:pStyle w:val="TableText"/>
              <w:spacing w:before="20" w:after="20"/>
              <w:jc w:val="center"/>
            </w:pPr>
            <w:r w:rsidRPr="2F32AA2D">
              <w:t>0.56</w:t>
            </w:r>
          </w:p>
        </w:tc>
        <w:tc>
          <w:tcPr>
            <w:tcW w:w="834" w:type="dxa"/>
            <w:tcBorders>
              <w:top w:val="nil"/>
              <w:right w:val="single" w:color="BFBFBF" w:themeColor="background1" w:themeShade="BF" w:sz="4" w:space="0"/>
            </w:tcBorders>
            <w:shd w:val="clear" w:color="auto" w:fill="auto"/>
            <w:noWrap/>
            <w:vAlign w:val="bottom"/>
            <w:hideMark/>
          </w:tcPr>
          <w:p w:rsidRPr="00733E59" w:rsidR="005E5834" w:rsidP="00C35ED2" w:rsidRDefault="005E5834" w14:paraId="5542FAB7" w14:textId="77777777">
            <w:pPr>
              <w:pStyle w:val="TableText"/>
              <w:spacing w:before="20" w:after="20"/>
              <w:jc w:val="center"/>
            </w:pPr>
            <w:r w:rsidRPr="2F32AA2D">
              <w:t>0.41</w:t>
            </w:r>
          </w:p>
        </w:tc>
        <w:tc>
          <w:tcPr>
            <w:tcW w:w="833" w:type="dxa"/>
            <w:tcBorders>
              <w:top w:val="nil"/>
              <w:left w:val="single" w:color="BFBFBF" w:themeColor="background1" w:themeShade="BF" w:sz="4" w:space="0"/>
            </w:tcBorders>
            <w:shd w:val="clear" w:color="auto" w:fill="auto"/>
            <w:noWrap/>
            <w:vAlign w:val="bottom"/>
            <w:hideMark/>
          </w:tcPr>
          <w:p w:rsidRPr="00733E59" w:rsidR="005E5834" w:rsidP="00C35ED2" w:rsidRDefault="005E5834" w14:paraId="059927D5" w14:textId="77777777">
            <w:pPr>
              <w:pStyle w:val="TableText"/>
              <w:spacing w:before="20" w:after="20"/>
              <w:jc w:val="center"/>
            </w:pPr>
            <w:r w:rsidRPr="2F32AA2D">
              <w:t>0.56</w:t>
            </w:r>
          </w:p>
        </w:tc>
        <w:tc>
          <w:tcPr>
            <w:tcW w:w="834" w:type="dxa"/>
            <w:tcBorders>
              <w:top w:val="nil"/>
              <w:right w:val="single" w:color="BFBFBF" w:themeColor="background1" w:themeShade="BF" w:sz="4" w:space="0"/>
            </w:tcBorders>
            <w:shd w:val="clear" w:color="auto" w:fill="auto"/>
            <w:noWrap/>
            <w:vAlign w:val="bottom"/>
            <w:hideMark/>
          </w:tcPr>
          <w:p w:rsidRPr="00733E59" w:rsidR="005E5834" w:rsidP="00C35ED2" w:rsidRDefault="005E5834" w14:paraId="5F99D8B0" w14:textId="77777777">
            <w:pPr>
              <w:pStyle w:val="TableText"/>
              <w:spacing w:before="20" w:after="20"/>
              <w:jc w:val="center"/>
            </w:pPr>
            <w:r w:rsidRPr="2F32AA2D">
              <w:t>0.38</w:t>
            </w:r>
          </w:p>
        </w:tc>
        <w:tc>
          <w:tcPr>
            <w:tcW w:w="834" w:type="dxa"/>
            <w:tcBorders>
              <w:top w:val="nil"/>
              <w:left w:val="single" w:color="BFBFBF" w:themeColor="background1" w:themeShade="BF" w:sz="4" w:space="0"/>
            </w:tcBorders>
            <w:shd w:val="clear" w:color="auto" w:fill="auto"/>
            <w:noWrap/>
            <w:vAlign w:val="bottom"/>
            <w:hideMark/>
          </w:tcPr>
          <w:p w:rsidRPr="00733E59" w:rsidR="005E5834" w:rsidP="00C35ED2" w:rsidRDefault="005E5834" w14:paraId="2C1ACEA0" w14:textId="77777777">
            <w:pPr>
              <w:pStyle w:val="TableText"/>
              <w:spacing w:before="20" w:after="20"/>
              <w:jc w:val="center"/>
            </w:pPr>
            <w:r w:rsidRPr="2F32AA2D">
              <w:t>0.62</w:t>
            </w:r>
          </w:p>
        </w:tc>
        <w:tc>
          <w:tcPr>
            <w:tcW w:w="833" w:type="dxa"/>
            <w:tcBorders>
              <w:top w:val="nil"/>
              <w:right w:val="single" w:color="BFBFBF" w:themeColor="background1" w:themeShade="BF" w:sz="4" w:space="0"/>
            </w:tcBorders>
            <w:shd w:val="clear" w:color="auto" w:fill="auto"/>
            <w:noWrap/>
            <w:vAlign w:val="bottom"/>
            <w:hideMark/>
          </w:tcPr>
          <w:p w:rsidRPr="00733E59" w:rsidR="005E5834" w:rsidP="00C35ED2" w:rsidRDefault="005E5834" w14:paraId="1B759F2D" w14:textId="77777777">
            <w:pPr>
              <w:pStyle w:val="TableText"/>
              <w:spacing w:before="20" w:after="20"/>
              <w:jc w:val="center"/>
            </w:pPr>
            <w:r w:rsidRPr="2F32AA2D">
              <w:t>0.48</w:t>
            </w:r>
          </w:p>
        </w:tc>
        <w:tc>
          <w:tcPr>
            <w:tcW w:w="834" w:type="dxa"/>
            <w:tcBorders>
              <w:top w:val="nil"/>
              <w:left w:val="single" w:color="BFBFBF" w:themeColor="background1" w:themeShade="BF" w:sz="4" w:space="0"/>
            </w:tcBorders>
            <w:shd w:val="clear" w:color="auto" w:fill="auto"/>
            <w:noWrap/>
            <w:vAlign w:val="bottom"/>
            <w:hideMark/>
          </w:tcPr>
          <w:p w:rsidRPr="00733E59" w:rsidR="005E5834" w:rsidP="00C35ED2" w:rsidRDefault="005E5834" w14:paraId="0A684D07" w14:textId="77777777">
            <w:pPr>
              <w:pStyle w:val="TableText"/>
              <w:spacing w:before="20" w:after="20"/>
              <w:jc w:val="center"/>
            </w:pPr>
            <w:r w:rsidRPr="2F32AA2D">
              <w:t>0.62</w:t>
            </w:r>
          </w:p>
        </w:tc>
        <w:tc>
          <w:tcPr>
            <w:tcW w:w="833" w:type="dxa"/>
            <w:tcBorders>
              <w:top w:val="nil"/>
              <w:right w:val="single" w:color="BFBFBF" w:themeColor="background1" w:themeShade="BF" w:sz="4" w:space="0"/>
            </w:tcBorders>
            <w:shd w:val="clear" w:color="auto" w:fill="auto"/>
            <w:noWrap/>
            <w:vAlign w:val="bottom"/>
            <w:hideMark/>
          </w:tcPr>
          <w:p w:rsidRPr="00733E59" w:rsidR="005E5834" w:rsidP="00C35ED2" w:rsidRDefault="005E5834" w14:paraId="5E5FCA8D" w14:textId="77777777">
            <w:pPr>
              <w:pStyle w:val="TableText"/>
              <w:spacing w:before="20" w:after="20"/>
              <w:jc w:val="center"/>
            </w:pPr>
            <w:r w:rsidRPr="2F32AA2D">
              <w:t>0.48</w:t>
            </w:r>
          </w:p>
        </w:tc>
        <w:tc>
          <w:tcPr>
            <w:tcW w:w="834" w:type="dxa"/>
            <w:tcBorders>
              <w:top w:val="nil"/>
              <w:left w:val="single" w:color="BFBFBF" w:themeColor="background1" w:themeShade="BF" w:sz="4" w:space="0"/>
            </w:tcBorders>
            <w:shd w:val="clear" w:color="auto" w:fill="auto"/>
            <w:noWrap/>
            <w:vAlign w:val="bottom"/>
            <w:hideMark/>
          </w:tcPr>
          <w:p w:rsidRPr="00733E59" w:rsidR="005E5834" w:rsidP="00C35ED2" w:rsidRDefault="005E5834" w14:paraId="1BEA683B" w14:textId="77777777">
            <w:pPr>
              <w:pStyle w:val="TableText"/>
              <w:spacing w:before="20" w:after="20"/>
              <w:jc w:val="center"/>
            </w:pPr>
            <w:r w:rsidRPr="2F32AA2D">
              <w:t>0.62</w:t>
            </w:r>
          </w:p>
        </w:tc>
        <w:tc>
          <w:tcPr>
            <w:tcW w:w="834" w:type="dxa"/>
            <w:tcBorders>
              <w:top w:val="nil"/>
            </w:tcBorders>
            <w:shd w:val="clear" w:color="auto" w:fill="auto"/>
            <w:noWrap/>
            <w:vAlign w:val="bottom"/>
            <w:hideMark/>
          </w:tcPr>
          <w:p w:rsidRPr="00733E59" w:rsidR="005E5834" w:rsidP="00C35ED2" w:rsidRDefault="005E5834" w14:paraId="0AAD4D38" w14:textId="77777777">
            <w:pPr>
              <w:pStyle w:val="TableText"/>
              <w:spacing w:before="20" w:after="20"/>
              <w:jc w:val="center"/>
            </w:pPr>
            <w:r w:rsidRPr="2F32AA2D">
              <w:t>0.38</w:t>
            </w:r>
          </w:p>
        </w:tc>
      </w:tr>
      <w:tr w:rsidRPr="00733E59" w:rsidR="005E5834" w:rsidTr="00C35ED2" w14:paraId="3C04A594" w14:textId="77777777">
        <w:trPr>
          <w:trHeight w:val="315"/>
        </w:trPr>
        <w:tc>
          <w:tcPr>
            <w:tcW w:w="931" w:type="dxa"/>
            <w:tcBorders>
              <w:top w:val="nil"/>
              <w:bottom w:val="double" w:color="auto" w:sz="4" w:space="0"/>
              <w:right w:val="single" w:color="BFBFBF" w:themeColor="background1" w:themeShade="BF" w:sz="4" w:space="0"/>
            </w:tcBorders>
            <w:shd w:val="clear" w:color="auto" w:fill="auto"/>
            <w:noWrap/>
            <w:vAlign w:val="bottom"/>
            <w:hideMark/>
          </w:tcPr>
          <w:p w:rsidRPr="00733E59" w:rsidR="005E5834" w:rsidP="00C35ED2" w:rsidRDefault="005E5834" w14:paraId="5A103B20" w14:textId="77777777">
            <w:pPr>
              <w:pStyle w:val="TableText"/>
              <w:spacing w:before="20" w:after="20"/>
              <w:jc w:val="center"/>
            </w:pPr>
            <w:r w:rsidRPr="2F32AA2D">
              <w:t>ROW</w:t>
            </w:r>
          </w:p>
        </w:tc>
        <w:tc>
          <w:tcPr>
            <w:tcW w:w="833" w:type="dxa"/>
            <w:tcBorders>
              <w:top w:val="nil"/>
              <w:left w:val="single" w:color="BFBFBF" w:themeColor="background1" w:themeShade="BF" w:sz="4" w:space="0"/>
              <w:bottom w:val="double" w:color="auto" w:sz="4" w:space="0"/>
            </w:tcBorders>
            <w:shd w:val="clear" w:color="auto" w:fill="auto"/>
            <w:noWrap/>
            <w:vAlign w:val="bottom"/>
            <w:hideMark/>
          </w:tcPr>
          <w:p w:rsidRPr="00733E59" w:rsidR="005E5834" w:rsidP="00C35ED2" w:rsidRDefault="005E5834" w14:paraId="3BB912BE" w14:textId="77777777">
            <w:pPr>
              <w:pStyle w:val="TableText"/>
              <w:spacing w:before="20" w:after="20"/>
              <w:jc w:val="center"/>
            </w:pPr>
            <w:r w:rsidRPr="2F32AA2D">
              <w:t>0.56</w:t>
            </w:r>
          </w:p>
        </w:tc>
        <w:tc>
          <w:tcPr>
            <w:tcW w:w="834" w:type="dxa"/>
            <w:tcBorders>
              <w:top w:val="nil"/>
              <w:bottom w:val="double" w:color="auto" w:sz="4" w:space="0"/>
              <w:right w:val="single" w:color="BFBFBF" w:themeColor="background1" w:themeShade="BF" w:sz="4" w:space="0"/>
            </w:tcBorders>
            <w:shd w:val="clear" w:color="auto" w:fill="auto"/>
            <w:noWrap/>
            <w:vAlign w:val="bottom"/>
            <w:hideMark/>
          </w:tcPr>
          <w:p w:rsidRPr="00733E59" w:rsidR="005E5834" w:rsidP="00C35ED2" w:rsidRDefault="005E5834" w14:paraId="4610CDE0" w14:textId="77777777">
            <w:pPr>
              <w:pStyle w:val="TableText"/>
              <w:spacing w:before="20" w:after="20"/>
              <w:jc w:val="center"/>
            </w:pPr>
            <w:r w:rsidRPr="2F32AA2D">
              <w:t>0.27</w:t>
            </w:r>
          </w:p>
        </w:tc>
        <w:tc>
          <w:tcPr>
            <w:tcW w:w="833" w:type="dxa"/>
            <w:tcBorders>
              <w:top w:val="nil"/>
              <w:left w:val="single" w:color="BFBFBF" w:themeColor="background1" w:themeShade="BF" w:sz="4" w:space="0"/>
              <w:bottom w:val="double" w:color="auto" w:sz="4" w:space="0"/>
            </w:tcBorders>
            <w:shd w:val="clear" w:color="auto" w:fill="auto"/>
            <w:noWrap/>
            <w:vAlign w:val="bottom"/>
            <w:hideMark/>
          </w:tcPr>
          <w:p w:rsidRPr="00733E59" w:rsidR="005E5834" w:rsidP="00C35ED2" w:rsidRDefault="005E5834" w14:paraId="0DB6F5D3" w14:textId="77777777">
            <w:pPr>
              <w:pStyle w:val="TableText"/>
              <w:spacing w:before="20" w:after="20"/>
              <w:jc w:val="center"/>
            </w:pPr>
            <w:r w:rsidRPr="2F32AA2D">
              <w:t>0.56</w:t>
            </w:r>
          </w:p>
        </w:tc>
        <w:tc>
          <w:tcPr>
            <w:tcW w:w="834" w:type="dxa"/>
            <w:tcBorders>
              <w:top w:val="nil"/>
              <w:bottom w:val="double" w:color="auto" w:sz="4" w:space="0"/>
              <w:right w:val="single" w:color="BFBFBF" w:themeColor="background1" w:themeShade="BF" w:sz="4" w:space="0"/>
            </w:tcBorders>
            <w:shd w:val="clear" w:color="auto" w:fill="auto"/>
            <w:noWrap/>
            <w:vAlign w:val="bottom"/>
            <w:hideMark/>
          </w:tcPr>
          <w:p w:rsidRPr="00733E59" w:rsidR="005E5834" w:rsidP="00C35ED2" w:rsidRDefault="005E5834" w14:paraId="3F016543" w14:textId="77777777">
            <w:pPr>
              <w:pStyle w:val="TableText"/>
              <w:spacing w:before="20" w:after="20"/>
              <w:jc w:val="center"/>
            </w:pPr>
            <w:r w:rsidRPr="2F32AA2D">
              <w:t>0.25</w:t>
            </w:r>
          </w:p>
        </w:tc>
        <w:tc>
          <w:tcPr>
            <w:tcW w:w="834" w:type="dxa"/>
            <w:tcBorders>
              <w:top w:val="nil"/>
              <w:left w:val="single" w:color="BFBFBF" w:themeColor="background1" w:themeShade="BF" w:sz="4" w:space="0"/>
              <w:bottom w:val="double" w:color="auto" w:sz="4" w:space="0"/>
            </w:tcBorders>
            <w:shd w:val="clear" w:color="auto" w:fill="auto"/>
            <w:noWrap/>
            <w:vAlign w:val="bottom"/>
            <w:hideMark/>
          </w:tcPr>
          <w:p w:rsidRPr="00733E59" w:rsidR="005E5834" w:rsidP="00C35ED2" w:rsidRDefault="005E5834" w14:paraId="33968B5D" w14:textId="77777777">
            <w:pPr>
              <w:pStyle w:val="TableText"/>
              <w:spacing w:before="20" w:after="20"/>
              <w:jc w:val="center"/>
            </w:pPr>
            <w:r w:rsidRPr="2F32AA2D">
              <w:t>0.61</w:t>
            </w:r>
          </w:p>
        </w:tc>
        <w:tc>
          <w:tcPr>
            <w:tcW w:w="833" w:type="dxa"/>
            <w:tcBorders>
              <w:top w:val="nil"/>
              <w:bottom w:val="double" w:color="auto" w:sz="4" w:space="0"/>
              <w:right w:val="single" w:color="BFBFBF" w:themeColor="background1" w:themeShade="BF" w:sz="4" w:space="0"/>
            </w:tcBorders>
            <w:shd w:val="clear" w:color="auto" w:fill="auto"/>
            <w:noWrap/>
            <w:vAlign w:val="bottom"/>
            <w:hideMark/>
          </w:tcPr>
          <w:p w:rsidRPr="00733E59" w:rsidR="005E5834" w:rsidP="00C35ED2" w:rsidRDefault="005E5834" w14:paraId="316D4853" w14:textId="77777777">
            <w:pPr>
              <w:pStyle w:val="TableText"/>
              <w:spacing w:before="20" w:after="20"/>
              <w:jc w:val="center"/>
            </w:pPr>
            <w:r w:rsidRPr="2F32AA2D">
              <w:t>0.27</w:t>
            </w:r>
          </w:p>
        </w:tc>
        <w:tc>
          <w:tcPr>
            <w:tcW w:w="834" w:type="dxa"/>
            <w:tcBorders>
              <w:top w:val="nil"/>
              <w:left w:val="single" w:color="BFBFBF" w:themeColor="background1" w:themeShade="BF" w:sz="4" w:space="0"/>
              <w:bottom w:val="double" w:color="auto" w:sz="4" w:space="0"/>
            </w:tcBorders>
            <w:shd w:val="clear" w:color="auto" w:fill="auto"/>
            <w:noWrap/>
            <w:vAlign w:val="bottom"/>
            <w:hideMark/>
          </w:tcPr>
          <w:p w:rsidRPr="00733E59" w:rsidR="005E5834" w:rsidP="00C35ED2" w:rsidRDefault="005E5834" w14:paraId="487C7450" w14:textId="77777777">
            <w:pPr>
              <w:pStyle w:val="TableText"/>
              <w:spacing w:before="20" w:after="20"/>
              <w:jc w:val="center"/>
            </w:pPr>
            <w:r w:rsidRPr="2F32AA2D">
              <w:t>0.61</w:t>
            </w:r>
          </w:p>
        </w:tc>
        <w:tc>
          <w:tcPr>
            <w:tcW w:w="833" w:type="dxa"/>
            <w:tcBorders>
              <w:top w:val="nil"/>
              <w:bottom w:val="double" w:color="auto" w:sz="4" w:space="0"/>
              <w:right w:val="single" w:color="BFBFBF" w:themeColor="background1" w:themeShade="BF" w:sz="4" w:space="0"/>
            </w:tcBorders>
            <w:shd w:val="clear" w:color="auto" w:fill="auto"/>
            <w:noWrap/>
            <w:vAlign w:val="bottom"/>
            <w:hideMark/>
          </w:tcPr>
          <w:p w:rsidRPr="00733E59" w:rsidR="005E5834" w:rsidP="00C35ED2" w:rsidRDefault="005E5834" w14:paraId="69870AEF" w14:textId="77777777">
            <w:pPr>
              <w:pStyle w:val="TableText"/>
              <w:spacing w:before="20" w:after="20"/>
              <w:jc w:val="center"/>
            </w:pPr>
            <w:r w:rsidRPr="2F32AA2D">
              <w:t>0.27</w:t>
            </w:r>
          </w:p>
        </w:tc>
        <w:tc>
          <w:tcPr>
            <w:tcW w:w="834" w:type="dxa"/>
            <w:tcBorders>
              <w:top w:val="nil"/>
              <w:left w:val="single" w:color="BFBFBF" w:themeColor="background1" w:themeShade="BF" w:sz="4" w:space="0"/>
              <w:bottom w:val="double" w:color="auto" w:sz="4" w:space="0"/>
            </w:tcBorders>
            <w:shd w:val="clear" w:color="auto" w:fill="auto"/>
            <w:noWrap/>
            <w:vAlign w:val="bottom"/>
            <w:hideMark/>
          </w:tcPr>
          <w:p w:rsidRPr="00733E59" w:rsidR="005E5834" w:rsidP="00C35ED2" w:rsidRDefault="005E5834" w14:paraId="7CBB65E9" w14:textId="77777777">
            <w:pPr>
              <w:pStyle w:val="TableText"/>
              <w:spacing w:before="20" w:after="20"/>
              <w:jc w:val="center"/>
            </w:pPr>
            <w:r w:rsidRPr="2F32AA2D">
              <w:t>0.62</w:t>
            </w:r>
          </w:p>
        </w:tc>
        <w:tc>
          <w:tcPr>
            <w:tcW w:w="834" w:type="dxa"/>
            <w:tcBorders>
              <w:top w:val="nil"/>
              <w:bottom w:val="double" w:color="auto" w:sz="4" w:space="0"/>
            </w:tcBorders>
            <w:shd w:val="clear" w:color="auto" w:fill="auto"/>
            <w:noWrap/>
            <w:vAlign w:val="bottom"/>
            <w:hideMark/>
          </w:tcPr>
          <w:p w:rsidRPr="00733E59" w:rsidR="005E5834" w:rsidP="00C35ED2" w:rsidRDefault="005E5834" w14:paraId="3C419BD9" w14:textId="77777777">
            <w:pPr>
              <w:pStyle w:val="TableText"/>
              <w:spacing w:before="20" w:after="20"/>
              <w:jc w:val="center"/>
            </w:pPr>
            <w:r w:rsidRPr="2F32AA2D">
              <w:t>0.24</w:t>
            </w:r>
          </w:p>
        </w:tc>
      </w:tr>
    </w:tbl>
    <w:p w:rsidRPr="00733E59" w:rsidR="005E5834" w:rsidP="005E5834" w:rsidRDefault="005E5834" w14:paraId="1950FF20" w14:textId="57AC6EA6">
      <w:pPr>
        <w:pStyle w:val="Source1"/>
      </w:pPr>
      <w:r w:rsidRPr="00733E59">
        <w:t>Note:</w:t>
      </w:r>
      <w:r>
        <w:tab/>
      </w:r>
      <w:r>
        <w:t>D</w:t>
      </w:r>
      <w:r w:rsidRPr="00733E59">
        <w:t xml:space="preserve">ata </w:t>
      </w:r>
      <w:r>
        <w:t>are</w:t>
      </w:r>
      <w:r w:rsidRPr="00733E59">
        <w:t xml:space="preserve"> from Timilsina</w:t>
      </w:r>
      <w:r>
        <w:t xml:space="preserve"> and</w:t>
      </w:r>
      <w:r w:rsidRPr="00733E59">
        <w:t xml:space="preserve"> </w:t>
      </w:r>
      <w:proofErr w:type="spellStart"/>
      <w:r w:rsidRPr="00733E59">
        <w:t>Mevel</w:t>
      </w:r>
      <w:proofErr w:type="spellEnd"/>
      <w:r w:rsidRPr="00733E59">
        <w:t xml:space="preserve"> (2013) and </w:t>
      </w:r>
      <w:r>
        <w:t xml:space="preserve">were </w:t>
      </w:r>
      <w:r w:rsidRPr="00733E59">
        <w:t>compiled by RTI</w:t>
      </w:r>
      <w:r>
        <w:t>.</w:t>
      </w:r>
      <w:r w:rsidRPr="00733E59">
        <w:t xml:space="preserve"> </w:t>
      </w:r>
      <w:proofErr w:type="spellStart"/>
      <w:r w:rsidRPr="00733E59">
        <w:t>Vegc</w:t>
      </w:r>
      <w:proofErr w:type="spellEnd"/>
      <w:r w:rsidRPr="00733E59">
        <w:t xml:space="preserve"> and </w:t>
      </w:r>
      <w:proofErr w:type="spellStart"/>
      <w:r w:rsidRPr="00733E59">
        <w:t>soilc</w:t>
      </w:r>
      <w:proofErr w:type="spellEnd"/>
      <w:r w:rsidRPr="00733E59">
        <w:t xml:space="preserve"> refer to biomass carbon </w:t>
      </w:r>
      <w:r w:rsidR="00230CE4">
        <w:t xml:space="preserve">(both </w:t>
      </w:r>
      <w:r w:rsidR="000D6CEC">
        <w:t xml:space="preserve">above- </w:t>
      </w:r>
      <w:r w:rsidR="00230CE4">
        <w:t xml:space="preserve">and belowground) </w:t>
      </w:r>
      <w:r w:rsidRPr="00733E59">
        <w:t>and soil carbon</w:t>
      </w:r>
      <w:r>
        <w:t>,</w:t>
      </w:r>
      <w:r w:rsidRPr="00733E59">
        <w:t xml:space="preserve"> respectively.</w:t>
      </w:r>
    </w:p>
    <w:p w:rsidRPr="00733E59" w:rsidR="005E5834" w:rsidP="005E5834" w:rsidRDefault="005E5834" w14:paraId="535838BA" w14:textId="77777777">
      <w:pPr>
        <w:pStyle w:val="Heading2"/>
      </w:pPr>
      <w:bookmarkStart w:name="_Toc118979537" w:id="223"/>
      <w:bookmarkStart w:name="_Toc503712831" w:id="224"/>
      <w:bookmarkStart w:name="_Toc504465585" w:id="225"/>
      <w:r>
        <w:t xml:space="preserve">Characterization of </w:t>
      </w:r>
      <w:r w:rsidRPr="00F65C48">
        <w:t>G</w:t>
      </w:r>
      <w:r>
        <w:t>HG Emission</w:t>
      </w:r>
      <w:r w:rsidRPr="00EF3400">
        <w:t>s</w:t>
      </w:r>
      <w:r w:rsidRPr="00F65C48">
        <w:t xml:space="preserve"> </w:t>
      </w:r>
      <w:r>
        <w:t>Other than CO</w:t>
      </w:r>
      <w:r w:rsidRPr="00005812">
        <w:rPr>
          <w:vertAlign w:val="subscript"/>
        </w:rPr>
        <w:t>2</w:t>
      </w:r>
      <w:r>
        <w:t xml:space="preserve"> from Fossil Fuel Combustion and Land Use Change</w:t>
      </w:r>
      <w:bookmarkEnd w:id="223"/>
      <w:r w:rsidRPr="00F65C48" w:rsidDel="008C478D">
        <w:t xml:space="preserve"> </w:t>
      </w:r>
      <w:bookmarkEnd w:id="224"/>
      <w:bookmarkEnd w:id="225"/>
    </w:p>
    <w:tbl>
      <w:tblPr>
        <w:tblStyle w:val="TableGrid"/>
        <w:tblpPr w:leftFromText="180" w:rightFromText="180" w:vertAnchor="text" w:tblpXSpec="right" w:tblpY="1"/>
        <w:tblOverlap w:val="never"/>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15" w:type="dxa"/>
          <w:left w:w="115" w:type="dxa"/>
          <w:right w:w="115" w:type="dxa"/>
        </w:tblCellMar>
        <w:tblLook w:val="04A0" w:firstRow="1" w:lastRow="0" w:firstColumn="1" w:lastColumn="0" w:noHBand="0" w:noVBand="1"/>
      </w:tblPr>
      <w:tblGrid>
        <w:gridCol w:w="5125"/>
      </w:tblGrid>
      <w:tr w:rsidR="005E5834" w:rsidTr="00C35ED2" w14:paraId="61AB7044" w14:textId="77777777">
        <w:trPr>
          <w:trHeight w:val="335"/>
          <w:jc w:val="right"/>
        </w:trPr>
        <w:tc>
          <w:tcPr>
            <w:tcW w:w="5125" w:type="dxa"/>
          </w:tcPr>
          <w:p w:rsidR="005E5834" w:rsidP="007978C1" w:rsidRDefault="005E5834" w14:paraId="7A852A0F" w14:textId="03E33CD2">
            <w:pPr>
              <w:pStyle w:val="FigureTitle"/>
            </w:pPr>
            <w:bookmarkStart w:name="_Toc504474602" w:id="226"/>
            <w:bookmarkStart w:name="_Toc504477898" w:id="227"/>
            <w:bookmarkStart w:name="_Toc504485839" w:id="228"/>
            <w:bookmarkStart w:name="_Toc120007908" w:id="229"/>
            <w:r w:rsidRPr="00733E59">
              <w:t xml:space="preserve">Figure </w:t>
            </w:r>
            <w:r w:rsidR="00AA1AD6">
              <w:t>5</w:t>
            </w:r>
            <w:r w:rsidRPr="00733E59">
              <w:t>-</w:t>
            </w:r>
            <w:r>
              <w:t>1.</w:t>
            </w:r>
            <w:r w:rsidRPr="00733E59">
              <w:t xml:space="preserve"> </w:t>
            </w:r>
            <w:r>
              <w:tab/>
            </w:r>
            <w:r w:rsidRPr="00733E59">
              <w:t>GHG Emissions</w:t>
            </w:r>
            <w:bookmarkEnd w:id="226"/>
            <w:bookmarkEnd w:id="227"/>
            <w:bookmarkEnd w:id="228"/>
            <w:bookmarkEnd w:id="229"/>
            <w:r w:rsidRPr="00733E59">
              <w:t xml:space="preserve"> </w:t>
            </w:r>
          </w:p>
        </w:tc>
      </w:tr>
      <w:tr w:rsidR="005E5834" w:rsidTr="00C35ED2" w14:paraId="33018D3C" w14:textId="77777777">
        <w:trPr>
          <w:trHeight w:val="1774"/>
          <w:jc w:val="right"/>
        </w:trPr>
        <w:tc>
          <w:tcPr>
            <w:tcW w:w="5125" w:type="dxa"/>
            <w:vAlign w:val="bottom"/>
          </w:tcPr>
          <w:p w:rsidR="005E5834" w:rsidP="00C35ED2" w:rsidRDefault="005E5834" w14:paraId="08FED36C" w14:textId="77777777">
            <w:r w:rsidRPr="00733E59">
              <w:rPr>
                <w:noProof/>
              </w:rPr>
              <mc:AlternateContent>
                <mc:Choice Requires="wpc">
                  <w:drawing>
                    <wp:inline distT="0" distB="0" distL="0" distR="0" wp14:anchorId="0E3913BE" wp14:editId="3EB715E6">
                      <wp:extent cx="3090862" cy="1057910"/>
                      <wp:effectExtent l="0" t="0" r="14605" b="27940"/>
                      <wp:docPr id="533" name="Canvas 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a:solidFill>
                                  <a:schemeClr val="tx1"/>
                                </a:solidFill>
                              </a:ln>
                            </wpc:whole>
                            <wps:wsp>
                              <wps:cNvPr id="445" name="Text Box 14"/>
                              <wps:cNvSpPr txBox="1">
                                <a:spLocks noChangeArrowheads="1"/>
                              </wps:cNvSpPr>
                              <wps:spPr bwMode="auto">
                                <a:xfrm>
                                  <a:off x="560209" y="55008"/>
                                  <a:ext cx="1219200" cy="225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52273" w:rsidR="00D82C7F" w:rsidP="005E5834" w:rsidRDefault="00D82C7F" w14:paraId="370A84AE" w14:textId="77777777">
                                    <w:pPr>
                                      <w:jc w:val="center"/>
                                      <w:rPr>
                                        <w:bCs/>
                                        <w:i/>
                                        <w:sz w:val="18"/>
                                        <w:szCs w:val="18"/>
                                      </w:rPr>
                                    </w:pPr>
                                    <w:r>
                                      <w:rPr>
                                        <w:bCs/>
                                        <w:sz w:val="18"/>
                                        <w:szCs w:val="18"/>
                                      </w:rPr>
                                      <w:t>Output</w:t>
                                    </w:r>
                                  </w:p>
                                </w:txbxContent>
                              </wps:txbx>
                              <wps:bodyPr rot="0" vert="horz" wrap="square" lIns="0" tIns="45720" rIns="0" bIns="45720" anchor="t" anchorCtr="0" upright="1">
                                <a:noAutofit/>
                              </wps:bodyPr>
                            </wps:wsp>
                            <wps:wsp>
                              <wps:cNvPr id="446" name="Text Box 4"/>
                              <wps:cNvSpPr txBox="1">
                                <a:spLocks noChangeArrowheads="1"/>
                              </wps:cNvSpPr>
                              <wps:spPr bwMode="auto">
                                <a:xfrm>
                                  <a:off x="1096853" y="229435"/>
                                  <a:ext cx="1073717" cy="278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370A" w:rsidR="00D82C7F" w:rsidP="005E5834" w:rsidRDefault="00541246" w14:paraId="2990CFAB" w14:textId="77777777">
                                    <w:pPr>
                                      <w:pStyle w:val="NormalWeb"/>
                                      <w:spacing w:before="0" w:beforeAutospacing="0" w:after="160" w:afterAutospacing="0" w:line="256" w:lineRule="auto"/>
                                      <w:jc w:val="center"/>
                                      <w:rPr>
                                        <w:i/>
                                      </w:rPr>
                                    </w:pPr>
                                    <m:oMathPara>
                                      <m:oMath>
                                        <m:sSub>
                                          <m:sSubPr>
                                            <m:ctrlPr>
                                              <w:rPr>
                                                <w:rFonts w:ascii="Cambria Math" w:hAnsi="Cambria Math" w:eastAsia="SimSun"/>
                                                <w:i/>
                                                <w:sz w:val="18"/>
                                                <w:szCs w:val="18"/>
                                              </w:rPr>
                                            </m:ctrlPr>
                                          </m:sSubPr>
                                          <m:e>
                                            <m:r>
                                              <w:rPr>
                                                <w:rFonts w:ascii="Cambria Math" w:hAnsi="Cambria Math" w:eastAsia="SimSun"/>
                                                <w:sz w:val="18"/>
                                                <w:szCs w:val="18"/>
                                              </w:rPr>
                                              <m:t>σ</m:t>
                                            </m:r>
                                          </m:e>
                                          <m:sub>
                                            <m:r>
                                              <w:rPr>
                                                <w:rFonts w:ascii="Cambria Math" w:hAnsi="Cambria Math" w:eastAsia="SimSun"/>
                                                <w:sz w:val="18"/>
                                                <w:szCs w:val="18"/>
                                              </w:rPr>
                                              <m:t>ghg</m:t>
                                            </m:r>
                                          </m:sub>
                                        </m:sSub>
                                      </m:oMath>
                                    </m:oMathPara>
                                  </w:p>
                                </w:txbxContent>
                              </wps:txbx>
                              <wps:bodyPr rot="0" vert="horz" wrap="square" lIns="91440" tIns="45720" rIns="91440" bIns="45720" anchor="t" anchorCtr="0" upright="1">
                                <a:noAutofit/>
                              </wps:bodyPr>
                            </wps:wsp>
                            <wps:wsp>
                              <wps:cNvPr id="447" name="Text Box 7"/>
                              <wps:cNvSpPr txBox="1">
                                <a:spLocks noChangeArrowheads="1"/>
                              </wps:cNvSpPr>
                              <wps:spPr bwMode="auto">
                                <a:xfrm>
                                  <a:off x="1096853" y="631905"/>
                                  <a:ext cx="1628133" cy="42632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5E5834" w:rsidRDefault="00D82C7F" w14:paraId="337B9F66"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Rest Inputs Bundle </w:t>
                                    </w:r>
                                  </w:p>
                                  <w:p w:rsidR="00D82C7F" w:rsidP="005E5834" w:rsidRDefault="00D82C7F" w14:paraId="289EE273" w14:textId="77777777">
                                    <w:pPr>
                                      <w:pStyle w:val="NormalWeb"/>
                                      <w:spacing w:before="0" w:beforeAutospacing="0" w:after="0" w:afterAutospacing="0" w:line="252" w:lineRule="auto"/>
                                      <w:jc w:val="center"/>
                                    </w:pPr>
                                    <w:r>
                                      <w:rPr>
                                        <w:rFonts w:eastAsia="SimSun"/>
                                        <w:sz w:val="18"/>
                                        <w:szCs w:val="18"/>
                                      </w:rPr>
                                      <w:t xml:space="preserve">(CES functions in Section 3) </w:t>
                                    </w:r>
                                  </w:p>
                                </w:txbxContent>
                              </wps:txbx>
                              <wps:bodyPr rot="0" vert="horz" wrap="square" lIns="91440" tIns="45720" rIns="91440" bIns="45720" anchor="t" anchorCtr="0" upright="1">
                                <a:noAutofit/>
                              </wps:bodyPr>
                            </wps:wsp>
                            <wps:wsp>
                              <wps:cNvPr id="160" name="Line 41"/>
                              <wps:cNvCnPr>
                                <a:cxnSpLocks noChangeShapeType="1"/>
                              </wps:cNvCnPr>
                              <wps:spPr bwMode="auto">
                                <a:xfrm>
                                  <a:off x="1177174" y="280884"/>
                                  <a:ext cx="733746" cy="3510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42"/>
                              <wps:cNvCnPr>
                                <a:cxnSpLocks noChangeShapeType="1"/>
                              </wps:cNvCnPr>
                              <wps:spPr bwMode="auto">
                                <a:xfrm flipH="1">
                                  <a:off x="438986" y="280936"/>
                                  <a:ext cx="738189" cy="3514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rc 43"/>
                              <wps:cNvSpPr>
                                <a:spLocks/>
                              </wps:cNvSpPr>
                              <wps:spPr bwMode="auto">
                                <a:xfrm rot="2990824" flipV="1">
                                  <a:off x="1035567" y="145440"/>
                                  <a:ext cx="355335" cy="4052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7"/>
                              <wps:cNvSpPr txBox="1">
                                <a:spLocks noChangeArrowheads="1"/>
                              </wps:cNvSpPr>
                              <wps:spPr bwMode="auto">
                                <a:xfrm>
                                  <a:off x="0" y="626591"/>
                                  <a:ext cx="855579" cy="3404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2C7F" w:rsidP="005E5834" w:rsidRDefault="00D82C7F" w14:paraId="726219CF" w14:textId="77777777">
                                    <w:pPr>
                                      <w:pStyle w:val="NormalWeb"/>
                                      <w:spacing w:before="0" w:beforeAutospacing="0" w:after="0" w:afterAutospacing="0" w:line="252" w:lineRule="auto"/>
                                      <w:jc w:val="center"/>
                                      <w:rPr>
                                        <w:rFonts w:eastAsia="SimSun"/>
                                        <w:sz w:val="18"/>
                                        <w:szCs w:val="18"/>
                                      </w:rPr>
                                    </w:pPr>
                                    <w:r>
                                      <w:rPr>
                                        <w:rFonts w:eastAsia="SimSun"/>
                                        <w:sz w:val="18"/>
                                        <w:szCs w:val="18"/>
                                      </w:rPr>
                                      <w:t>GHG</w:t>
                                    </w:r>
                                  </w:p>
                                  <w:p w:rsidR="00D82C7F" w:rsidP="005E5834" w:rsidRDefault="00D82C7F" w14:paraId="388517B4" w14:textId="77777777">
                                    <w:pPr>
                                      <w:pStyle w:val="NormalWeb"/>
                                      <w:spacing w:before="0" w:beforeAutospacing="0" w:after="0" w:afterAutospacing="0" w:line="252" w:lineRule="auto"/>
                                      <w:jc w:val="center"/>
                                    </w:pPr>
                                    <w:r>
                                      <w:rPr>
                                        <w:rFonts w:eastAsia="SimSun"/>
                                        <w:sz w:val="18"/>
                                        <w:szCs w:val="18"/>
                                      </w:rPr>
                                      <w:t xml:space="preserve">Emissions </w:t>
                                    </w:r>
                                  </w:p>
                                </w:txbxContent>
                              </wps:txbx>
                              <wps:bodyPr rot="0" vert="horz" wrap="square" lIns="91440" tIns="45720" rIns="91440" bIns="45720" anchor="t" anchorCtr="0" upright="1">
                                <a:noAutofit/>
                              </wps:bodyPr>
                            </wps:wsp>
                          </wpc:wpc>
                        </a:graphicData>
                      </a:graphic>
                    </wp:inline>
                  </w:drawing>
                </mc:Choice>
                <mc:Fallback xmlns:arto="http://schemas.microsoft.com/office/word/2006/arto">
                  <w:pict w14:anchorId="4EC08903">
                    <v:group id="Canvas 533" style="width:243.35pt;height:83.3pt;mso-position-horizontal-relative:char;mso-position-vertical-relative:line" coordsize="30905,10579" o:spid="_x0000_s1501" editas="canvas" w14:anchorId="0E3913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">
                      <v:shape id="_x0000_s1502" style="position:absolute;width:30905;height:10579;visibility:visible;mso-wrap-style:square" stroked="t" strokecolor="black [3213]" strokeweight="1pt" type="#_x0000_t75">
                        <v:fill o:detectmouseclick="t"/>
                        <v:path o:connecttype="none"/>
                      </v:shape>
                      <v:shape id="Text Box 14" style="position:absolute;left:5602;top:550;width:12192;height:2258;visibility:visible;mso-wrap-style:square;v-text-anchor:top" o:spid="_x0000_s150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">
                        <v:textbox inset="0,,0">
                          <w:txbxContent>
                            <w:p w:rsidRPr="00452273" w:rsidR="00D82C7F" w:rsidP="005E5834" w:rsidRDefault="00D82C7F" w14:paraId="12201B75" w14:textId="77777777">
                              <w:pPr>
                                <w:jc w:val="center"/>
                                <w:rPr>
                                  <w:bCs/>
                                  <w:i/>
                                  <w:sz w:val="18"/>
                                  <w:szCs w:val="18"/>
                                </w:rPr>
                              </w:pPr>
                              <w:r>
                                <w:rPr>
                                  <w:bCs/>
                                  <w:sz w:val="18"/>
                                  <w:szCs w:val="18"/>
                                </w:rPr>
                                <w:t>Output</w:t>
                              </w:r>
                            </w:p>
                          </w:txbxContent>
                        </v:textbox>
                      </v:shape>
                      <v:shape id="Text Box 4" style="position:absolute;left:10968;top:2294;width:10737;height:2781;visibility:visible;mso-wrap-style:square;v-text-anchor:top" o:spid="_x0000_s150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">
                        <v:textbox>
                          <w:txbxContent>
                            <w:p w:rsidRPr="00E2370A" w:rsidR="00D82C7F" w:rsidP="005E5834" w:rsidRDefault="00000000" w14:paraId="68EEF2AC" w14:textId="77777777">
                              <w:pPr>
                                <w:pStyle w:val="NormalWeb"/>
                                <w:spacing w:before="0" w:beforeAutospacing="0" w:after="160" w:afterAutospacing="0" w:line="256" w:lineRule="auto"/>
                                <w:jc w:val="center"/>
                                <w:rPr>
                                  <w:i/>
                                </w:rPr>
                              </w:pPr>
                              <m:oMathPara>
                                <m:oMath>
                                  <m:sSub>
                                    <m:sSubPr>
                                      <m:ctrlPr>
                                        <w:rPr>
                                          <w:rFonts w:ascii="Cambria Math" w:hAnsi="Cambria Math" w:eastAsia="SimSun"/>
                                          <w:i/>
                                          <w:sz w:val="18"/>
                                          <w:szCs w:val="18"/>
                                        </w:rPr>
                                      </m:ctrlPr>
                                    </m:sSubPr>
                                    <m:e>
                                      <m:r>
                                        <w:rPr>
                                          <w:rFonts w:ascii="Cambria Math" w:hAnsi="Cambria Math" w:eastAsia="SimSun"/>
                                          <w:sz w:val="18"/>
                                          <w:szCs w:val="18"/>
                                        </w:rPr>
                                        <m:t>σ</m:t>
                                      </m:r>
                                    </m:e>
                                    <m:sub>
                                      <m:r>
                                        <w:rPr>
                                          <w:rFonts w:ascii="Cambria Math" w:hAnsi="Cambria Math" w:eastAsia="SimSun"/>
                                          <w:sz w:val="18"/>
                                          <w:szCs w:val="18"/>
                                        </w:rPr>
                                        <m:t>ghg</m:t>
                                      </m:r>
                                    </m:sub>
                                  </m:sSub>
                                </m:oMath>
                              </m:oMathPara>
                            </w:p>
                          </w:txbxContent>
                        </v:textbox>
                      </v:shape>
                      <v:shape id="Text Box 7" style="position:absolute;left:10968;top:6319;width:16281;height:4263;visibility:visible;mso-wrap-style:square;v-text-anchor:top" o:spid="_x0000_s150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">
                        <v:fill opacity="0"/>
                        <v:textbox>
                          <w:txbxContent>
                            <w:p w:rsidR="00D82C7F" w:rsidP="005E5834" w:rsidRDefault="00D82C7F" w14:paraId="28C95A84" w14:textId="77777777">
                              <w:pPr>
                                <w:pStyle w:val="NormalWeb"/>
                                <w:spacing w:before="0" w:beforeAutospacing="0" w:after="0" w:afterAutospacing="0" w:line="252" w:lineRule="auto"/>
                                <w:jc w:val="center"/>
                                <w:rPr>
                                  <w:rFonts w:eastAsia="SimSun"/>
                                  <w:sz w:val="18"/>
                                  <w:szCs w:val="18"/>
                                </w:rPr>
                              </w:pPr>
                              <w:r>
                                <w:rPr>
                                  <w:rFonts w:eastAsia="SimSun"/>
                                  <w:sz w:val="18"/>
                                  <w:szCs w:val="18"/>
                                </w:rPr>
                                <w:t xml:space="preserve">Rest Inputs Bundle </w:t>
                              </w:r>
                            </w:p>
                            <w:p w:rsidR="00D82C7F" w:rsidP="005E5834" w:rsidRDefault="00D82C7F" w14:paraId="1BAAC8FC" w14:textId="77777777">
                              <w:pPr>
                                <w:pStyle w:val="NormalWeb"/>
                                <w:spacing w:before="0" w:beforeAutospacing="0" w:after="0" w:afterAutospacing="0" w:line="252" w:lineRule="auto"/>
                                <w:jc w:val="center"/>
                              </w:pPr>
                              <w:r>
                                <w:rPr>
                                  <w:rFonts w:eastAsia="SimSun"/>
                                  <w:sz w:val="18"/>
                                  <w:szCs w:val="18"/>
                                </w:rPr>
                                <w:t xml:space="preserve">(CES functions in Section 3) </w:t>
                              </w:r>
                            </w:p>
                          </w:txbxContent>
                        </v:textbox>
                      </v:shape>
                      <v:line id="Line 41" style="position:absolute;visibility:visible;mso-wrap-style:square" o:spid="_x0000_s1506" o:connectortype="straight" from="11771,2808" to="19109,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line id="Line 42" style="position:absolute;flip:x;visibility:visible;mso-wrap-style:square" o:spid="_x0000_s1507" o:connectortype="straight" from="4389,2809" to="11771,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"/>
                      <v:shape id="Arc 43" style="position:absolute;left:10355;top:1454;width:3554;height:4052;rotation:-3266777fd;flip:y;visibility:visible;mso-wrap-style:square;v-text-anchor:top" coordsize="21600,21600" o:spid="_x0000_s1508" filled="f" path="m-1,nfc11929,,21600,9670,21600,21600em-1,nsc11929,,21600,9670,21600,21600l,2160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">
                        <v:path arrowok="t" o:connecttype="custom" o:connectlocs="0,0;355335,405215;0,405215" o:connectangles="0,0,0" o:extrusionok="f"/>
                      </v:shape>
                      <v:shape id="Text Box 7" style="position:absolute;top:6265;width:8555;height:3405;visibility:visible;mso-wrap-style:square;v-text-anchor:top" o:spid="_x0000_s150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">
                        <v:fill opacity="0"/>
                        <v:textbox>
                          <w:txbxContent>
                            <w:p w:rsidR="00D82C7F" w:rsidP="005E5834" w:rsidRDefault="00D82C7F" w14:paraId="017F9656" w14:textId="77777777">
                              <w:pPr>
                                <w:pStyle w:val="NormalWeb"/>
                                <w:spacing w:before="0" w:beforeAutospacing="0" w:after="0" w:afterAutospacing="0" w:line="252" w:lineRule="auto"/>
                                <w:jc w:val="center"/>
                                <w:rPr>
                                  <w:rFonts w:eastAsia="SimSun"/>
                                  <w:sz w:val="18"/>
                                  <w:szCs w:val="18"/>
                                </w:rPr>
                              </w:pPr>
                              <w:r>
                                <w:rPr>
                                  <w:rFonts w:eastAsia="SimSun"/>
                                  <w:sz w:val="18"/>
                                  <w:szCs w:val="18"/>
                                </w:rPr>
                                <w:t>GHG</w:t>
                              </w:r>
                            </w:p>
                            <w:p w:rsidR="00D82C7F" w:rsidP="005E5834" w:rsidRDefault="00D82C7F" w14:paraId="4648716E" w14:textId="77777777">
                              <w:pPr>
                                <w:pStyle w:val="NormalWeb"/>
                                <w:spacing w:before="0" w:beforeAutospacing="0" w:after="0" w:afterAutospacing="0" w:line="252" w:lineRule="auto"/>
                                <w:jc w:val="center"/>
                              </w:pPr>
                              <w:r>
                                <w:rPr>
                                  <w:rFonts w:eastAsia="SimSun"/>
                                  <w:sz w:val="18"/>
                                  <w:szCs w:val="18"/>
                                </w:rPr>
                                <w:t xml:space="preserve">Emissions </w:t>
                              </w:r>
                            </w:p>
                          </w:txbxContent>
                        </v:textbox>
                      </v:shape>
                      <w10:anchorlock/>
                    </v:group>
                  </w:pict>
                </mc:Fallback>
              </mc:AlternateContent>
            </w:r>
          </w:p>
        </w:tc>
      </w:tr>
    </w:tbl>
    <w:p w:rsidR="005E5834" w:rsidP="005E5834" w:rsidRDefault="2DE11FDF" w14:paraId="5D93F6B6" w14:textId="4F36D63B">
      <w:pPr>
        <w:pStyle w:val="BodyText"/>
      </w:pPr>
      <w:r>
        <w:t>Beyond</w:t>
      </w:r>
      <w:r w:rsidRPr="009C0E15" w:rsidR="005E5834">
        <w:t xml:space="preserve"> CO</w:t>
      </w:r>
      <w:r w:rsidRPr="00F76612" w:rsidR="005E5834">
        <w:rPr>
          <w:vertAlign w:val="subscript"/>
        </w:rPr>
        <w:t>2</w:t>
      </w:r>
      <w:r w:rsidRPr="0051005E" w:rsidR="005E5834">
        <w:t xml:space="preserve"> emissions from fossil fuel combustion and land use change, there are other sources of </w:t>
      </w:r>
      <w:r w:rsidRPr="00B22A0F" w:rsidR="005E5834">
        <w:t>GHG</w:t>
      </w:r>
      <w:r w:rsidRPr="00AD24F4" w:rsidR="005E5834">
        <w:t xml:space="preserve"> emissions, such as CO</w:t>
      </w:r>
      <w:r w:rsidRPr="00994A32" w:rsidR="005E5834">
        <w:rPr>
          <w:vertAlign w:val="subscript"/>
        </w:rPr>
        <w:t>2</w:t>
      </w:r>
      <w:r w:rsidRPr="009E26AF" w:rsidR="005E5834">
        <w:t xml:space="preserve"> from cement production</w:t>
      </w:r>
      <w:r w:rsidR="005E5834">
        <w:t>;</w:t>
      </w:r>
      <w:r w:rsidRPr="00AA0D3F" w:rsidR="005E5834">
        <w:t xml:space="preserve"> </w:t>
      </w:r>
      <w:r w:rsidR="005E5834">
        <w:t>CH</w:t>
      </w:r>
      <w:r w:rsidR="005E5834">
        <w:rPr>
          <w:vertAlign w:val="subscript"/>
        </w:rPr>
        <w:t>4</w:t>
      </w:r>
      <w:r w:rsidRPr="009E26AF" w:rsidR="005E5834">
        <w:t xml:space="preserve"> from rice, livestock manure</w:t>
      </w:r>
      <w:r w:rsidR="005E5834">
        <w:t>,</w:t>
      </w:r>
      <w:r w:rsidRPr="009E26AF" w:rsidR="005E5834">
        <w:t xml:space="preserve"> and landfills</w:t>
      </w:r>
      <w:r w:rsidR="005E5834">
        <w:t>; and</w:t>
      </w:r>
      <w:r w:rsidRPr="00AA0D3F" w:rsidR="005E5834">
        <w:t xml:space="preserve"> </w:t>
      </w:r>
      <w:r w:rsidRPr="009E26AF" w:rsidR="005E5834">
        <w:t>N</w:t>
      </w:r>
      <w:r w:rsidRPr="00F30ADB" w:rsidR="005E5834">
        <w:rPr>
          <w:vertAlign w:val="subscript"/>
        </w:rPr>
        <w:t>2</w:t>
      </w:r>
      <w:r w:rsidRPr="00A86C73" w:rsidR="005E5834">
        <w:t xml:space="preserve">O from coal combustion, </w:t>
      </w:r>
      <w:r w:rsidRPr="00706D73" w:rsidR="005E5834">
        <w:t>ag</w:t>
      </w:r>
      <w:r w:rsidR="005E5834">
        <w:t>ricultural</w:t>
      </w:r>
      <w:r w:rsidRPr="00706D73" w:rsidR="005E5834">
        <w:t xml:space="preserve"> soil</w:t>
      </w:r>
      <w:r w:rsidR="00C630ED">
        <w:t>s</w:t>
      </w:r>
      <w:r w:rsidR="005E5834">
        <w:t>,</w:t>
      </w:r>
      <w:r w:rsidRPr="00A86C73" w:rsidR="005E5834">
        <w:t xml:space="preserve"> and </w:t>
      </w:r>
      <w:r w:rsidR="005E5834">
        <w:t xml:space="preserve">various </w:t>
      </w:r>
      <w:r w:rsidRPr="00A86C73" w:rsidR="005E5834">
        <w:t>waste</w:t>
      </w:r>
      <w:r w:rsidR="005E5834">
        <w:t>-related emissions</w:t>
      </w:r>
      <w:r w:rsidRPr="00706D73" w:rsidR="005E5834">
        <w:t>.</w:t>
      </w:r>
      <w:r w:rsidRPr="00A86C73" w:rsidR="005E5834">
        <w:t xml:space="preserve"> These </w:t>
      </w:r>
      <w:r w:rsidRPr="0051005E" w:rsidR="005E5834">
        <w:t xml:space="preserve">sources </w:t>
      </w:r>
      <w:r w:rsidR="005E5834">
        <w:t xml:space="preserve">are </w:t>
      </w:r>
      <w:r w:rsidRPr="00FC74D3" w:rsidR="005E5834">
        <w:t xml:space="preserve">discussed in this </w:t>
      </w:r>
      <w:r w:rsidR="005E5834">
        <w:t>section</w:t>
      </w:r>
      <w:r w:rsidRPr="00DF4581" w:rsidR="005E5834">
        <w:t xml:space="preserve"> </w:t>
      </w:r>
      <w:r w:rsidR="005E5834">
        <w:t>because</w:t>
      </w:r>
      <w:r w:rsidRPr="00706D73" w:rsidR="005E5834">
        <w:t xml:space="preserve"> </w:t>
      </w:r>
      <w:r w:rsidRPr="00DF4581" w:rsidR="005E5834">
        <w:t xml:space="preserve">they are introduced </w:t>
      </w:r>
      <w:r w:rsidRPr="00706D73" w:rsidR="005E5834">
        <w:t>in</w:t>
      </w:r>
      <w:r w:rsidR="005E5834">
        <w:t>to</w:t>
      </w:r>
      <w:r w:rsidRPr="00DF4581" w:rsidR="005E5834">
        <w:t xml:space="preserve"> the top nest of </w:t>
      </w:r>
      <w:r w:rsidR="005E5834">
        <w:t>the</w:t>
      </w:r>
      <w:r w:rsidRPr="00706D73" w:rsidR="005E5834">
        <w:t xml:space="preserve"> sector</w:t>
      </w:r>
      <w:r w:rsidR="005E5834">
        <w:t>-specific production function</w:t>
      </w:r>
      <w:r w:rsidRPr="00DF4581" w:rsidR="005E5834">
        <w:t xml:space="preserve"> </w:t>
      </w:r>
      <w:r w:rsidR="005E5834">
        <w:t>from which they are produced</w:t>
      </w:r>
      <w:r w:rsidRPr="00DF4581" w:rsidR="005E5834">
        <w:t xml:space="preserve"> in ADAGE (see Figure </w:t>
      </w:r>
      <w:r w:rsidR="00AA1AD6">
        <w:t>5</w:t>
      </w:r>
      <w:r w:rsidRPr="00DF4581" w:rsidR="005E5834">
        <w:t>-1). Unlike the zero elasticity of substitution between CO</w:t>
      </w:r>
      <w:r w:rsidRPr="00322DDE" w:rsidR="005E5834">
        <w:rPr>
          <w:vertAlign w:val="subscript"/>
        </w:rPr>
        <w:t>2</w:t>
      </w:r>
      <w:r w:rsidRPr="00706D73" w:rsidR="005E5834">
        <w:t xml:space="preserve"> and fossil fuel combustion, the elasticity of substitution between GHG emissions and the rest</w:t>
      </w:r>
      <w:r w:rsidR="005E5834">
        <w:t xml:space="preserve"> of the</w:t>
      </w:r>
      <w:r w:rsidRPr="00706D73" w:rsidR="005E5834">
        <w:t xml:space="preserve"> input bundle </w:t>
      </w:r>
      <w:r w:rsidR="005E5834">
        <w:t>was</w:t>
      </w:r>
      <w:r w:rsidRPr="00706D73" w:rsidR="005E5834">
        <w:t xml:space="preserve"> </w:t>
      </w:r>
      <w:r w:rsidR="005E5834">
        <w:t>adapted</w:t>
      </w:r>
      <w:r w:rsidRPr="00706D73" w:rsidR="005E5834">
        <w:t xml:space="preserve"> from Ross</w:t>
      </w:r>
      <w:r w:rsidR="00CC72AC">
        <w:t xml:space="preserve"> (</w:t>
      </w:r>
      <w:r w:rsidRPr="00706D73" w:rsidR="005E5834">
        <w:t xml:space="preserve">2009) and fit to match bottom-up estimates of abatement possibilities. The elasticities of substitution are </w:t>
      </w:r>
      <w:r w:rsidR="005E5834">
        <w:t>presented</w:t>
      </w:r>
      <w:r w:rsidRPr="00706D73" w:rsidR="005E5834">
        <w:t xml:space="preserve"> in Table </w:t>
      </w:r>
      <w:r w:rsidR="00CC72AC">
        <w:t>5</w:t>
      </w:r>
      <w:r w:rsidRPr="00706D73" w:rsidR="005E5834">
        <w:t>-</w:t>
      </w:r>
      <w:r w:rsidR="005E5834">
        <w:t>4</w:t>
      </w:r>
      <w:r w:rsidRPr="00706D73" w:rsidR="005E5834">
        <w:t>.</w:t>
      </w:r>
    </w:p>
    <w:p w:rsidR="005E5834" w:rsidP="005E5834" w:rsidRDefault="005E5834" w14:paraId="106C7BA3" w14:textId="77777777">
      <w:pPr>
        <w:rPr>
          <w:b/>
        </w:rPr>
      </w:pPr>
      <w:bookmarkStart w:name="_Toc503739258" w:id="230"/>
      <w:r>
        <w:br w:type="page"/>
      </w:r>
    </w:p>
    <w:p w:rsidRPr="00733E59" w:rsidR="005E5834" w:rsidP="005E5834" w:rsidRDefault="005E5834" w14:paraId="2CCFD5B0" w14:textId="0E38E488">
      <w:pPr>
        <w:pStyle w:val="TableTitle"/>
      </w:pPr>
      <w:bookmarkStart w:name="_Toc120007941" w:id="231"/>
      <w:r w:rsidRPr="00733E59">
        <w:t xml:space="preserve">Table </w:t>
      </w:r>
      <w:r w:rsidR="00CC72AC">
        <w:t>5</w:t>
      </w:r>
      <w:r w:rsidRPr="00733E59">
        <w:t>-</w:t>
      </w:r>
      <w:r>
        <w:t>4.</w:t>
      </w:r>
      <w:r w:rsidRPr="00733E59">
        <w:t xml:space="preserve"> </w:t>
      </w:r>
      <w:r>
        <w:tab/>
      </w:r>
      <w:r w:rsidRPr="00733E59">
        <w:t>Reference Values of Elasticities of Substitution for Greenhouse Gases</w:t>
      </w:r>
      <w:bookmarkEnd w:id="230"/>
      <w:bookmarkEnd w:id="231"/>
      <w:r w:rsidRPr="00733E59">
        <w:t xml:space="preserve"> </w:t>
      </w:r>
    </w:p>
    <w:tbl>
      <w:tblPr>
        <w:tblW w:w="9360" w:type="dxa"/>
        <w:tblLook w:val="04A0" w:firstRow="1" w:lastRow="0" w:firstColumn="1" w:lastColumn="0" w:noHBand="0" w:noVBand="1"/>
      </w:tblPr>
      <w:tblGrid>
        <w:gridCol w:w="1830"/>
        <w:gridCol w:w="1255"/>
        <w:gridCol w:w="1255"/>
        <w:gridCol w:w="1255"/>
        <w:gridCol w:w="1255"/>
        <w:gridCol w:w="1255"/>
        <w:gridCol w:w="1255"/>
      </w:tblGrid>
      <w:tr w:rsidRPr="00733E59" w:rsidR="005E5834" w:rsidTr="00C35ED2" w14:paraId="348A8A91" w14:textId="77777777">
        <w:trPr>
          <w:trHeight w:val="312"/>
        </w:trPr>
        <w:tc>
          <w:tcPr>
            <w:tcW w:w="1400" w:type="dxa"/>
            <w:tcBorders>
              <w:top w:val="double" w:color="auto" w:sz="4" w:space="0"/>
              <w:left w:val="nil"/>
              <w:bottom w:val="single" w:color="auto" w:sz="4" w:space="0"/>
            </w:tcBorders>
            <w:shd w:val="clear" w:color="auto" w:fill="auto"/>
            <w:noWrap/>
            <w:vAlign w:val="center"/>
            <w:hideMark/>
          </w:tcPr>
          <w:p w:rsidRPr="00733E59" w:rsidR="005E5834" w:rsidP="00C35ED2" w:rsidRDefault="005E5834" w14:paraId="3C4580A1" w14:textId="77777777">
            <w:pPr>
              <w:pStyle w:val="TableHeader"/>
            </w:pPr>
            <w:r w:rsidRPr="2F32AA2D">
              <w:t>Sector</w:t>
            </w:r>
          </w:p>
        </w:tc>
        <w:tc>
          <w:tcPr>
            <w:tcW w:w="960" w:type="dxa"/>
            <w:tcBorders>
              <w:top w:val="double" w:color="auto" w:sz="4" w:space="0"/>
              <w:bottom w:val="single" w:color="auto" w:sz="4" w:space="0"/>
              <w:right w:val="nil"/>
            </w:tcBorders>
            <w:shd w:val="clear" w:color="auto" w:fill="auto"/>
            <w:noWrap/>
            <w:vAlign w:val="center"/>
            <w:hideMark/>
          </w:tcPr>
          <w:p w:rsidRPr="00733E59" w:rsidR="005E5834" w:rsidP="00C35ED2" w:rsidRDefault="005E5834" w14:paraId="51646319" w14:textId="77777777">
            <w:pPr>
              <w:pStyle w:val="TableHeader"/>
            </w:pPr>
            <w:r w:rsidRPr="2F32AA2D">
              <w:t>CO</w:t>
            </w:r>
            <w:r w:rsidRPr="2F32AA2D">
              <w:rPr>
                <w:vertAlign w:val="subscript"/>
              </w:rPr>
              <w:t>2</w:t>
            </w:r>
          </w:p>
        </w:tc>
        <w:tc>
          <w:tcPr>
            <w:tcW w:w="960" w:type="dxa"/>
            <w:tcBorders>
              <w:top w:val="double" w:color="auto" w:sz="4" w:space="0"/>
              <w:left w:val="nil"/>
              <w:bottom w:val="single" w:color="auto" w:sz="4" w:space="0"/>
              <w:right w:val="nil"/>
            </w:tcBorders>
            <w:shd w:val="clear" w:color="auto" w:fill="auto"/>
            <w:noWrap/>
            <w:vAlign w:val="center"/>
            <w:hideMark/>
          </w:tcPr>
          <w:p w:rsidRPr="00733E59" w:rsidR="005E5834" w:rsidP="00C35ED2" w:rsidRDefault="005E5834" w14:paraId="133AA248" w14:textId="77777777">
            <w:pPr>
              <w:pStyle w:val="TableHeader"/>
            </w:pPr>
            <w:r w:rsidRPr="2F32AA2D">
              <w:t>CH</w:t>
            </w:r>
            <w:r w:rsidRPr="2F32AA2D">
              <w:rPr>
                <w:vertAlign w:val="subscript"/>
              </w:rPr>
              <w:t>4</w:t>
            </w:r>
          </w:p>
        </w:tc>
        <w:tc>
          <w:tcPr>
            <w:tcW w:w="960" w:type="dxa"/>
            <w:tcBorders>
              <w:top w:val="double" w:color="auto" w:sz="4" w:space="0"/>
              <w:left w:val="nil"/>
              <w:bottom w:val="single" w:color="auto" w:sz="4" w:space="0"/>
              <w:right w:val="nil"/>
            </w:tcBorders>
            <w:shd w:val="clear" w:color="auto" w:fill="auto"/>
            <w:noWrap/>
            <w:vAlign w:val="center"/>
            <w:hideMark/>
          </w:tcPr>
          <w:p w:rsidRPr="00733E59" w:rsidR="005E5834" w:rsidP="00C35ED2" w:rsidRDefault="005E5834" w14:paraId="4B7062B9" w14:textId="77777777">
            <w:pPr>
              <w:pStyle w:val="TableHeader"/>
            </w:pPr>
            <w:r w:rsidRPr="2F32AA2D">
              <w:t>N</w:t>
            </w:r>
            <w:r w:rsidRPr="2F32AA2D">
              <w:rPr>
                <w:vertAlign w:val="subscript"/>
              </w:rPr>
              <w:t>2</w:t>
            </w:r>
            <w:r w:rsidRPr="2F32AA2D">
              <w:t>O</w:t>
            </w:r>
          </w:p>
        </w:tc>
        <w:tc>
          <w:tcPr>
            <w:tcW w:w="960" w:type="dxa"/>
            <w:tcBorders>
              <w:top w:val="double" w:color="auto" w:sz="4" w:space="0"/>
              <w:left w:val="nil"/>
              <w:bottom w:val="single" w:color="auto" w:sz="4" w:space="0"/>
              <w:right w:val="nil"/>
            </w:tcBorders>
            <w:shd w:val="clear" w:color="auto" w:fill="auto"/>
            <w:noWrap/>
            <w:vAlign w:val="center"/>
            <w:hideMark/>
          </w:tcPr>
          <w:p w:rsidRPr="00733E59" w:rsidR="005E5834" w:rsidP="00C35ED2" w:rsidRDefault="005E5834" w14:paraId="31882062" w14:textId="77777777">
            <w:pPr>
              <w:pStyle w:val="TableHeader"/>
            </w:pPr>
            <w:r w:rsidRPr="2F32AA2D">
              <w:t>HFC</w:t>
            </w:r>
          </w:p>
        </w:tc>
        <w:tc>
          <w:tcPr>
            <w:tcW w:w="960" w:type="dxa"/>
            <w:tcBorders>
              <w:top w:val="double" w:color="auto" w:sz="4" w:space="0"/>
              <w:left w:val="nil"/>
              <w:bottom w:val="single" w:color="auto" w:sz="4" w:space="0"/>
              <w:right w:val="nil"/>
            </w:tcBorders>
            <w:shd w:val="clear" w:color="auto" w:fill="auto"/>
            <w:noWrap/>
            <w:vAlign w:val="center"/>
            <w:hideMark/>
          </w:tcPr>
          <w:p w:rsidRPr="00733E59" w:rsidR="005E5834" w:rsidP="00C35ED2" w:rsidRDefault="005E5834" w14:paraId="4E4F2CE3" w14:textId="77777777">
            <w:pPr>
              <w:pStyle w:val="TableHeader"/>
            </w:pPr>
            <w:r w:rsidRPr="2F32AA2D">
              <w:t>PFC</w:t>
            </w:r>
          </w:p>
        </w:tc>
        <w:tc>
          <w:tcPr>
            <w:tcW w:w="960" w:type="dxa"/>
            <w:tcBorders>
              <w:top w:val="double" w:color="auto" w:sz="4" w:space="0"/>
              <w:left w:val="nil"/>
              <w:bottom w:val="single" w:color="auto" w:sz="4" w:space="0"/>
              <w:right w:val="nil"/>
            </w:tcBorders>
            <w:shd w:val="clear" w:color="auto" w:fill="auto"/>
            <w:noWrap/>
            <w:vAlign w:val="center"/>
            <w:hideMark/>
          </w:tcPr>
          <w:p w:rsidRPr="00733E59" w:rsidR="005E5834" w:rsidP="00C35ED2" w:rsidRDefault="005E5834" w14:paraId="4E79DFC6" w14:textId="77777777">
            <w:pPr>
              <w:pStyle w:val="TableHeader"/>
            </w:pPr>
            <w:r w:rsidRPr="2F32AA2D">
              <w:t>SF</w:t>
            </w:r>
            <w:r w:rsidRPr="2F32AA2D">
              <w:rPr>
                <w:vertAlign w:val="subscript"/>
              </w:rPr>
              <w:t>6</w:t>
            </w:r>
          </w:p>
        </w:tc>
      </w:tr>
      <w:tr w:rsidRPr="00733E59" w:rsidR="005E5834" w:rsidTr="00C35ED2" w14:paraId="0CC3A28C" w14:textId="77777777">
        <w:trPr>
          <w:trHeight w:val="288"/>
        </w:trPr>
        <w:tc>
          <w:tcPr>
            <w:tcW w:w="1400" w:type="dxa"/>
            <w:tcBorders>
              <w:top w:val="single" w:color="auto" w:sz="4" w:space="0"/>
              <w:left w:val="nil"/>
              <w:bottom w:val="nil"/>
            </w:tcBorders>
            <w:shd w:val="clear" w:color="auto" w:fill="auto"/>
            <w:noWrap/>
            <w:vAlign w:val="center"/>
            <w:hideMark/>
          </w:tcPr>
          <w:p w:rsidRPr="00733E59" w:rsidR="005E5834" w:rsidP="00C35ED2" w:rsidRDefault="005E5834" w14:paraId="41F2BC22" w14:textId="77777777">
            <w:pPr>
              <w:pStyle w:val="TableText"/>
            </w:pPr>
            <w:r w:rsidRPr="2F32AA2D">
              <w:t>Household</w:t>
            </w:r>
          </w:p>
        </w:tc>
        <w:tc>
          <w:tcPr>
            <w:tcW w:w="960" w:type="dxa"/>
            <w:tcBorders>
              <w:top w:val="single" w:color="auto" w:sz="4" w:space="0"/>
              <w:bottom w:val="nil"/>
              <w:right w:val="nil"/>
            </w:tcBorders>
            <w:shd w:val="clear" w:color="auto" w:fill="auto"/>
            <w:noWrap/>
            <w:vAlign w:val="center"/>
            <w:hideMark/>
          </w:tcPr>
          <w:p w:rsidRPr="00733E59" w:rsidR="005E5834" w:rsidP="00C35ED2" w:rsidRDefault="005E5834" w14:paraId="18284DEE" w14:textId="77777777">
            <w:pPr>
              <w:pStyle w:val="TableText"/>
              <w:jc w:val="center"/>
            </w:pPr>
            <w:r w:rsidRPr="2F32AA2D">
              <w:t>0</w:t>
            </w:r>
          </w:p>
        </w:tc>
        <w:tc>
          <w:tcPr>
            <w:tcW w:w="960" w:type="dxa"/>
            <w:tcBorders>
              <w:top w:val="single" w:color="auto" w:sz="4" w:space="0"/>
              <w:left w:val="nil"/>
              <w:bottom w:val="nil"/>
              <w:right w:val="nil"/>
            </w:tcBorders>
            <w:shd w:val="clear" w:color="auto" w:fill="auto"/>
            <w:noWrap/>
            <w:vAlign w:val="center"/>
            <w:hideMark/>
          </w:tcPr>
          <w:p w:rsidRPr="00733E59" w:rsidR="005E5834" w:rsidP="00C35ED2" w:rsidRDefault="005E5834" w14:paraId="5D425450" w14:textId="77777777">
            <w:pPr>
              <w:pStyle w:val="TableText"/>
              <w:jc w:val="center"/>
            </w:pPr>
            <w:r w:rsidRPr="2F32AA2D">
              <w:t>0.21</w:t>
            </w:r>
          </w:p>
        </w:tc>
        <w:tc>
          <w:tcPr>
            <w:tcW w:w="960" w:type="dxa"/>
            <w:tcBorders>
              <w:top w:val="single" w:color="auto" w:sz="4" w:space="0"/>
              <w:left w:val="nil"/>
              <w:bottom w:val="nil"/>
              <w:right w:val="nil"/>
            </w:tcBorders>
            <w:shd w:val="clear" w:color="auto" w:fill="auto"/>
            <w:noWrap/>
            <w:vAlign w:val="bottom"/>
            <w:hideMark/>
          </w:tcPr>
          <w:p w:rsidRPr="00733E59" w:rsidR="005E5834" w:rsidP="00C35ED2" w:rsidRDefault="005E5834" w14:paraId="54A96B63" w14:textId="77777777">
            <w:pPr>
              <w:pStyle w:val="TableText"/>
              <w:jc w:val="center"/>
              <w:rPr>
                <w:color w:val="000000"/>
              </w:rPr>
            </w:pPr>
            <w:r>
              <w:rPr>
                <w:color w:val="000000"/>
              </w:rPr>
              <w:t> </w:t>
            </w:r>
          </w:p>
        </w:tc>
        <w:tc>
          <w:tcPr>
            <w:tcW w:w="960" w:type="dxa"/>
            <w:tcBorders>
              <w:top w:val="single" w:color="auto" w:sz="4" w:space="0"/>
              <w:left w:val="nil"/>
              <w:bottom w:val="nil"/>
              <w:right w:val="nil"/>
            </w:tcBorders>
            <w:shd w:val="clear" w:color="auto" w:fill="auto"/>
            <w:noWrap/>
            <w:vAlign w:val="bottom"/>
            <w:hideMark/>
          </w:tcPr>
          <w:p w:rsidRPr="00733E59" w:rsidR="005E5834" w:rsidP="00C35ED2" w:rsidRDefault="005E5834" w14:paraId="02898524" w14:textId="77777777">
            <w:pPr>
              <w:pStyle w:val="TableText"/>
              <w:jc w:val="center"/>
            </w:pPr>
            <w:r>
              <w:rPr>
                <w:color w:val="000000"/>
              </w:rPr>
              <w:t> </w:t>
            </w:r>
          </w:p>
        </w:tc>
        <w:tc>
          <w:tcPr>
            <w:tcW w:w="960" w:type="dxa"/>
            <w:tcBorders>
              <w:top w:val="single" w:color="auto" w:sz="4" w:space="0"/>
              <w:left w:val="nil"/>
              <w:bottom w:val="nil"/>
              <w:right w:val="nil"/>
            </w:tcBorders>
            <w:shd w:val="clear" w:color="auto" w:fill="auto"/>
            <w:noWrap/>
            <w:vAlign w:val="bottom"/>
            <w:hideMark/>
          </w:tcPr>
          <w:p w:rsidRPr="00733E59" w:rsidR="005E5834" w:rsidP="00C35ED2" w:rsidRDefault="005E5834" w14:paraId="70C57730" w14:textId="77777777">
            <w:pPr>
              <w:pStyle w:val="TableText"/>
              <w:jc w:val="center"/>
            </w:pPr>
            <w:r>
              <w:rPr>
                <w:color w:val="000000"/>
              </w:rPr>
              <w:t> </w:t>
            </w:r>
          </w:p>
        </w:tc>
        <w:tc>
          <w:tcPr>
            <w:tcW w:w="960" w:type="dxa"/>
            <w:tcBorders>
              <w:top w:val="single" w:color="auto" w:sz="4" w:space="0"/>
              <w:left w:val="nil"/>
              <w:bottom w:val="nil"/>
              <w:right w:val="nil"/>
            </w:tcBorders>
            <w:shd w:val="clear" w:color="auto" w:fill="auto"/>
            <w:noWrap/>
            <w:vAlign w:val="center"/>
            <w:hideMark/>
          </w:tcPr>
          <w:p w:rsidRPr="00733E59" w:rsidR="005E5834" w:rsidP="00C35ED2" w:rsidRDefault="005E5834" w14:paraId="627A66B9" w14:textId="77777777">
            <w:pPr>
              <w:pStyle w:val="TableText"/>
              <w:jc w:val="center"/>
            </w:pPr>
            <w:r>
              <w:rPr>
                <w:color w:val="000000"/>
              </w:rPr>
              <w:t> </w:t>
            </w:r>
          </w:p>
        </w:tc>
      </w:tr>
      <w:tr w:rsidRPr="00733E59" w:rsidR="005E5834" w:rsidTr="00C35ED2" w14:paraId="60AF8822" w14:textId="77777777">
        <w:trPr>
          <w:trHeight w:val="288"/>
        </w:trPr>
        <w:tc>
          <w:tcPr>
            <w:tcW w:w="1400" w:type="dxa"/>
            <w:tcBorders>
              <w:top w:val="nil"/>
              <w:left w:val="nil"/>
              <w:bottom w:val="nil"/>
            </w:tcBorders>
            <w:shd w:val="clear" w:color="auto" w:fill="auto"/>
            <w:noWrap/>
            <w:vAlign w:val="center"/>
            <w:hideMark/>
          </w:tcPr>
          <w:p w:rsidRPr="00733E59" w:rsidR="005E5834" w:rsidP="00C35ED2" w:rsidRDefault="005E5834" w14:paraId="483F9872" w14:textId="77777777">
            <w:pPr>
              <w:pStyle w:val="TableText"/>
            </w:pPr>
            <w:r w:rsidRPr="2F32AA2D">
              <w:t>COL</w:t>
            </w:r>
          </w:p>
        </w:tc>
        <w:tc>
          <w:tcPr>
            <w:tcW w:w="960" w:type="dxa"/>
            <w:tcBorders>
              <w:top w:val="nil"/>
              <w:bottom w:val="nil"/>
              <w:right w:val="nil"/>
            </w:tcBorders>
            <w:shd w:val="clear" w:color="auto" w:fill="auto"/>
            <w:noWrap/>
            <w:vAlign w:val="center"/>
            <w:hideMark/>
          </w:tcPr>
          <w:p w:rsidRPr="00733E59" w:rsidR="005E5834" w:rsidP="00C35ED2" w:rsidRDefault="005E5834" w14:paraId="4AC8211C" w14:textId="77777777">
            <w:pPr>
              <w:pStyle w:val="TableText"/>
              <w:jc w:val="center"/>
            </w:pPr>
            <w:r w:rsidRPr="2F32AA2D">
              <w:t>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7AAB04E3" w14:textId="77777777">
            <w:pPr>
              <w:pStyle w:val="TableText"/>
              <w:jc w:val="center"/>
            </w:pPr>
            <w:r w:rsidRPr="2F32AA2D">
              <w:t>0.40</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0DE770E1" w14:textId="77777777">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02E21752" w14:textId="77777777">
            <w:pPr>
              <w:pStyle w:val="TableText"/>
              <w:jc w:val="cente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36A56561" w14:textId="77777777">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022F03C0" w14:textId="77777777">
            <w:pPr>
              <w:pStyle w:val="TableText"/>
              <w:jc w:val="center"/>
            </w:pPr>
            <w:r>
              <w:rPr>
                <w:color w:val="000000"/>
              </w:rPr>
              <w:t> </w:t>
            </w:r>
          </w:p>
        </w:tc>
      </w:tr>
      <w:tr w:rsidRPr="00733E59" w:rsidR="005E5834" w:rsidTr="00C35ED2" w14:paraId="5B00E63A" w14:textId="77777777">
        <w:trPr>
          <w:trHeight w:val="288"/>
        </w:trPr>
        <w:tc>
          <w:tcPr>
            <w:tcW w:w="1400" w:type="dxa"/>
            <w:tcBorders>
              <w:top w:val="nil"/>
              <w:left w:val="nil"/>
              <w:bottom w:val="nil"/>
            </w:tcBorders>
            <w:shd w:val="clear" w:color="auto" w:fill="auto"/>
            <w:noWrap/>
            <w:vAlign w:val="center"/>
            <w:hideMark/>
          </w:tcPr>
          <w:p w:rsidRPr="00733E59" w:rsidR="005E5834" w:rsidP="00C35ED2" w:rsidRDefault="005E5834" w14:paraId="490660B6" w14:textId="77777777">
            <w:pPr>
              <w:pStyle w:val="TableText"/>
            </w:pPr>
            <w:r w:rsidRPr="2F32AA2D">
              <w:t>ELE</w:t>
            </w:r>
          </w:p>
        </w:tc>
        <w:tc>
          <w:tcPr>
            <w:tcW w:w="960" w:type="dxa"/>
            <w:tcBorders>
              <w:top w:val="nil"/>
              <w:bottom w:val="nil"/>
              <w:right w:val="nil"/>
            </w:tcBorders>
            <w:shd w:val="clear" w:color="auto" w:fill="auto"/>
            <w:noWrap/>
            <w:vAlign w:val="center"/>
            <w:hideMark/>
          </w:tcPr>
          <w:p w:rsidRPr="00733E59" w:rsidR="005E5834" w:rsidP="00C35ED2" w:rsidRDefault="005E5834" w14:paraId="14B9073A" w14:textId="77777777">
            <w:pPr>
              <w:pStyle w:val="TableText"/>
              <w:jc w:val="center"/>
            </w:pPr>
            <w:r w:rsidRPr="2F32AA2D">
              <w:t>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1956FF22" w14:textId="77777777">
            <w:pPr>
              <w:pStyle w:val="TableText"/>
              <w:jc w:val="center"/>
            </w:pPr>
            <w:r w:rsidRPr="2F32AA2D">
              <w:t>0.11</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398684A2" w14:textId="77777777">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789B070D" w14:textId="77777777">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6E6A7382" w14:textId="77777777">
            <w:pPr>
              <w:pStyle w:val="TableText"/>
              <w:jc w:val="center"/>
            </w:pPr>
            <w:r w:rsidRPr="2F32AA2D">
              <w:t>0.16</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04DE30C0" w14:textId="77777777">
            <w:pPr>
              <w:pStyle w:val="TableText"/>
              <w:jc w:val="center"/>
              <w:rPr>
                <w:color w:val="000000"/>
              </w:rPr>
            </w:pPr>
            <w:r>
              <w:rPr>
                <w:color w:val="000000"/>
              </w:rPr>
              <w:t> </w:t>
            </w:r>
          </w:p>
        </w:tc>
      </w:tr>
      <w:tr w:rsidRPr="00733E59" w:rsidR="005E5834" w:rsidTr="00C35ED2" w14:paraId="17994DEC" w14:textId="77777777">
        <w:trPr>
          <w:trHeight w:val="288"/>
        </w:trPr>
        <w:tc>
          <w:tcPr>
            <w:tcW w:w="1400" w:type="dxa"/>
            <w:tcBorders>
              <w:top w:val="nil"/>
              <w:left w:val="nil"/>
              <w:bottom w:val="nil"/>
            </w:tcBorders>
            <w:shd w:val="clear" w:color="auto" w:fill="auto"/>
            <w:noWrap/>
            <w:vAlign w:val="center"/>
            <w:hideMark/>
          </w:tcPr>
          <w:p w:rsidRPr="00733E59" w:rsidR="005E5834" w:rsidP="00C35ED2" w:rsidRDefault="005E5834" w14:paraId="4C8D2CEA" w14:textId="77777777">
            <w:pPr>
              <w:pStyle w:val="TableText"/>
            </w:pPr>
            <w:r w:rsidRPr="2F32AA2D">
              <w:t>GAS</w:t>
            </w:r>
          </w:p>
        </w:tc>
        <w:tc>
          <w:tcPr>
            <w:tcW w:w="960" w:type="dxa"/>
            <w:tcBorders>
              <w:top w:val="nil"/>
              <w:bottom w:val="nil"/>
              <w:right w:val="nil"/>
            </w:tcBorders>
            <w:shd w:val="clear" w:color="auto" w:fill="auto"/>
            <w:noWrap/>
            <w:vAlign w:val="center"/>
            <w:hideMark/>
          </w:tcPr>
          <w:p w:rsidRPr="00733E59" w:rsidR="005E5834" w:rsidP="00C35ED2" w:rsidRDefault="005E5834" w14:paraId="5F00F1C9" w14:textId="77777777">
            <w:pPr>
              <w:pStyle w:val="TableText"/>
              <w:jc w:val="center"/>
            </w:pPr>
            <w:r w:rsidRPr="2F32AA2D">
              <w:t>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4248919F" w14:textId="77777777">
            <w:pPr>
              <w:pStyle w:val="TableText"/>
              <w:jc w:val="center"/>
            </w:pPr>
            <w:r w:rsidRPr="2F32AA2D">
              <w:t>0.13</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75076649" w14:textId="77777777">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37EC0371" w14:textId="77777777">
            <w:pPr>
              <w:pStyle w:val="TableText"/>
              <w:jc w:val="cente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744CE8E1" w14:textId="77777777">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458EEFFB" w14:textId="77777777">
            <w:pPr>
              <w:pStyle w:val="TableText"/>
              <w:jc w:val="center"/>
            </w:pPr>
            <w:r>
              <w:rPr>
                <w:color w:val="000000"/>
              </w:rPr>
              <w:t> </w:t>
            </w:r>
          </w:p>
        </w:tc>
      </w:tr>
      <w:tr w:rsidRPr="00733E59" w:rsidR="005E5834" w:rsidTr="00C35ED2" w14:paraId="4D425297" w14:textId="77777777">
        <w:trPr>
          <w:trHeight w:val="288"/>
        </w:trPr>
        <w:tc>
          <w:tcPr>
            <w:tcW w:w="1400" w:type="dxa"/>
            <w:tcBorders>
              <w:top w:val="nil"/>
              <w:left w:val="nil"/>
              <w:bottom w:val="nil"/>
            </w:tcBorders>
            <w:shd w:val="clear" w:color="auto" w:fill="auto"/>
            <w:noWrap/>
            <w:vAlign w:val="center"/>
            <w:hideMark/>
          </w:tcPr>
          <w:p w:rsidRPr="00733E59" w:rsidR="005E5834" w:rsidP="00C35ED2" w:rsidRDefault="005E5834" w14:paraId="6F4F1320" w14:textId="77777777">
            <w:pPr>
              <w:pStyle w:val="TableText"/>
            </w:pPr>
            <w:r w:rsidRPr="2F32AA2D">
              <w:t>OIL</w:t>
            </w:r>
          </w:p>
        </w:tc>
        <w:tc>
          <w:tcPr>
            <w:tcW w:w="960" w:type="dxa"/>
            <w:tcBorders>
              <w:top w:val="nil"/>
              <w:bottom w:val="nil"/>
              <w:right w:val="nil"/>
            </w:tcBorders>
            <w:shd w:val="clear" w:color="auto" w:fill="auto"/>
            <w:noWrap/>
            <w:vAlign w:val="center"/>
            <w:hideMark/>
          </w:tcPr>
          <w:p w:rsidRPr="00733E59" w:rsidR="005E5834" w:rsidP="00C35ED2" w:rsidRDefault="005E5834" w14:paraId="479D9BE6" w14:textId="77777777">
            <w:pPr>
              <w:pStyle w:val="TableText"/>
              <w:jc w:val="center"/>
            </w:pPr>
            <w:r w:rsidRPr="2F32AA2D">
              <w:t>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0472A857" w14:textId="77777777">
            <w:pPr>
              <w:pStyle w:val="TableText"/>
              <w:jc w:val="center"/>
            </w:pPr>
            <w:r w:rsidRPr="2F32AA2D">
              <w:t>0.10</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3DB0C6A8" w14:textId="77777777">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41C1E596" w14:textId="77777777">
            <w:pPr>
              <w:pStyle w:val="TableText"/>
              <w:jc w:val="cente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46917B11" w14:textId="77777777">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562B1144" w14:textId="77777777">
            <w:pPr>
              <w:pStyle w:val="TableText"/>
              <w:jc w:val="center"/>
            </w:pPr>
            <w:r>
              <w:rPr>
                <w:color w:val="000000"/>
              </w:rPr>
              <w:t> </w:t>
            </w:r>
          </w:p>
        </w:tc>
      </w:tr>
      <w:tr w:rsidRPr="00733E59" w:rsidR="005E5834" w:rsidTr="00C35ED2" w14:paraId="512671C0" w14:textId="77777777">
        <w:trPr>
          <w:trHeight w:val="288"/>
        </w:trPr>
        <w:tc>
          <w:tcPr>
            <w:tcW w:w="1400" w:type="dxa"/>
            <w:tcBorders>
              <w:top w:val="nil"/>
              <w:left w:val="nil"/>
              <w:bottom w:val="nil"/>
            </w:tcBorders>
            <w:shd w:val="clear" w:color="auto" w:fill="auto"/>
            <w:noWrap/>
            <w:vAlign w:val="center"/>
            <w:hideMark/>
          </w:tcPr>
          <w:p w:rsidRPr="00733E59" w:rsidR="005E5834" w:rsidP="00C35ED2" w:rsidRDefault="005E5834" w14:paraId="0467527C" w14:textId="77777777">
            <w:pPr>
              <w:pStyle w:val="TableText"/>
            </w:pPr>
            <w:r w:rsidRPr="2F32AA2D">
              <w:t>AG</w:t>
            </w:r>
          </w:p>
        </w:tc>
        <w:tc>
          <w:tcPr>
            <w:tcW w:w="960" w:type="dxa"/>
            <w:tcBorders>
              <w:top w:val="nil"/>
              <w:bottom w:val="nil"/>
              <w:right w:val="nil"/>
            </w:tcBorders>
            <w:shd w:val="clear" w:color="auto" w:fill="auto"/>
            <w:noWrap/>
            <w:vAlign w:val="center"/>
            <w:hideMark/>
          </w:tcPr>
          <w:p w:rsidRPr="00733E59" w:rsidR="005E5834" w:rsidP="00C35ED2" w:rsidRDefault="005E5834" w14:paraId="0AD41A8B" w14:textId="77777777">
            <w:pPr>
              <w:pStyle w:val="TableText"/>
              <w:jc w:val="center"/>
            </w:pPr>
            <w:r w:rsidRPr="2F32AA2D">
              <w:t>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060B0284" w14:textId="77777777">
            <w:pPr>
              <w:pStyle w:val="TableText"/>
              <w:jc w:val="center"/>
            </w:pPr>
            <w:r w:rsidRPr="2F32AA2D">
              <w:t>0.05</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6F6C4862" w14:textId="77777777">
            <w:pPr>
              <w:pStyle w:val="TableText"/>
              <w:jc w:val="center"/>
            </w:pPr>
            <w:r w:rsidRPr="2F32AA2D">
              <w:t>0.07</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2821CDEA" w14:textId="77777777">
            <w:pPr>
              <w:pStyle w:val="TableText"/>
              <w:jc w:val="center"/>
              <w:rPr>
                <w:color w:val="000000"/>
              </w:rPr>
            </w:pPr>
            <w:r>
              <w:rPr>
                <w:color w:val="000000"/>
              </w:rPr>
              <w:t> </w:t>
            </w:r>
          </w:p>
        </w:tc>
        <w:tc>
          <w:tcPr>
            <w:tcW w:w="960" w:type="dxa"/>
            <w:tcBorders>
              <w:top w:val="nil"/>
              <w:left w:val="nil"/>
              <w:bottom w:val="nil"/>
              <w:right w:val="nil"/>
            </w:tcBorders>
            <w:shd w:val="clear" w:color="auto" w:fill="auto"/>
            <w:noWrap/>
            <w:vAlign w:val="bottom"/>
            <w:hideMark/>
          </w:tcPr>
          <w:p w:rsidRPr="00733E59" w:rsidR="005E5834" w:rsidP="00C35ED2" w:rsidRDefault="005E5834" w14:paraId="33E55CA8" w14:textId="77777777">
            <w:pPr>
              <w:pStyle w:val="TableText"/>
              <w:jc w:val="center"/>
            </w:pPr>
            <w:r>
              <w:rPr>
                <w:color w:val="000000"/>
              </w:rPr>
              <w:t> </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012059EC" w14:textId="77777777">
            <w:pPr>
              <w:pStyle w:val="TableText"/>
              <w:jc w:val="center"/>
            </w:pPr>
            <w:r>
              <w:rPr>
                <w:color w:val="000000"/>
              </w:rPr>
              <w:t> </w:t>
            </w:r>
          </w:p>
        </w:tc>
      </w:tr>
      <w:tr w:rsidRPr="00733E59" w:rsidR="005E5834" w:rsidTr="00C35ED2" w14:paraId="277DB0F6" w14:textId="77777777">
        <w:trPr>
          <w:trHeight w:val="288"/>
        </w:trPr>
        <w:tc>
          <w:tcPr>
            <w:tcW w:w="1400" w:type="dxa"/>
            <w:tcBorders>
              <w:top w:val="nil"/>
              <w:left w:val="nil"/>
              <w:bottom w:val="nil"/>
            </w:tcBorders>
            <w:shd w:val="clear" w:color="auto" w:fill="auto"/>
            <w:noWrap/>
            <w:vAlign w:val="center"/>
            <w:hideMark/>
          </w:tcPr>
          <w:p w:rsidRPr="00733E59" w:rsidR="005E5834" w:rsidP="00C35ED2" w:rsidRDefault="005E5834" w14:paraId="4AE6A360" w14:textId="77777777">
            <w:pPr>
              <w:pStyle w:val="TableText"/>
            </w:pPr>
            <w:proofErr w:type="spellStart"/>
            <w:r>
              <w:t>Eim</w:t>
            </w:r>
            <w:proofErr w:type="spellEnd"/>
          </w:p>
        </w:tc>
        <w:tc>
          <w:tcPr>
            <w:tcW w:w="960" w:type="dxa"/>
            <w:tcBorders>
              <w:top w:val="nil"/>
              <w:bottom w:val="nil"/>
              <w:right w:val="nil"/>
            </w:tcBorders>
            <w:shd w:val="clear" w:color="auto" w:fill="auto"/>
            <w:noWrap/>
            <w:vAlign w:val="center"/>
            <w:hideMark/>
          </w:tcPr>
          <w:p w:rsidRPr="00733E59" w:rsidR="005E5834" w:rsidP="00C35ED2" w:rsidRDefault="005E5834" w14:paraId="0D1669E7" w14:textId="77777777">
            <w:pPr>
              <w:pStyle w:val="TableText"/>
              <w:jc w:val="center"/>
            </w:pPr>
            <w:r w:rsidRPr="2F32AA2D">
              <w:t>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2FE97618" w14:textId="77777777">
            <w:pPr>
              <w:pStyle w:val="TableText"/>
              <w:jc w:val="center"/>
            </w:pPr>
            <w:r w:rsidRPr="2F32AA2D">
              <w:t>0.11</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2A6452E2" w14:textId="77777777">
            <w:pPr>
              <w:pStyle w:val="TableText"/>
              <w:jc w:val="center"/>
            </w:pPr>
            <w:r w:rsidRPr="2F32AA2D">
              <w:t>0.70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65CC6B9C" w14:textId="77777777">
            <w:pPr>
              <w:pStyle w:val="TableText"/>
              <w:jc w:val="center"/>
            </w:pPr>
            <w:r w:rsidRPr="2F32AA2D">
              <w:t>0.40</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6E4932C2" w14:textId="77777777">
            <w:pPr>
              <w:pStyle w:val="TableText"/>
              <w:jc w:val="center"/>
            </w:pPr>
            <w:r w:rsidRPr="2F32AA2D">
              <w:t>0.12</w:t>
            </w:r>
          </w:p>
        </w:tc>
        <w:tc>
          <w:tcPr>
            <w:tcW w:w="960" w:type="dxa"/>
            <w:tcBorders>
              <w:top w:val="nil"/>
              <w:left w:val="nil"/>
              <w:bottom w:val="nil"/>
              <w:right w:val="nil"/>
            </w:tcBorders>
            <w:shd w:val="clear" w:color="auto" w:fill="auto"/>
            <w:noWrap/>
            <w:vAlign w:val="center"/>
            <w:hideMark/>
          </w:tcPr>
          <w:p w:rsidRPr="00733E59" w:rsidR="005E5834" w:rsidP="00C35ED2" w:rsidRDefault="005E5834" w14:paraId="092D3CAF" w14:textId="77777777">
            <w:pPr>
              <w:pStyle w:val="TableText"/>
              <w:jc w:val="center"/>
            </w:pPr>
            <w:r w:rsidRPr="2F32AA2D">
              <w:t>0.60</w:t>
            </w:r>
          </w:p>
        </w:tc>
      </w:tr>
      <w:tr w:rsidRPr="00733E59" w:rsidR="005E5834" w:rsidTr="00C35ED2" w14:paraId="79932B6E" w14:textId="77777777">
        <w:trPr>
          <w:trHeight w:val="300"/>
        </w:trPr>
        <w:tc>
          <w:tcPr>
            <w:tcW w:w="1400" w:type="dxa"/>
            <w:tcBorders>
              <w:top w:val="nil"/>
              <w:left w:val="nil"/>
              <w:bottom w:val="double" w:color="auto" w:sz="4" w:space="0"/>
            </w:tcBorders>
            <w:shd w:val="clear" w:color="auto" w:fill="auto"/>
            <w:noWrap/>
            <w:vAlign w:val="center"/>
            <w:hideMark/>
          </w:tcPr>
          <w:p w:rsidRPr="00733E59" w:rsidR="005E5834" w:rsidP="00C35ED2" w:rsidRDefault="005E5834" w14:paraId="1BFA875D" w14:textId="77777777">
            <w:pPr>
              <w:pStyle w:val="TableText"/>
            </w:pPr>
            <w:r>
              <w:t>Man</w:t>
            </w:r>
          </w:p>
        </w:tc>
        <w:tc>
          <w:tcPr>
            <w:tcW w:w="960" w:type="dxa"/>
            <w:tcBorders>
              <w:top w:val="nil"/>
              <w:bottom w:val="double" w:color="auto" w:sz="4" w:space="0"/>
              <w:right w:val="nil"/>
            </w:tcBorders>
            <w:shd w:val="clear" w:color="auto" w:fill="auto"/>
            <w:noWrap/>
            <w:vAlign w:val="center"/>
            <w:hideMark/>
          </w:tcPr>
          <w:p w:rsidRPr="00733E59" w:rsidR="005E5834" w:rsidP="00C35ED2" w:rsidRDefault="005E5834" w14:paraId="7527C4E3" w14:textId="77777777">
            <w:pPr>
              <w:pStyle w:val="TableText"/>
              <w:jc w:val="center"/>
            </w:pPr>
            <w:r w:rsidRPr="2F32AA2D">
              <w:t>0</w:t>
            </w:r>
          </w:p>
        </w:tc>
        <w:tc>
          <w:tcPr>
            <w:tcW w:w="960" w:type="dxa"/>
            <w:tcBorders>
              <w:top w:val="nil"/>
              <w:left w:val="nil"/>
              <w:bottom w:val="double" w:color="auto" w:sz="4" w:space="0"/>
              <w:right w:val="nil"/>
            </w:tcBorders>
            <w:shd w:val="clear" w:color="auto" w:fill="auto"/>
            <w:noWrap/>
            <w:vAlign w:val="center"/>
            <w:hideMark/>
          </w:tcPr>
          <w:p w:rsidRPr="00733E59" w:rsidR="005E5834" w:rsidP="00C35ED2" w:rsidRDefault="005E5834" w14:paraId="11B92AF5" w14:textId="77777777">
            <w:pPr>
              <w:pStyle w:val="TableText"/>
              <w:jc w:val="center"/>
            </w:pPr>
            <w:r w:rsidRPr="2F32AA2D">
              <w:t>0.11</w:t>
            </w:r>
          </w:p>
        </w:tc>
        <w:tc>
          <w:tcPr>
            <w:tcW w:w="960" w:type="dxa"/>
            <w:tcBorders>
              <w:top w:val="nil"/>
              <w:left w:val="nil"/>
              <w:bottom w:val="double" w:color="auto" w:sz="4" w:space="0"/>
              <w:right w:val="nil"/>
            </w:tcBorders>
            <w:shd w:val="clear" w:color="auto" w:fill="auto"/>
            <w:noWrap/>
            <w:vAlign w:val="center"/>
            <w:hideMark/>
          </w:tcPr>
          <w:p w:rsidRPr="00733E59" w:rsidR="005E5834" w:rsidP="00C35ED2" w:rsidRDefault="005E5834" w14:paraId="07B1C177" w14:textId="77777777">
            <w:pPr>
              <w:pStyle w:val="TableText"/>
              <w:jc w:val="center"/>
            </w:pPr>
            <w:r>
              <w:rPr>
                <w:color w:val="000000"/>
              </w:rPr>
              <w:t> </w:t>
            </w:r>
          </w:p>
        </w:tc>
        <w:tc>
          <w:tcPr>
            <w:tcW w:w="960" w:type="dxa"/>
            <w:tcBorders>
              <w:top w:val="nil"/>
              <w:left w:val="nil"/>
              <w:bottom w:val="double" w:color="auto" w:sz="4" w:space="0"/>
              <w:right w:val="nil"/>
            </w:tcBorders>
            <w:shd w:val="clear" w:color="auto" w:fill="auto"/>
            <w:noWrap/>
            <w:vAlign w:val="center"/>
            <w:hideMark/>
          </w:tcPr>
          <w:p w:rsidRPr="00733E59" w:rsidR="005E5834" w:rsidP="00C35ED2" w:rsidRDefault="005E5834" w14:paraId="49579825" w14:textId="77777777">
            <w:pPr>
              <w:pStyle w:val="TableText"/>
              <w:jc w:val="center"/>
            </w:pPr>
            <w:r w:rsidRPr="2F32AA2D">
              <w:t>0.40</w:t>
            </w:r>
          </w:p>
        </w:tc>
        <w:tc>
          <w:tcPr>
            <w:tcW w:w="960" w:type="dxa"/>
            <w:tcBorders>
              <w:top w:val="nil"/>
              <w:left w:val="nil"/>
              <w:bottom w:val="double" w:color="auto" w:sz="4" w:space="0"/>
              <w:right w:val="nil"/>
            </w:tcBorders>
            <w:shd w:val="clear" w:color="auto" w:fill="auto"/>
            <w:noWrap/>
            <w:vAlign w:val="center"/>
            <w:hideMark/>
          </w:tcPr>
          <w:p w:rsidRPr="00733E59" w:rsidR="005E5834" w:rsidP="00C35ED2" w:rsidRDefault="005E5834" w14:paraId="407499D6" w14:textId="77777777">
            <w:pPr>
              <w:pStyle w:val="TableText"/>
              <w:jc w:val="center"/>
            </w:pPr>
            <w:r w:rsidRPr="2F32AA2D">
              <w:t>0.14</w:t>
            </w:r>
          </w:p>
        </w:tc>
        <w:tc>
          <w:tcPr>
            <w:tcW w:w="960" w:type="dxa"/>
            <w:tcBorders>
              <w:top w:val="nil"/>
              <w:left w:val="nil"/>
              <w:bottom w:val="double" w:color="auto" w:sz="4" w:space="0"/>
              <w:right w:val="nil"/>
            </w:tcBorders>
            <w:shd w:val="clear" w:color="auto" w:fill="auto"/>
            <w:noWrap/>
            <w:vAlign w:val="center"/>
            <w:hideMark/>
          </w:tcPr>
          <w:p w:rsidRPr="00733E59" w:rsidR="005E5834" w:rsidP="00C35ED2" w:rsidRDefault="005E5834" w14:paraId="543E6AC7" w14:textId="77777777">
            <w:pPr>
              <w:pStyle w:val="TableText"/>
              <w:jc w:val="center"/>
            </w:pPr>
            <w:r>
              <w:rPr>
                <w:color w:val="000000"/>
              </w:rPr>
              <w:t> </w:t>
            </w:r>
          </w:p>
        </w:tc>
      </w:tr>
    </w:tbl>
    <w:p w:rsidRPr="00733E59" w:rsidR="005E5834" w:rsidP="005E5834" w:rsidRDefault="005E5834" w14:paraId="1DF624AE" w14:textId="77777777">
      <w:pPr>
        <w:pStyle w:val="Source1"/>
      </w:pPr>
      <w:r>
        <w:t xml:space="preserve">Note: </w:t>
      </w:r>
      <w:r>
        <w:tab/>
      </w:r>
      <w:r w:rsidRPr="00733E59">
        <w:t>Household refers to goods and services directly consumed by household</w:t>
      </w:r>
      <w:r>
        <w:t>s</w:t>
      </w:r>
      <w:r w:rsidRPr="00733E59">
        <w:t>; AG represents all agricultural sectors such as crops, livestock</w:t>
      </w:r>
      <w:r>
        <w:t>,</w:t>
      </w:r>
      <w:r w:rsidRPr="00733E59">
        <w:t xml:space="preserve"> and forestry. </w:t>
      </w:r>
    </w:p>
    <w:p w:rsidRPr="00706D73" w:rsidR="005E5834" w:rsidP="005E5834" w:rsidRDefault="005E5834" w14:paraId="06E9FBA9" w14:textId="0239A89F">
      <w:pPr>
        <w:pStyle w:val="BodyText"/>
      </w:pPr>
      <w:r w:rsidRPr="00151C2A">
        <w:t>GHG</w:t>
      </w:r>
      <w:r>
        <w:t xml:space="preserve"> data in ADAGE</w:t>
      </w:r>
      <w:r w:rsidRPr="00D752C3">
        <w:t xml:space="preserve"> come from two </w:t>
      </w:r>
      <w:r>
        <w:t>primary</w:t>
      </w:r>
      <w:r w:rsidRPr="009C0E15">
        <w:t xml:space="preserve"> sources: 1) CO</w:t>
      </w:r>
      <w:r w:rsidRPr="00F76612">
        <w:rPr>
          <w:vertAlign w:val="subscript"/>
        </w:rPr>
        <w:t>2</w:t>
      </w:r>
      <w:r w:rsidRPr="0051005E">
        <w:t xml:space="preserve"> emissions from </w:t>
      </w:r>
      <w:r>
        <w:t xml:space="preserve">the </w:t>
      </w:r>
      <w:r w:rsidRPr="0051005E">
        <w:t>Emissions Database for Global Atmospheric Research (EDGAR</w:t>
      </w:r>
      <w:r w:rsidRPr="00AA2F40">
        <w:t>)</w:t>
      </w:r>
      <w:r>
        <w:t xml:space="preserve"> from </w:t>
      </w:r>
      <w:r w:rsidR="00B21AAF">
        <w:t xml:space="preserve">the </w:t>
      </w:r>
      <w:r>
        <w:t>Joint Research Centre (</w:t>
      </w:r>
      <w:r w:rsidR="00B21AAF">
        <w:t>J</w:t>
      </w:r>
      <w:r>
        <w:t>RC) at the European Commission (JRC, 2013) and</w:t>
      </w:r>
      <w:r w:rsidRPr="00AA2F40">
        <w:t xml:space="preserve"> </w:t>
      </w:r>
      <w:r w:rsidRPr="0051005E">
        <w:t xml:space="preserve">2) </w:t>
      </w:r>
      <w:r>
        <w:t>n</w:t>
      </w:r>
      <w:r w:rsidRPr="00AA2F40">
        <w:t>on</w:t>
      </w:r>
      <w:r w:rsidRPr="0051005E">
        <w:t>-CO</w:t>
      </w:r>
      <w:r w:rsidRPr="00B22A0F">
        <w:rPr>
          <w:vertAlign w:val="subscript"/>
        </w:rPr>
        <w:t>2</w:t>
      </w:r>
      <w:r w:rsidRPr="00AD24F4">
        <w:t xml:space="preserve"> </w:t>
      </w:r>
      <w:r w:rsidRPr="00095721">
        <w:t>emission</w:t>
      </w:r>
      <w:r>
        <w:t>s</w:t>
      </w:r>
      <w:r w:rsidRPr="00095721">
        <w:t xml:space="preserve"> </w:t>
      </w:r>
      <w:r w:rsidRPr="00AD24F4">
        <w:t>from</w:t>
      </w:r>
      <w:r w:rsidRPr="00994A32">
        <w:t xml:space="preserve"> </w:t>
      </w:r>
      <w:r w:rsidRPr="00E2059B">
        <w:rPr>
          <w:i/>
        </w:rPr>
        <w:t>Global Non-CO</w:t>
      </w:r>
      <w:r w:rsidRPr="00E2059B">
        <w:rPr>
          <w:i/>
          <w:vertAlign w:val="subscript"/>
        </w:rPr>
        <w:t>2</w:t>
      </w:r>
      <w:r w:rsidRPr="00E2059B">
        <w:rPr>
          <w:i/>
        </w:rPr>
        <w:t xml:space="preserve"> GHG Emissions: 1990-2030</w:t>
      </w:r>
      <w:r w:rsidRPr="00FC74D3">
        <w:t xml:space="preserve"> from EPA</w:t>
      </w:r>
      <w:r>
        <w:t xml:space="preserve"> (2013)</w:t>
      </w:r>
      <w:r w:rsidRPr="00FC74D3">
        <w:t xml:space="preserve">. </w:t>
      </w:r>
      <w:r w:rsidRPr="00706D73">
        <w:t>EDGAR</w:t>
      </w:r>
      <w:r>
        <w:t xml:space="preserve"> version </w:t>
      </w:r>
      <w:r w:rsidRPr="00706D73">
        <w:t>4</w:t>
      </w:r>
      <w:r w:rsidRPr="00FC74D3">
        <w:t>.2 provides CO</w:t>
      </w:r>
      <w:r w:rsidRPr="00E76F54">
        <w:rPr>
          <w:vertAlign w:val="subscript"/>
        </w:rPr>
        <w:t>2</w:t>
      </w:r>
      <w:r w:rsidRPr="00DF4581">
        <w:t xml:space="preserve"> emissions for 32 </w:t>
      </w:r>
      <w:r>
        <w:t xml:space="preserve">emissions </w:t>
      </w:r>
      <w:r w:rsidRPr="00DF4581">
        <w:t xml:space="preserve">sources </w:t>
      </w:r>
      <w:r>
        <w:t xml:space="preserve">in </w:t>
      </w:r>
      <w:r w:rsidRPr="00DF4581">
        <w:t>2010 for more than 230 countries. CO</w:t>
      </w:r>
      <w:r w:rsidRPr="00322DDE">
        <w:rPr>
          <w:vertAlign w:val="subscript"/>
        </w:rPr>
        <w:t>2</w:t>
      </w:r>
      <w:r w:rsidRPr="00706D73">
        <w:t xml:space="preserve"> </w:t>
      </w:r>
      <w:r>
        <w:t xml:space="preserve">emissions </w:t>
      </w:r>
      <w:r w:rsidRPr="00706D73">
        <w:t xml:space="preserve">sources other than fossil fuel combustion and land conversion </w:t>
      </w:r>
      <w:r>
        <w:t>we</w:t>
      </w:r>
      <w:r w:rsidRPr="00706D73">
        <w:t xml:space="preserve">re included and mapped to ADAGE regions and sectors. </w:t>
      </w:r>
      <w:r w:rsidRPr="00E2059B">
        <w:rPr>
          <w:i/>
        </w:rPr>
        <w:t>Global Non-CO</w:t>
      </w:r>
      <w:r w:rsidRPr="00E2059B">
        <w:rPr>
          <w:i/>
          <w:vertAlign w:val="subscript"/>
        </w:rPr>
        <w:t>2</w:t>
      </w:r>
      <w:r w:rsidRPr="00E2059B">
        <w:rPr>
          <w:i/>
        </w:rPr>
        <w:t xml:space="preserve"> GHG Emissions: 1990-2030</w:t>
      </w:r>
      <w:r w:rsidRPr="00706D73">
        <w:t xml:space="preserve"> from EPA provides </w:t>
      </w:r>
      <w:r w:rsidR="00B16B42">
        <w:t xml:space="preserve">historical </w:t>
      </w:r>
      <w:r w:rsidRPr="00706D73">
        <w:t>non-CO</w:t>
      </w:r>
      <w:r w:rsidRPr="00706D73">
        <w:rPr>
          <w:vertAlign w:val="subscript"/>
        </w:rPr>
        <w:t>2</w:t>
      </w:r>
      <w:r w:rsidRPr="00706D73">
        <w:t xml:space="preserve"> emissions (</w:t>
      </w:r>
      <w:r w:rsidRPr="009C0E15">
        <w:t>CH</w:t>
      </w:r>
      <w:r w:rsidRPr="00F76612">
        <w:rPr>
          <w:vertAlign w:val="subscript"/>
        </w:rPr>
        <w:t>4</w:t>
      </w:r>
      <w:r w:rsidRPr="0051005E">
        <w:t>, N</w:t>
      </w:r>
      <w:r w:rsidRPr="00B22A0F">
        <w:rPr>
          <w:vertAlign w:val="subscript"/>
        </w:rPr>
        <w:t>2</w:t>
      </w:r>
      <w:r>
        <w:t>O</w:t>
      </w:r>
      <w:r w:rsidRPr="00AD24F4">
        <w:t xml:space="preserve">, </w:t>
      </w:r>
      <w:r>
        <w:t>PFCs, HFCs</w:t>
      </w:r>
      <w:r w:rsidRPr="00AD24F4">
        <w:t>, and SF</w:t>
      </w:r>
      <w:r w:rsidRPr="00994A32">
        <w:rPr>
          <w:vertAlign w:val="subscript"/>
        </w:rPr>
        <w:t>6</w:t>
      </w:r>
      <w:r w:rsidRPr="00706D73">
        <w:t xml:space="preserve">) </w:t>
      </w:r>
      <w:r w:rsidR="002F69FB">
        <w:t>from</w:t>
      </w:r>
      <w:r w:rsidRPr="00706D73" w:rsidR="002F69FB">
        <w:t xml:space="preserve"> </w:t>
      </w:r>
      <w:r w:rsidRPr="00706D73">
        <w:t>1990</w:t>
      </w:r>
      <w:r w:rsidR="002F69FB">
        <w:t xml:space="preserve"> through </w:t>
      </w:r>
      <w:r w:rsidRPr="00706D73">
        <w:t xml:space="preserve">2010 and projections </w:t>
      </w:r>
      <w:r w:rsidR="002F69FB">
        <w:t>from</w:t>
      </w:r>
      <w:r w:rsidRPr="00706D73" w:rsidR="002F69FB">
        <w:t xml:space="preserve"> </w:t>
      </w:r>
      <w:r w:rsidRPr="00706D73">
        <w:t>2010</w:t>
      </w:r>
      <w:r w:rsidRPr="002F69FB" w:rsidR="002F69FB">
        <w:t xml:space="preserve"> </w:t>
      </w:r>
      <w:r w:rsidR="002F69FB">
        <w:t xml:space="preserve">through </w:t>
      </w:r>
      <w:r w:rsidRPr="00706D73">
        <w:t xml:space="preserve">2030 from more than </w:t>
      </w:r>
      <w:r>
        <w:t>20</w:t>
      </w:r>
      <w:r w:rsidRPr="00706D73">
        <w:t xml:space="preserve"> emissions sources for </w:t>
      </w:r>
      <w:r>
        <w:t>approximately</w:t>
      </w:r>
      <w:r w:rsidRPr="00706D73">
        <w:t xml:space="preserve"> 200 countries. Again, these </w:t>
      </w:r>
      <w:r>
        <w:t>n</w:t>
      </w:r>
      <w:r w:rsidRPr="00706D73">
        <w:t>on-CO</w:t>
      </w:r>
      <w:r w:rsidRPr="00706D73">
        <w:rPr>
          <w:vertAlign w:val="subscript"/>
        </w:rPr>
        <w:t>2</w:t>
      </w:r>
      <w:r w:rsidRPr="00706D73">
        <w:t xml:space="preserve"> emissions </w:t>
      </w:r>
      <w:r>
        <w:t>we</w:t>
      </w:r>
      <w:r w:rsidRPr="00706D73">
        <w:t>re aggregated to ADAGE region</w:t>
      </w:r>
      <w:r w:rsidR="00C927BE">
        <w:t>s</w:t>
      </w:r>
      <w:r w:rsidRPr="00706D73">
        <w:t xml:space="preserve"> and sector</w:t>
      </w:r>
      <w:r w:rsidR="00C927BE">
        <w:t>s</w:t>
      </w:r>
      <w:r w:rsidRPr="00706D73">
        <w:t xml:space="preserve">. </w:t>
      </w:r>
      <w:r>
        <w:t>T</w:t>
      </w:r>
      <w:r w:rsidRPr="00706D73">
        <w:t xml:space="preserve">hese two data sources </w:t>
      </w:r>
      <w:r>
        <w:t>were then merged</w:t>
      </w:r>
      <w:r w:rsidRPr="00706D73">
        <w:t xml:space="preserve"> to obtain base</w:t>
      </w:r>
      <w:r>
        <w:t>-</w:t>
      </w:r>
      <w:r w:rsidRPr="00706D73">
        <w:t>year emission</w:t>
      </w:r>
      <w:r>
        <w:t xml:space="preserve">s in </w:t>
      </w:r>
      <w:r w:rsidRPr="00706D73">
        <w:t>CO</w:t>
      </w:r>
      <w:r w:rsidRPr="00706D73">
        <w:rPr>
          <w:vertAlign w:val="subscript"/>
        </w:rPr>
        <w:t>2</w:t>
      </w:r>
      <w:r w:rsidRPr="00706D73">
        <w:t xml:space="preserve"> eq</w:t>
      </w:r>
      <w:r>
        <w:t>uivalents (CO</w:t>
      </w:r>
      <w:r>
        <w:rPr>
          <w:vertAlign w:val="subscript"/>
        </w:rPr>
        <w:t>2</w:t>
      </w:r>
      <w:r>
        <w:t>eq) and</w:t>
      </w:r>
      <w:r w:rsidRPr="00706D73">
        <w:t xml:space="preserve"> base</w:t>
      </w:r>
      <w:r>
        <w:t>-</w:t>
      </w:r>
      <w:r w:rsidRPr="00706D73">
        <w:t xml:space="preserve">year </w:t>
      </w:r>
      <w:r>
        <w:t xml:space="preserve">emissions </w:t>
      </w:r>
      <w:r w:rsidRPr="00706D73">
        <w:t>factor</w:t>
      </w:r>
      <w:r>
        <w:t>s</w:t>
      </w:r>
      <w:r w:rsidRPr="00706D73">
        <w:t xml:space="preserve"> (base</w:t>
      </w:r>
      <w:r>
        <w:t>-</w:t>
      </w:r>
      <w:r w:rsidRPr="00706D73">
        <w:t>year emissions divided by base</w:t>
      </w:r>
      <w:r>
        <w:t>-</w:t>
      </w:r>
      <w:r w:rsidRPr="00706D73">
        <w:t>year output) in terms of CO</w:t>
      </w:r>
      <w:r w:rsidRPr="00706D73">
        <w:rPr>
          <w:vertAlign w:val="subscript"/>
        </w:rPr>
        <w:t>2</w:t>
      </w:r>
      <w:r w:rsidRPr="00706D73">
        <w:t xml:space="preserve">eq </w:t>
      </w:r>
      <w:r>
        <w:t xml:space="preserve">per unit of </w:t>
      </w:r>
      <w:r w:rsidRPr="00706D73">
        <w:t>output.</w:t>
      </w:r>
    </w:p>
    <w:p w:rsidRPr="00706D73" w:rsidR="005E5834" w:rsidP="00820799" w:rsidRDefault="005E5834" w14:paraId="59682AB4" w14:textId="77777777">
      <w:pPr>
        <w:pStyle w:val="BodyText"/>
        <w:spacing w:after="0"/>
      </w:pPr>
      <w:r w:rsidRPr="00706D73">
        <w:t xml:space="preserve">GHG </w:t>
      </w:r>
      <w:r>
        <w:t xml:space="preserve">emissions </w:t>
      </w:r>
      <w:r w:rsidRPr="00706D73">
        <w:t>per unit of agricultural output tend to decrease over time through improvement of emissions reduction technologies. The implementation of these emission</w:t>
      </w:r>
      <w:r>
        <w:t>s</w:t>
      </w:r>
      <w:r w:rsidRPr="00706D73">
        <w:t xml:space="preserve"> reduction technologies over time plays a</w:t>
      </w:r>
      <w:r>
        <w:t>n</w:t>
      </w:r>
      <w:r w:rsidRPr="00706D73">
        <w:t xml:space="preserve"> </w:t>
      </w:r>
      <w:r>
        <w:t>important</w:t>
      </w:r>
      <w:r w:rsidRPr="00706D73">
        <w:t xml:space="preserve"> role in GHG emission</w:t>
      </w:r>
      <w:r>
        <w:t>s</w:t>
      </w:r>
      <w:r w:rsidRPr="00706D73">
        <w:t xml:space="preserve"> mitigation. Rather than staying constant, the emissions factor</w:t>
      </w:r>
      <w:r>
        <w:t>s</w:t>
      </w:r>
      <w:r w:rsidRPr="00706D73">
        <w:t xml:space="preserve"> for agriculture decline over time as more emission</w:t>
      </w:r>
      <w:r>
        <w:t>s</w:t>
      </w:r>
      <w:r w:rsidRPr="00706D73">
        <w:t xml:space="preserve"> reduction technology becomes available. It is a challeng</w:t>
      </w:r>
      <w:r>
        <w:t>ing</w:t>
      </w:r>
      <w:r w:rsidRPr="00706D73">
        <w:t xml:space="preserve"> task to estimate the dynamic growth path of GHG emission</w:t>
      </w:r>
      <w:r>
        <w:t>s</w:t>
      </w:r>
      <w:r w:rsidRPr="00706D73">
        <w:t xml:space="preserve"> factors </w:t>
      </w:r>
      <w:r>
        <w:t>because</w:t>
      </w:r>
      <w:r w:rsidRPr="00706D73">
        <w:t xml:space="preserve"> sector-specific output projections by country are </w:t>
      </w:r>
      <w:r>
        <w:t xml:space="preserve">rarely </w:t>
      </w:r>
      <w:r w:rsidRPr="00706D73">
        <w:t>available. If we</w:t>
      </w:r>
      <w:r>
        <w:t xml:space="preserve"> were to</w:t>
      </w:r>
      <w:r w:rsidRPr="00706D73">
        <w:t xml:space="preserve"> assume agricultural output grows at the same rate as GDP, emissions factor improvement for agriculture </w:t>
      </w:r>
      <w:r>
        <w:t xml:space="preserve">would be overstated </w:t>
      </w:r>
      <w:r w:rsidRPr="00706D73">
        <w:t xml:space="preserve">because agriculture has tended to grow more slowly than national GDP in recent decades. </w:t>
      </w:r>
      <w:r>
        <w:t xml:space="preserve">The </w:t>
      </w:r>
      <w:r w:rsidRPr="00706D73">
        <w:t xml:space="preserve">World Bank </w:t>
      </w:r>
      <w:r>
        <w:t xml:space="preserve">uses historical changes in the </w:t>
      </w:r>
      <w:r w:rsidRPr="00706D73">
        <w:t xml:space="preserve">share of agriculture as </w:t>
      </w:r>
      <w:r>
        <w:t>a</w:t>
      </w:r>
      <w:r w:rsidRPr="00706D73">
        <w:t xml:space="preserve"> </w:t>
      </w:r>
      <w:r>
        <w:t>percentage</w:t>
      </w:r>
      <w:r w:rsidRPr="00706D73">
        <w:t xml:space="preserve"> of GDP by countr</w:t>
      </w:r>
      <w:r>
        <w:t>y</w:t>
      </w:r>
      <w:r w:rsidRPr="00706D73">
        <w:t xml:space="preserve"> from 1980 t</w:t>
      </w:r>
      <w:r>
        <w:t>hrough</w:t>
      </w:r>
      <w:r w:rsidRPr="00706D73">
        <w:t xml:space="preserve"> 2013 to estimate </w:t>
      </w:r>
      <w:r>
        <w:t xml:space="preserve">the </w:t>
      </w:r>
      <w:r w:rsidRPr="00706D73">
        <w:t>annual growth rate for ag</w:t>
      </w:r>
      <w:r>
        <w:t>riculture</w:t>
      </w:r>
      <w:r w:rsidRPr="00706D73">
        <w:t xml:space="preserve"> as </w:t>
      </w:r>
      <w:r>
        <w:t xml:space="preserve">a </w:t>
      </w:r>
      <w:r w:rsidRPr="00706D73">
        <w:t>share of GDP given</w:t>
      </w:r>
      <w:r w:rsidRPr="00B86214">
        <w:t xml:space="preserve"> </w:t>
      </w:r>
      <w:r w:rsidRPr="00706D73">
        <w:t xml:space="preserve">the assumption of </w:t>
      </w:r>
      <w:r>
        <w:t>a</w:t>
      </w:r>
      <w:r w:rsidRPr="00B86214">
        <w:t xml:space="preserve"> </w:t>
      </w:r>
      <w:r w:rsidRPr="00706D73">
        <w:t>constant</w:t>
      </w:r>
      <w:r w:rsidRPr="00B86214">
        <w:t xml:space="preserve"> </w:t>
      </w:r>
      <w:r w:rsidRPr="00706D73">
        <w:t>growth</w:t>
      </w:r>
    </w:p>
    <w:tbl>
      <w:tblPr>
        <w:tblStyle w:val="TableGrid"/>
        <w:tblpPr w:leftFromText="180" w:rightFromText="180" w:vertAnchor="text" w:tblpXSpec="right" w:tblpY="1"/>
        <w:tblOverlap w:val="never"/>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15" w:type="dxa"/>
          <w:left w:w="115" w:type="dxa"/>
          <w:bottom w:w="115" w:type="dxa"/>
          <w:right w:w="115" w:type="dxa"/>
        </w:tblCellMar>
        <w:tblLook w:val="04A0" w:firstRow="1" w:lastRow="0" w:firstColumn="1" w:lastColumn="0" w:noHBand="0" w:noVBand="1"/>
      </w:tblPr>
      <w:tblGrid>
        <w:gridCol w:w="4010"/>
      </w:tblGrid>
      <w:tr w:rsidR="005E5834" w:rsidTr="00C35ED2" w14:paraId="55D1DA41" w14:textId="77777777">
        <w:trPr>
          <w:jc w:val="right"/>
        </w:trPr>
        <w:tc>
          <w:tcPr>
            <w:tcW w:w="3996" w:type="dxa"/>
          </w:tcPr>
          <w:p w:rsidR="005E5834" w:rsidP="00C35ED2" w:rsidRDefault="005E5834" w14:paraId="0C3B30F5" w14:textId="235B60FE">
            <w:pPr>
              <w:pStyle w:val="TableTitle"/>
              <w:spacing w:before="0" w:after="0"/>
            </w:pPr>
            <w:bookmarkStart w:name="_Toc503739259" w:id="232"/>
            <w:bookmarkStart w:name="_Toc120007942" w:id="233"/>
            <w:r w:rsidRPr="00733E59">
              <w:t xml:space="preserve">Table </w:t>
            </w:r>
            <w:r w:rsidR="009B0F8F">
              <w:t>5</w:t>
            </w:r>
            <w:r w:rsidRPr="00733E59">
              <w:t>-</w:t>
            </w:r>
            <w:r>
              <w:t>5.</w:t>
            </w:r>
            <w:r w:rsidRPr="00733E59">
              <w:t xml:space="preserve"> </w:t>
            </w:r>
            <w:r>
              <w:tab/>
            </w:r>
            <w:r w:rsidRPr="00733E59">
              <w:t>Annual Growth Rate of Agriculture as Share of GDP (%)</w:t>
            </w:r>
            <w:bookmarkEnd w:id="232"/>
            <w:bookmarkEnd w:id="233"/>
          </w:p>
        </w:tc>
      </w:tr>
      <w:tr w:rsidR="005E5834" w:rsidTr="00C35ED2" w14:paraId="24CA3B5D" w14:textId="77777777">
        <w:trPr>
          <w:jc w:val="right"/>
        </w:trPr>
        <w:tc>
          <w:tcPr>
            <w:tcW w:w="3996" w:type="dxa"/>
          </w:tcPr>
          <w:tbl>
            <w:tblPr>
              <w:tblW w:w="3780" w:type="dxa"/>
              <w:tblBorders>
                <w:top w:val="double" w:color="auto" w:sz="4" w:space="0"/>
                <w:bottom w:val="double" w:color="auto" w:sz="4" w:space="0"/>
                <w:insideH w:val="single" w:color="auto" w:sz="4" w:space="0"/>
              </w:tblBorders>
              <w:tblLook w:val="04A0" w:firstRow="1" w:lastRow="0" w:firstColumn="1" w:lastColumn="0" w:noHBand="0" w:noVBand="1"/>
            </w:tblPr>
            <w:tblGrid>
              <w:gridCol w:w="960"/>
              <w:gridCol w:w="2820"/>
            </w:tblGrid>
            <w:tr w:rsidRPr="00733E59" w:rsidR="005E5834" w:rsidTr="00C35ED2" w14:paraId="4372A78B" w14:textId="77777777">
              <w:trPr>
                <w:trHeight w:val="312"/>
              </w:trPr>
              <w:tc>
                <w:tcPr>
                  <w:tcW w:w="960" w:type="dxa"/>
                  <w:tcBorders>
                    <w:bottom w:val="single" w:color="auto" w:sz="4" w:space="0"/>
                  </w:tcBorders>
                  <w:shd w:val="clear" w:color="auto" w:fill="auto"/>
                  <w:noWrap/>
                  <w:vAlign w:val="center"/>
                  <w:hideMark/>
                </w:tcPr>
                <w:p w:rsidRPr="00733E59" w:rsidR="005E5834" w:rsidP="00C35ED2" w:rsidRDefault="005E5834" w14:paraId="6EAED2BE" w14:textId="77777777">
                  <w:pPr>
                    <w:pStyle w:val="TableHeader"/>
                    <w:framePr w:hSpace="180" w:wrap="around" w:hAnchor="text" w:vAnchor="text" w:xAlign="right" w:y="1"/>
                    <w:suppressOverlap/>
                  </w:pPr>
                  <w:r w:rsidRPr="2F32AA2D">
                    <w:t>Region</w:t>
                  </w:r>
                </w:p>
              </w:tc>
              <w:tc>
                <w:tcPr>
                  <w:tcW w:w="2820" w:type="dxa"/>
                  <w:tcBorders>
                    <w:bottom w:val="single" w:color="auto" w:sz="4" w:space="0"/>
                  </w:tcBorders>
                  <w:shd w:val="clear" w:color="auto" w:fill="auto"/>
                  <w:noWrap/>
                  <w:vAlign w:val="center"/>
                  <w:hideMark/>
                </w:tcPr>
                <w:p w:rsidRPr="00733E59" w:rsidR="005E5834" w:rsidP="00C35ED2" w:rsidRDefault="005E5834" w14:paraId="43D7A8C7" w14:textId="77777777">
                  <w:pPr>
                    <w:pStyle w:val="TableHeader"/>
                    <w:framePr w:hSpace="180" w:wrap="around" w:hAnchor="text" w:vAnchor="text" w:xAlign="right" w:y="1"/>
                    <w:suppressOverlap/>
                  </w:pPr>
                  <w:r w:rsidRPr="2F32AA2D">
                    <w:t>Annual Growth Rate (%)</w:t>
                  </w:r>
                </w:p>
              </w:tc>
            </w:tr>
            <w:tr w:rsidRPr="00733E59" w:rsidR="005E5834" w:rsidTr="00C35ED2" w14:paraId="2A16AE33" w14:textId="77777777">
              <w:trPr>
                <w:trHeight w:val="288"/>
              </w:trPr>
              <w:tc>
                <w:tcPr>
                  <w:tcW w:w="960" w:type="dxa"/>
                  <w:tcBorders>
                    <w:top w:val="single" w:color="auto" w:sz="4" w:space="0"/>
                    <w:bottom w:val="nil"/>
                  </w:tcBorders>
                  <w:shd w:val="clear" w:color="auto" w:fill="auto"/>
                  <w:noWrap/>
                  <w:vAlign w:val="center"/>
                  <w:hideMark/>
                </w:tcPr>
                <w:p w:rsidRPr="00733E59" w:rsidR="005E5834" w:rsidP="00C35ED2" w:rsidRDefault="005E5834" w14:paraId="209263C1" w14:textId="77777777">
                  <w:pPr>
                    <w:pStyle w:val="TableText"/>
                    <w:framePr w:hSpace="180" w:wrap="around" w:hAnchor="text" w:vAnchor="text" w:xAlign="right" w:y="1"/>
                    <w:suppressOverlap/>
                  </w:pPr>
                  <w:r w:rsidRPr="2F32AA2D">
                    <w:t>USA</w:t>
                  </w:r>
                </w:p>
              </w:tc>
              <w:tc>
                <w:tcPr>
                  <w:tcW w:w="2820" w:type="dxa"/>
                  <w:tcBorders>
                    <w:top w:val="single" w:color="auto" w:sz="4" w:space="0"/>
                    <w:bottom w:val="nil"/>
                  </w:tcBorders>
                  <w:shd w:val="clear" w:color="auto" w:fill="auto"/>
                  <w:noWrap/>
                  <w:vAlign w:val="center"/>
                  <w:hideMark/>
                </w:tcPr>
                <w:p w:rsidRPr="00733E59" w:rsidR="005E5834" w:rsidP="00C35ED2" w:rsidRDefault="005E5834" w14:paraId="2B0997F0" w14:textId="77777777">
                  <w:pPr>
                    <w:pStyle w:val="TableText"/>
                    <w:framePr w:hSpace="180" w:wrap="around" w:hAnchor="text" w:vAnchor="text" w:xAlign="right" w:y="1"/>
                    <w:suppressOverlap/>
                    <w:jc w:val="center"/>
                  </w:pPr>
                  <w:r>
                    <w:rPr>
                      <w:color w:val="000000"/>
                    </w:rPr>
                    <w:t>−</w:t>
                  </w:r>
                  <w:r w:rsidRPr="00733E59">
                    <w:rPr>
                      <w:color w:val="000000"/>
                    </w:rPr>
                    <w:t>0.039</w:t>
                  </w:r>
                </w:p>
              </w:tc>
            </w:tr>
            <w:tr w:rsidRPr="00733E59" w:rsidR="005E5834" w:rsidTr="00C35ED2" w14:paraId="5C6E259E" w14:textId="77777777">
              <w:trPr>
                <w:trHeight w:val="288"/>
              </w:trPr>
              <w:tc>
                <w:tcPr>
                  <w:tcW w:w="960" w:type="dxa"/>
                  <w:tcBorders>
                    <w:top w:val="nil"/>
                    <w:bottom w:val="nil"/>
                  </w:tcBorders>
                  <w:shd w:val="clear" w:color="auto" w:fill="auto"/>
                  <w:noWrap/>
                  <w:vAlign w:val="center"/>
                  <w:hideMark/>
                </w:tcPr>
                <w:p w:rsidRPr="00733E59" w:rsidR="005E5834" w:rsidP="00C35ED2" w:rsidRDefault="005E5834" w14:paraId="4325B677" w14:textId="77777777">
                  <w:pPr>
                    <w:pStyle w:val="TableText"/>
                    <w:framePr w:hSpace="180" w:wrap="around" w:hAnchor="text" w:vAnchor="text" w:xAlign="right" w:y="1"/>
                    <w:suppressOverlap/>
                  </w:pPr>
                  <w:r w:rsidRPr="2F32AA2D">
                    <w:t>BRA</w:t>
                  </w:r>
                </w:p>
              </w:tc>
              <w:tc>
                <w:tcPr>
                  <w:tcW w:w="2820" w:type="dxa"/>
                  <w:tcBorders>
                    <w:top w:val="nil"/>
                    <w:bottom w:val="nil"/>
                  </w:tcBorders>
                  <w:shd w:val="clear" w:color="auto" w:fill="auto"/>
                  <w:noWrap/>
                  <w:vAlign w:val="center"/>
                  <w:hideMark/>
                </w:tcPr>
                <w:p w:rsidRPr="00733E59" w:rsidR="005E5834" w:rsidP="00C35ED2" w:rsidRDefault="005E5834" w14:paraId="18D5C834" w14:textId="77777777">
                  <w:pPr>
                    <w:pStyle w:val="TableText"/>
                    <w:framePr w:hSpace="180" w:wrap="around" w:hAnchor="text" w:vAnchor="text" w:xAlign="right" w:y="1"/>
                    <w:suppressOverlap/>
                    <w:jc w:val="center"/>
                  </w:pPr>
                  <w:r>
                    <w:rPr>
                      <w:color w:val="000000"/>
                    </w:rPr>
                    <w:t>−</w:t>
                  </w:r>
                  <w:r w:rsidRPr="00733E59">
                    <w:rPr>
                      <w:color w:val="000000"/>
                    </w:rPr>
                    <w:t>0.025</w:t>
                  </w:r>
                </w:p>
              </w:tc>
            </w:tr>
            <w:tr w:rsidRPr="00733E59" w:rsidR="005E5834" w:rsidTr="00C35ED2" w14:paraId="18CC4969" w14:textId="77777777">
              <w:trPr>
                <w:trHeight w:val="288"/>
              </w:trPr>
              <w:tc>
                <w:tcPr>
                  <w:tcW w:w="960" w:type="dxa"/>
                  <w:tcBorders>
                    <w:top w:val="nil"/>
                    <w:bottom w:val="nil"/>
                  </w:tcBorders>
                  <w:shd w:val="clear" w:color="auto" w:fill="auto"/>
                  <w:noWrap/>
                  <w:vAlign w:val="center"/>
                  <w:hideMark/>
                </w:tcPr>
                <w:p w:rsidRPr="00733E59" w:rsidR="005E5834" w:rsidP="00C35ED2" w:rsidRDefault="005E5834" w14:paraId="08A5F71E" w14:textId="77777777">
                  <w:pPr>
                    <w:pStyle w:val="TableText"/>
                    <w:framePr w:hSpace="180" w:wrap="around" w:hAnchor="text" w:vAnchor="text" w:xAlign="right" w:y="1"/>
                    <w:suppressOverlap/>
                  </w:pPr>
                  <w:r w:rsidRPr="2F32AA2D">
                    <w:t>CHN</w:t>
                  </w:r>
                </w:p>
              </w:tc>
              <w:tc>
                <w:tcPr>
                  <w:tcW w:w="2820" w:type="dxa"/>
                  <w:tcBorders>
                    <w:top w:val="nil"/>
                    <w:bottom w:val="nil"/>
                  </w:tcBorders>
                  <w:shd w:val="clear" w:color="auto" w:fill="auto"/>
                  <w:noWrap/>
                  <w:vAlign w:val="center"/>
                  <w:hideMark/>
                </w:tcPr>
                <w:p w:rsidRPr="00733E59" w:rsidR="005E5834" w:rsidP="00C35ED2" w:rsidRDefault="005E5834" w14:paraId="6205EFC5" w14:textId="77777777">
                  <w:pPr>
                    <w:pStyle w:val="TableText"/>
                    <w:framePr w:hSpace="180" w:wrap="around" w:hAnchor="text" w:vAnchor="text" w:xAlign="right" w:y="1"/>
                    <w:suppressOverlap/>
                    <w:jc w:val="center"/>
                  </w:pPr>
                  <w:r>
                    <w:rPr>
                      <w:color w:val="000000"/>
                    </w:rPr>
                    <w:t>−</w:t>
                  </w:r>
                  <w:r w:rsidRPr="00733E59">
                    <w:rPr>
                      <w:color w:val="000000"/>
                    </w:rPr>
                    <w:t>0.041</w:t>
                  </w:r>
                </w:p>
              </w:tc>
            </w:tr>
            <w:tr w:rsidRPr="00733E59" w:rsidR="005E5834" w:rsidTr="00C35ED2" w14:paraId="39C7A5E2" w14:textId="77777777">
              <w:trPr>
                <w:trHeight w:val="288"/>
              </w:trPr>
              <w:tc>
                <w:tcPr>
                  <w:tcW w:w="960" w:type="dxa"/>
                  <w:tcBorders>
                    <w:top w:val="nil"/>
                    <w:bottom w:val="nil"/>
                  </w:tcBorders>
                  <w:shd w:val="clear" w:color="auto" w:fill="auto"/>
                  <w:noWrap/>
                  <w:vAlign w:val="center"/>
                  <w:hideMark/>
                </w:tcPr>
                <w:p w:rsidRPr="00733E59" w:rsidR="005E5834" w:rsidP="00C35ED2" w:rsidRDefault="005E5834" w14:paraId="702909BF" w14:textId="77777777">
                  <w:pPr>
                    <w:pStyle w:val="TableText"/>
                    <w:framePr w:hSpace="180" w:wrap="around" w:hAnchor="text" w:vAnchor="text" w:xAlign="right" w:y="1"/>
                    <w:suppressOverlap/>
                  </w:pPr>
                  <w:r w:rsidRPr="2F32AA2D">
                    <w:t>EUR</w:t>
                  </w:r>
                </w:p>
              </w:tc>
              <w:tc>
                <w:tcPr>
                  <w:tcW w:w="2820" w:type="dxa"/>
                  <w:tcBorders>
                    <w:top w:val="nil"/>
                    <w:bottom w:val="nil"/>
                  </w:tcBorders>
                  <w:shd w:val="clear" w:color="auto" w:fill="auto"/>
                  <w:noWrap/>
                  <w:vAlign w:val="center"/>
                  <w:hideMark/>
                </w:tcPr>
                <w:p w:rsidRPr="00733E59" w:rsidR="005E5834" w:rsidP="00C35ED2" w:rsidRDefault="005E5834" w14:paraId="7167E4F6" w14:textId="77777777">
                  <w:pPr>
                    <w:pStyle w:val="TableText"/>
                    <w:framePr w:hSpace="180" w:wrap="around" w:hAnchor="text" w:vAnchor="text" w:xAlign="right" w:y="1"/>
                    <w:suppressOverlap/>
                    <w:jc w:val="center"/>
                  </w:pPr>
                  <w:r>
                    <w:rPr>
                      <w:color w:val="000000"/>
                    </w:rPr>
                    <w:t>−</w:t>
                  </w:r>
                  <w:r w:rsidRPr="00733E59">
                    <w:rPr>
                      <w:color w:val="000000"/>
                    </w:rPr>
                    <w:t>0.022</w:t>
                  </w:r>
                </w:p>
              </w:tc>
            </w:tr>
            <w:tr w:rsidRPr="00733E59" w:rsidR="005E5834" w:rsidTr="00C35ED2" w14:paraId="18E94DB7" w14:textId="77777777">
              <w:trPr>
                <w:trHeight w:val="288"/>
              </w:trPr>
              <w:tc>
                <w:tcPr>
                  <w:tcW w:w="960" w:type="dxa"/>
                  <w:tcBorders>
                    <w:top w:val="nil"/>
                    <w:bottom w:val="nil"/>
                  </w:tcBorders>
                  <w:shd w:val="clear" w:color="auto" w:fill="auto"/>
                  <w:noWrap/>
                  <w:vAlign w:val="center"/>
                  <w:hideMark/>
                </w:tcPr>
                <w:p w:rsidRPr="00733E59" w:rsidR="005E5834" w:rsidP="00C35ED2" w:rsidRDefault="005E5834" w14:paraId="3B3393F6" w14:textId="77777777">
                  <w:pPr>
                    <w:pStyle w:val="TableText"/>
                    <w:framePr w:hSpace="180" w:wrap="around" w:hAnchor="text" w:vAnchor="text" w:xAlign="right" w:y="1"/>
                    <w:suppressOverlap/>
                  </w:pPr>
                  <w:r w:rsidRPr="2F32AA2D">
                    <w:t>XLM</w:t>
                  </w:r>
                </w:p>
              </w:tc>
              <w:tc>
                <w:tcPr>
                  <w:tcW w:w="2820" w:type="dxa"/>
                  <w:tcBorders>
                    <w:top w:val="nil"/>
                    <w:bottom w:val="nil"/>
                  </w:tcBorders>
                  <w:shd w:val="clear" w:color="auto" w:fill="auto"/>
                  <w:noWrap/>
                  <w:vAlign w:val="center"/>
                  <w:hideMark/>
                </w:tcPr>
                <w:p w:rsidRPr="00733E59" w:rsidR="005E5834" w:rsidP="00C35ED2" w:rsidRDefault="005E5834" w14:paraId="44C01B6F" w14:textId="77777777">
                  <w:pPr>
                    <w:pStyle w:val="TableText"/>
                    <w:framePr w:hSpace="180" w:wrap="around" w:hAnchor="text" w:vAnchor="text" w:xAlign="right" w:y="1"/>
                    <w:suppressOverlap/>
                    <w:jc w:val="center"/>
                  </w:pPr>
                  <w:r>
                    <w:rPr>
                      <w:color w:val="000000"/>
                    </w:rPr>
                    <w:t>−</w:t>
                  </w:r>
                  <w:r w:rsidRPr="00733E59">
                    <w:rPr>
                      <w:color w:val="000000"/>
                    </w:rPr>
                    <w:t>0.015</w:t>
                  </w:r>
                </w:p>
              </w:tc>
            </w:tr>
            <w:tr w:rsidRPr="00733E59" w:rsidR="005E5834" w:rsidTr="00C35ED2" w14:paraId="71352A50" w14:textId="77777777">
              <w:trPr>
                <w:trHeight w:val="288"/>
              </w:trPr>
              <w:tc>
                <w:tcPr>
                  <w:tcW w:w="960" w:type="dxa"/>
                  <w:tcBorders>
                    <w:top w:val="nil"/>
                    <w:bottom w:val="nil"/>
                  </w:tcBorders>
                  <w:shd w:val="clear" w:color="auto" w:fill="auto"/>
                  <w:noWrap/>
                  <w:vAlign w:val="center"/>
                  <w:hideMark/>
                </w:tcPr>
                <w:p w:rsidRPr="00733E59" w:rsidR="005E5834" w:rsidP="00C35ED2" w:rsidRDefault="005E5834" w14:paraId="49571788" w14:textId="77777777">
                  <w:pPr>
                    <w:pStyle w:val="TableText"/>
                    <w:framePr w:hSpace="180" w:wrap="around" w:hAnchor="text" w:vAnchor="text" w:xAlign="right" w:y="1"/>
                    <w:suppressOverlap/>
                  </w:pPr>
                  <w:r w:rsidRPr="2F32AA2D">
                    <w:t>XAS</w:t>
                  </w:r>
                </w:p>
              </w:tc>
              <w:tc>
                <w:tcPr>
                  <w:tcW w:w="2820" w:type="dxa"/>
                  <w:tcBorders>
                    <w:top w:val="nil"/>
                    <w:bottom w:val="nil"/>
                  </w:tcBorders>
                  <w:shd w:val="clear" w:color="auto" w:fill="auto"/>
                  <w:noWrap/>
                  <w:vAlign w:val="center"/>
                  <w:hideMark/>
                </w:tcPr>
                <w:p w:rsidRPr="00733E59" w:rsidR="005E5834" w:rsidP="00C35ED2" w:rsidRDefault="005E5834" w14:paraId="2D2EA322" w14:textId="77777777">
                  <w:pPr>
                    <w:pStyle w:val="TableText"/>
                    <w:framePr w:hSpace="180" w:wrap="around" w:hAnchor="text" w:vAnchor="text" w:xAlign="right" w:y="1"/>
                    <w:suppressOverlap/>
                    <w:jc w:val="center"/>
                  </w:pPr>
                  <w:r>
                    <w:rPr>
                      <w:color w:val="000000"/>
                    </w:rPr>
                    <w:t>−</w:t>
                  </w:r>
                  <w:r w:rsidRPr="00733E59">
                    <w:rPr>
                      <w:color w:val="000000"/>
                    </w:rPr>
                    <w:t>0.005</w:t>
                  </w:r>
                </w:p>
              </w:tc>
            </w:tr>
            <w:tr w:rsidRPr="00733E59" w:rsidR="005E5834" w:rsidTr="00C35ED2" w14:paraId="0543E479" w14:textId="77777777">
              <w:trPr>
                <w:trHeight w:val="288"/>
              </w:trPr>
              <w:tc>
                <w:tcPr>
                  <w:tcW w:w="960" w:type="dxa"/>
                  <w:tcBorders>
                    <w:top w:val="nil"/>
                    <w:bottom w:val="nil"/>
                  </w:tcBorders>
                  <w:shd w:val="clear" w:color="auto" w:fill="auto"/>
                  <w:noWrap/>
                  <w:vAlign w:val="center"/>
                  <w:hideMark/>
                </w:tcPr>
                <w:p w:rsidRPr="00733E59" w:rsidR="005E5834" w:rsidP="00C35ED2" w:rsidRDefault="005E5834" w14:paraId="1FA52C89" w14:textId="77777777">
                  <w:pPr>
                    <w:pStyle w:val="TableText"/>
                    <w:framePr w:hSpace="180" w:wrap="around" w:hAnchor="text" w:vAnchor="text" w:xAlign="right" w:y="1"/>
                    <w:suppressOverlap/>
                  </w:pPr>
                  <w:r w:rsidRPr="2F32AA2D">
                    <w:t>AFR</w:t>
                  </w:r>
                </w:p>
              </w:tc>
              <w:tc>
                <w:tcPr>
                  <w:tcW w:w="2820" w:type="dxa"/>
                  <w:tcBorders>
                    <w:top w:val="nil"/>
                    <w:bottom w:val="nil"/>
                  </w:tcBorders>
                  <w:shd w:val="clear" w:color="auto" w:fill="auto"/>
                  <w:noWrap/>
                  <w:vAlign w:val="center"/>
                  <w:hideMark/>
                </w:tcPr>
                <w:p w:rsidRPr="00733E59" w:rsidR="005E5834" w:rsidP="00C35ED2" w:rsidRDefault="005E5834" w14:paraId="1EAA45C9" w14:textId="77777777">
                  <w:pPr>
                    <w:pStyle w:val="TableText"/>
                    <w:framePr w:hSpace="180" w:wrap="around" w:hAnchor="text" w:vAnchor="text" w:xAlign="right" w:y="1"/>
                    <w:suppressOverlap/>
                    <w:jc w:val="center"/>
                  </w:pPr>
                  <w:r>
                    <w:rPr>
                      <w:color w:val="000000"/>
                    </w:rPr>
                    <w:t>−</w:t>
                  </w:r>
                  <w:r w:rsidRPr="00733E59">
                    <w:rPr>
                      <w:color w:val="000000"/>
                    </w:rPr>
                    <w:t>0.014</w:t>
                  </w:r>
                </w:p>
              </w:tc>
            </w:tr>
            <w:tr w:rsidRPr="00733E59" w:rsidR="005E5834" w:rsidTr="00C35ED2" w14:paraId="1AC8F7B8" w14:textId="77777777">
              <w:trPr>
                <w:trHeight w:val="300"/>
              </w:trPr>
              <w:tc>
                <w:tcPr>
                  <w:tcW w:w="960" w:type="dxa"/>
                  <w:tcBorders>
                    <w:top w:val="nil"/>
                    <w:bottom w:val="double" w:color="auto" w:sz="4" w:space="0"/>
                  </w:tcBorders>
                  <w:shd w:val="clear" w:color="auto" w:fill="auto"/>
                  <w:noWrap/>
                  <w:vAlign w:val="center"/>
                  <w:hideMark/>
                </w:tcPr>
                <w:p w:rsidRPr="00733E59" w:rsidR="005E5834" w:rsidP="00C35ED2" w:rsidRDefault="005E5834" w14:paraId="18A0AF21" w14:textId="77777777">
                  <w:pPr>
                    <w:pStyle w:val="TableText"/>
                    <w:framePr w:hSpace="180" w:wrap="around" w:hAnchor="text" w:vAnchor="text" w:xAlign="right" w:y="1"/>
                    <w:suppressOverlap/>
                  </w:pPr>
                  <w:r w:rsidRPr="2F32AA2D">
                    <w:t>ROW</w:t>
                  </w:r>
                </w:p>
              </w:tc>
              <w:tc>
                <w:tcPr>
                  <w:tcW w:w="2820" w:type="dxa"/>
                  <w:tcBorders>
                    <w:top w:val="nil"/>
                    <w:bottom w:val="double" w:color="auto" w:sz="4" w:space="0"/>
                  </w:tcBorders>
                  <w:shd w:val="clear" w:color="auto" w:fill="auto"/>
                  <w:noWrap/>
                  <w:vAlign w:val="center"/>
                  <w:hideMark/>
                </w:tcPr>
                <w:p w:rsidRPr="00733E59" w:rsidR="005E5834" w:rsidP="00C35ED2" w:rsidRDefault="005E5834" w14:paraId="676B4F2A" w14:textId="77777777">
                  <w:pPr>
                    <w:pStyle w:val="TableText"/>
                    <w:framePr w:hSpace="180" w:wrap="around" w:hAnchor="text" w:vAnchor="text" w:xAlign="right" w:y="1"/>
                    <w:suppressOverlap/>
                    <w:jc w:val="center"/>
                  </w:pPr>
                  <w:r>
                    <w:rPr>
                      <w:color w:val="000000"/>
                    </w:rPr>
                    <w:t>−</w:t>
                  </w:r>
                  <w:r w:rsidRPr="00733E59">
                    <w:rPr>
                      <w:color w:val="000000"/>
                    </w:rPr>
                    <w:t>0.024</w:t>
                  </w:r>
                </w:p>
              </w:tc>
            </w:tr>
          </w:tbl>
          <w:p w:rsidR="005E5834" w:rsidP="00C35ED2" w:rsidRDefault="005E5834" w14:paraId="2AD4122E" w14:textId="77777777">
            <w:pPr>
              <w:pStyle w:val="BodyText"/>
              <w:ind w:firstLine="0"/>
            </w:pPr>
          </w:p>
        </w:tc>
      </w:tr>
    </w:tbl>
    <w:p w:rsidR="005E5834" w:rsidP="005E5834" w:rsidRDefault="005E5834" w14:paraId="7D5431A7" w14:textId="0CD9FB84">
      <w:pPr>
        <w:pStyle w:val="BodyText"/>
        <w:ind w:firstLine="0"/>
      </w:pPr>
      <w:r w:rsidRPr="00706D73">
        <w:t>rate</w:t>
      </w:r>
      <w:r>
        <w:t xml:space="preserve"> (World Bank, 2013)</w:t>
      </w:r>
      <w:r w:rsidRPr="00706D73">
        <w:t xml:space="preserve">. From </w:t>
      </w:r>
      <w:r>
        <w:t>T</w:t>
      </w:r>
      <w:r w:rsidRPr="00706D73">
        <w:t xml:space="preserve">able </w:t>
      </w:r>
      <w:r w:rsidR="009B0F8F">
        <w:t>5</w:t>
      </w:r>
      <w:r w:rsidRPr="00706D73">
        <w:t>-</w:t>
      </w:r>
      <w:r>
        <w:t>5</w:t>
      </w:r>
      <w:r w:rsidRPr="00706D73">
        <w:t xml:space="preserve">, we can see </w:t>
      </w:r>
      <w:r>
        <w:t xml:space="preserve">that </w:t>
      </w:r>
      <w:r w:rsidRPr="00706D73">
        <w:t>ag</w:t>
      </w:r>
      <w:r>
        <w:t>riculture</w:t>
      </w:r>
      <w:r w:rsidR="00B124DA">
        <w:t>’</w:t>
      </w:r>
      <w:r>
        <w:t>s</w:t>
      </w:r>
      <w:r w:rsidRPr="00706D73">
        <w:t xml:space="preserve"> output share </w:t>
      </w:r>
      <w:r>
        <w:t>of</w:t>
      </w:r>
      <w:r w:rsidRPr="00706D73">
        <w:t xml:space="preserve"> GDP </w:t>
      </w:r>
      <w:r>
        <w:t>has fallen</w:t>
      </w:r>
      <w:r w:rsidRPr="00706D73">
        <w:t xml:space="preserve"> over time for all regions, </w:t>
      </w:r>
      <w:r w:rsidR="00E4413E">
        <w:t xml:space="preserve">with </w:t>
      </w:r>
      <w:r w:rsidRPr="00706D73">
        <w:t xml:space="preserve">the largest </w:t>
      </w:r>
      <w:r w:rsidR="00E4413E">
        <w:t xml:space="preserve">decreases </w:t>
      </w:r>
      <w:r>
        <w:t xml:space="preserve">seen in </w:t>
      </w:r>
      <w:r w:rsidRPr="00706D73">
        <w:t xml:space="preserve">China and </w:t>
      </w:r>
      <w:r>
        <w:t xml:space="preserve">in </w:t>
      </w:r>
      <w:r w:rsidRPr="00706D73">
        <w:t>the United States. Together with GDP projection</w:t>
      </w:r>
      <w:r>
        <w:t>s</w:t>
      </w:r>
      <w:r w:rsidRPr="00706D73">
        <w:t xml:space="preserve"> from </w:t>
      </w:r>
      <w:r>
        <w:t>IEO</w:t>
      </w:r>
      <w:r w:rsidRPr="00706D73">
        <w:t>2013 and ag</w:t>
      </w:r>
      <w:r>
        <w:t xml:space="preserve">riculture-related </w:t>
      </w:r>
      <w:r w:rsidR="00694226">
        <w:t>non</w:t>
      </w:r>
      <w:r w:rsidR="00C84E82">
        <w:t>-CO</w:t>
      </w:r>
      <w:r w:rsidRPr="00820799" w:rsidR="00C84E82">
        <w:rPr>
          <w:vertAlign w:val="subscript"/>
        </w:rPr>
        <w:t>2</w:t>
      </w:r>
      <w:r w:rsidR="00C84E82">
        <w:t xml:space="preserve"> </w:t>
      </w:r>
      <w:r w:rsidR="00694226">
        <w:t>GHG</w:t>
      </w:r>
      <w:r w:rsidR="00C84E82">
        <w:t xml:space="preserve"> e</w:t>
      </w:r>
      <w:r w:rsidRPr="00706D73">
        <w:t>mission</w:t>
      </w:r>
      <w:r>
        <w:t>s</w:t>
      </w:r>
      <w:r w:rsidRPr="00706D73">
        <w:t xml:space="preserve"> </w:t>
      </w:r>
      <w:r w:rsidR="00C84E82">
        <w:t xml:space="preserve">and </w:t>
      </w:r>
      <w:r w:rsidRPr="00706D73">
        <w:t>projections from EPA</w:t>
      </w:r>
      <w:r w:rsidR="00A064A5">
        <w:t xml:space="preserve"> (201</w:t>
      </w:r>
      <w:r w:rsidR="00C964F5">
        <w:t>2</w:t>
      </w:r>
      <w:r w:rsidR="00A064A5">
        <w:t>)</w:t>
      </w:r>
      <w:r w:rsidRPr="00706D73">
        <w:t>, we can capture the ag</w:t>
      </w:r>
      <w:r>
        <w:t>ricultural</w:t>
      </w:r>
      <w:r w:rsidRPr="00706D73" w:rsidDel="009A6DB4">
        <w:t xml:space="preserve"> </w:t>
      </w:r>
      <w:r w:rsidRPr="00706D73">
        <w:t>growth trend and quantify emission</w:t>
      </w:r>
      <w:r>
        <w:t>s</w:t>
      </w:r>
      <w:r w:rsidRPr="00706D73">
        <w:t xml:space="preserve"> factor trend</w:t>
      </w:r>
      <w:r>
        <w:t>s</w:t>
      </w:r>
      <w:r w:rsidRPr="00706D73">
        <w:t xml:space="preserve"> from 2010 t</w:t>
      </w:r>
      <w:r>
        <w:t>hrough</w:t>
      </w:r>
      <w:r w:rsidRPr="00706D73">
        <w:t xml:space="preserve"> 2050. The emission</w:t>
      </w:r>
      <w:r>
        <w:t>s</w:t>
      </w:r>
      <w:r w:rsidRPr="00706D73">
        <w:t xml:space="preserve"> reduction factor used in ADAGE </w:t>
      </w:r>
      <w:r>
        <w:t>wa</w:t>
      </w:r>
      <w:r w:rsidRPr="00706D73">
        <w:t>s fit to match emission</w:t>
      </w:r>
      <w:r>
        <w:t>s</w:t>
      </w:r>
      <w:r w:rsidRPr="00706D73">
        <w:t xml:space="preserve"> projections from EPA </w:t>
      </w:r>
      <w:r>
        <w:t>for</w:t>
      </w:r>
      <w:r w:rsidRPr="00706D73">
        <w:t xml:space="preserve"> the base case.</w:t>
      </w:r>
    </w:p>
    <w:p w:rsidRPr="00706D73" w:rsidR="005E5834" w:rsidP="005E5834" w:rsidRDefault="005E5834" w14:paraId="2201CFD4" w14:textId="77777777">
      <w:pPr>
        <w:pStyle w:val="BodyText"/>
      </w:pPr>
    </w:p>
    <w:p w:rsidR="00C63FFB" w:rsidP="004F2C82" w:rsidRDefault="00C63FFB" w14:paraId="03A9CD5E" w14:textId="2FD7511C">
      <w:pPr>
        <w:sectPr w:rsidR="00C63FFB" w:rsidSect="00E649CA">
          <w:pgSz w:w="12240" w:h="15840" w:code="1"/>
          <w:pgMar w:top="1440" w:right="1440" w:bottom="1440" w:left="1440" w:header="720" w:footer="720" w:gutter="0"/>
          <w:pgNumType w:chapStyle="1"/>
          <w:cols w:space="720"/>
        </w:sectPr>
      </w:pPr>
      <w:bookmarkStart w:name="_Toc518044634" w:id="234"/>
      <w:bookmarkStart w:name="_Toc518284628" w:id="235"/>
      <w:bookmarkStart w:name="_Toc518651320" w:id="236"/>
      <w:bookmarkEnd w:id="207"/>
      <w:bookmarkEnd w:id="208"/>
      <w:bookmarkEnd w:id="209"/>
      <w:bookmarkEnd w:id="210"/>
      <w:bookmarkEnd w:id="234"/>
      <w:bookmarkEnd w:id="235"/>
      <w:bookmarkEnd w:id="236"/>
    </w:p>
    <w:p w:rsidRPr="00733E59" w:rsidR="002F691D" w:rsidP="00837A60" w:rsidRDefault="002F691D" w14:paraId="026A877E" w14:textId="77777777">
      <w:pPr>
        <w:pStyle w:val="Heading1"/>
        <w:ind w:firstLine="630"/>
      </w:pPr>
      <w:r>
        <w:br/>
      </w:r>
      <w:bookmarkStart w:name="_Toc118979538" w:id="237"/>
      <w:commentRangeStart w:id="238"/>
      <w:commentRangeStart w:id="239"/>
      <w:r>
        <w:t xml:space="preserve">Dynamics </w:t>
      </w:r>
      <w:commentRangeEnd w:id="238"/>
      <w:r w:rsidR="00DF79A7">
        <w:rPr>
          <w:rStyle w:val="CommentReference"/>
          <w:b w:val="0"/>
          <w:caps w:val="0"/>
          <w:color w:val="000000"/>
        </w:rPr>
        <w:commentReference w:id="238"/>
      </w:r>
      <w:commentRangeEnd w:id="239"/>
      <w:r w:rsidR="00D1542A">
        <w:rPr>
          <w:rStyle w:val="CommentReference"/>
          <w:b w:val="0"/>
          <w:caps w:val="0"/>
          <w:color w:val="000000"/>
        </w:rPr>
        <w:commentReference w:id="239"/>
      </w:r>
      <w:r>
        <w:t>of the Model</w:t>
      </w:r>
      <w:bookmarkEnd w:id="237"/>
    </w:p>
    <w:p w:rsidRPr="00322DDE" w:rsidR="002F691D" w:rsidP="002F691D" w:rsidRDefault="002F691D" w14:paraId="4BDC9C5A" w14:textId="36A2C99A">
      <w:pPr>
        <w:pStyle w:val="BodyText"/>
      </w:pPr>
      <w:r w:rsidRPr="00F65C48">
        <w:t xml:space="preserve">Economic growth over time in ADAGE </w:t>
      </w:r>
      <w:r>
        <w:t xml:space="preserve">is influenced by </w:t>
      </w:r>
      <w:r w:rsidR="002147BE">
        <w:t>changes in factor endowments, productivity, technical change, and consumer preferences</w:t>
      </w:r>
      <w:r w:rsidR="007B4BFB">
        <w:t>, which encompass</w:t>
      </w:r>
      <w:r w:rsidR="001110FB">
        <w:t xml:space="preserve"> the following</w:t>
      </w:r>
      <w:r w:rsidR="007B4BFB">
        <w:t>:</w:t>
      </w:r>
      <w:r w:rsidR="002147BE">
        <w:t xml:space="preserve"> </w:t>
      </w:r>
      <w:r w:rsidRPr="00F65C48">
        <w:t xml:space="preserve">1) </w:t>
      </w:r>
      <w:r>
        <w:t xml:space="preserve">changes </w:t>
      </w:r>
      <w:r w:rsidRPr="00F65C48">
        <w:t xml:space="preserve">in </w:t>
      </w:r>
      <w:r>
        <w:t xml:space="preserve">the </w:t>
      </w:r>
      <w:r w:rsidRPr="00F65C48">
        <w:t xml:space="preserve">labor endowment </w:t>
      </w:r>
      <w:r>
        <w:t xml:space="preserve">resulting </w:t>
      </w:r>
      <w:r w:rsidRPr="00F65C48">
        <w:t xml:space="preserve">from </w:t>
      </w:r>
      <w:r>
        <w:t xml:space="preserve">changes in </w:t>
      </w:r>
      <w:r w:rsidRPr="00F65C48">
        <w:t>population and labor productivity</w:t>
      </w:r>
      <w:r>
        <w:t>,</w:t>
      </w:r>
      <w:r w:rsidRPr="00F65C48">
        <w:t xml:space="preserve"> 2) capital accumulation through savings and investment</w:t>
      </w:r>
      <w:r>
        <w:t>,</w:t>
      </w:r>
      <w:r w:rsidRPr="00F65C48">
        <w:t xml:space="preserve"> 3) change</w:t>
      </w:r>
      <w:r>
        <w:t>s</w:t>
      </w:r>
      <w:r w:rsidRPr="00F65C48">
        <w:t xml:space="preserve"> in stocks of natural</w:t>
      </w:r>
      <w:r w:rsidRPr="001D4C78">
        <w:t xml:space="preserve"> resources</w:t>
      </w:r>
      <w:r>
        <w:t>,</w:t>
      </w:r>
      <w:r w:rsidRPr="00151C2A">
        <w:t xml:space="preserve"> </w:t>
      </w:r>
      <w:r w:rsidRPr="001D4C78">
        <w:t>4) technological change associated with improvemen</w:t>
      </w:r>
      <w:r w:rsidRPr="009C0E15">
        <w:t>ts in energy efficiency</w:t>
      </w:r>
      <w:r w:rsidR="00E15BB6">
        <w:t xml:space="preserve"> in energy using sectors</w:t>
      </w:r>
      <w:r w:rsidR="001110FB">
        <w:t xml:space="preserve">, </w:t>
      </w:r>
      <w:r w:rsidR="00EC5965">
        <w:t>5)</w:t>
      </w:r>
      <w:r w:rsidR="00EB2163">
        <w:t xml:space="preserve"> t</w:t>
      </w:r>
      <w:r w:rsidR="00EC5965">
        <w:t>echnological improvement</w:t>
      </w:r>
      <w:r w:rsidR="001110FB">
        <w:t>s</w:t>
      </w:r>
      <w:r w:rsidR="00EC5965">
        <w:t xml:space="preserve"> in</w:t>
      </w:r>
      <w:r w:rsidRPr="009C0E15">
        <w:t xml:space="preserve"> land productivity</w:t>
      </w:r>
      <w:r w:rsidR="004702F6">
        <w:t xml:space="preserve">, </w:t>
      </w:r>
      <w:r w:rsidR="00EC5965">
        <w:t>6) technological change</w:t>
      </w:r>
      <w:r w:rsidR="001110FB">
        <w:t>s</w:t>
      </w:r>
      <w:r w:rsidR="00EC5965">
        <w:t xml:space="preserve"> in </w:t>
      </w:r>
      <w:r w:rsidR="00EB2163">
        <w:t>production cost</w:t>
      </w:r>
      <w:r w:rsidR="001110FB">
        <w:t>s</w:t>
      </w:r>
      <w:r w:rsidR="00621857">
        <w:t xml:space="preserve"> </w:t>
      </w:r>
      <w:r w:rsidR="00C47E2A">
        <w:t xml:space="preserve">in </w:t>
      </w:r>
      <w:r w:rsidR="005C7BD9">
        <w:t xml:space="preserve">some </w:t>
      </w:r>
      <w:r w:rsidR="00E67671">
        <w:t>backstop technologies</w:t>
      </w:r>
      <w:r w:rsidR="001110FB">
        <w:t>,</w:t>
      </w:r>
      <w:r>
        <w:rPr>
          <w:rStyle w:val="FootnoteReference"/>
        </w:rPr>
        <w:footnoteReference w:id="16"/>
      </w:r>
      <w:r w:rsidR="0008426E">
        <w:t xml:space="preserve"> </w:t>
      </w:r>
      <w:r w:rsidR="00492679">
        <w:t>7) technological improvement</w:t>
      </w:r>
      <w:r w:rsidR="001110FB">
        <w:t>s</w:t>
      </w:r>
      <w:r w:rsidR="00492679">
        <w:t xml:space="preserve"> </w:t>
      </w:r>
      <w:r w:rsidR="001110FB">
        <w:t xml:space="preserve">in </w:t>
      </w:r>
      <w:r w:rsidRPr="009C0E15" w:rsidR="00492679">
        <w:t xml:space="preserve">the </w:t>
      </w:r>
      <w:r w:rsidR="00492679">
        <w:t xml:space="preserve">efficiency of </w:t>
      </w:r>
      <w:r w:rsidRPr="00F76612" w:rsidR="00492679">
        <w:t>GHG</w:t>
      </w:r>
      <w:r w:rsidRPr="0051005E" w:rsidR="00492679">
        <w:t xml:space="preserve"> </w:t>
      </w:r>
      <w:r w:rsidRPr="00AA2F40" w:rsidR="00492679">
        <w:t>emission</w:t>
      </w:r>
      <w:r w:rsidR="00492679">
        <w:t>s</w:t>
      </w:r>
      <w:r w:rsidRPr="0051005E" w:rsidR="00492679">
        <w:t xml:space="preserve"> reduction</w:t>
      </w:r>
      <w:r w:rsidR="00492679">
        <w:t>s</w:t>
      </w:r>
      <w:r w:rsidR="001110FB">
        <w:t>, and</w:t>
      </w:r>
      <w:r w:rsidRPr="0051005E" w:rsidR="001110FB">
        <w:t xml:space="preserve"> </w:t>
      </w:r>
      <w:r w:rsidR="002E4FBF">
        <w:t>8</w:t>
      </w:r>
      <w:r w:rsidR="006D5F7C">
        <w:t xml:space="preserve">) </w:t>
      </w:r>
      <w:r w:rsidR="001110FB">
        <w:t>changes in consumers</w:t>
      </w:r>
      <w:r w:rsidR="00B124DA">
        <w:t>’</w:t>
      </w:r>
      <w:r w:rsidR="001110FB">
        <w:t xml:space="preserve"> </w:t>
      </w:r>
      <w:r w:rsidR="006D5F7C">
        <w:t>preference.</w:t>
      </w:r>
      <w:r w:rsidRPr="009C0E15">
        <w:t xml:space="preserve"> </w:t>
      </w:r>
      <w:r w:rsidRPr="009C0E15" w:rsidR="002E4FBF">
        <w:t xml:space="preserve">The dynamics </w:t>
      </w:r>
      <w:r w:rsidR="001110FB">
        <w:t xml:space="preserve">of </w:t>
      </w:r>
      <w:r w:rsidR="002E4FBF">
        <w:t xml:space="preserve">changes in </w:t>
      </w:r>
      <w:r w:rsidRPr="009C0E15" w:rsidR="002E4FBF">
        <w:t xml:space="preserve">the </w:t>
      </w:r>
      <w:r w:rsidR="002E4FBF">
        <w:t xml:space="preserve">efficiency of </w:t>
      </w:r>
      <w:r w:rsidRPr="00F76612" w:rsidR="002E4FBF">
        <w:t>GHG</w:t>
      </w:r>
      <w:r w:rsidRPr="0051005E" w:rsidR="002E4FBF">
        <w:t xml:space="preserve"> </w:t>
      </w:r>
      <w:r w:rsidRPr="00AA2F40" w:rsidR="002E4FBF">
        <w:t>emission</w:t>
      </w:r>
      <w:r w:rsidR="002E4FBF">
        <w:t>s</w:t>
      </w:r>
      <w:r w:rsidRPr="0051005E" w:rsidR="002E4FBF">
        <w:t xml:space="preserve"> reduction</w:t>
      </w:r>
      <w:r w:rsidR="002E4FBF">
        <w:t>s</w:t>
      </w:r>
      <w:r w:rsidRPr="0051005E" w:rsidR="002E4FBF">
        <w:t xml:space="preserve"> </w:t>
      </w:r>
      <w:r w:rsidR="002E4FBF">
        <w:t>are included in Section</w:t>
      </w:r>
      <w:r w:rsidRPr="00706D73" w:rsidR="002E4FBF">
        <w:t xml:space="preserve"> </w:t>
      </w:r>
      <w:r w:rsidR="002E4FBF">
        <w:t>5</w:t>
      </w:r>
      <w:r w:rsidR="001110FB">
        <w:t>,</w:t>
      </w:r>
      <w:r w:rsidR="002E4FBF">
        <w:t xml:space="preserve"> so they are not discussed here.</w:t>
      </w:r>
      <w:r w:rsidR="004C726C">
        <w:t xml:space="preserve"> </w:t>
      </w:r>
      <w:r w:rsidR="007A7D6F">
        <w:t>The</w:t>
      </w:r>
      <w:r w:rsidR="003B0F17">
        <w:t xml:space="preserve"> </w:t>
      </w:r>
      <w:r w:rsidR="00837A60">
        <w:t>remaining</w:t>
      </w:r>
      <w:r w:rsidR="007A7D6F">
        <w:t xml:space="preserve"> </w:t>
      </w:r>
      <w:r w:rsidR="00867787">
        <w:t>seven</w:t>
      </w:r>
      <w:r w:rsidR="005B0808">
        <w:t xml:space="preserve"> sources are discussed </w:t>
      </w:r>
      <w:r w:rsidR="000D0ECD">
        <w:t>in each section</w:t>
      </w:r>
      <w:r w:rsidR="001110FB">
        <w:t xml:space="preserve"> below</w:t>
      </w:r>
      <w:r w:rsidR="000D0ECD">
        <w:t xml:space="preserve">. </w:t>
      </w:r>
    </w:p>
    <w:p w:rsidRPr="00733E59" w:rsidR="002F691D" w:rsidP="002F691D" w:rsidRDefault="002F691D" w14:paraId="69670FA6" w14:textId="77777777">
      <w:pPr>
        <w:pStyle w:val="Heading2"/>
      </w:pPr>
      <w:bookmarkStart w:name="_Toc503712823" w:id="240"/>
      <w:bookmarkStart w:name="_Toc504465577" w:id="241"/>
      <w:bookmarkStart w:name="_Toc118979539" w:id="242"/>
      <w:r w:rsidRPr="7E4D3E7B">
        <w:t>Labo</w:t>
      </w:r>
      <w:r w:rsidRPr="001A0A31">
        <w:rPr>
          <w:rStyle w:val="Heading2Char"/>
          <w:b/>
          <w:bCs/>
        </w:rPr>
        <w:t>r</w:t>
      </w:r>
      <w:r w:rsidRPr="7E4D3E7B">
        <w:t xml:space="preserve"> </w:t>
      </w:r>
      <w:bookmarkEnd w:id="240"/>
      <w:r>
        <w:t>Endowment</w:t>
      </w:r>
      <w:bookmarkEnd w:id="241"/>
      <w:bookmarkEnd w:id="242"/>
    </w:p>
    <w:p w:rsidR="002F691D" w:rsidP="002F691D" w:rsidRDefault="002F691D" w14:paraId="31D033D0" w14:textId="7D114212">
      <w:pPr>
        <w:pStyle w:val="BodyText"/>
      </w:pPr>
      <w:r w:rsidRPr="001D4C78">
        <w:t xml:space="preserve">At the beginning of the model horizon, households in each region in ADAGE are endowed with an initial supply of labor, the value of which is shown in the economic accounts used by the model. </w:t>
      </w:r>
      <w:r>
        <w:t xml:space="preserve">There is an expansive literature on economic growth over the last several decades that offers alternative characterizations of technical progress, including labor saving, capital saving, and factor neutral, with numerous variations based on how technical progress may influence factor demand (Acemoglu, 2009). </w:t>
      </w:r>
      <w:r w:rsidRPr="001D4C78" w:rsidR="00A90554">
        <w:t>ADAGE relies on exogenously specified ra</w:t>
      </w:r>
      <w:r w:rsidRPr="009C0E15" w:rsidR="00A90554">
        <w:t xml:space="preserve">tes of growth to determine how the value of labor endowments </w:t>
      </w:r>
      <w:r w:rsidR="00A90554">
        <w:t>changes</w:t>
      </w:r>
      <w:r w:rsidRPr="009C0E15" w:rsidR="00A90554">
        <w:t xml:space="preserve"> over time. </w:t>
      </w:r>
      <w:r w:rsidRPr="009C0E15">
        <w:t>Using the assumption of Harrod-neutral technical progress</w:t>
      </w:r>
      <w:r>
        <w:t xml:space="preserve"> (Harrod, 1948)</w:t>
      </w:r>
      <w:r w:rsidRPr="009C0E15">
        <w:t>,</w:t>
      </w:r>
      <w:r>
        <w:rPr>
          <w:rStyle w:val="FootnoteReference"/>
        </w:rPr>
        <w:footnoteReference w:id="17"/>
      </w:r>
      <w:r w:rsidRPr="009C0E15">
        <w:t xml:space="preserve"> the model tracks </w:t>
      </w:r>
      <w:r>
        <w:t xml:space="preserve">the </w:t>
      </w:r>
      <w:r w:rsidRPr="009C0E15">
        <w:t>increase in effective units of labor available across the economy, encompassing both population gr</w:t>
      </w:r>
      <w:r w:rsidRPr="00F76612">
        <w:t>owth and improvements in labor productivity</w:t>
      </w:r>
      <w:r w:rsidR="00777893">
        <w:t xml:space="preserve"> where the combined </w:t>
      </w:r>
      <w:r w:rsidR="00077459">
        <w:t>population and labor productivity growth will align with GDP growth.</w:t>
      </w:r>
    </w:p>
    <w:p w:rsidR="001623F8" w:rsidP="00903C2F" w:rsidRDefault="004512CC" w14:paraId="3723B83C" w14:textId="7EE29A74">
      <w:pPr>
        <w:pStyle w:val="BodyText"/>
      </w:pPr>
      <w:r>
        <w:rPr>
          <w:rStyle w:val="Strong"/>
          <w:b w:val="0"/>
        </w:rPr>
        <w:t xml:space="preserve">The GDP growth trend </w:t>
      </w:r>
      <w:r w:rsidR="00BC41CC">
        <w:rPr>
          <w:rStyle w:val="Strong"/>
          <w:b w:val="0"/>
        </w:rPr>
        <w:t>was</w:t>
      </w:r>
      <w:r>
        <w:rPr>
          <w:rStyle w:val="Strong"/>
          <w:b w:val="0"/>
        </w:rPr>
        <w:t xml:space="preserve"> taken from </w:t>
      </w:r>
      <w:r>
        <w:t>the IEO</w:t>
      </w:r>
      <w:r w:rsidRPr="0051005E">
        <w:t>201</w:t>
      </w:r>
      <w:r>
        <w:t>7</w:t>
      </w:r>
      <w:r w:rsidRPr="0051005E">
        <w:t xml:space="preserve"> (</w:t>
      </w:r>
      <w:r>
        <w:t xml:space="preserve">DOE, EIA, </w:t>
      </w:r>
      <w:r w:rsidRPr="0051005E">
        <w:t>201</w:t>
      </w:r>
      <w:r>
        <w:t>7a</w:t>
      </w:r>
      <w:r w:rsidRPr="0051005E">
        <w:t>)</w:t>
      </w:r>
      <w:r w:rsidRPr="00B22A0F">
        <w:t xml:space="preserve"> </w:t>
      </w:r>
      <w:r w:rsidR="00B1290E">
        <w:t>and mapped to regions in ADAGE.</w:t>
      </w:r>
      <w:r>
        <w:t xml:space="preserve"> </w:t>
      </w:r>
      <w:r w:rsidR="001623F8">
        <w:rPr>
          <w:rStyle w:val="Strong"/>
          <w:b w:val="0"/>
        </w:rPr>
        <w:t>The United Nations</w:t>
      </w:r>
      <w:r w:rsidR="00B124DA">
        <w:rPr>
          <w:rStyle w:val="Strong"/>
          <w:b w:val="0"/>
        </w:rPr>
        <w:t>’</w:t>
      </w:r>
      <w:r w:rsidR="001623F8">
        <w:rPr>
          <w:rStyle w:val="Strong"/>
          <w:b w:val="0"/>
        </w:rPr>
        <w:t xml:space="preserve"> </w:t>
      </w:r>
      <w:r w:rsidRPr="004F5332" w:rsidR="001623F8">
        <w:rPr>
          <w:noProof/>
        </w:rPr>
        <w:t>World Population Prospects</w:t>
      </w:r>
      <w:r w:rsidRPr="001261F3" w:rsidDel="00E871BF" w:rsidR="001623F8">
        <w:rPr>
          <w:rStyle w:val="Strong"/>
          <w:b w:val="0"/>
        </w:rPr>
        <w:t xml:space="preserve"> </w:t>
      </w:r>
      <w:r w:rsidR="001623F8">
        <w:rPr>
          <w:rStyle w:val="Strong"/>
          <w:b w:val="0"/>
        </w:rPr>
        <w:t>is listed as one of the baseline population data sources for CGE models suggested by the 2010 GTAP Advisory Board meeting</w:t>
      </w:r>
      <w:r w:rsidR="001623F8">
        <w:rPr>
          <w:rStyle w:val="FootnoteReference"/>
          <w:bCs/>
        </w:rPr>
        <w:footnoteReference w:id="18"/>
      </w:r>
      <w:r w:rsidR="001623F8">
        <w:rPr>
          <w:rStyle w:val="Strong"/>
          <w:b w:val="0"/>
        </w:rPr>
        <w:t xml:space="preserve"> and has been used for future labor supply </w:t>
      </w:r>
      <w:r w:rsidR="001623F8">
        <w:t xml:space="preserve">(EPPA in </w:t>
      </w:r>
      <w:r w:rsidRPr="007D789B" w:rsidR="001623F8">
        <w:t xml:space="preserve">Paltsev et al. </w:t>
      </w:r>
      <w:r w:rsidR="001623F8">
        <w:t>[</w:t>
      </w:r>
      <w:r w:rsidRPr="007D789B" w:rsidR="001623F8">
        <w:t>2005</w:t>
      </w:r>
      <w:r w:rsidR="001623F8">
        <w:t>]</w:t>
      </w:r>
      <w:r w:rsidR="0024347C">
        <w:t>)</w:t>
      </w:r>
      <w:r w:rsidR="001623F8">
        <w:t xml:space="preserve"> as well as</w:t>
      </w:r>
      <w:r w:rsidR="006B25CA">
        <w:t xml:space="preserve"> in</w:t>
      </w:r>
      <w:r w:rsidR="00B1290E">
        <w:t xml:space="preserve"> </w:t>
      </w:r>
      <w:r w:rsidR="001110FB">
        <w:t xml:space="preserve">the </w:t>
      </w:r>
      <w:r w:rsidR="00B1290E">
        <w:t>ADAGE model</w:t>
      </w:r>
      <w:r w:rsidR="001623F8">
        <w:t xml:space="preserve">. </w:t>
      </w:r>
      <w:r w:rsidR="002B374E">
        <w:t>T</w:t>
      </w:r>
      <w:r w:rsidR="001623F8">
        <w:t xml:space="preserve">he specific set of projections that we used to depict overall </w:t>
      </w:r>
      <w:r w:rsidR="00317A30">
        <w:t xml:space="preserve">population growth </w:t>
      </w:r>
      <w:r w:rsidR="001623F8">
        <w:t xml:space="preserve">are the </w:t>
      </w:r>
      <w:r w:rsidRPr="004F5332" w:rsidR="001623F8">
        <w:rPr>
          <w:noProof/>
        </w:rPr>
        <w:t>U</w:t>
      </w:r>
      <w:r w:rsidR="001623F8">
        <w:rPr>
          <w:noProof/>
        </w:rPr>
        <w:t xml:space="preserve">nited </w:t>
      </w:r>
      <w:r w:rsidRPr="004F5332" w:rsidR="001623F8">
        <w:rPr>
          <w:noProof/>
        </w:rPr>
        <w:t>N</w:t>
      </w:r>
      <w:r w:rsidR="001623F8">
        <w:rPr>
          <w:noProof/>
        </w:rPr>
        <w:t>ations</w:t>
      </w:r>
      <w:r w:rsidR="00B124DA">
        <w:rPr>
          <w:noProof/>
        </w:rPr>
        <w:t>’</w:t>
      </w:r>
      <w:r w:rsidRPr="004F5332" w:rsidR="001623F8">
        <w:rPr>
          <w:noProof/>
        </w:rPr>
        <w:t xml:space="preserve"> World Population Prospects</w:t>
      </w:r>
      <w:r w:rsidR="001623F8">
        <w:rPr>
          <w:noProof/>
        </w:rPr>
        <w:t>: the 2017</w:t>
      </w:r>
      <w:r w:rsidRPr="004F5332" w:rsidR="001623F8">
        <w:rPr>
          <w:noProof/>
        </w:rPr>
        <w:t xml:space="preserve"> </w:t>
      </w:r>
      <w:r w:rsidR="001623F8">
        <w:rPr>
          <w:noProof/>
        </w:rPr>
        <w:t>Revision</w:t>
      </w:r>
      <w:r w:rsidDel="00E871BF" w:rsidR="001623F8">
        <w:t xml:space="preserve"> </w:t>
      </w:r>
      <w:r w:rsidRPr="00F40156" w:rsidR="001623F8">
        <w:t xml:space="preserve">from 2010 </w:t>
      </w:r>
      <w:r w:rsidR="001623F8">
        <w:t>through 2050</w:t>
      </w:r>
      <w:r w:rsidRPr="00F40156" w:rsidR="001623F8">
        <w:t xml:space="preserve"> (</w:t>
      </w:r>
      <w:r w:rsidR="001623F8">
        <w:rPr>
          <w:color w:val="000000"/>
          <w:lang w:val="en"/>
        </w:rPr>
        <w:t>United Nations</w:t>
      </w:r>
      <w:r w:rsidRPr="00F40156" w:rsidR="001623F8">
        <w:t>, 201</w:t>
      </w:r>
      <w:r w:rsidR="001623F8">
        <w:t>7</w:t>
      </w:r>
      <w:r w:rsidRPr="00F40156" w:rsidR="001623F8">
        <w:t xml:space="preserve">). As shown in </w:t>
      </w:r>
      <w:r w:rsidR="001623F8">
        <w:t xml:space="preserve">Table </w:t>
      </w:r>
      <w:r w:rsidR="0068614B">
        <w:t>6</w:t>
      </w:r>
      <w:r w:rsidRPr="00F40156" w:rsidR="001623F8">
        <w:t xml:space="preserve">-1, global </w:t>
      </w:r>
      <w:r w:rsidR="004D2BA8">
        <w:t xml:space="preserve">GDP </w:t>
      </w:r>
      <w:r w:rsidR="00AA1A0A">
        <w:t xml:space="preserve">will grow by </w:t>
      </w:r>
      <w:r w:rsidR="003872AA">
        <w:t>2</w:t>
      </w:r>
      <w:r w:rsidR="00AA1A0A">
        <w:t>.54 times by 2050 above the</w:t>
      </w:r>
      <w:r w:rsidR="00CE302B">
        <w:t xml:space="preserve"> 2010</w:t>
      </w:r>
      <w:r w:rsidR="00AA1A0A">
        <w:t xml:space="preserve"> level</w:t>
      </w:r>
      <w:r w:rsidR="00CE302B">
        <w:t xml:space="preserve">. </w:t>
      </w:r>
      <w:r w:rsidR="002F036C">
        <w:t>China</w:t>
      </w:r>
      <w:r w:rsidR="00F64E07">
        <w:t xml:space="preserve"> and </w:t>
      </w:r>
      <w:r w:rsidR="002F036C">
        <w:t xml:space="preserve">Africa have the fastest growth rate </w:t>
      </w:r>
      <w:r w:rsidR="003C0A4D">
        <w:t>and European Regions</w:t>
      </w:r>
      <w:r w:rsidR="003B6043">
        <w:t xml:space="preserve"> and </w:t>
      </w:r>
      <w:r w:rsidR="003C0A4D">
        <w:t xml:space="preserve">Brazil </w:t>
      </w:r>
      <w:r w:rsidR="0090123D">
        <w:t>are</w:t>
      </w:r>
      <w:r w:rsidR="003C0A4D">
        <w:t xml:space="preserve"> the slowest </w:t>
      </w:r>
      <w:r w:rsidR="006026C9">
        <w:t>grow</w:t>
      </w:r>
      <w:r w:rsidR="0090123D">
        <w:t>ing regions</w:t>
      </w:r>
      <w:r w:rsidR="006026C9">
        <w:t xml:space="preserve">. </w:t>
      </w:r>
      <w:r w:rsidR="00321F7F">
        <w:t xml:space="preserve">Global population </w:t>
      </w:r>
      <w:r w:rsidR="0090123D">
        <w:t xml:space="preserve">has a </w:t>
      </w:r>
      <w:r w:rsidR="001623F8">
        <w:t xml:space="preserve">growth of </w:t>
      </w:r>
      <w:r w:rsidRPr="00F40156" w:rsidR="001623F8">
        <w:t xml:space="preserve">about </w:t>
      </w:r>
      <w:r w:rsidR="001623F8">
        <w:t>42</w:t>
      </w:r>
      <w:r w:rsidRPr="00F40156" w:rsidR="001623F8">
        <w:t>% over four decades</w:t>
      </w:r>
      <w:r w:rsidR="000F66D4">
        <w:t xml:space="preserve"> where </w:t>
      </w:r>
      <w:r w:rsidRPr="00F40156" w:rsidR="001623F8">
        <w:t xml:space="preserve">Africa </w:t>
      </w:r>
      <w:r w:rsidR="001623F8">
        <w:t>has the highest growth rates, well above the global average throughout the projection period, while all other regions have growth rates less than the global average growth rate</w:t>
      </w:r>
      <w:r w:rsidRPr="00F40156" w:rsidR="001623F8">
        <w:t xml:space="preserve">. Annual population growth rates </w:t>
      </w:r>
      <w:r w:rsidR="001623F8">
        <w:t xml:space="preserve">are projected to </w:t>
      </w:r>
      <w:r w:rsidRPr="00F40156" w:rsidR="001623F8">
        <w:t xml:space="preserve">slow </w:t>
      </w:r>
      <w:r w:rsidR="001623F8">
        <w:t xml:space="preserve">over time </w:t>
      </w:r>
      <w:r w:rsidRPr="00F40156" w:rsidR="001623F8">
        <w:t>in every region</w:t>
      </w:r>
      <w:r w:rsidR="001623F8">
        <w:t xml:space="preserve">, even reaching negative values (i.e., periods of population decline) in </w:t>
      </w:r>
      <w:r w:rsidRPr="00F40156" w:rsidR="001623F8">
        <w:t>Europe</w:t>
      </w:r>
      <w:r w:rsidR="001623F8">
        <w:t xml:space="preserve"> and</w:t>
      </w:r>
      <w:r w:rsidRPr="00F40156" w:rsidR="001623F8">
        <w:t xml:space="preserve"> China</w:t>
      </w:r>
      <w:r w:rsidR="001623F8">
        <w:t xml:space="preserve"> by 2035</w:t>
      </w:r>
      <w:r w:rsidRPr="00F40156" w:rsidR="001623F8">
        <w:t>.</w:t>
      </w:r>
      <w:r w:rsidR="00AF7C81">
        <w:t xml:space="preserve"> </w:t>
      </w:r>
      <w:r w:rsidRPr="00F76612" w:rsidR="003C19DF">
        <w:t>The improvement in la</w:t>
      </w:r>
      <w:r w:rsidR="003C19DF">
        <w:t>bor</w:t>
      </w:r>
      <w:r w:rsidRPr="00F76612" w:rsidR="003C19DF">
        <w:t xml:space="preserve"> productivity </w:t>
      </w:r>
      <w:r w:rsidR="003C19DF">
        <w:t>in each region wa</w:t>
      </w:r>
      <w:r w:rsidRPr="00F76612" w:rsidR="003C19DF">
        <w:t>s</w:t>
      </w:r>
      <w:r w:rsidR="00F041FF">
        <w:t xml:space="preserve"> assumed</w:t>
      </w:r>
      <w:r w:rsidRPr="00F76612" w:rsidR="003C19DF">
        <w:t xml:space="preserve"> </w:t>
      </w:r>
      <w:r w:rsidR="003C19DF">
        <w:t xml:space="preserve">to ensure </w:t>
      </w:r>
      <w:r w:rsidR="00F041FF">
        <w:t xml:space="preserve">labor endowment follows the same trend of the </w:t>
      </w:r>
      <w:r w:rsidR="006A4366">
        <w:t xml:space="preserve">exogenous </w:t>
      </w:r>
      <w:r w:rsidRPr="00F76612" w:rsidR="003C19DF">
        <w:t xml:space="preserve">GDP growth </w:t>
      </w:r>
      <w:r w:rsidRPr="00B22A0F" w:rsidR="003C19DF">
        <w:t>for all regions.</w:t>
      </w:r>
      <w:r w:rsidR="00161A35">
        <w:t xml:space="preserve"> </w:t>
      </w:r>
    </w:p>
    <w:p w:rsidR="006A4366" w:rsidP="001A0A31" w:rsidRDefault="006A4366" w14:paraId="3CC93E40" w14:textId="25615AC7">
      <w:pPr>
        <w:pStyle w:val="TableTitle"/>
        <w:spacing w:before="0"/>
      </w:pPr>
      <w:bookmarkStart w:name="_Toc120007943" w:id="243"/>
      <w:r>
        <w:t xml:space="preserve">Table 6-1. </w:t>
      </w:r>
      <w:r w:rsidRPr="00F40156" w:rsidR="00E576C6">
        <w:t xml:space="preserve">Regional </w:t>
      </w:r>
      <w:r w:rsidR="00E576C6">
        <w:t xml:space="preserve">GDP, </w:t>
      </w:r>
      <w:r w:rsidRPr="00F40156" w:rsidR="00E576C6">
        <w:t>Population</w:t>
      </w:r>
      <w:r w:rsidR="0011067A">
        <w:t>, Labor Productivity Growth Trend (1 in 2010)</w:t>
      </w:r>
      <w:bookmarkEnd w:id="243"/>
      <w:r w:rsidRPr="00F40156" w:rsidR="00E576C6">
        <w:t xml:space="preserve"> </w:t>
      </w:r>
    </w:p>
    <w:tbl>
      <w:tblPr>
        <w:tblW w:w="9270" w:type="dxa"/>
        <w:tblLook w:val="04A0" w:firstRow="1" w:lastRow="0" w:firstColumn="1" w:lastColumn="0" w:noHBand="0" w:noVBand="1"/>
      </w:tblPr>
      <w:tblGrid>
        <w:gridCol w:w="728"/>
        <w:gridCol w:w="960"/>
        <w:gridCol w:w="959"/>
        <w:gridCol w:w="959"/>
        <w:gridCol w:w="959"/>
        <w:gridCol w:w="959"/>
        <w:gridCol w:w="959"/>
        <w:gridCol w:w="959"/>
        <w:gridCol w:w="959"/>
        <w:gridCol w:w="959"/>
      </w:tblGrid>
      <w:tr w:rsidRPr="00143031" w:rsidR="00143031" w:rsidTr="008F3075" w14:paraId="5CEB03BF" w14:textId="77777777">
        <w:trPr>
          <w:trHeight w:val="312"/>
        </w:trPr>
        <w:tc>
          <w:tcPr>
            <w:tcW w:w="630" w:type="dxa"/>
            <w:tcBorders>
              <w:top w:val="double" w:color="auto" w:sz="6" w:space="0"/>
              <w:left w:val="nil"/>
              <w:bottom w:val="nil"/>
              <w:right w:val="nil"/>
            </w:tcBorders>
            <w:shd w:val="clear" w:color="auto" w:fill="auto"/>
            <w:noWrap/>
            <w:vAlign w:val="center"/>
            <w:hideMark/>
          </w:tcPr>
          <w:p w:rsidRPr="00143031" w:rsidR="00143031" w:rsidP="00143031" w:rsidRDefault="00143031" w14:paraId="2D6ED453" w14:textId="77777777">
            <w:pPr>
              <w:rPr>
                <w:b/>
                <w:bCs/>
                <w:color w:val="000000"/>
                <w:sz w:val="22"/>
                <w:szCs w:val="22"/>
              </w:rPr>
            </w:pPr>
            <w:r w:rsidRPr="00143031">
              <w:rPr>
                <w:b/>
                <w:bCs/>
                <w:color w:val="000000"/>
                <w:sz w:val="22"/>
                <w:szCs w:val="22"/>
              </w:rPr>
              <w:t> </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0FD436FE" w14:textId="77777777">
            <w:pPr>
              <w:jc w:val="right"/>
              <w:rPr>
                <w:b/>
                <w:bCs/>
                <w:color w:val="000000"/>
                <w:sz w:val="22"/>
                <w:szCs w:val="22"/>
              </w:rPr>
            </w:pPr>
            <w:r w:rsidRPr="00143031">
              <w:rPr>
                <w:b/>
                <w:bCs/>
                <w:color w:val="000000"/>
                <w:sz w:val="22"/>
                <w:szCs w:val="22"/>
              </w:rPr>
              <w:t>2010</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5B4E62A6" w14:textId="77777777">
            <w:pPr>
              <w:jc w:val="right"/>
              <w:rPr>
                <w:b/>
                <w:bCs/>
                <w:color w:val="000000"/>
                <w:sz w:val="22"/>
                <w:szCs w:val="22"/>
              </w:rPr>
            </w:pPr>
            <w:r w:rsidRPr="00143031">
              <w:rPr>
                <w:b/>
                <w:bCs/>
                <w:color w:val="000000"/>
                <w:sz w:val="22"/>
                <w:szCs w:val="22"/>
              </w:rPr>
              <w:t>2015</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692B52DE" w14:textId="77777777">
            <w:pPr>
              <w:jc w:val="right"/>
              <w:rPr>
                <w:b/>
                <w:bCs/>
                <w:color w:val="000000"/>
                <w:sz w:val="22"/>
                <w:szCs w:val="22"/>
              </w:rPr>
            </w:pPr>
            <w:r w:rsidRPr="00143031">
              <w:rPr>
                <w:b/>
                <w:bCs/>
                <w:color w:val="000000"/>
                <w:sz w:val="22"/>
                <w:szCs w:val="22"/>
              </w:rPr>
              <w:t>2020</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3E170350" w14:textId="77777777">
            <w:pPr>
              <w:jc w:val="right"/>
              <w:rPr>
                <w:b/>
                <w:bCs/>
                <w:color w:val="000000"/>
                <w:sz w:val="22"/>
                <w:szCs w:val="22"/>
              </w:rPr>
            </w:pPr>
            <w:r w:rsidRPr="00143031">
              <w:rPr>
                <w:b/>
                <w:bCs/>
                <w:color w:val="000000"/>
                <w:sz w:val="22"/>
                <w:szCs w:val="22"/>
              </w:rPr>
              <w:t>2025</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13E6E6C9" w14:textId="77777777">
            <w:pPr>
              <w:jc w:val="right"/>
              <w:rPr>
                <w:b/>
                <w:bCs/>
                <w:color w:val="000000"/>
                <w:sz w:val="22"/>
                <w:szCs w:val="22"/>
              </w:rPr>
            </w:pPr>
            <w:r w:rsidRPr="00143031">
              <w:rPr>
                <w:b/>
                <w:bCs/>
                <w:color w:val="000000"/>
                <w:sz w:val="22"/>
                <w:szCs w:val="22"/>
              </w:rPr>
              <w:t>2030</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1C3074E1" w14:textId="77777777">
            <w:pPr>
              <w:jc w:val="right"/>
              <w:rPr>
                <w:b/>
                <w:bCs/>
                <w:color w:val="000000"/>
                <w:sz w:val="22"/>
                <w:szCs w:val="22"/>
              </w:rPr>
            </w:pPr>
            <w:r w:rsidRPr="00143031">
              <w:rPr>
                <w:b/>
                <w:bCs/>
                <w:color w:val="000000"/>
                <w:sz w:val="22"/>
                <w:szCs w:val="22"/>
              </w:rPr>
              <w:t>2035</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0A0096A3" w14:textId="77777777">
            <w:pPr>
              <w:jc w:val="right"/>
              <w:rPr>
                <w:b/>
                <w:bCs/>
                <w:color w:val="000000"/>
                <w:sz w:val="22"/>
                <w:szCs w:val="22"/>
              </w:rPr>
            </w:pPr>
            <w:r w:rsidRPr="00143031">
              <w:rPr>
                <w:b/>
                <w:bCs/>
                <w:color w:val="000000"/>
                <w:sz w:val="22"/>
                <w:szCs w:val="22"/>
              </w:rPr>
              <w:t>2040</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539F95D9" w14:textId="77777777">
            <w:pPr>
              <w:jc w:val="right"/>
              <w:rPr>
                <w:b/>
                <w:bCs/>
                <w:color w:val="000000"/>
                <w:sz w:val="22"/>
                <w:szCs w:val="22"/>
              </w:rPr>
            </w:pPr>
            <w:r w:rsidRPr="00143031">
              <w:rPr>
                <w:b/>
                <w:bCs/>
                <w:color w:val="000000"/>
                <w:sz w:val="22"/>
                <w:szCs w:val="22"/>
              </w:rPr>
              <w:t>2045</w:t>
            </w:r>
          </w:p>
        </w:tc>
        <w:tc>
          <w:tcPr>
            <w:tcW w:w="960" w:type="dxa"/>
            <w:tcBorders>
              <w:top w:val="double" w:color="auto" w:sz="6" w:space="0"/>
              <w:left w:val="nil"/>
              <w:bottom w:val="nil"/>
              <w:right w:val="nil"/>
            </w:tcBorders>
            <w:shd w:val="clear" w:color="auto" w:fill="auto"/>
            <w:noWrap/>
            <w:hideMark/>
          </w:tcPr>
          <w:p w:rsidRPr="00143031" w:rsidR="00143031" w:rsidP="00143031" w:rsidRDefault="00143031" w14:paraId="2C448D3C" w14:textId="77777777">
            <w:pPr>
              <w:jc w:val="right"/>
              <w:rPr>
                <w:b/>
                <w:bCs/>
                <w:color w:val="000000"/>
                <w:sz w:val="22"/>
                <w:szCs w:val="22"/>
              </w:rPr>
            </w:pPr>
            <w:r w:rsidRPr="00143031">
              <w:rPr>
                <w:b/>
                <w:bCs/>
                <w:color w:val="000000"/>
                <w:sz w:val="22"/>
                <w:szCs w:val="22"/>
              </w:rPr>
              <w:t>2050</w:t>
            </w:r>
          </w:p>
        </w:tc>
      </w:tr>
      <w:tr w:rsidRPr="00143031" w:rsidR="00143031" w:rsidTr="008F3075" w14:paraId="56FACEA9" w14:textId="77777777">
        <w:trPr>
          <w:trHeight w:val="312"/>
        </w:trPr>
        <w:tc>
          <w:tcPr>
            <w:tcW w:w="9266" w:type="dxa"/>
            <w:gridSpan w:val="10"/>
            <w:tcBorders>
              <w:top w:val="single" w:color="auto" w:sz="8" w:space="0"/>
              <w:left w:val="nil"/>
              <w:bottom w:val="single" w:color="auto" w:sz="4" w:space="0"/>
              <w:right w:val="nil"/>
            </w:tcBorders>
            <w:shd w:val="clear" w:color="auto" w:fill="auto"/>
            <w:noWrap/>
            <w:vAlign w:val="bottom"/>
            <w:hideMark/>
          </w:tcPr>
          <w:p w:rsidRPr="00903C2F" w:rsidR="00143031" w:rsidP="00143031" w:rsidRDefault="00143031" w14:paraId="3EFBA522" w14:textId="77777777">
            <w:pPr>
              <w:jc w:val="center"/>
              <w:rPr>
                <w:i/>
                <w:iCs/>
                <w:color w:val="000000"/>
                <w:sz w:val="20"/>
              </w:rPr>
            </w:pPr>
            <w:r w:rsidRPr="00903C2F">
              <w:rPr>
                <w:i/>
                <w:iCs/>
                <w:color w:val="000000"/>
                <w:sz w:val="20"/>
              </w:rPr>
              <w:t>GDP Growth Trend</w:t>
            </w:r>
          </w:p>
        </w:tc>
      </w:tr>
      <w:tr w:rsidRPr="00143031" w:rsidR="00143031" w:rsidTr="008F3075" w14:paraId="33B3792C"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6ED703E8" w14:textId="77777777">
            <w:pPr>
              <w:rPr>
                <w:color w:val="000000"/>
                <w:sz w:val="20"/>
              </w:rPr>
            </w:pPr>
            <w:r w:rsidRPr="00903C2F">
              <w:rPr>
                <w:color w:val="000000"/>
                <w:sz w:val="20"/>
              </w:rPr>
              <w:t>USA</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9BDC54E"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0471C14" w14:textId="77777777">
            <w:pPr>
              <w:jc w:val="right"/>
              <w:rPr>
                <w:color w:val="000000"/>
                <w:sz w:val="20"/>
              </w:rPr>
            </w:pPr>
            <w:r w:rsidRPr="00903C2F">
              <w:rPr>
                <w:color w:val="000000"/>
                <w:sz w:val="20"/>
              </w:rPr>
              <w:t>1.11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30CDD78" w14:textId="77777777">
            <w:pPr>
              <w:jc w:val="right"/>
              <w:rPr>
                <w:color w:val="000000"/>
                <w:sz w:val="20"/>
              </w:rPr>
            </w:pPr>
            <w:r w:rsidRPr="00903C2F">
              <w:rPr>
                <w:color w:val="000000"/>
                <w:sz w:val="20"/>
              </w:rPr>
              <w:t>1.23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F9912E4" w14:textId="77777777">
            <w:pPr>
              <w:jc w:val="right"/>
              <w:rPr>
                <w:color w:val="000000"/>
                <w:sz w:val="20"/>
              </w:rPr>
            </w:pPr>
            <w:r w:rsidRPr="00903C2F">
              <w:rPr>
                <w:color w:val="000000"/>
                <w:sz w:val="20"/>
              </w:rPr>
              <w:t>1.39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E76ADE9" w14:textId="77777777">
            <w:pPr>
              <w:jc w:val="right"/>
              <w:rPr>
                <w:color w:val="000000"/>
                <w:sz w:val="20"/>
              </w:rPr>
            </w:pPr>
            <w:r w:rsidRPr="00903C2F">
              <w:rPr>
                <w:color w:val="000000"/>
                <w:sz w:val="20"/>
              </w:rPr>
              <w:t>1.53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9FAB1DE" w14:textId="77777777">
            <w:pPr>
              <w:jc w:val="right"/>
              <w:rPr>
                <w:color w:val="000000"/>
                <w:sz w:val="20"/>
              </w:rPr>
            </w:pPr>
            <w:r w:rsidRPr="00903C2F">
              <w:rPr>
                <w:color w:val="000000"/>
                <w:sz w:val="20"/>
              </w:rPr>
              <w:t>1.70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1864C8A" w14:textId="77777777">
            <w:pPr>
              <w:jc w:val="right"/>
              <w:rPr>
                <w:color w:val="000000"/>
                <w:sz w:val="20"/>
              </w:rPr>
            </w:pPr>
            <w:r w:rsidRPr="00903C2F">
              <w:rPr>
                <w:color w:val="000000"/>
                <w:sz w:val="20"/>
              </w:rPr>
              <w:t>1.88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833417E" w14:textId="77777777">
            <w:pPr>
              <w:jc w:val="right"/>
              <w:rPr>
                <w:color w:val="000000"/>
                <w:sz w:val="20"/>
              </w:rPr>
            </w:pPr>
            <w:r w:rsidRPr="00903C2F">
              <w:rPr>
                <w:color w:val="000000"/>
                <w:sz w:val="20"/>
              </w:rPr>
              <w:t>2.08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164663F" w14:textId="77777777">
            <w:pPr>
              <w:jc w:val="right"/>
              <w:rPr>
                <w:color w:val="000000"/>
                <w:sz w:val="20"/>
              </w:rPr>
            </w:pPr>
            <w:r w:rsidRPr="00903C2F">
              <w:rPr>
                <w:color w:val="000000"/>
                <w:sz w:val="20"/>
              </w:rPr>
              <w:t>2.28</w:t>
            </w:r>
          </w:p>
        </w:tc>
      </w:tr>
      <w:tr w:rsidRPr="00143031" w:rsidR="00143031" w:rsidTr="008F3075" w14:paraId="03159D8E"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073C513F" w14:textId="77777777">
            <w:pPr>
              <w:rPr>
                <w:color w:val="000000"/>
                <w:sz w:val="20"/>
              </w:rPr>
            </w:pPr>
            <w:r w:rsidRPr="00903C2F">
              <w:rPr>
                <w:color w:val="000000"/>
                <w:sz w:val="20"/>
              </w:rPr>
              <w:t>BRA</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3005A392"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360EF07"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8BEDB54" w14:textId="77777777">
            <w:pPr>
              <w:jc w:val="right"/>
              <w:rPr>
                <w:color w:val="000000"/>
                <w:sz w:val="20"/>
              </w:rPr>
            </w:pPr>
            <w:r w:rsidRPr="00903C2F">
              <w:rPr>
                <w:color w:val="000000"/>
                <w:sz w:val="20"/>
              </w:rPr>
              <w:t>1.12</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CF0DBB0" w14:textId="77777777">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F28D549" w14:textId="77777777">
            <w:pPr>
              <w:jc w:val="right"/>
              <w:rPr>
                <w:color w:val="000000"/>
                <w:sz w:val="20"/>
              </w:rPr>
            </w:pPr>
            <w:r w:rsidRPr="00903C2F">
              <w:rPr>
                <w:color w:val="000000"/>
                <w:sz w:val="20"/>
              </w:rPr>
              <w:t>1.37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C8B5685" w14:textId="77777777">
            <w:pPr>
              <w:jc w:val="right"/>
              <w:rPr>
                <w:color w:val="000000"/>
                <w:sz w:val="20"/>
              </w:rPr>
            </w:pPr>
            <w:r w:rsidRPr="00903C2F">
              <w:rPr>
                <w:color w:val="000000"/>
                <w:sz w:val="20"/>
              </w:rPr>
              <w:t>1.47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882EFAD" w14:textId="77777777">
            <w:pPr>
              <w:jc w:val="right"/>
              <w:rPr>
                <w:color w:val="000000"/>
                <w:sz w:val="20"/>
              </w:rPr>
            </w:pPr>
            <w:r w:rsidRPr="00903C2F">
              <w:rPr>
                <w:color w:val="000000"/>
                <w:sz w:val="20"/>
              </w:rPr>
              <w:t>1.57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3231A501" w14:textId="77777777">
            <w:pPr>
              <w:jc w:val="right"/>
              <w:rPr>
                <w:color w:val="000000"/>
                <w:sz w:val="20"/>
              </w:rPr>
            </w:pPr>
            <w:r w:rsidRPr="00903C2F">
              <w:rPr>
                <w:color w:val="000000"/>
                <w:sz w:val="20"/>
              </w:rPr>
              <w:t>1.67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3593D315" w14:textId="77777777">
            <w:pPr>
              <w:jc w:val="right"/>
              <w:rPr>
                <w:color w:val="000000"/>
                <w:sz w:val="20"/>
              </w:rPr>
            </w:pPr>
            <w:r w:rsidRPr="00903C2F">
              <w:rPr>
                <w:color w:val="000000"/>
                <w:sz w:val="20"/>
              </w:rPr>
              <w:t>1.76</w:t>
            </w:r>
          </w:p>
        </w:tc>
      </w:tr>
      <w:tr w:rsidRPr="00143031" w:rsidR="00143031" w:rsidTr="008F3075" w14:paraId="6A1187DF"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6F4A0AA7" w14:textId="77777777">
            <w:pPr>
              <w:rPr>
                <w:color w:val="000000"/>
                <w:sz w:val="20"/>
              </w:rPr>
            </w:pPr>
            <w:r w:rsidRPr="00903C2F">
              <w:rPr>
                <w:color w:val="000000"/>
                <w:sz w:val="20"/>
              </w:rPr>
              <w:t>CHN</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687A01C"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C160AE5" w14:textId="77777777">
            <w:pPr>
              <w:jc w:val="right"/>
              <w:rPr>
                <w:color w:val="000000"/>
                <w:sz w:val="20"/>
              </w:rPr>
            </w:pPr>
            <w:r w:rsidRPr="00903C2F">
              <w:rPr>
                <w:color w:val="000000"/>
                <w:sz w:val="20"/>
              </w:rPr>
              <w:t>1.45</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4ACB9ED" w14:textId="77777777">
            <w:pPr>
              <w:jc w:val="right"/>
              <w:rPr>
                <w:color w:val="000000"/>
                <w:sz w:val="20"/>
              </w:rPr>
            </w:pPr>
            <w:r w:rsidRPr="00903C2F">
              <w:rPr>
                <w:color w:val="000000"/>
                <w:sz w:val="20"/>
              </w:rPr>
              <w:t>1.94</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41657E8E" w14:textId="77777777">
            <w:pPr>
              <w:jc w:val="right"/>
              <w:rPr>
                <w:color w:val="000000"/>
                <w:sz w:val="20"/>
              </w:rPr>
            </w:pPr>
            <w:r w:rsidRPr="00903C2F">
              <w:rPr>
                <w:color w:val="000000"/>
                <w:sz w:val="20"/>
              </w:rPr>
              <w:t>2.45</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DB4F609" w14:textId="77777777">
            <w:pPr>
              <w:jc w:val="right"/>
              <w:rPr>
                <w:color w:val="000000"/>
                <w:sz w:val="20"/>
              </w:rPr>
            </w:pPr>
            <w:r w:rsidRPr="00903C2F">
              <w:rPr>
                <w:color w:val="000000"/>
                <w:sz w:val="20"/>
              </w:rPr>
              <w:t>3.00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24F990D" w14:textId="77777777">
            <w:pPr>
              <w:jc w:val="right"/>
              <w:rPr>
                <w:color w:val="000000"/>
                <w:sz w:val="20"/>
              </w:rPr>
            </w:pPr>
            <w:r w:rsidRPr="00903C2F">
              <w:rPr>
                <w:color w:val="000000"/>
                <w:sz w:val="20"/>
              </w:rPr>
              <w:t>3.58</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2AF6336" w14:textId="77777777">
            <w:pPr>
              <w:jc w:val="right"/>
              <w:rPr>
                <w:color w:val="000000"/>
                <w:sz w:val="20"/>
              </w:rPr>
            </w:pPr>
            <w:r w:rsidRPr="00903C2F">
              <w:rPr>
                <w:color w:val="000000"/>
                <w:sz w:val="20"/>
              </w:rPr>
              <w:t>4.17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D7DE024" w14:textId="77777777">
            <w:pPr>
              <w:jc w:val="right"/>
              <w:rPr>
                <w:color w:val="000000"/>
                <w:sz w:val="20"/>
              </w:rPr>
            </w:pPr>
            <w:r w:rsidRPr="00903C2F">
              <w:rPr>
                <w:color w:val="000000"/>
                <w:sz w:val="20"/>
              </w:rPr>
              <w:t>4.75</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10C9088" w14:textId="77777777">
            <w:pPr>
              <w:jc w:val="right"/>
              <w:rPr>
                <w:color w:val="000000"/>
                <w:sz w:val="20"/>
              </w:rPr>
            </w:pPr>
            <w:r w:rsidRPr="00903C2F">
              <w:rPr>
                <w:color w:val="000000"/>
                <w:sz w:val="20"/>
              </w:rPr>
              <w:t>5.25</w:t>
            </w:r>
          </w:p>
        </w:tc>
      </w:tr>
      <w:tr w:rsidRPr="00143031" w:rsidR="00143031" w:rsidTr="008F3075" w14:paraId="7E0DF8F5"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3D966761" w14:textId="77777777">
            <w:pPr>
              <w:rPr>
                <w:color w:val="000000"/>
                <w:sz w:val="20"/>
              </w:rPr>
            </w:pPr>
            <w:r w:rsidRPr="00903C2F">
              <w:rPr>
                <w:color w:val="000000"/>
                <w:sz w:val="20"/>
              </w:rPr>
              <w:t>EUR</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4E08C742"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41D112B5"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CC77A88" w14:textId="77777777">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BB45F8A" w14:textId="77777777">
            <w:pPr>
              <w:jc w:val="right"/>
              <w:rPr>
                <w:color w:val="000000"/>
                <w:sz w:val="20"/>
              </w:rPr>
            </w:pPr>
            <w:r w:rsidRPr="00903C2F">
              <w:rPr>
                <w:color w:val="000000"/>
                <w:sz w:val="20"/>
              </w:rPr>
              <w:t>1.24</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31C20A73" w14:textId="77777777">
            <w:pPr>
              <w:jc w:val="right"/>
              <w:rPr>
                <w:color w:val="000000"/>
                <w:sz w:val="20"/>
              </w:rPr>
            </w:pPr>
            <w:r w:rsidRPr="00903C2F">
              <w:rPr>
                <w:color w:val="000000"/>
                <w:sz w:val="20"/>
              </w:rPr>
              <w:t>1.32</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7C17A508" w14:textId="77777777">
            <w:pPr>
              <w:jc w:val="right"/>
              <w:rPr>
                <w:color w:val="000000"/>
                <w:sz w:val="20"/>
              </w:rPr>
            </w:pPr>
            <w:r w:rsidRPr="00903C2F">
              <w:rPr>
                <w:color w:val="000000"/>
                <w:sz w:val="20"/>
              </w:rPr>
              <w:t>1.40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32231A25" w14:textId="77777777">
            <w:pPr>
              <w:jc w:val="right"/>
              <w:rPr>
                <w:color w:val="000000"/>
                <w:sz w:val="20"/>
              </w:rPr>
            </w:pPr>
            <w:r w:rsidRPr="00903C2F">
              <w:rPr>
                <w:color w:val="000000"/>
                <w:sz w:val="20"/>
              </w:rPr>
              <w:t>1.49</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7AEC933" w14:textId="77777777">
            <w:pPr>
              <w:jc w:val="right"/>
              <w:rPr>
                <w:color w:val="000000"/>
                <w:sz w:val="20"/>
              </w:rPr>
            </w:pPr>
            <w:r w:rsidRPr="00903C2F">
              <w:rPr>
                <w:color w:val="000000"/>
                <w:sz w:val="20"/>
              </w:rPr>
              <w:t>1.57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7694F24" w14:textId="77777777">
            <w:pPr>
              <w:jc w:val="right"/>
              <w:rPr>
                <w:color w:val="000000"/>
                <w:sz w:val="20"/>
              </w:rPr>
            </w:pPr>
            <w:r w:rsidRPr="00903C2F">
              <w:rPr>
                <w:color w:val="000000"/>
                <w:sz w:val="20"/>
              </w:rPr>
              <w:t>1.66</w:t>
            </w:r>
          </w:p>
        </w:tc>
      </w:tr>
      <w:tr w:rsidRPr="00143031" w:rsidR="00143031" w:rsidTr="008F3075" w14:paraId="6DBF1D23"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7914C9E2" w14:textId="77777777">
            <w:pPr>
              <w:rPr>
                <w:color w:val="000000"/>
                <w:sz w:val="20"/>
              </w:rPr>
            </w:pPr>
            <w:r w:rsidRPr="00903C2F">
              <w:rPr>
                <w:color w:val="000000"/>
                <w:sz w:val="20"/>
              </w:rPr>
              <w:t>XLM</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D91DF1C"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0290053" w14:textId="77777777">
            <w:pPr>
              <w:jc w:val="right"/>
              <w:rPr>
                <w:color w:val="000000"/>
                <w:sz w:val="20"/>
              </w:rPr>
            </w:pPr>
            <w:r w:rsidRPr="00903C2F">
              <w:rPr>
                <w:color w:val="000000"/>
                <w:sz w:val="20"/>
              </w:rPr>
              <w:t>0.95</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4FFE511C" w14:textId="77777777">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A7A7AA8" w14:textId="77777777">
            <w:pPr>
              <w:jc w:val="right"/>
              <w:rPr>
                <w:color w:val="000000"/>
                <w:sz w:val="20"/>
              </w:rPr>
            </w:pPr>
            <w:r w:rsidRPr="00903C2F">
              <w:rPr>
                <w:color w:val="000000"/>
                <w:sz w:val="20"/>
              </w:rPr>
              <w:t>1.48</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77C076EA" w14:textId="77777777">
            <w:pPr>
              <w:jc w:val="right"/>
              <w:rPr>
                <w:color w:val="000000"/>
                <w:sz w:val="20"/>
              </w:rPr>
            </w:pPr>
            <w:r w:rsidRPr="00903C2F">
              <w:rPr>
                <w:color w:val="000000"/>
                <w:sz w:val="20"/>
              </w:rPr>
              <w:t>1.69</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D9EE0D3" w14:textId="77777777">
            <w:pPr>
              <w:jc w:val="right"/>
              <w:rPr>
                <w:color w:val="000000"/>
                <w:sz w:val="20"/>
              </w:rPr>
            </w:pPr>
            <w:r w:rsidRPr="00903C2F">
              <w:rPr>
                <w:color w:val="000000"/>
                <w:sz w:val="20"/>
              </w:rPr>
              <w:t>1.90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4323D532" w14:textId="77777777">
            <w:pPr>
              <w:jc w:val="right"/>
              <w:rPr>
                <w:color w:val="000000"/>
                <w:sz w:val="20"/>
              </w:rPr>
            </w:pPr>
            <w:r w:rsidRPr="00903C2F">
              <w:rPr>
                <w:color w:val="000000"/>
                <w:sz w:val="20"/>
              </w:rPr>
              <w:t>2.14</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0B6B123" w14:textId="77777777">
            <w:pPr>
              <w:jc w:val="right"/>
              <w:rPr>
                <w:color w:val="000000"/>
                <w:sz w:val="20"/>
              </w:rPr>
            </w:pPr>
            <w:r w:rsidRPr="00903C2F">
              <w:rPr>
                <w:color w:val="000000"/>
                <w:sz w:val="20"/>
              </w:rPr>
              <w:t>2.40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BB65A9E" w14:textId="77777777">
            <w:pPr>
              <w:jc w:val="right"/>
              <w:rPr>
                <w:color w:val="000000"/>
                <w:sz w:val="20"/>
              </w:rPr>
            </w:pPr>
            <w:r w:rsidRPr="00903C2F">
              <w:rPr>
                <w:color w:val="000000"/>
                <w:sz w:val="20"/>
              </w:rPr>
              <w:t>2.67</w:t>
            </w:r>
          </w:p>
        </w:tc>
      </w:tr>
      <w:tr w:rsidRPr="00143031" w:rsidR="00143031" w:rsidTr="008F3075" w14:paraId="4F7FBEAB"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57CDBB54" w14:textId="77777777">
            <w:pPr>
              <w:rPr>
                <w:color w:val="000000"/>
                <w:sz w:val="20"/>
              </w:rPr>
            </w:pPr>
            <w:r w:rsidRPr="00903C2F">
              <w:rPr>
                <w:color w:val="000000"/>
                <w:sz w:val="20"/>
              </w:rPr>
              <w:t>XAS</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A9869D9"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42165A1" w14:textId="77777777">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0448304" w14:textId="77777777">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3F630CC4" w14:textId="77777777">
            <w:pPr>
              <w:jc w:val="right"/>
              <w:rPr>
                <w:color w:val="000000"/>
                <w:sz w:val="20"/>
              </w:rPr>
            </w:pPr>
            <w:r w:rsidRPr="00903C2F">
              <w:rPr>
                <w:color w:val="000000"/>
                <w:sz w:val="20"/>
              </w:rPr>
              <w:t>1.54</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5ED8CA6" w14:textId="77777777">
            <w:pPr>
              <w:jc w:val="right"/>
              <w:rPr>
                <w:color w:val="000000"/>
                <w:sz w:val="20"/>
              </w:rPr>
            </w:pPr>
            <w:r w:rsidRPr="00903C2F">
              <w:rPr>
                <w:color w:val="000000"/>
                <w:sz w:val="20"/>
              </w:rPr>
              <w:t>1.75</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539A728" w14:textId="77777777">
            <w:pPr>
              <w:jc w:val="right"/>
              <w:rPr>
                <w:color w:val="000000"/>
                <w:sz w:val="20"/>
              </w:rPr>
            </w:pPr>
            <w:r w:rsidRPr="00903C2F">
              <w:rPr>
                <w:color w:val="000000"/>
                <w:sz w:val="20"/>
              </w:rPr>
              <w:t>1.96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FCE5DC1" w14:textId="77777777">
            <w:pPr>
              <w:jc w:val="right"/>
              <w:rPr>
                <w:color w:val="000000"/>
                <w:sz w:val="20"/>
              </w:rPr>
            </w:pPr>
            <w:r w:rsidRPr="00903C2F">
              <w:rPr>
                <w:color w:val="000000"/>
                <w:sz w:val="20"/>
              </w:rPr>
              <w:t>2.20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AEFA61C" w14:textId="77777777">
            <w:pPr>
              <w:jc w:val="right"/>
              <w:rPr>
                <w:color w:val="000000"/>
                <w:sz w:val="20"/>
              </w:rPr>
            </w:pPr>
            <w:r w:rsidRPr="00903C2F">
              <w:rPr>
                <w:color w:val="000000"/>
                <w:sz w:val="20"/>
              </w:rPr>
              <w:t>2.44</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6C4305A" w14:textId="77777777">
            <w:pPr>
              <w:jc w:val="right"/>
              <w:rPr>
                <w:color w:val="000000"/>
                <w:sz w:val="20"/>
              </w:rPr>
            </w:pPr>
            <w:r w:rsidRPr="00903C2F">
              <w:rPr>
                <w:color w:val="000000"/>
                <w:sz w:val="20"/>
              </w:rPr>
              <w:t>2.70</w:t>
            </w:r>
          </w:p>
        </w:tc>
      </w:tr>
      <w:tr w:rsidRPr="00143031" w:rsidR="00143031" w:rsidTr="008F3075" w14:paraId="7CD10625"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72C27505" w14:textId="77777777">
            <w:pPr>
              <w:rPr>
                <w:color w:val="000000"/>
                <w:sz w:val="20"/>
              </w:rPr>
            </w:pPr>
            <w:r w:rsidRPr="00903C2F">
              <w:rPr>
                <w:color w:val="000000"/>
                <w:sz w:val="20"/>
              </w:rPr>
              <w:t>AFR</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91024EC"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B653EFC" w14:textId="77777777">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62E2DCE" w14:textId="77777777">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549FECCF" w14:textId="77777777">
            <w:pPr>
              <w:jc w:val="right"/>
              <w:rPr>
                <w:color w:val="000000"/>
                <w:sz w:val="20"/>
              </w:rPr>
            </w:pPr>
            <w:r w:rsidRPr="00903C2F">
              <w:rPr>
                <w:color w:val="000000"/>
                <w:sz w:val="20"/>
              </w:rPr>
              <w:t>1.68</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64CAB27" w14:textId="77777777">
            <w:pPr>
              <w:jc w:val="right"/>
              <w:rPr>
                <w:color w:val="000000"/>
                <w:sz w:val="20"/>
              </w:rPr>
            </w:pPr>
            <w:r w:rsidRPr="00903C2F">
              <w:rPr>
                <w:color w:val="000000"/>
                <w:sz w:val="20"/>
              </w:rPr>
              <w:t>2.03</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164EA481" w14:textId="77777777">
            <w:pPr>
              <w:jc w:val="right"/>
              <w:rPr>
                <w:color w:val="000000"/>
                <w:sz w:val="20"/>
              </w:rPr>
            </w:pPr>
            <w:r w:rsidRPr="00903C2F">
              <w:rPr>
                <w:color w:val="000000"/>
                <w:sz w:val="20"/>
              </w:rPr>
              <w:t>2.47</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62099837" w14:textId="77777777">
            <w:pPr>
              <w:jc w:val="right"/>
              <w:rPr>
                <w:color w:val="000000"/>
                <w:sz w:val="20"/>
              </w:rPr>
            </w:pPr>
            <w:r w:rsidRPr="00903C2F">
              <w:rPr>
                <w:color w:val="000000"/>
                <w:sz w:val="20"/>
              </w:rPr>
              <w:t>3.01</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25216E64" w14:textId="77777777">
            <w:pPr>
              <w:jc w:val="right"/>
              <w:rPr>
                <w:color w:val="000000"/>
                <w:sz w:val="20"/>
              </w:rPr>
            </w:pPr>
            <w:r w:rsidRPr="00903C2F">
              <w:rPr>
                <w:color w:val="000000"/>
                <w:sz w:val="20"/>
              </w:rPr>
              <w:t>3.66</w:t>
            </w:r>
          </w:p>
        </w:tc>
        <w:tc>
          <w:tcPr>
            <w:tcW w:w="960" w:type="dxa"/>
            <w:tcBorders>
              <w:top w:val="nil"/>
              <w:left w:val="nil"/>
              <w:bottom w:val="nil"/>
              <w:right w:val="nil"/>
            </w:tcBorders>
            <w:shd w:val="clear" w:color="auto" w:fill="auto"/>
            <w:noWrap/>
            <w:vAlign w:val="center"/>
            <w:hideMark/>
          </w:tcPr>
          <w:p w:rsidRPr="00903C2F" w:rsidR="00143031" w:rsidP="00143031" w:rsidRDefault="00143031" w14:paraId="0E94C833" w14:textId="77777777">
            <w:pPr>
              <w:jc w:val="right"/>
              <w:rPr>
                <w:color w:val="000000"/>
                <w:sz w:val="20"/>
              </w:rPr>
            </w:pPr>
            <w:r w:rsidRPr="00903C2F">
              <w:rPr>
                <w:color w:val="000000"/>
                <w:sz w:val="20"/>
              </w:rPr>
              <w:t>4.44</w:t>
            </w:r>
          </w:p>
        </w:tc>
      </w:tr>
      <w:tr w:rsidRPr="00143031" w:rsidR="00143031" w:rsidTr="008F3075" w14:paraId="05C700BD" w14:textId="77777777">
        <w:trPr>
          <w:trHeight w:val="300"/>
        </w:trPr>
        <w:tc>
          <w:tcPr>
            <w:tcW w:w="630" w:type="dxa"/>
            <w:tcBorders>
              <w:top w:val="nil"/>
              <w:left w:val="nil"/>
              <w:bottom w:val="nil"/>
              <w:right w:val="nil"/>
            </w:tcBorders>
            <w:shd w:val="clear" w:color="auto" w:fill="auto"/>
            <w:noWrap/>
            <w:vAlign w:val="center"/>
            <w:hideMark/>
          </w:tcPr>
          <w:p w:rsidRPr="00903C2F" w:rsidR="00143031" w:rsidP="00143031" w:rsidRDefault="00143031" w14:paraId="79E5AD6D" w14:textId="77777777">
            <w:pPr>
              <w:rPr>
                <w:color w:val="000000"/>
                <w:sz w:val="20"/>
              </w:rPr>
            </w:pPr>
            <w:r w:rsidRPr="00903C2F">
              <w:rPr>
                <w:color w:val="000000"/>
                <w:sz w:val="20"/>
              </w:rPr>
              <w:t>ROW</w:t>
            </w:r>
          </w:p>
        </w:tc>
        <w:tc>
          <w:tcPr>
            <w:tcW w:w="960" w:type="dxa"/>
            <w:tcBorders>
              <w:top w:val="nil"/>
              <w:left w:val="nil"/>
              <w:bottom w:val="nil"/>
              <w:right w:val="nil"/>
            </w:tcBorders>
            <w:shd w:val="clear" w:color="auto" w:fill="auto"/>
            <w:noWrap/>
            <w:hideMark/>
          </w:tcPr>
          <w:p w:rsidRPr="00903C2F" w:rsidR="00143031" w:rsidP="00143031" w:rsidRDefault="00143031" w14:paraId="7B3B35B1"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hideMark/>
          </w:tcPr>
          <w:p w:rsidRPr="00903C2F" w:rsidR="00143031" w:rsidP="00143031" w:rsidRDefault="00143031" w14:paraId="2987B453" w14:textId="77777777">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hideMark/>
          </w:tcPr>
          <w:p w:rsidRPr="00903C2F" w:rsidR="00143031" w:rsidP="00143031" w:rsidRDefault="00143031" w14:paraId="561D92B7" w14:textId="77777777">
            <w:pPr>
              <w:jc w:val="right"/>
              <w:rPr>
                <w:color w:val="000000"/>
                <w:sz w:val="20"/>
              </w:rPr>
            </w:pPr>
            <w:r w:rsidRPr="00903C2F">
              <w:rPr>
                <w:color w:val="000000"/>
                <w:sz w:val="20"/>
              </w:rPr>
              <w:t>1.26</w:t>
            </w:r>
          </w:p>
        </w:tc>
        <w:tc>
          <w:tcPr>
            <w:tcW w:w="960" w:type="dxa"/>
            <w:tcBorders>
              <w:top w:val="nil"/>
              <w:left w:val="nil"/>
              <w:bottom w:val="nil"/>
              <w:right w:val="nil"/>
            </w:tcBorders>
            <w:shd w:val="clear" w:color="auto" w:fill="auto"/>
            <w:noWrap/>
            <w:hideMark/>
          </w:tcPr>
          <w:p w:rsidRPr="00903C2F" w:rsidR="00143031" w:rsidP="00143031" w:rsidRDefault="00143031" w14:paraId="47926A05" w14:textId="77777777">
            <w:pPr>
              <w:jc w:val="right"/>
              <w:rPr>
                <w:color w:val="000000"/>
                <w:sz w:val="20"/>
              </w:rPr>
            </w:pPr>
            <w:r w:rsidRPr="00903C2F">
              <w:rPr>
                <w:color w:val="000000"/>
                <w:sz w:val="20"/>
              </w:rPr>
              <w:t>1.41</w:t>
            </w:r>
          </w:p>
        </w:tc>
        <w:tc>
          <w:tcPr>
            <w:tcW w:w="960" w:type="dxa"/>
            <w:tcBorders>
              <w:top w:val="nil"/>
              <w:left w:val="nil"/>
              <w:bottom w:val="nil"/>
              <w:right w:val="nil"/>
            </w:tcBorders>
            <w:shd w:val="clear" w:color="auto" w:fill="auto"/>
            <w:noWrap/>
            <w:hideMark/>
          </w:tcPr>
          <w:p w:rsidRPr="00903C2F" w:rsidR="00143031" w:rsidP="00143031" w:rsidRDefault="00143031" w14:paraId="56FA1F1A" w14:textId="77777777">
            <w:pPr>
              <w:jc w:val="right"/>
              <w:rPr>
                <w:color w:val="000000"/>
                <w:sz w:val="20"/>
              </w:rPr>
            </w:pPr>
            <w:r w:rsidRPr="00903C2F">
              <w:rPr>
                <w:color w:val="000000"/>
                <w:sz w:val="20"/>
              </w:rPr>
              <w:t>1.58</w:t>
            </w:r>
          </w:p>
        </w:tc>
        <w:tc>
          <w:tcPr>
            <w:tcW w:w="960" w:type="dxa"/>
            <w:tcBorders>
              <w:top w:val="nil"/>
              <w:left w:val="nil"/>
              <w:bottom w:val="nil"/>
              <w:right w:val="nil"/>
            </w:tcBorders>
            <w:shd w:val="clear" w:color="auto" w:fill="auto"/>
            <w:noWrap/>
            <w:hideMark/>
          </w:tcPr>
          <w:p w:rsidRPr="00903C2F" w:rsidR="00143031" w:rsidP="00143031" w:rsidRDefault="00143031" w14:paraId="548807C1" w14:textId="77777777">
            <w:pPr>
              <w:jc w:val="right"/>
              <w:rPr>
                <w:color w:val="000000"/>
                <w:sz w:val="20"/>
              </w:rPr>
            </w:pPr>
            <w:r w:rsidRPr="00903C2F">
              <w:rPr>
                <w:color w:val="000000"/>
                <w:sz w:val="20"/>
              </w:rPr>
              <w:t>1.76</w:t>
            </w:r>
          </w:p>
        </w:tc>
        <w:tc>
          <w:tcPr>
            <w:tcW w:w="960" w:type="dxa"/>
            <w:tcBorders>
              <w:top w:val="nil"/>
              <w:left w:val="nil"/>
              <w:bottom w:val="nil"/>
              <w:right w:val="nil"/>
            </w:tcBorders>
            <w:shd w:val="clear" w:color="auto" w:fill="auto"/>
            <w:noWrap/>
            <w:hideMark/>
          </w:tcPr>
          <w:p w:rsidRPr="00903C2F" w:rsidR="00143031" w:rsidP="00143031" w:rsidRDefault="00143031" w14:paraId="019E52C1" w14:textId="77777777">
            <w:pPr>
              <w:jc w:val="right"/>
              <w:rPr>
                <w:color w:val="000000"/>
                <w:sz w:val="20"/>
              </w:rPr>
            </w:pPr>
            <w:r w:rsidRPr="00903C2F">
              <w:rPr>
                <w:color w:val="000000"/>
                <w:sz w:val="20"/>
              </w:rPr>
              <w:t>1.93</w:t>
            </w:r>
          </w:p>
        </w:tc>
        <w:tc>
          <w:tcPr>
            <w:tcW w:w="960" w:type="dxa"/>
            <w:tcBorders>
              <w:top w:val="nil"/>
              <w:left w:val="nil"/>
              <w:bottom w:val="nil"/>
              <w:right w:val="nil"/>
            </w:tcBorders>
            <w:shd w:val="clear" w:color="auto" w:fill="auto"/>
            <w:noWrap/>
            <w:hideMark/>
          </w:tcPr>
          <w:p w:rsidRPr="00903C2F" w:rsidR="00143031" w:rsidP="00143031" w:rsidRDefault="00143031" w14:paraId="31D96F36" w14:textId="77777777">
            <w:pPr>
              <w:jc w:val="right"/>
              <w:rPr>
                <w:color w:val="000000"/>
                <w:sz w:val="20"/>
              </w:rPr>
            </w:pPr>
            <w:r w:rsidRPr="00903C2F">
              <w:rPr>
                <w:color w:val="000000"/>
                <w:sz w:val="20"/>
              </w:rPr>
              <w:t>2.10</w:t>
            </w:r>
          </w:p>
        </w:tc>
        <w:tc>
          <w:tcPr>
            <w:tcW w:w="960" w:type="dxa"/>
            <w:tcBorders>
              <w:top w:val="nil"/>
              <w:left w:val="nil"/>
              <w:bottom w:val="nil"/>
              <w:right w:val="nil"/>
            </w:tcBorders>
            <w:shd w:val="clear" w:color="auto" w:fill="auto"/>
            <w:noWrap/>
            <w:hideMark/>
          </w:tcPr>
          <w:p w:rsidRPr="00903C2F" w:rsidR="00143031" w:rsidP="00143031" w:rsidRDefault="00143031" w14:paraId="7D8C2DD3" w14:textId="77777777">
            <w:pPr>
              <w:jc w:val="right"/>
              <w:rPr>
                <w:color w:val="000000"/>
                <w:sz w:val="20"/>
              </w:rPr>
            </w:pPr>
            <w:r w:rsidRPr="00903C2F">
              <w:rPr>
                <w:color w:val="000000"/>
                <w:sz w:val="20"/>
              </w:rPr>
              <w:t>2.25</w:t>
            </w:r>
          </w:p>
        </w:tc>
      </w:tr>
      <w:tr w:rsidRPr="00143031" w:rsidR="00143031" w:rsidTr="008F3075" w14:paraId="34CC85EA" w14:textId="77777777">
        <w:trPr>
          <w:trHeight w:val="300"/>
        </w:trPr>
        <w:tc>
          <w:tcPr>
            <w:tcW w:w="630" w:type="dxa"/>
            <w:tcBorders>
              <w:top w:val="nil"/>
              <w:left w:val="nil"/>
              <w:bottom w:val="nil"/>
              <w:right w:val="nil"/>
            </w:tcBorders>
            <w:shd w:val="clear" w:color="auto" w:fill="auto"/>
            <w:noWrap/>
            <w:vAlign w:val="center"/>
            <w:hideMark/>
          </w:tcPr>
          <w:p w:rsidRPr="00903C2F" w:rsidR="00143031" w:rsidP="00143031" w:rsidRDefault="00143031" w14:paraId="3E73FEF1" w14:textId="77777777">
            <w:pPr>
              <w:rPr>
                <w:b/>
                <w:bCs/>
                <w:i/>
                <w:iCs/>
                <w:color w:val="000000"/>
                <w:sz w:val="20"/>
              </w:rPr>
            </w:pPr>
            <w:r w:rsidRPr="00903C2F">
              <w:rPr>
                <w:b/>
                <w:bCs/>
                <w:i/>
                <w:iCs/>
                <w:color w:val="000000"/>
                <w:sz w:val="20"/>
              </w:rPr>
              <w:t>World</w:t>
            </w:r>
          </w:p>
        </w:tc>
        <w:tc>
          <w:tcPr>
            <w:tcW w:w="960" w:type="dxa"/>
            <w:tcBorders>
              <w:top w:val="nil"/>
              <w:left w:val="nil"/>
              <w:bottom w:val="nil"/>
              <w:right w:val="nil"/>
            </w:tcBorders>
            <w:shd w:val="clear" w:color="auto" w:fill="auto"/>
            <w:noWrap/>
            <w:hideMark/>
          </w:tcPr>
          <w:p w:rsidRPr="00903C2F" w:rsidR="00143031" w:rsidP="00143031" w:rsidRDefault="00143031" w14:paraId="03084ACE" w14:textId="77777777">
            <w:pPr>
              <w:jc w:val="right"/>
              <w:rPr>
                <w:b/>
                <w:bCs/>
                <w:i/>
                <w:iCs/>
                <w:color w:val="000000"/>
                <w:sz w:val="20"/>
              </w:rPr>
            </w:pPr>
            <w:r w:rsidRPr="00903C2F">
              <w:rPr>
                <w:b/>
                <w:bCs/>
                <w:i/>
                <w:iCs/>
                <w:color w:val="000000"/>
                <w:sz w:val="20"/>
              </w:rPr>
              <w:t>1.00</w:t>
            </w:r>
          </w:p>
        </w:tc>
        <w:tc>
          <w:tcPr>
            <w:tcW w:w="960" w:type="dxa"/>
            <w:tcBorders>
              <w:top w:val="nil"/>
              <w:left w:val="nil"/>
              <w:bottom w:val="nil"/>
              <w:right w:val="nil"/>
            </w:tcBorders>
            <w:shd w:val="clear" w:color="auto" w:fill="auto"/>
            <w:noWrap/>
            <w:hideMark/>
          </w:tcPr>
          <w:p w:rsidRPr="00903C2F" w:rsidR="00143031" w:rsidP="00143031" w:rsidRDefault="00143031" w14:paraId="702A7FD9" w14:textId="77777777">
            <w:pPr>
              <w:jc w:val="right"/>
              <w:rPr>
                <w:b/>
                <w:bCs/>
                <w:i/>
                <w:iCs/>
                <w:color w:val="000000"/>
                <w:sz w:val="20"/>
              </w:rPr>
            </w:pPr>
            <w:r w:rsidRPr="00903C2F">
              <w:rPr>
                <w:b/>
                <w:bCs/>
                <w:i/>
                <w:iCs/>
                <w:color w:val="000000"/>
                <w:sz w:val="20"/>
              </w:rPr>
              <w:t>1.14</w:t>
            </w:r>
          </w:p>
        </w:tc>
        <w:tc>
          <w:tcPr>
            <w:tcW w:w="960" w:type="dxa"/>
            <w:tcBorders>
              <w:top w:val="nil"/>
              <w:left w:val="nil"/>
              <w:bottom w:val="nil"/>
              <w:right w:val="nil"/>
            </w:tcBorders>
            <w:shd w:val="clear" w:color="auto" w:fill="auto"/>
            <w:noWrap/>
            <w:hideMark/>
          </w:tcPr>
          <w:p w:rsidRPr="00903C2F" w:rsidR="00143031" w:rsidP="00143031" w:rsidRDefault="00143031" w14:paraId="29779ED2" w14:textId="77777777">
            <w:pPr>
              <w:jc w:val="right"/>
              <w:rPr>
                <w:b/>
                <w:bCs/>
                <w:i/>
                <w:iCs/>
                <w:color w:val="000000"/>
                <w:sz w:val="20"/>
              </w:rPr>
            </w:pPr>
            <w:r w:rsidRPr="00903C2F">
              <w:rPr>
                <w:b/>
                <w:bCs/>
                <w:i/>
                <w:iCs/>
                <w:color w:val="000000"/>
                <w:sz w:val="20"/>
              </w:rPr>
              <w:t>1.31</w:t>
            </w:r>
          </w:p>
        </w:tc>
        <w:tc>
          <w:tcPr>
            <w:tcW w:w="960" w:type="dxa"/>
            <w:tcBorders>
              <w:top w:val="nil"/>
              <w:left w:val="nil"/>
              <w:bottom w:val="nil"/>
              <w:right w:val="nil"/>
            </w:tcBorders>
            <w:shd w:val="clear" w:color="auto" w:fill="auto"/>
            <w:noWrap/>
            <w:hideMark/>
          </w:tcPr>
          <w:p w:rsidRPr="00903C2F" w:rsidR="00143031" w:rsidP="00143031" w:rsidRDefault="00143031" w14:paraId="6D14B9ED" w14:textId="77777777">
            <w:pPr>
              <w:jc w:val="right"/>
              <w:rPr>
                <w:b/>
                <w:bCs/>
                <w:i/>
                <w:iCs/>
                <w:color w:val="000000"/>
                <w:sz w:val="20"/>
              </w:rPr>
            </w:pPr>
            <w:r w:rsidRPr="00903C2F">
              <w:rPr>
                <w:b/>
                <w:bCs/>
                <w:i/>
                <w:iCs/>
                <w:color w:val="000000"/>
                <w:sz w:val="20"/>
              </w:rPr>
              <w:t>1.49</w:t>
            </w:r>
          </w:p>
        </w:tc>
        <w:tc>
          <w:tcPr>
            <w:tcW w:w="960" w:type="dxa"/>
            <w:tcBorders>
              <w:top w:val="nil"/>
              <w:left w:val="nil"/>
              <w:bottom w:val="nil"/>
              <w:right w:val="nil"/>
            </w:tcBorders>
            <w:shd w:val="clear" w:color="auto" w:fill="auto"/>
            <w:noWrap/>
            <w:hideMark/>
          </w:tcPr>
          <w:p w:rsidRPr="00903C2F" w:rsidR="00143031" w:rsidP="00143031" w:rsidRDefault="00143031" w14:paraId="4F2D988E" w14:textId="77777777">
            <w:pPr>
              <w:jc w:val="right"/>
              <w:rPr>
                <w:b/>
                <w:bCs/>
                <w:i/>
                <w:iCs/>
                <w:color w:val="000000"/>
                <w:sz w:val="20"/>
              </w:rPr>
            </w:pPr>
            <w:r w:rsidRPr="00903C2F">
              <w:rPr>
                <w:b/>
                <w:bCs/>
                <w:i/>
                <w:iCs/>
                <w:color w:val="000000"/>
                <w:sz w:val="20"/>
              </w:rPr>
              <w:t>1.68</w:t>
            </w:r>
          </w:p>
        </w:tc>
        <w:tc>
          <w:tcPr>
            <w:tcW w:w="960" w:type="dxa"/>
            <w:tcBorders>
              <w:top w:val="nil"/>
              <w:left w:val="nil"/>
              <w:bottom w:val="nil"/>
              <w:right w:val="nil"/>
            </w:tcBorders>
            <w:shd w:val="clear" w:color="auto" w:fill="auto"/>
            <w:noWrap/>
            <w:hideMark/>
          </w:tcPr>
          <w:p w:rsidRPr="00903C2F" w:rsidR="00143031" w:rsidP="00143031" w:rsidRDefault="00143031" w14:paraId="23426950" w14:textId="77777777">
            <w:pPr>
              <w:jc w:val="right"/>
              <w:rPr>
                <w:b/>
                <w:bCs/>
                <w:i/>
                <w:iCs/>
                <w:color w:val="000000"/>
                <w:sz w:val="20"/>
              </w:rPr>
            </w:pPr>
            <w:r w:rsidRPr="00903C2F">
              <w:rPr>
                <w:b/>
                <w:bCs/>
                <w:i/>
                <w:iCs/>
                <w:color w:val="000000"/>
                <w:sz w:val="20"/>
              </w:rPr>
              <w:t>1.88</w:t>
            </w:r>
          </w:p>
        </w:tc>
        <w:tc>
          <w:tcPr>
            <w:tcW w:w="960" w:type="dxa"/>
            <w:tcBorders>
              <w:top w:val="nil"/>
              <w:left w:val="nil"/>
              <w:bottom w:val="nil"/>
              <w:right w:val="nil"/>
            </w:tcBorders>
            <w:shd w:val="clear" w:color="auto" w:fill="auto"/>
            <w:noWrap/>
            <w:hideMark/>
          </w:tcPr>
          <w:p w:rsidRPr="00903C2F" w:rsidR="00143031" w:rsidP="00143031" w:rsidRDefault="00143031" w14:paraId="45CEE0DA" w14:textId="77777777">
            <w:pPr>
              <w:jc w:val="right"/>
              <w:rPr>
                <w:b/>
                <w:bCs/>
                <w:i/>
                <w:iCs/>
                <w:color w:val="000000"/>
                <w:sz w:val="20"/>
              </w:rPr>
            </w:pPr>
            <w:r w:rsidRPr="00903C2F">
              <w:rPr>
                <w:b/>
                <w:bCs/>
                <w:i/>
                <w:iCs/>
                <w:color w:val="000000"/>
                <w:sz w:val="20"/>
              </w:rPr>
              <w:t>2.10</w:t>
            </w:r>
          </w:p>
        </w:tc>
        <w:tc>
          <w:tcPr>
            <w:tcW w:w="960" w:type="dxa"/>
            <w:tcBorders>
              <w:top w:val="nil"/>
              <w:left w:val="nil"/>
              <w:bottom w:val="nil"/>
              <w:right w:val="nil"/>
            </w:tcBorders>
            <w:shd w:val="clear" w:color="auto" w:fill="auto"/>
            <w:noWrap/>
            <w:hideMark/>
          </w:tcPr>
          <w:p w:rsidRPr="00903C2F" w:rsidR="00143031" w:rsidP="00143031" w:rsidRDefault="00143031" w14:paraId="2C94ED47" w14:textId="77777777">
            <w:pPr>
              <w:jc w:val="right"/>
              <w:rPr>
                <w:b/>
                <w:bCs/>
                <w:i/>
                <w:iCs/>
                <w:color w:val="000000"/>
                <w:sz w:val="20"/>
              </w:rPr>
            </w:pPr>
            <w:r w:rsidRPr="00903C2F">
              <w:rPr>
                <w:b/>
                <w:bCs/>
                <w:i/>
                <w:iCs/>
                <w:color w:val="000000"/>
                <w:sz w:val="20"/>
              </w:rPr>
              <w:t>2.32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85F8DB7" w14:textId="77777777">
            <w:pPr>
              <w:jc w:val="right"/>
              <w:rPr>
                <w:b/>
                <w:bCs/>
                <w:i/>
                <w:iCs/>
                <w:color w:val="000000"/>
                <w:sz w:val="20"/>
              </w:rPr>
            </w:pPr>
            <w:r w:rsidRPr="00903C2F">
              <w:rPr>
                <w:b/>
                <w:bCs/>
                <w:i/>
                <w:iCs/>
                <w:color w:val="000000"/>
                <w:sz w:val="20"/>
              </w:rPr>
              <w:t>2.54</w:t>
            </w:r>
          </w:p>
        </w:tc>
      </w:tr>
      <w:tr w:rsidRPr="00143031" w:rsidR="00143031" w:rsidTr="008F3075" w14:paraId="44C674A3" w14:textId="77777777">
        <w:trPr>
          <w:trHeight w:val="288"/>
        </w:trPr>
        <w:tc>
          <w:tcPr>
            <w:tcW w:w="9266" w:type="dxa"/>
            <w:gridSpan w:val="10"/>
            <w:tcBorders>
              <w:top w:val="single" w:color="auto" w:sz="4" w:space="0"/>
              <w:left w:val="nil"/>
              <w:bottom w:val="single" w:color="auto" w:sz="4" w:space="0"/>
              <w:right w:val="nil"/>
            </w:tcBorders>
            <w:shd w:val="clear" w:color="auto" w:fill="auto"/>
            <w:noWrap/>
            <w:vAlign w:val="bottom"/>
            <w:hideMark/>
          </w:tcPr>
          <w:p w:rsidRPr="00903C2F" w:rsidR="00143031" w:rsidP="00143031" w:rsidRDefault="00143031" w14:paraId="253A3315" w14:textId="77777777">
            <w:pPr>
              <w:jc w:val="center"/>
              <w:rPr>
                <w:i/>
                <w:iCs/>
                <w:color w:val="000000"/>
                <w:sz w:val="20"/>
              </w:rPr>
            </w:pPr>
            <w:r w:rsidRPr="00903C2F">
              <w:rPr>
                <w:i/>
                <w:iCs/>
                <w:color w:val="000000"/>
                <w:sz w:val="20"/>
              </w:rPr>
              <w:t>Population Growth Trend</w:t>
            </w:r>
          </w:p>
        </w:tc>
      </w:tr>
      <w:tr w:rsidRPr="00143031" w:rsidR="00143031" w:rsidTr="008F3075" w14:paraId="2B78FB14"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0C755A0C" w14:textId="77777777">
            <w:pPr>
              <w:rPr>
                <w:color w:val="000000"/>
                <w:sz w:val="20"/>
              </w:rPr>
            </w:pPr>
            <w:r w:rsidRPr="00903C2F">
              <w:rPr>
                <w:color w:val="000000"/>
                <w:sz w:val="20"/>
              </w:rPr>
              <w:t>USA</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D0C471E"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B110BB0" w14:textId="77777777">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7FA24D8" w14:textId="77777777">
            <w:pPr>
              <w:jc w:val="right"/>
              <w:rPr>
                <w:color w:val="000000"/>
                <w:sz w:val="20"/>
              </w:rPr>
            </w:pPr>
            <w:r w:rsidRPr="00903C2F">
              <w:rPr>
                <w:color w:val="000000"/>
                <w:sz w:val="20"/>
              </w:rPr>
              <w:t>1.04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2645E5D" w14:textId="77777777">
            <w:pPr>
              <w:jc w:val="right"/>
              <w:rPr>
                <w:color w:val="000000"/>
                <w:sz w:val="20"/>
              </w:rPr>
            </w:pPr>
            <w:r w:rsidRPr="00903C2F">
              <w:rPr>
                <w:color w:val="000000"/>
                <w:sz w:val="20"/>
              </w:rPr>
              <w:t>1.08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F850534" w14:textId="77777777">
            <w:pPr>
              <w:jc w:val="right"/>
              <w:rPr>
                <w:color w:val="000000"/>
                <w:sz w:val="20"/>
              </w:rPr>
            </w:pPr>
            <w:r w:rsidRPr="00903C2F">
              <w:rPr>
                <w:color w:val="000000"/>
                <w:sz w:val="20"/>
              </w:rPr>
              <w:t>1.12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D25798C" w14:textId="77777777">
            <w:pPr>
              <w:jc w:val="right"/>
              <w:rPr>
                <w:color w:val="000000"/>
                <w:sz w:val="20"/>
              </w:rPr>
            </w:pPr>
            <w:r w:rsidRPr="00903C2F">
              <w:rPr>
                <w:color w:val="000000"/>
                <w:sz w:val="20"/>
              </w:rPr>
              <w:t>1.15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1B4F202" w14:textId="77777777">
            <w:pPr>
              <w:jc w:val="right"/>
              <w:rPr>
                <w:color w:val="000000"/>
                <w:sz w:val="20"/>
              </w:rPr>
            </w:pPr>
            <w:r w:rsidRPr="00903C2F">
              <w:rPr>
                <w:color w:val="000000"/>
                <w:sz w:val="20"/>
              </w:rPr>
              <w:t>1.18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5B52433" w14:textId="77777777">
            <w:pPr>
              <w:jc w:val="right"/>
              <w:rPr>
                <w:color w:val="000000"/>
                <w:sz w:val="20"/>
              </w:rPr>
            </w:pPr>
            <w:r w:rsidRPr="00903C2F">
              <w:rPr>
                <w:color w:val="000000"/>
                <w:sz w:val="20"/>
              </w:rPr>
              <w:t>1.20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13A7A77" w14:textId="77777777">
            <w:pPr>
              <w:jc w:val="right"/>
              <w:rPr>
                <w:color w:val="000000"/>
                <w:sz w:val="20"/>
              </w:rPr>
            </w:pPr>
            <w:r w:rsidRPr="00903C2F">
              <w:rPr>
                <w:color w:val="000000"/>
                <w:sz w:val="20"/>
              </w:rPr>
              <w:t>1.23</w:t>
            </w:r>
          </w:p>
        </w:tc>
      </w:tr>
      <w:tr w:rsidRPr="00143031" w:rsidR="00143031" w:rsidTr="008F3075" w14:paraId="1841C793" w14:textId="77777777">
        <w:trPr>
          <w:trHeight w:val="300"/>
        </w:trPr>
        <w:tc>
          <w:tcPr>
            <w:tcW w:w="630" w:type="dxa"/>
            <w:tcBorders>
              <w:top w:val="nil"/>
              <w:left w:val="nil"/>
              <w:bottom w:val="nil"/>
              <w:right w:val="nil"/>
            </w:tcBorders>
            <w:shd w:val="clear" w:color="auto" w:fill="auto"/>
            <w:noWrap/>
            <w:vAlign w:val="bottom"/>
            <w:hideMark/>
          </w:tcPr>
          <w:p w:rsidRPr="00903C2F" w:rsidR="00143031" w:rsidP="00143031" w:rsidRDefault="00143031" w14:paraId="5B44EB8E" w14:textId="77777777">
            <w:pPr>
              <w:rPr>
                <w:color w:val="000000"/>
                <w:sz w:val="20"/>
              </w:rPr>
            </w:pPr>
            <w:r w:rsidRPr="00903C2F">
              <w:rPr>
                <w:color w:val="000000"/>
                <w:sz w:val="20"/>
              </w:rPr>
              <w:t>BRA</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E0D96C0"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A5D40BA" w14:textId="77777777">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6891EE0" w14:textId="77777777">
            <w:pPr>
              <w:jc w:val="right"/>
              <w:rPr>
                <w:color w:val="000000"/>
                <w:sz w:val="20"/>
              </w:rPr>
            </w:pPr>
            <w:r w:rsidRPr="00903C2F">
              <w:rPr>
                <w:color w:val="000000"/>
                <w:sz w:val="20"/>
              </w:rPr>
              <w:t>1.09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5724228" w14:textId="77777777">
            <w:pPr>
              <w:jc w:val="right"/>
              <w:rPr>
                <w:color w:val="000000"/>
                <w:sz w:val="20"/>
              </w:rPr>
            </w:pPr>
            <w:r w:rsidRPr="00903C2F">
              <w:rPr>
                <w:color w:val="000000"/>
                <w:sz w:val="20"/>
              </w:rPr>
              <w:t>1.13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B60B6A6" w14:textId="77777777">
            <w:pPr>
              <w:jc w:val="right"/>
              <w:rPr>
                <w:color w:val="000000"/>
                <w:sz w:val="20"/>
              </w:rPr>
            </w:pPr>
            <w:r w:rsidRPr="00903C2F">
              <w:rPr>
                <w:color w:val="000000"/>
                <w:sz w:val="20"/>
              </w:rPr>
              <w:t>1.15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84BC809" w14:textId="77777777">
            <w:pPr>
              <w:jc w:val="right"/>
              <w:rPr>
                <w:color w:val="000000"/>
                <w:sz w:val="20"/>
              </w:rPr>
            </w:pPr>
            <w:r w:rsidRPr="00903C2F">
              <w:rPr>
                <w:color w:val="000000"/>
                <w:sz w:val="20"/>
              </w:rPr>
              <w:t>1.17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E45D0EB" w14:textId="77777777">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76CA46E" w14:textId="77777777">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DED00BA" w14:textId="77777777">
            <w:pPr>
              <w:jc w:val="right"/>
              <w:rPr>
                <w:color w:val="000000"/>
                <w:sz w:val="20"/>
              </w:rPr>
            </w:pPr>
            <w:r w:rsidRPr="00903C2F">
              <w:rPr>
                <w:color w:val="000000"/>
                <w:sz w:val="20"/>
              </w:rPr>
              <w:t>1.19</w:t>
            </w:r>
          </w:p>
        </w:tc>
      </w:tr>
      <w:tr w:rsidRPr="00143031" w:rsidR="00143031" w:rsidTr="008F3075" w14:paraId="5F236678" w14:textId="77777777">
        <w:trPr>
          <w:trHeight w:val="312"/>
        </w:trPr>
        <w:tc>
          <w:tcPr>
            <w:tcW w:w="630" w:type="dxa"/>
            <w:tcBorders>
              <w:top w:val="nil"/>
              <w:left w:val="nil"/>
              <w:bottom w:val="nil"/>
              <w:right w:val="nil"/>
            </w:tcBorders>
            <w:shd w:val="clear" w:color="auto" w:fill="auto"/>
            <w:noWrap/>
            <w:vAlign w:val="bottom"/>
            <w:hideMark/>
          </w:tcPr>
          <w:p w:rsidRPr="00903C2F" w:rsidR="00143031" w:rsidP="00143031" w:rsidRDefault="00143031" w14:paraId="2E920A60" w14:textId="77777777">
            <w:pPr>
              <w:rPr>
                <w:color w:val="000000"/>
                <w:sz w:val="20"/>
              </w:rPr>
            </w:pPr>
            <w:r w:rsidRPr="00903C2F">
              <w:rPr>
                <w:color w:val="000000"/>
                <w:sz w:val="20"/>
              </w:rPr>
              <w:t>CHN</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3A4D2A7"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53218F9" w14:textId="77777777">
            <w:pPr>
              <w:jc w:val="right"/>
              <w:rPr>
                <w:color w:val="000000"/>
                <w:sz w:val="20"/>
              </w:rPr>
            </w:pPr>
            <w:r w:rsidRPr="00903C2F">
              <w:rPr>
                <w:color w:val="000000"/>
                <w:sz w:val="20"/>
              </w:rPr>
              <w:t>1.03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DF4ED28" w14:textId="77777777">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83B1C88"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EC250C4"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FA1545C"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B2E0924" w14:textId="77777777">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0217B00" w14:textId="77777777">
            <w:pPr>
              <w:jc w:val="right"/>
              <w:rPr>
                <w:color w:val="000000"/>
                <w:sz w:val="20"/>
              </w:rPr>
            </w:pPr>
            <w:r w:rsidRPr="00903C2F">
              <w:rPr>
                <w:color w:val="000000"/>
                <w:sz w:val="20"/>
              </w:rPr>
              <w:t>1.03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F788F6F" w14:textId="77777777">
            <w:pPr>
              <w:jc w:val="right"/>
              <w:rPr>
                <w:color w:val="000000"/>
                <w:sz w:val="20"/>
              </w:rPr>
            </w:pPr>
            <w:r w:rsidRPr="00903C2F">
              <w:rPr>
                <w:color w:val="000000"/>
                <w:sz w:val="20"/>
              </w:rPr>
              <w:t>1.01</w:t>
            </w:r>
          </w:p>
        </w:tc>
      </w:tr>
      <w:tr w:rsidRPr="00143031" w:rsidR="00143031" w:rsidTr="008F3075" w14:paraId="439D1F66"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6C1EFEEE" w14:textId="77777777">
            <w:pPr>
              <w:rPr>
                <w:color w:val="000000"/>
                <w:sz w:val="20"/>
              </w:rPr>
            </w:pPr>
            <w:r w:rsidRPr="00903C2F">
              <w:rPr>
                <w:color w:val="000000"/>
                <w:sz w:val="20"/>
              </w:rPr>
              <w:t>EUR</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C26DB88"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9C0DFF9" w14:textId="77777777">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75D3F20" w14:textId="77777777">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F4BAF93" w14:textId="77777777">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59B8B79" w14:textId="77777777">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B42581A" w14:textId="77777777">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B3AD1A9" w14:textId="77777777">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A8A0FAB" w14:textId="77777777">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D87F3B4" w14:textId="77777777">
            <w:pPr>
              <w:jc w:val="right"/>
              <w:rPr>
                <w:color w:val="000000"/>
                <w:sz w:val="20"/>
              </w:rPr>
            </w:pPr>
            <w:r w:rsidRPr="00903C2F">
              <w:rPr>
                <w:color w:val="000000"/>
                <w:sz w:val="20"/>
              </w:rPr>
              <w:t>1.00</w:t>
            </w:r>
          </w:p>
        </w:tc>
      </w:tr>
      <w:tr w:rsidRPr="00143031" w:rsidR="00143031" w:rsidTr="008F3075" w14:paraId="13F6455E"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7DCA722E" w14:textId="77777777">
            <w:pPr>
              <w:rPr>
                <w:color w:val="000000"/>
                <w:sz w:val="20"/>
              </w:rPr>
            </w:pPr>
            <w:r w:rsidRPr="00903C2F">
              <w:rPr>
                <w:color w:val="000000"/>
                <w:sz w:val="20"/>
              </w:rPr>
              <w:t>XLM</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A8B3EA7"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AEF74E5"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F644211" w14:textId="77777777">
            <w:pPr>
              <w:jc w:val="right"/>
              <w:rPr>
                <w:color w:val="000000"/>
                <w:sz w:val="20"/>
              </w:rPr>
            </w:pPr>
            <w:r w:rsidRPr="00903C2F">
              <w:rPr>
                <w:color w:val="000000"/>
                <w:sz w:val="20"/>
              </w:rPr>
              <w:t>1.12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4476DF5" w14:textId="77777777">
            <w:pPr>
              <w:jc w:val="right"/>
              <w:rPr>
                <w:color w:val="000000"/>
                <w:sz w:val="20"/>
              </w:rPr>
            </w:pPr>
            <w:r w:rsidRPr="00903C2F">
              <w:rPr>
                <w:color w:val="000000"/>
                <w:sz w:val="20"/>
              </w:rPr>
              <w:t>1.17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351F312" w14:textId="77777777">
            <w:pPr>
              <w:jc w:val="right"/>
              <w:rPr>
                <w:color w:val="000000"/>
                <w:sz w:val="20"/>
              </w:rPr>
            </w:pPr>
            <w:r w:rsidRPr="00903C2F">
              <w:rPr>
                <w:color w:val="000000"/>
                <w:sz w:val="20"/>
              </w:rPr>
              <w:t>1.22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9E6D3AE" w14:textId="77777777">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7538164" w14:textId="77777777">
            <w:pPr>
              <w:jc w:val="right"/>
              <w:rPr>
                <w:color w:val="000000"/>
                <w:sz w:val="20"/>
              </w:rPr>
            </w:pPr>
            <w:r w:rsidRPr="00903C2F">
              <w:rPr>
                <w:color w:val="000000"/>
                <w:sz w:val="20"/>
              </w:rPr>
              <w:t>1.30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997C89A" w14:textId="77777777">
            <w:pPr>
              <w:jc w:val="right"/>
              <w:rPr>
                <w:color w:val="000000"/>
                <w:sz w:val="20"/>
              </w:rPr>
            </w:pPr>
            <w:r w:rsidRPr="00903C2F">
              <w:rPr>
                <w:color w:val="000000"/>
                <w:sz w:val="20"/>
              </w:rPr>
              <w:t>1.33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EF7654F" w14:textId="77777777">
            <w:pPr>
              <w:jc w:val="right"/>
              <w:rPr>
                <w:color w:val="000000"/>
                <w:sz w:val="20"/>
              </w:rPr>
            </w:pPr>
            <w:r w:rsidRPr="00903C2F">
              <w:rPr>
                <w:color w:val="000000"/>
                <w:sz w:val="20"/>
              </w:rPr>
              <w:t>1.36</w:t>
            </w:r>
          </w:p>
        </w:tc>
      </w:tr>
      <w:tr w:rsidRPr="00143031" w:rsidR="00143031" w:rsidTr="008F3075" w14:paraId="2DC21B01"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69CFED6E" w14:textId="77777777">
            <w:pPr>
              <w:rPr>
                <w:color w:val="000000"/>
                <w:sz w:val="20"/>
              </w:rPr>
            </w:pPr>
            <w:r w:rsidRPr="00903C2F">
              <w:rPr>
                <w:color w:val="000000"/>
                <w:sz w:val="20"/>
              </w:rPr>
              <w:t>XAS</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8D47D55"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AD9270E" w14:textId="77777777">
            <w:pPr>
              <w:jc w:val="right"/>
              <w:rPr>
                <w:color w:val="000000"/>
                <w:sz w:val="20"/>
              </w:rPr>
            </w:pPr>
            <w:r w:rsidRPr="00903C2F">
              <w:rPr>
                <w:color w:val="000000"/>
                <w:sz w:val="20"/>
              </w:rPr>
              <w:t>1.07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7BC239F" w14:textId="77777777">
            <w:pPr>
              <w:jc w:val="right"/>
              <w:rPr>
                <w:color w:val="000000"/>
                <w:sz w:val="20"/>
              </w:rPr>
            </w:pPr>
            <w:r w:rsidRPr="00903C2F">
              <w:rPr>
                <w:color w:val="000000"/>
                <w:sz w:val="20"/>
              </w:rPr>
              <w:t>1.13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7AF54F1" w14:textId="77777777">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C5A74A6" w14:textId="77777777">
            <w:pPr>
              <w:jc w:val="right"/>
              <w:rPr>
                <w:color w:val="000000"/>
                <w:sz w:val="20"/>
              </w:rPr>
            </w:pPr>
            <w:r w:rsidRPr="00903C2F">
              <w:rPr>
                <w:color w:val="000000"/>
                <w:sz w:val="20"/>
              </w:rPr>
              <w:t>1.23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539C8A4" w14:textId="77777777">
            <w:pPr>
              <w:jc w:val="right"/>
              <w:rPr>
                <w:color w:val="000000"/>
                <w:sz w:val="20"/>
              </w:rPr>
            </w:pPr>
            <w:r w:rsidRPr="00903C2F">
              <w:rPr>
                <w:color w:val="000000"/>
                <w:sz w:val="20"/>
              </w:rPr>
              <w:t>1.28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4D3083B" w14:textId="77777777">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EEF924E" w14:textId="77777777">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7CC9020" w14:textId="77777777">
            <w:pPr>
              <w:jc w:val="right"/>
              <w:rPr>
                <w:color w:val="000000"/>
                <w:sz w:val="20"/>
              </w:rPr>
            </w:pPr>
            <w:r w:rsidRPr="00903C2F">
              <w:rPr>
                <w:color w:val="000000"/>
                <w:sz w:val="20"/>
              </w:rPr>
              <w:t>1.36</w:t>
            </w:r>
          </w:p>
        </w:tc>
      </w:tr>
      <w:tr w:rsidRPr="00143031" w:rsidR="00143031" w:rsidTr="008F3075" w14:paraId="3A0B66B5"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0A92C71D" w14:textId="77777777">
            <w:pPr>
              <w:rPr>
                <w:color w:val="000000"/>
                <w:sz w:val="20"/>
              </w:rPr>
            </w:pPr>
            <w:r w:rsidRPr="00903C2F">
              <w:rPr>
                <w:color w:val="000000"/>
                <w:sz w:val="20"/>
              </w:rPr>
              <w:t>AFR</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BED5D88"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C29F483" w14:textId="77777777">
            <w:pPr>
              <w:jc w:val="right"/>
              <w:rPr>
                <w:color w:val="000000"/>
                <w:sz w:val="20"/>
              </w:rPr>
            </w:pPr>
            <w:r w:rsidRPr="00903C2F">
              <w:rPr>
                <w:color w:val="000000"/>
                <w:sz w:val="20"/>
              </w:rPr>
              <w:t>1.16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09611B8" w14:textId="77777777">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832884C" w14:textId="77777777">
            <w:pPr>
              <w:jc w:val="right"/>
              <w:rPr>
                <w:color w:val="000000"/>
                <w:sz w:val="20"/>
              </w:rPr>
            </w:pPr>
            <w:r w:rsidRPr="00903C2F">
              <w:rPr>
                <w:color w:val="000000"/>
                <w:sz w:val="20"/>
              </w:rPr>
              <w:t>1.47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5A3BE3F" w14:textId="77777777">
            <w:pPr>
              <w:jc w:val="right"/>
              <w:rPr>
                <w:color w:val="000000"/>
                <w:sz w:val="20"/>
              </w:rPr>
            </w:pPr>
            <w:r w:rsidRPr="00903C2F">
              <w:rPr>
                <w:color w:val="000000"/>
                <w:sz w:val="20"/>
              </w:rPr>
              <w:t>1.65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5C673A5" w14:textId="77777777">
            <w:pPr>
              <w:jc w:val="right"/>
              <w:rPr>
                <w:color w:val="000000"/>
                <w:sz w:val="20"/>
              </w:rPr>
            </w:pPr>
            <w:r w:rsidRPr="00903C2F">
              <w:rPr>
                <w:color w:val="000000"/>
                <w:sz w:val="20"/>
              </w:rPr>
              <w:t>1.84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94F450D" w14:textId="77777777">
            <w:pPr>
              <w:jc w:val="right"/>
              <w:rPr>
                <w:color w:val="000000"/>
                <w:sz w:val="20"/>
              </w:rPr>
            </w:pPr>
            <w:r w:rsidRPr="00903C2F">
              <w:rPr>
                <w:color w:val="000000"/>
                <w:sz w:val="20"/>
              </w:rPr>
              <w:t>2.03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118E1D6" w14:textId="77777777">
            <w:pPr>
              <w:jc w:val="right"/>
              <w:rPr>
                <w:color w:val="000000"/>
                <w:sz w:val="20"/>
              </w:rPr>
            </w:pPr>
            <w:r w:rsidRPr="00903C2F">
              <w:rPr>
                <w:color w:val="000000"/>
                <w:sz w:val="20"/>
              </w:rPr>
              <w:t>2.24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29C879D" w14:textId="77777777">
            <w:pPr>
              <w:jc w:val="right"/>
              <w:rPr>
                <w:color w:val="000000"/>
                <w:sz w:val="20"/>
              </w:rPr>
            </w:pPr>
            <w:r w:rsidRPr="00903C2F">
              <w:rPr>
                <w:color w:val="000000"/>
                <w:sz w:val="20"/>
              </w:rPr>
              <w:t>2.45</w:t>
            </w:r>
          </w:p>
        </w:tc>
      </w:tr>
      <w:tr w:rsidRPr="00143031" w:rsidR="00143031" w:rsidTr="008F3075" w14:paraId="5DB45170"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626FF678" w14:textId="77777777">
            <w:pPr>
              <w:rPr>
                <w:color w:val="000000"/>
                <w:sz w:val="20"/>
              </w:rPr>
            </w:pPr>
            <w:r w:rsidRPr="00903C2F">
              <w:rPr>
                <w:color w:val="000000"/>
                <w:sz w:val="20"/>
              </w:rPr>
              <w:t>ROW</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C4F517A"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9F5A724" w14:textId="77777777">
            <w:pPr>
              <w:jc w:val="right"/>
              <w:rPr>
                <w:color w:val="000000"/>
                <w:sz w:val="20"/>
              </w:rPr>
            </w:pPr>
            <w:r w:rsidRPr="00903C2F">
              <w:rPr>
                <w:color w:val="000000"/>
                <w:sz w:val="20"/>
              </w:rPr>
              <w:t>1.09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019C042" w14:textId="77777777">
            <w:pPr>
              <w:jc w:val="right"/>
              <w:rPr>
                <w:color w:val="000000"/>
                <w:sz w:val="20"/>
              </w:rPr>
            </w:pPr>
            <w:r w:rsidRPr="00903C2F">
              <w:rPr>
                <w:color w:val="000000"/>
                <w:sz w:val="20"/>
              </w:rPr>
              <w:t>1.15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6F175F2" w14:textId="77777777">
            <w:pPr>
              <w:jc w:val="right"/>
              <w:rPr>
                <w:color w:val="000000"/>
                <w:sz w:val="20"/>
              </w:rPr>
            </w:pPr>
            <w:r w:rsidRPr="00903C2F">
              <w:rPr>
                <w:color w:val="000000"/>
                <w:sz w:val="20"/>
              </w:rPr>
              <w:t>1.20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846BA2D" w14:textId="77777777">
            <w:pPr>
              <w:jc w:val="right"/>
              <w:rPr>
                <w:color w:val="000000"/>
                <w:sz w:val="20"/>
              </w:rPr>
            </w:pPr>
            <w:r w:rsidRPr="00903C2F">
              <w:rPr>
                <w:color w:val="000000"/>
                <w:sz w:val="20"/>
              </w:rPr>
              <w:t>1.24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C613474" w14:textId="77777777">
            <w:pPr>
              <w:jc w:val="right"/>
              <w:rPr>
                <w:color w:val="000000"/>
                <w:sz w:val="20"/>
              </w:rPr>
            </w:pPr>
            <w:r w:rsidRPr="00903C2F">
              <w:rPr>
                <w:color w:val="000000"/>
                <w:sz w:val="20"/>
              </w:rPr>
              <w:t>1.27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8261365" w14:textId="77777777">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7C2C795" w14:textId="77777777">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66F7A51" w14:textId="77777777">
            <w:pPr>
              <w:jc w:val="right"/>
              <w:rPr>
                <w:color w:val="000000"/>
                <w:sz w:val="20"/>
              </w:rPr>
            </w:pPr>
            <w:r w:rsidRPr="00903C2F">
              <w:rPr>
                <w:color w:val="000000"/>
                <w:sz w:val="20"/>
              </w:rPr>
              <w:t>1.37</w:t>
            </w:r>
          </w:p>
        </w:tc>
      </w:tr>
      <w:tr w:rsidRPr="00143031" w:rsidR="00143031" w:rsidTr="008F3075" w14:paraId="27FDF775" w14:textId="77777777">
        <w:trPr>
          <w:trHeight w:val="288"/>
        </w:trPr>
        <w:tc>
          <w:tcPr>
            <w:tcW w:w="630" w:type="dxa"/>
            <w:tcBorders>
              <w:top w:val="nil"/>
              <w:left w:val="nil"/>
              <w:bottom w:val="nil"/>
              <w:right w:val="nil"/>
            </w:tcBorders>
            <w:shd w:val="clear" w:color="auto" w:fill="auto"/>
            <w:noWrap/>
            <w:vAlign w:val="center"/>
            <w:hideMark/>
          </w:tcPr>
          <w:p w:rsidRPr="00903C2F" w:rsidR="00143031" w:rsidP="00143031" w:rsidRDefault="00143031" w14:paraId="69A5119F" w14:textId="77777777">
            <w:pPr>
              <w:rPr>
                <w:b/>
                <w:bCs/>
                <w:i/>
                <w:iCs/>
                <w:color w:val="000000"/>
                <w:sz w:val="20"/>
              </w:rPr>
            </w:pPr>
            <w:r w:rsidRPr="00903C2F">
              <w:rPr>
                <w:b/>
                <w:bCs/>
                <w:i/>
                <w:iCs/>
                <w:color w:val="000000"/>
                <w:sz w:val="20"/>
              </w:rPr>
              <w:t>World</w:t>
            </w:r>
          </w:p>
        </w:tc>
        <w:tc>
          <w:tcPr>
            <w:tcW w:w="960" w:type="dxa"/>
            <w:tcBorders>
              <w:top w:val="nil"/>
              <w:left w:val="nil"/>
              <w:bottom w:val="nil"/>
              <w:right w:val="nil"/>
            </w:tcBorders>
            <w:shd w:val="clear" w:color="auto" w:fill="auto"/>
            <w:noWrap/>
            <w:hideMark/>
          </w:tcPr>
          <w:p w:rsidRPr="00903C2F" w:rsidR="00143031" w:rsidP="00143031" w:rsidRDefault="00143031" w14:paraId="7CA1FC17" w14:textId="77777777">
            <w:pPr>
              <w:jc w:val="right"/>
              <w:rPr>
                <w:b/>
                <w:bCs/>
                <w:i/>
                <w:iCs/>
                <w:color w:val="000000"/>
                <w:sz w:val="20"/>
              </w:rPr>
            </w:pPr>
            <w:r w:rsidRPr="00903C2F">
              <w:rPr>
                <w:b/>
                <w:bCs/>
                <w:i/>
                <w:iCs/>
                <w:color w:val="000000"/>
                <w:sz w:val="20"/>
              </w:rPr>
              <w:t>1.00</w:t>
            </w:r>
          </w:p>
        </w:tc>
        <w:tc>
          <w:tcPr>
            <w:tcW w:w="960" w:type="dxa"/>
            <w:tcBorders>
              <w:top w:val="nil"/>
              <w:left w:val="nil"/>
              <w:bottom w:val="nil"/>
              <w:right w:val="nil"/>
            </w:tcBorders>
            <w:shd w:val="clear" w:color="auto" w:fill="auto"/>
            <w:noWrap/>
            <w:hideMark/>
          </w:tcPr>
          <w:p w:rsidRPr="00903C2F" w:rsidR="00143031" w:rsidP="00143031" w:rsidRDefault="00143031" w14:paraId="6D50FDCE" w14:textId="77777777">
            <w:pPr>
              <w:jc w:val="right"/>
              <w:rPr>
                <w:b/>
                <w:bCs/>
                <w:i/>
                <w:iCs/>
                <w:color w:val="000000"/>
                <w:sz w:val="20"/>
              </w:rPr>
            </w:pPr>
            <w:r w:rsidRPr="00903C2F">
              <w:rPr>
                <w:b/>
                <w:bCs/>
                <w:i/>
                <w:iCs/>
                <w:color w:val="000000"/>
                <w:sz w:val="20"/>
              </w:rPr>
              <w:t>1.07</w:t>
            </w:r>
          </w:p>
        </w:tc>
        <w:tc>
          <w:tcPr>
            <w:tcW w:w="960" w:type="dxa"/>
            <w:tcBorders>
              <w:top w:val="nil"/>
              <w:left w:val="nil"/>
              <w:bottom w:val="nil"/>
              <w:right w:val="nil"/>
            </w:tcBorders>
            <w:shd w:val="clear" w:color="auto" w:fill="auto"/>
            <w:noWrap/>
            <w:hideMark/>
          </w:tcPr>
          <w:p w:rsidRPr="00903C2F" w:rsidR="00143031" w:rsidP="00143031" w:rsidRDefault="00143031" w14:paraId="5725C6FD" w14:textId="77777777">
            <w:pPr>
              <w:jc w:val="right"/>
              <w:rPr>
                <w:b/>
                <w:bCs/>
                <w:i/>
                <w:iCs/>
                <w:color w:val="000000"/>
                <w:sz w:val="20"/>
              </w:rPr>
            </w:pPr>
            <w:r w:rsidRPr="00903C2F">
              <w:rPr>
                <w:b/>
                <w:bCs/>
                <w:i/>
                <w:iCs/>
                <w:color w:val="000000"/>
                <w:sz w:val="20"/>
              </w:rPr>
              <w:t>1.13</w:t>
            </w:r>
          </w:p>
        </w:tc>
        <w:tc>
          <w:tcPr>
            <w:tcW w:w="960" w:type="dxa"/>
            <w:tcBorders>
              <w:top w:val="nil"/>
              <w:left w:val="nil"/>
              <w:bottom w:val="nil"/>
              <w:right w:val="nil"/>
            </w:tcBorders>
            <w:shd w:val="clear" w:color="auto" w:fill="auto"/>
            <w:noWrap/>
            <w:hideMark/>
          </w:tcPr>
          <w:p w:rsidRPr="00903C2F" w:rsidR="00143031" w:rsidP="00143031" w:rsidRDefault="00143031" w14:paraId="5F4FBB30" w14:textId="77777777">
            <w:pPr>
              <w:jc w:val="right"/>
              <w:rPr>
                <w:b/>
                <w:bCs/>
                <w:i/>
                <w:iCs/>
                <w:color w:val="000000"/>
                <w:sz w:val="20"/>
              </w:rPr>
            </w:pPr>
            <w:r w:rsidRPr="00903C2F">
              <w:rPr>
                <w:b/>
                <w:bCs/>
                <w:i/>
                <w:iCs/>
                <w:color w:val="000000"/>
                <w:sz w:val="20"/>
              </w:rPr>
              <w:t>1.19</w:t>
            </w:r>
          </w:p>
        </w:tc>
        <w:tc>
          <w:tcPr>
            <w:tcW w:w="960" w:type="dxa"/>
            <w:tcBorders>
              <w:top w:val="nil"/>
              <w:left w:val="nil"/>
              <w:bottom w:val="nil"/>
              <w:right w:val="nil"/>
            </w:tcBorders>
            <w:shd w:val="clear" w:color="auto" w:fill="auto"/>
            <w:noWrap/>
            <w:hideMark/>
          </w:tcPr>
          <w:p w:rsidRPr="00903C2F" w:rsidR="00143031" w:rsidP="00143031" w:rsidRDefault="00143031" w14:paraId="10CD1421" w14:textId="77777777">
            <w:pPr>
              <w:jc w:val="right"/>
              <w:rPr>
                <w:b/>
                <w:bCs/>
                <w:i/>
                <w:iCs/>
                <w:color w:val="000000"/>
                <w:sz w:val="20"/>
              </w:rPr>
            </w:pPr>
            <w:r w:rsidRPr="00903C2F">
              <w:rPr>
                <w:b/>
                <w:bCs/>
                <w:i/>
                <w:iCs/>
                <w:color w:val="000000"/>
                <w:sz w:val="20"/>
              </w:rPr>
              <w:t>1.24</w:t>
            </w:r>
          </w:p>
        </w:tc>
        <w:tc>
          <w:tcPr>
            <w:tcW w:w="960" w:type="dxa"/>
            <w:tcBorders>
              <w:top w:val="nil"/>
              <w:left w:val="nil"/>
              <w:bottom w:val="nil"/>
              <w:right w:val="nil"/>
            </w:tcBorders>
            <w:shd w:val="clear" w:color="auto" w:fill="auto"/>
            <w:noWrap/>
            <w:hideMark/>
          </w:tcPr>
          <w:p w:rsidRPr="00903C2F" w:rsidR="00143031" w:rsidP="00143031" w:rsidRDefault="00143031" w14:paraId="2689FAD9" w14:textId="77777777">
            <w:pPr>
              <w:jc w:val="right"/>
              <w:rPr>
                <w:b/>
                <w:bCs/>
                <w:i/>
                <w:iCs/>
                <w:color w:val="000000"/>
                <w:sz w:val="20"/>
              </w:rPr>
            </w:pPr>
            <w:r w:rsidRPr="00903C2F">
              <w:rPr>
                <w:b/>
                <w:bCs/>
                <w:i/>
                <w:iCs/>
                <w:color w:val="000000"/>
                <w:sz w:val="20"/>
              </w:rPr>
              <w:t>1.29</w:t>
            </w:r>
          </w:p>
        </w:tc>
        <w:tc>
          <w:tcPr>
            <w:tcW w:w="960" w:type="dxa"/>
            <w:tcBorders>
              <w:top w:val="nil"/>
              <w:left w:val="nil"/>
              <w:bottom w:val="nil"/>
              <w:right w:val="nil"/>
            </w:tcBorders>
            <w:shd w:val="clear" w:color="auto" w:fill="auto"/>
            <w:noWrap/>
            <w:hideMark/>
          </w:tcPr>
          <w:p w:rsidRPr="00903C2F" w:rsidR="00143031" w:rsidP="00143031" w:rsidRDefault="00143031" w14:paraId="16692DE7" w14:textId="77777777">
            <w:pPr>
              <w:jc w:val="right"/>
              <w:rPr>
                <w:b/>
                <w:bCs/>
                <w:i/>
                <w:iCs/>
                <w:color w:val="000000"/>
                <w:sz w:val="20"/>
              </w:rPr>
            </w:pPr>
            <w:r w:rsidRPr="00903C2F">
              <w:rPr>
                <w:b/>
                <w:bCs/>
                <w:i/>
                <w:iCs/>
                <w:color w:val="000000"/>
                <w:sz w:val="20"/>
              </w:rPr>
              <w:t>1.34</w:t>
            </w:r>
          </w:p>
        </w:tc>
        <w:tc>
          <w:tcPr>
            <w:tcW w:w="960" w:type="dxa"/>
            <w:tcBorders>
              <w:top w:val="nil"/>
              <w:left w:val="nil"/>
              <w:bottom w:val="nil"/>
              <w:right w:val="nil"/>
            </w:tcBorders>
            <w:shd w:val="clear" w:color="auto" w:fill="auto"/>
            <w:noWrap/>
            <w:hideMark/>
          </w:tcPr>
          <w:p w:rsidRPr="00903C2F" w:rsidR="00143031" w:rsidP="00143031" w:rsidRDefault="00143031" w14:paraId="5C12ACF1" w14:textId="77777777">
            <w:pPr>
              <w:jc w:val="right"/>
              <w:rPr>
                <w:b/>
                <w:bCs/>
                <w:i/>
                <w:iCs/>
                <w:color w:val="000000"/>
                <w:sz w:val="20"/>
              </w:rPr>
            </w:pPr>
            <w:r w:rsidRPr="00903C2F">
              <w:rPr>
                <w:b/>
                <w:bCs/>
                <w:i/>
                <w:iCs/>
                <w:color w:val="000000"/>
                <w:sz w:val="20"/>
              </w:rPr>
              <w:t>1.38</w:t>
            </w:r>
          </w:p>
        </w:tc>
        <w:tc>
          <w:tcPr>
            <w:tcW w:w="960" w:type="dxa"/>
            <w:tcBorders>
              <w:top w:val="nil"/>
              <w:left w:val="nil"/>
              <w:bottom w:val="nil"/>
              <w:right w:val="nil"/>
            </w:tcBorders>
            <w:shd w:val="clear" w:color="auto" w:fill="auto"/>
            <w:noWrap/>
            <w:hideMark/>
          </w:tcPr>
          <w:p w:rsidRPr="00903C2F" w:rsidR="00143031" w:rsidP="00143031" w:rsidRDefault="00143031" w14:paraId="538171F7" w14:textId="77777777">
            <w:pPr>
              <w:jc w:val="right"/>
              <w:rPr>
                <w:b/>
                <w:bCs/>
                <w:i/>
                <w:iCs/>
                <w:color w:val="000000"/>
                <w:sz w:val="20"/>
              </w:rPr>
            </w:pPr>
            <w:r w:rsidRPr="00903C2F">
              <w:rPr>
                <w:b/>
                <w:bCs/>
                <w:i/>
                <w:iCs/>
                <w:color w:val="000000"/>
                <w:sz w:val="20"/>
              </w:rPr>
              <w:t>1.42</w:t>
            </w:r>
          </w:p>
        </w:tc>
      </w:tr>
      <w:tr w:rsidRPr="00143031" w:rsidR="00143031" w:rsidTr="008F3075" w14:paraId="269CA8B4" w14:textId="77777777">
        <w:trPr>
          <w:trHeight w:val="288"/>
        </w:trPr>
        <w:tc>
          <w:tcPr>
            <w:tcW w:w="9266" w:type="dxa"/>
            <w:gridSpan w:val="10"/>
            <w:tcBorders>
              <w:top w:val="single" w:color="auto" w:sz="4" w:space="0"/>
              <w:left w:val="nil"/>
              <w:bottom w:val="single" w:color="auto" w:sz="4" w:space="0"/>
              <w:right w:val="nil"/>
            </w:tcBorders>
            <w:shd w:val="clear" w:color="auto" w:fill="auto"/>
            <w:noWrap/>
            <w:vAlign w:val="bottom"/>
            <w:hideMark/>
          </w:tcPr>
          <w:p w:rsidRPr="00903C2F" w:rsidR="00143031" w:rsidP="00143031" w:rsidRDefault="00143031" w14:paraId="550B1E77" w14:textId="2EFCBCEF">
            <w:pPr>
              <w:jc w:val="center"/>
              <w:rPr>
                <w:i/>
                <w:iCs/>
                <w:color w:val="000000"/>
                <w:sz w:val="20"/>
              </w:rPr>
            </w:pPr>
            <w:r w:rsidRPr="00903C2F">
              <w:rPr>
                <w:i/>
                <w:iCs/>
                <w:color w:val="000000"/>
                <w:sz w:val="20"/>
              </w:rPr>
              <w:t>Labor Productivity Growth Trend</w:t>
            </w:r>
          </w:p>
        </w:tc>
      </w:tr>
      <w:tr w:rsidRPr="00143031" w:rsidR="00143031" w:rsidTr="008F3075" w14:paraId="0F8C9AF8" w14:textId="77777777">
        <w:trPr>
          <w:trHeight w:val="300"/>
        </w:trPr>
        <w:tc>
          <w:tcPr>
            <w:tcW w:w="630" w:type="dxa"/>
            <w:tcBorders>
              <w:top w:val="nil"/>
              <w:left w:val="nil"/>
              <w:bottom w:val="nil"/>
              <w:right w:val="nil"/>
            </w:tcBorders>
            <w:shd w:val="clear" w:color="auto" w:fill="auto"/>
            <w:noWrap/>
            <w:vAlign w:val="bottom"/>
            <w:hideMark/>
          </w:tcPr>
          <w:p w:rsidRPr="00903C2F" w:rsidR="00143031" w:rsidP="00143031" w:rsidRDefault="00143031" w14:paraId="6300C353" w14:textId="77777777">
            <w:pPr>
              <w:rPr>
                <w:color w:val="000000"/>
                <w:sz w:val="20"/>
              </w:rPr>
            </w:pPr>
            <w:r w:rsidRPr="00903C2F">
              <w:rPr>
                <w:color w:val="000000"/>
                <w:sz w:val="20"/>
              </w:rPr>
              <w:t>USA</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F52415D"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1A24A15" w14:textId="77777777">
            <w:pPr>
              <w:jc w:val="right"/>
              <w:rPr>
                <w:color w:val="000000"/>
                <w:sz w:val="20"/>
              </w:rPr>
            </w:pPr>
            <w:r w:rsidRPr="00903C2F">
              <w:rPr>
                <w:color w:val="000000"/>
                <w:sz w:val="20"/>
              </w:rPr>
              <w:t>1.11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A00AB12" w14:textId="77777777">
            <w:pPr>
              <w:jc w:val="right"/>
              <w:rPr>
                <w:color w:val="000000"/>
                <w:sz w:val="20"/>
              </w:rPr>
            </w:pPr>
            <w:r w:rsidRPr="00903C2F">
              <w:rPr>
                <w:color w:val="000000"/>
                <w:sz w:val="20"/>
              </w:rPr>
              <w:t>1.19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6AFA829" w14:textId="77777777">
            <w:pPr>
              <w:jc w:val="right"/>
              <w:rPr>
                <w:color w:val="000000"/>
                <w:sz w:val="20"/>
              </w:rPr>
            </w:pPr>
            <w:r w:rsidRPr="00903C2F">
              <w:rPr>
                <w:color w:val="000000"/>
                <w:sz w:val="20"/>
              </w:rPr>
              <w:t>1.31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BD2EAEF" w14:textId="77777777">
            <w:pPr>
              <w:jc w:val="right"/>
              <w:rPr>
                <w:color w:val="000000"/>
                <w:sz w:val="20"/>
              </w:rPr>
            </w:pPr>
            <w:r w:rsidRPr="00903C2F">
              <w:rPr>
                <w:color w:val="000000"/>
                <w:sz w:val="20"/>
              </w:rPr>
              <w:t>1.41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58BBBF4" w14:textId="77777777">
            <w:pPr>
              <w:jc w:val="right"/>
              <w:rPr>
                <w:color w:val="000000"/>
                <w:sz w:val="20"/>
              </w:rPr>
            </w:pPr>
            <w:r w:rsidRPr="00903C2F">
              <w:rPr>
                <w:color w:val="000000"/>
                <w:sz w:val="20"/>
              </w:rPr>
              <w:t>1.55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CB62D20" w14:textId="77777777">
            <w:pPr>
              <w:jc w:val="right"/>
              <w:rPr>
                <w:color w:val="000000"/>
                <w:sz w:val="20"/>
              </w:rPr>
            </w:pPr>
            <w:r w:rsidRPr="00903C2F">
              <w:rPr>
                <w:color w:val="000000"/>
                <w:sz w:val="20"/>
              </w:rPr>
              <w:t>1.71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3EDE1EA" w14:textId="77777777">
            <w:pPr>
              <w:jc w:val="right"/>
              <w:rPr>
                <w:color w:val="000000"/>
                <w:sz w:val="20"/>
              </w:rPr>
            </w:pPr>
            <w:r w:rsidRPr="00903C2F">
              <w:rPr>
                <w:color w:val="000000"/>
                <w:sz w:val="20"/>
              </w:rPr>
              <w:t>1.88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800BE2D" w14:textId="77777777">
            <w:pPr>
              <w:jc w:val="right"/>
              <w:rPr>
                <w:color w:val="000000"/>
                <w:sz w:val="20"/>
              </w:rPr>
            </w:pPr>
            <w:r w:rsidRPr="00903C2F">
              <w:rPr>
                <w:color w:val="000000"/>
                <w:sz w:val="20"/>
              </w:rPr>
              <w:t>2.05</w:t>
            </w:r>
          </w:p>
        </w:tc>
      </w:tr>
      <w:tr w:rsidRPr="00143031" w:rsidR="00143031" w:rsidTr="008F3075" w14:paraId="68D0D7A5" w14:textId="77777777">
        <w:trPr>
          <w:trHeight w:val="300"/>
        </w:trPr>
        <w:tc>
          <w:tcPr>
            <w:tcW w:w="630" w:type="dxa"/>
            <w:tcBorders>
              <w:top w:val="nil"/>
              <w:left w:val="nil"/>
              <w:bottom w:val="nil"/>
              <w:right w:val="nil"/>
            </w:tcBorders>
            <w:shd w:val="clear" w:color="auto" w:fill="auto"/>
            <w:noWrap/>
            <w:vAlign w:val="bottom"/>
            <w:hideMark/>
          </w:tcPr>
          <w:p w:rsidRPr="00903C2F" w:rsidR="00143031" w:rsidP="00143031" w:rsidRDefault="00143031" w14:paraId="2021CEAC" w14:textId="77777777">
            <w:pPr>
              <w:rPr>
                <w:color w:val="000000"/>
                <w:sz w:val="20"/>
              </w:rPr>
            </w:pPr>
            <w:r w:rsidRPr="00903C2F">
              <w:rPr>
                <w:color w:val="000000"/>
                <w:sz w:val="20"/>
              </w:rPr>
              <w:t>BRA</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C026743"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34059D2"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6C29705" w14:textId="77777777">
            <w:pPr>
              <w:jc w:val="right"/>
              <w:rPr>
                <w:color w:val="000000"/>
                <w:sz w:val="20"/>
              </w:rPr>
            </w:pPr>
            <w:r w:rsidRPr="00903C2F">
              <w:rPr>
                <w:color w:val="000000"/>
                <w:sz w:val="20"/>
              </w:rPr>
              <w:t>1.02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2286A78" w14:textId="77777777">
            <w:pPr>
              <w:jc w:val="right"/>
              <w:rPr>
                <w:color w:val="000000"/>
                <w:sz w:val="20"/>
              </w:rPr>
            </w:pPr>
            <w:r w:rsidRPr="00903C2F">
              <w:rPr>
                <w:color w:val="000000"/>
                <w:sz w:val="20"/>
              </w:rPr>
              <w:t>1.14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389344B" w14:textId="77777777">
            <w:pPr>
              <w:jc w:val="right"/>
              <w:rPr>
                <w:color w:val="000000"/>
                <w:sz w:val="20"/>
              </w:rPr>
            </w:pPr>
            <w:r w:rsidRPr="00903C2F">
              <w:rPr>
                <w:color w:val="000000"/>
                <w:sz w:val="20"/>
              </w:rPr>
              <w:t>1.22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1A7EBA7" w14:textId="77777777">
            <w:pPr>
              <w:jc w:val="right"/>
              <w:rPr>
                <w:color w:val="000000"/>
                <w:sz w:val="20"/>
              </w:rPr>
            </w:pPr>
            <w:r w:rsidRPr="00903C2F">
              <w:rPr>
                <w:color w:val="000000"/>
                <w:sz w:val="20"/>
              </w:rPr>
              <w:t>1.29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208274F" w14:textId="77777777">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DD8B9AB" w14:textId="77777777">
            <w:pPr>
              <w:jc w:val="right"/>
              <w:rPr>
                <w:color w:val="000000"/>
                <w:sz w:val="20"/>
              </w:rPr>
            </w:pPr>
            <w:r w:rsidRPr="00903C2F">
              <w:rPr>
                <w:color w:val="000000"/>
                <w:sz w:val="20"/>
              </w:rPr>
              <w:t>1.48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E57C942" w14:textId="77777777">
            <w:pPr>
              <w:jc w:val="right"/>
              <w:rPr>
                <w:color w:val="000000"/>
                <w:sz w:val="20"/>
              </w:rPr>
            </w:pPr>
            <w:r w:rsidRPr="00903C2F">
              <w:rPr>
                <w:color w:val="000000"/>
                <w:sz w:val="20"/>
              </w:rPr>
              <w:t>1.57</w:t>
            </w:r>
          </w:p>
        </w:tc>
      </w:tr>
      <w:tr w:rsidRPr="00143031" w:rsidR="00143031" w:rsidTr="008F3075" w14:paraId="3D1156C2"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2EEDB9A5" w14:textId="77777777">
            <w:pPr>
              <w:rPr>
                <w:color w:val="000000"/>
                <w:sz w:val="20"/>
              </w:rPr>
            </w:pPr>
            <w:r w:rsidRPr="00903C2F">
              <w:rPr>
                <w:color w:val="000000"/>
                <w:sz w:val="20"/>
              </w:rPr>
              <w:t>CHN</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0F7CD93"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D966A0C" w14:textId="77777777">
            <w:pPr>
              <w:jc w:val="right"/>
              <w:rPr>
                <w:color w:val="000000"/>
                <w:sz w:val="20"/>
              </w:rPr>
            </w:pPr>
            <w:r w:rsidRPr="00903C2F">
              <w:rPr>
                <w:color w:val="000000"/>
                <w:sz w:val="20"/>
              </w:rPr>
              <w:t>1.42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E6F530F" w14:textId="77777777">
            <w:pPr>
              <w:jc w:val="right"/>
              <w:rPr>
                <w:color w:val="000000"/>
                <w:sz w:val="20"/>
              </w:rPr>
            </w:pPr>
            <w:r w:rsidRPr="00903C2F">
              <w:rPr>
                <w:color w:val="000000"/>
                <w:sz w:val="20"/>
              </w:rPr>
              <w:t>1.88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FD2344D" w14:textId="77777777">
            <w:pPr>
              <w:jc w:val="right"/>
              <w:rPr>
                <w:color w:val="000000"/>
                <w:sz w:val="20"/>
              </w:rPr>
            </w:pPr>
            <w:r w:rsidRPr="00903C2F">
              <w:rPr>
                <w:color w:val="000000"/>
                <w:sz w:val="20"/>
              </w:rPr>
              <w:t>2.39</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E2D3D3F" w14:textId="77777777">
            <w:pPr>
              <w:jc w:val="right"/>
              <w:rPr>
                <w:color w:val="000000"/>
                <w:sz w:val="20"/>
              </w:rPr>
            </w:pPr>
            <w:r w:rsidRPr="00903C2F">
              <w:rPr>
                <w:color w:val="000000"/>
                <w:sz w:val="20"/>
              </w:rPr>
              <w:t>2.94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8937A78" w14:textId="77777777">
            <w:pPr>
              <w:jc w:val="right"/>
              <w:rPr>
                <w:color w:val="000000"/>
                <w:sz w:val="20"/>
              </w:rPr>
            </w:pPr>
            <w:r w:rsidRPr="00903C2F">
              <w:rPr>
                <w:color w:val="000000"/>
                <w:sz w:val="20"/>
              </w:rPr>
              <w:t>3.52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CCE2C9B" w14:textId="77777777">
            <w:pPr>
              <w:jc w:val="right"/>
              <w:rPr>
                <w:color w:val="000000"/>
                <w:sz w:val="20"/>
              </w:rPr>
            </w:pPr>
            <w:r w:rsidRPr="00903C2F">
              <w:rPr>
                <w:color w:val="000000"/>
                <w:sz w:val="20"/>
              </w:rPr>
              <w:t>4.12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5C91F612" w14:textId="77777777">
            <w:pPr>
              <w:jc w:val="right"/>
              <w:rPr>
                <w:color w:val="000000"/>
                <w:sz w:val="20"/>
              </w:rPr>
            </w:pPr>
            <w:r w:rsidRPr="00903C2F">
              <w:rPr>
                <w:color w:val="000000"/>
                <w:sz w:val="20"/>
              </w:rPr>
              <w:t>4.72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69A007B" w14:textId="77777777">
            <w:pPr>
              <w:jc w:val="right"/>
              <w:rPr>
                <w:color w:val="000000"/>
                <w:sz w:val="20"/>
              </w:rPr>
            </w:pPr>
            <w:r w:rsidRPr="00903C2F">
              <w:rPr>
                <w:color w:val="000000"/>
                <w:sz w:val="20"/>
              </w:rPr>
              <w:t>5.24</w:t>
            </w:r>
          </w:p>
        </w:tc>
      </w:tr>
      <w:tr w:rsidRPr="00143031" w:rsidR="00143031" w:rsidTr="008F3075" w14:paraId="4B101B25" w14:textId="77777777">
        <w:trPr>
          <w:trHeight w:val="288"/>
        </w:trPr>
        <w:tc>
          <w:tcPr>
            <w:tcW w:w="630" w:type="dxa"/>
            <w:tcBorders>
              <w:top w:val="nil"/>
              <w:left w:val="nil"/>
              <w:bottom w:val="nil"/>
              <w:right w:val="nil"/>
            </w:tcBorders>
            <w:shd w:val="clear" w:color="auto" w:fill="auto"/>
            <w:noWrap/>
            <w:vAlign w:val="bottom"/>
            <w:hideMark/>
          </w:tcPr>
          <w:p w:rsidRPr="00903C2F" w:rsidR="00143031" w:rsidP="00143031" w:rsidRDefault="00143031" w14:paraId="5D3A35C7" w14:textId="77777777">
            <w:pPr>
              <w:rPr>
                <w:color w:val="000000"/>
                <w:sz w:val="20"/>
              </w:rPr>
            </w:pPr>
            <w:r w:rsidRPr="00903C2F">
              <w:rPr>
                <w:color w:val="000000"/>
                <w:sz w:val="20"/>
              </w:rPr>
              <w:t>EUR</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D2E0350"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941DCBF" w14:textId="77777777">
            <w:pPr>
              <w:jc w:val="right"/>
              <w:rPr>
                <w:color w:val="000000"/>
                <w:sz w:val="20"/>
              </w:rPr>
            </w:pPr>
            <w:r w:rsidRPr="00903C2F">
              <w:rPr>
                <w:color w:val="000000"/>
                <w:sz w:val="20"/>
              </w:rPr>
              <w:t>1.05</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EBE4635" w14:textId="77777777">
            <w:pPr>
              <w:jc w:val="right"/>
              <w:rPr>
                <w:color w:val="000000"/>
                <w:sz w:val="20"/>
              </w:rPr>
            </w:pPr>
            <w:r w:rsidRPr="00903C2F">
              <w:rPr>
                <w:color w:val="000000"/>
                <w:sz w:val="20"/>
              </w:rPr>
              <w:t>1.14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4982949" w14:textId="77777777">
            <w:pPr>
              <w:jc w:val="right"/>
              <w:rPr>
                <w:color w:val="000000"/>
                <w:sz w:val="20"/>
              </w:rPr>
            </w:pPr>
            <w:r w:rsidRPr="00903C2F">
              <w:rPr>
                <w:color w:val="000000"/>
                <w:sz w:val="20"/>
              </w:rPr>
              <w:t>1.22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C749AAD" w14:textId="77777777">
            <w:pPr>
              <w:jc w:val="right"/>
              <w:rPr>
                <w:color w:val="000000"/>
                <w:sz w:val="20"/>
              </w:rPr>
            </w:pPr>
            <w:r w:rsidRPr="00903C2F">
              <w:rPr>
                <w:color w:val="000000"/>
                <w:sz w:val="20"/>
              </w:rPr>
              <w:t>1.30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05ED1CA" w14:textId="77777777">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0A2FE6F" w14:textId="77777777">
            <w:pPr>
              <w:jc w:val="right"/>
              <w:rPr>
                <w:color w:val="000000"/>
                <w:sz w:val="20"/>
              </w:rPr>
            </w:pPr>
            <w:r w:rsidRPr="00903C2F">
              <w:rPr>
                <w:color w:val="000000"/>
                <w:sz w:val="20"/>
              </w:rPr>
              <w:t>1.47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807D02D" w14:textId="77777777">
            <w:pPr>
              <w:jc w:val="right"/>
              <w:rPr>
                <w:color w:val="000000"/>
                <w:sz w:val="20"/>
              </w:rPr>
            </w:pPr>
            <w:r w:rsidRPr="00903C2F">
              <w:rPr>
                <w:color w:val="000000"/>
                <w:sz w:val="20"/>
              </w:rPr>
              <w:t>1.56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1ECA1EE6" w14:textId="77777777">
            <w:pPr>
              <w:jc w:val="right"/>
              <w:rPr>
                <w:color w:val="000000"/>
                <w:sz w:val="20"/>
              </w:rPr>
            </w:pPr>
            <w:r w:rsidRPr="00903C2F">
              <w:rPr>
                <w:color w:val="000000"/>
                <w:sz w:val="20"/>
              </w:rPr>
              <w:t>1.66</w:t>
            </w:r>
          </w:p>
        </w:tc>
      </w:tr>
      <w:tr w:rsidRPr="00143031" w:rsidR="00143031" w:rsidTr="008F3075" w14:paraId="5526D78B" w14:textId="77777777">
        <w:trPr>
          <w:trHeight w:val="288"/>
        </w:trPr>
        <w:tc>
          <w:tcPr>
            <w:tcW w:w="630" w:type="dxa"/>
            <w:tcBorders>
              <w:top w:val="nil"/>
              <w:left w:val="nil"/>
              <w:right w:val="nil"/>
            </w:tcBorders>
            <w:shd w:val="clear" w:color="auto" w:fill="auto"/>
            <w:noWrap/>
            <w:vAlign w:val="bottom"/>
            <w:hideMark/>
          </w:tcPr>
          <w:p w:rsidRPr="00903C2F" w:rsidR="00143031" w:rsidP="00143031" w:rsidRDefault="00143031" w14:paraId="43EE401F" w14:textId="77777777">
            <w:pPr>
              <w:rPr>
                <w:color w:val="000000"/>
                <w:sz w:val="20"/>
              </w:rPr>
            </w:pPr>
            <w:r w:rsidRPr="00903C2F">
              <w:rPr>
                <w:color w:val="000000"/>
                <w:sz w:val="20"/>
              </w:rPr>
              <w:t>XLM</w:t>
            </w:r>
          </w:p>
        </w:tc>
        <w:tc>
          <w:tcPr>
            <w:tcW w:w="960" w:type="dxa"/>
            <w:tcBorders>
              <w:top w:val="nil"/>
              <w:left w:val="nil"/>
              <w:right w:val="nil"/>
            </w:tcBorders>
            <w:shd w:val="clear" w:color="auto" w:fill="auto"/>
            <w:noWrap/>
            <w:vAlign w:val="bottom"/>
            <w:hideMark/>
          </w:tcPr>
          <w:p w:rsidRPr="00903C2F" w:rsidR="00143031" w:rsidP="00143031" w:rsidRDefault="00143031" w14:paraId="261EAB66" w14:textId="77777777">
            <w:pPr>
              <w:jc w:val="right"/>
              <w:rPr>
                <w:color w:val="000000"/>
                <w:sz w:val="20"/>
              </w:rPr>
            </w:pPr>
            <w:r w:rsidRPr="00903C2F">
              <w:rPr>
                <w:color w:val="000000"/>
                <w:sz w:val="20"/>
              </w:rPr>
              <w:t>1.00</w:t>
            </w:r>
          </w:p>
        </w:tc>
        <w:tc>
          <w:tcPr>
            <w:tcW w:w="960" w:type="dxa"/>
            <w:tcBorders>
              <w:top w:val="nil"/>
              <w:left w:val="nil"/>
              <w:right w:val="nil"/>
            </w:tcBorders>
            <w:shd w:val="clear" w:color="auto" w:fill="auto"/>
            <w:noWrap/>
            <w:vAlign w:val="bottom"/>
            <w:hideMark/>
          </w:tcPr>
          <w:p w:rsidRPr="00903C2F" w:rsidR="00143031" w:rsidP="00143031" w:rsidRDefault="00143031" w14:paraId="01A21C22" w14:textId="77777777">
            <w:pPr>
              <w:jc w:val="right"/>
              <w:rPr>
                <w:color w:val="000000"/>
                <w:sz w:val="20"/>
              </w:rPr>
            </w:pPr>
            <w:r w:rsidRPr="00903C2F">
              <w:rPr>
                <w:color w:val="000000"/>
                <w:sz w:val="20"/>
              </w:rPr>
              <w:t>0.88</w:t>
            </w:r>
          </w:p>
        </w:tc>
        <w:tc>
          <w:tcPr>
            <w:tcW w:w="960" w:type="dxa"/>
            <w:tcBorders>
              <w:top w:val="nil"/>
              <w:left w:val="nil"/>
              <w:right w:val="nil"/>
            </w:tcBorders>
            <w:shd w:val="clear" w:color="auto" w:fill="auto"/>
            <w:noWrap/>
            <w:vAlign w:val="bottom"/>
            <w:hideMark/>
          </w:tcPr>
          <w:p w:rsidRPr="00903C2F" w:rsidR="00143031" w:rsidP="00143031" w:rsidRDefault="00143031" w14:paraId="431E010B" w14:textId="77777777">
            <w:pPr>
              <w:jc w:val="right"/>
              <w:rPr>
                <w:color w:val="000000"/>
                <w:sz w:val="20"/>
              </w:rPr>
            </w:pPr>
            <w:r w:rsidRPr="00903C2F">
              <w:rPr>
                <w:color w:val="000000"/>
                <w:sz w:val="20"/>
              </w:rPr>
              <w:t>1.15</w:t>
            </w:r>
          </w:p>
        </w:tc>
        <w:tc>
          <w:tcPr>
            <w:tcW w:w="960" w:type="dxa"/>
            <w:tcBorders>
              <w:top w:val="nil"/>
              <w:left w:val="nil"/>
              <w:right w:val="nil"/>
            </w:tcBorders>
            <w:shd w:val="clear" w:color="auto" w:fill="auto"/>
            <w:noWrap/>
            <w:vAlign w:val="bottom"/>
            <w:hideMark/>
          </w:tcPr>
          <w:p w:rsidRPr="00903C2F" w:rsidR="00143031" w:rsidP="00143031" w:rsidRDefault="00143031" w14:paraId="711AE1C7" w14:textId="77777777">
            <w:pPr>
              <w:jc w:val="right"/>
              <w:rPr>
                <w:color w:val="000000"/>
                <w:sz w:val="20"/>
              </w:rPr>
            </w:pPr>
            <w:r w:rsidRPr="00903C2F">
              <w:rPr>
                <w:color w:val="000000"/>
                <w:sz w:val="20"/>
              </w:rPr>
              <w:t>1.31</w:t>
            </w:r>
          </w:p>
        </w:tc>
        <w:tc>
          <w:tcPr>
            <w:tcW w:w="960" w:type="dxa"/>
            <w:tcBorders>
              <w:top w:val="nil"/>
              <w:left w:val="nil"/>
              <w:right w:val="nil"/>
            </w:tcBorders>
            <w:shd w:val="clear" w:color="auto" w:fill="auto"/>
            <w:noWrap/>
            <w:vAlign w:val="bottom"/>
            <w:hideMark/>
          </w:tcPr>
          <w:p w:rsidRPr="00903C2F" w:rsidR="00143031" w:rsidP="00143031" w:rsidRDefault="00143031" w14:paraId="2F549258" w14:textId="77777777">
            <w:pPr>
              <w:jc w:val="right"/>
              <w:rPr>
                <w:color w:val="000000"/>
                <w:sz w:val="20"/>
              </w:rPr>
            </w:pPr>
            <w:r w:rsidRPr="00903C2F">
              <w:rPr>
                <w:color w:val="000000"/>
                <w:sz w:val="20"/>
              </w:rPr>
              <w:t>1.46</w:t>
            </w:r>
          </w:p>
        </w:tc>
        <w:tc>
          <w:tcPr>
            <w:tcW w:w="960" w:type="dxa"/>
            <w:tcBorders>
              <w:top w:val="nil"/>
              <w:left w:val="nil"/>
              <w:right w:val="nil"/>
            </w:tcBorders>
            <w:shd w:val="clear" w:color="auto" w:fill="auto"/>
            <w:noWrap/>
            <w:vAlign w:val="bottom"/>
            <w:hideMark/>
          </w:tcPr>
          <w:p w:rsidRPr="00903C2F" w:rsidR="00143031" w:rsidP="00143031" w:rsidRDefault="00143031" w14:paraId="5A7F07F8" w14:textId="77777777">
            <w:pPr>
              <w:jc w:val="right"/>
              <w:rPr>
                <w:color w:val="000000"/>
                <w:sz w:val="20"/>
              </w:rPr>
            </w:pPr>
            <w:r w:rsidRPr="00903C2F">
              <w:rPr>
                <w:color w:val="000000"/>
                <w:sz w:val="20"/>
              </w:rPr>
              <w:t>1.64</w:t>
            </w:r>
          </w:p>
        </w:tc>
        <w:tc>
          <w:tcPr>
            <w:tcW w:w="960" w:type="dxa"/>
            <w:tcBorders>
              <w:top w:val="nil"/>
              <w:left w:val="nil"/>
              <w:right w:val="nil"/>
            </w:tcBorders>
            <w:shd w:val="clear" w:color="auto" w:fill="auto"/>
            <w:noWrap/>
            <w:vAlign w:val="bottom"/>
            <w:hideMark/>
          </w:tcPr>
          <w:p w:rsidRPr="00903C2F" w:rsidR="00143031" w:rsidP="00143031" w:rsidRDefault="00143031" w14:paraId="5661924E" w14:textId="77777777">
            <w:pPr>
              <w:jc w:val="right"/>
              <w:rPr>
                <w:color w:val="000000"/>
                <w:sz w:val="20"/>
              </w:rPr>
            </w:pPr>
            <w:r w:rsidRPr="00903C2F">
              <w:rPr>
                <w:color w:val="000000"/>
                <w:sz w:val="20"/>
              </w:rPr>
              <w:t>1.84</w:t>
            </w:r>
          </w:p>
        </w:tc>
        <w:tc>
          <w:tcPr>
            <w:tcW w:w="960" w:type="dxa"/>
            <w:tcBorders>
              <w:top w:val="nil"/>
              <w:left w:val="nil"/>
              <w:right w:val="nil"/>
            </w:tcBorders>
            <w:shd w:val="clear" w:color="auto" w:fill="auto"/>
            <w:noWrap/>
            <w:vAlign w:val="bottom"/>
            <w:hideMark/>
          </w:tcPr>
          <w:p w:rsidRPr="00903C2F" w:rsidR="00143031" w:rsidP="00143031" w:rsidRDefault="00143031" w14:paraId="783692AC" w14:textId="77777777">
            <w:pPr>
              <w:jc w:val="right"/>
              <w:rPr>
                <w:color w:val="000000"/>
                <w:sz w:val="20"/>
              </w:rPr>
            </w:pPr>
            <w:r w:rsidRPr="00903C2F">
              <w:rPr>
                <w:color w:val="000000"/>
                <w:sz w:val="20"/>
              </w:rPr>
              <w:t>2.07</w:t>
            </w:r>
          </w:p>
        </w:tc>
        <w:tc>
          <w:tcPr>
            <w:tcW w:w="960" w:type="dxa"/>
            <w:tcBorders>
              <w:top w:val="nil"/>
              <w:left w:val="nil"/>
              <w:right w:val="nil"/>
            </w:tcBorders>
            <w:shd w:val="clear" w:color="auto" w:fill="auto"/>
            <w:noWrap/>
            <w:vAlign w:val="bottom"/>
            <w:hideMark/>
          </w:tcPr>
          <w:p w:rsidRPr="00903C2F" w:rsidR="00143031" w:rsidP="00143031" w:rsidRDefault="00143031" w14:paraId="60A5D69B" w14:textId="77777777">
            <w:pPr>
              <w:jc w:val="right"/>
              <w:rPr>
                <w:color w:val="000000"/>
                <w:sz w:val="20"/>
              </w:rPr>
            </w:pPr>
            <w:r w:rsidRPr="00903C2F">
              <w:rPr>
                <w:color w:val="000000"/>
                <w:sz w:val="20"/>
              </w:rPr>
              <w:t>2.32</w:t>
            </w:r>
          </w:p>
        </w:tc>
      </w:tr>
      <w:tr w:rsidRPr="00143031" w:rsidR="00143031" w:rsidTr="008F3075" w14:paraId="234A83C3" w14:textId="77777777">
        <w:trPr>
          <w:trHeight w:val="288"/>
        </w:trPr>
        <w:tc>
          <w:tcPr>
            <w:tcW w:w="630" w:type="dxa"/>
            <w:tcBorders>
              <w:top w:val="nil"/>
              <w:left w:val="nil"/>
              <w:bottom w:val="single" w:color="auto" w:sz="4" w:space="0"/>
              <w:right w:val="nil"/>
            </w:tcBorders>
            <w:shd w:val="clear" w:color="auto" w:fill="auto"/>
            <w:noWrap/>
            <w:vAlign w:val="bottom"/>
            <w:hideMark/>
          </w:tcPr>
          <w:p w:rsidRPr="00903C2F" w:rsidR="00143031" w:rsidP="00143031" w:rsidRDefault="00143031" w14:paraId="4E27C42A" w14:textId="77777777">
            <w:pPr>
              <w:rPr>
                <w:color w:val="000000"/>
                <w:sz w:val="20"/>
              </w:rPr>
            </w:pPr>
            <w:r w:rsidRPr="00903C2F">
              <w:rPr>
                <w:color w:val="000000"/>
                <w:sz w:val="20"/>
              </w:rPr>
              <w:t>XAS</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669D62D6" w14:textId="77777777">
            <w:pPr>
              <w:jc w:val="right"/>
              <w:rPr>
                <w:color w:val="000000"/>
                <w:sz w:val="20"/>
              </w:rPr>
            </w:pPr>
            <w:r w:rsidRPr="00903C2F">
              <w:rPr>
                <w:color w:val="000000"/>
                <w:sz w:val="20"/>
              </w:rPr>
              <w:t>1.00</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3EE594F1" w14:textId="77777777">
            <w:pPr>
              <w:jc w:val="right"/>
              <w:rPr>
                <w:color w:val="000000"/>
                <w:sz w:val="20"/>
              </w:rPr>
            </w:pPr>
            <w:r w:rsidRPr="00903C2F">
              <w:rPr>
                <w:color w:val="000000"/>
                <w:sz w:val="20"/>
              </w:rPr>
              <w:t>1.09</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088FBC4B" w14:textId="77777777">
            <w:pPr>
              <w:jc w:val="right"/>
              <w:rPr>
                <w:color w:val="000000"/>
                <w:sz w:val="20"/>
              </w:rPr>
            </w:pPr>
            <w:r w:rsidRPr="00903C2F">
              <w:rPr>
                <w:color w:val="000000"/>
                <w:sz w:val="20"/>
              </w:rPr>
              <w:t>1.21</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0D373B74" w14:textId="77777777">
            <w:pPr>
              <w:jc w:val="right"/>
              <w:rPr>
                <w:color w:val="000000"/>
                <w:sz w:val="20"/>
              </w:rPr>
            </w:pPr>
            <w:r w:rsidRPr="00903C2F">
              <w:rPr>
                <w:color w:val="000000"/>
                <w:sz w:val="20"/>
              </w:rPr>
              <w:t>1.36</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1AF07914" w14:textId="77777777">
            <w:pPr>
              <w:jc w:val="right"/>
              <w:rPr>
                <w:color w:val="000000"/>
                <w:sz w:val="20"/>
              </w:rPr>
            </w:pPr>
            <w:r w:rsidRPr="00903C2F">
              <w:rPr>
                <w:color w:val="000000"/>
                <w:sz w:val="20"/>
              </w:rPr>
              <w:t>1.51</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1661C6FD" w14:textId="77777777">
            <w:pPr>
              <w:jc w:val="right"/>
              <w:rPr>
                <w:color w:val="000000"/>
                <w:sz w:val="20"/>
              </w:rPr>
            </w:pPr>
            <w:r w:rsidRPr="00903C2F">
              <w:rPr>
                <w:color w:val="000000"/>
                <w:sz w:val="20"/>
              </w:rPr>
              <w:t>1.69</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401B9FC4" w14:textId="77777777">
            <w:pPr>
              <w:jc w:val="right"/>
              <w:rPr>
                <w:color w:val="000000"/>
                <w:sz w:val="20"/>
              </w:rPr>
            </w:pPr>
            <w:r w:rsidRPr="00903C2F">
              <w:rPr>
                <w:color w:val="000000"/>
                <w:sz w:val="20"/>
              </w:rPr>
              <w:t>1.89</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7ECD0375" w14:textId="77777777">
            <w:pPr>
              <w:jc w:val="right"/>
              <w:rPr>
                <w:color w:val="000000"/>
                <w:sz w:val="20"/>
              </w:rPr>
            </w:pPr>
            <w:r w:rsidRPr="00903C2F">
              <w:rPr>
                <w:color w:val="000000"/>
                <w:sz w:val="20"/>
              </w:rPr>
              <w:t>2.11</w:t>
            </w:r>
          </w:p>
        </w:tc>
        <w:tc>
          <w:tcPr>
            <w:tcW w:w="960" w:type="dxa"/>
            <w:tcBorders>
              <w:top w:val="nil"/>
              <w:left w:val="nil"/>
              <w:bottom w:val="single" w:color="auto" w:sz="4" w:space="0"/>
              <w:right w:val="nil"/>
            </w:tcBorders>
            <w:shd w:val="clear" w:color="auto" w:fill="auto"/>
            <w:noWrap/>
            <w:vAlign w:val="bottom"/>
            <w:hideMark/>
          </w:tcPr>
          <w:p w:rsidRPr="00903C2F" w:rsidR="00143031" w:rsidP="00143031" w:rsidRDefault="00143031" w14:paraId="1A0A96DE" w14:textId="77777777">
            <w:pPr>
              <w:jc w:val="right"/>
              <w:rPr>
                <w:color w:val="000000"/>
                <w:sz w:val="20"/>
              </w:rPr>
            </w:pPr>
            <w:r w:rsidRPr="00903C2F">
              <w:rPr>
                <w:color w:val="000000"/>
                <w:sz w:val="20"/>
              </w:rPr>
              <w:t>2.34</w:t>
            </w:r>
          </w:p>
        </w:tc>
      </w:tr>
    </w:tbl>
    <w:p w:rsidRPr="00D5038D" w:rsidR="00903C2F" w:rsidP="008E0FF6" w:rsidRDefault="008E0FF6" w14:paraId="1C5B2D50" w14:textId="5EEEB989">
      <w:pPr>
        <w:jc w:val="right"/>
        <w:rPr>
          <w:sz w:val="20"/>
        </w:rPr>
      </w:pPr>
      <w:r w:rsidRPr="00D5038D">
        <w:rPr>
          <w:sz w:val="20"/>
        </w:rPr>
        <w:t>(continued)</w:t>
      </w:r>
      <w:r w:rsidRPr="00D5038D" w:rsidR="00903C2F">
        <w:rPr>
          <w:sz w:val="20"/>
        </w:rPr>
        <w:br w:type="page"/>
      </w:r>
    </w:p>
    <w:p w:rsidR="00903C2F" w:rsidP="00903C2F" w:rsidRDefault="00903C2F" w14:paraId="6FC351B4" w14:textId="701A0C94">
      <w:pPr>
        <w:pStyle w:val="TableTitleContinued"/>
      </w:pPr>
      <w:r>
        <w:t xml:space="preserve">Table 6-1. </w:t>
      </w:r>
      <w:r w:rsidRPr="00F40156">
        <w:t xml:space="preserve">Regional </w:t>
      </w:r>
      <w:r>
        <w:t xml:space="preserve">GDP, </w:t>
      </w:r>
      <w:r w:rsidRPr="00F40156">
        <w:t>Population</w:t>
      </w:r>
      <w:r>
        <w:t>, Labor Productivity Growth Trend (1 in 2010) (continued)</w:t>
      </w:r>
      <w:r w:rsidRPr="00F40156">
        <w:t xml:space="preserve"> </w:t>
      </w:r>
    </w:p>
    <w:tbl>
      <w:tblPr>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Pr="00143031" w:rsidR="00903C2F" w:rsidTr="00096E94" w14:paraId="2FD5AD78" w14:textId="77777777">
        <w:trPr>
          <w:trHeight w:val="312"/>
        </w:trPr>
        <w:tc>
          <w:tcPr>
            <w:tcW w:w="960" w:type="dxa"/>
            <w:tcBorders>
              <w:top w:val="double" w:color="auto" w:sz="6" w:space="0"/>
              <w:left w:val="nil"/>
              <w:bottom w:val="nil"/>
              <w:right w:val="nil"/>
            </w:tcBorders>
            <w:shd w:val="clear" w:color="auto" w:fill="auto"/>
            <w:noWrap/>
            <w:vAlign w:val="center"/>
            <w:hideMark/>
          </w:tcPr>
          <w:p w:rsidRPr="00143031" w:rsidR="00903C2F" w:rsidP="00096E94" w:rsidRDefault="00903C2F" w14:paraId="33224BEB" w14:textId="77777777">
            <w:pPr>
              <w:rPr>
                <w:b/>
                <w:bCs/>
                <w:color w:val="000000"/>
                <w:sz w:val="22"/>
                <w:szCs w:val="22"/>
              </w:rPr>
            </w:pPr>
            <w:r w:rsidRPr="00143031">
              <w:rPr>
                <w:b/>
                <w:bCs/>
                <w:color w:val="000000"/>
                <w:sz w:val="22"/>
                <w:szCs w:val="22"/>
              </w:rPr>
              <w:t> </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45C75501" w14:textId="77777777">
            <w:pPr>
              <w:jc w:val="right"/>
              <w:rPr>
                <w:b/>
                <w:bCs/>
                <w:color w:val="000000"/>
                <w:sz w:val="22"/>
                <w:szCs w:val="22"/>
              </w:rPr>
            </w:pPr>
            <w:r w:rsidRPr="00143031">
              <w:rPr>
                <w:b/>
                <w:bCs/>
                <w:color w:val="000000"/>
                <w:sz w:val="22"/>
                <w:szCs w:val="22"/>
              </w:rPr>
              <w:t>2010</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0B14F104" w14:textId="77777777">
            <w:pPr>
              <w:jc w:val="right"/>
              <w:rPr>
                <w:b/>
                <w:bCs/>
                <w:color w:val="000000"/>
                <w:sz w:val="22"/>
                <w:szCs w:val="22"/>
              </w:rPr>
            </w:pPr>
            <w:r w:rsidRPr="00143031">
              <w:rPr>
                <w:b/>
                <w:bCs/>
                <w:color w:val="000000"/>
                <w:sz w:val="22"/>
                <w:szCs w:val="22"/>
              </w:rPr>
              <w:t>2015</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3D6EDE46" w14:textId="77777777">
            <w:pPr>
              <w:jc w:val="right"/>
              <w:rPr>
                <w:b/>
                <w:bCs/>
                <w:color w:val="000000"/>
                <w:sz w:val="22"/>
                <w:szCs w:val="22"/>
              </w:rPr>
            </w:pPr>
            <w:r w:rsidRPr="00143031">
              <w:rPr>
                <w:b/>
                <w:bCs/>
                <w:color w:val="000000"/>
                <w:sz w:val="22"/>
                <w:szCs w:val="22"/>
              </w:rPr>
              <w:t>2020</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615209A1" w14:textId="77777777">
            <w:pPr>
              <w:jc w:val="right"/>
              <w:rPr>
                <w:b/>
                <w:bCs/>
                <w:color w:val="000000"/>
                <w:sz w:val="22"/>
                <w:szCs w:val="22"/>
              </w:rPr>
            </w:pPr>
            <w:r w:rsidRPr="00143031">
              <w:rPr>
                <w:b/>
                <w:bCs/>
                <w:color w:val="000000"/>
                <w:sz w:val="22"/>
                <w:szCs w:val="22"/>
              </w:rPr>
              <w:t>2025</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23485C67" w14:textId="77777777">
            <w:pPr>
              <w:jc w:val="right"/>
              <w:rPr>
                <w:b/>
                <w:bCs/>
                <w:color w:val="000000"/>
                <w:sz w:val="22"/>
                <w:szCs w:val="22"/>
              </w:rPr>
            </w:pPr>
            <w:r w:rsidRPr="00143031">
              <w:rPr>
                <w:b/>
                <w:bCs/>
                <w:color w:val="000000"/>
                <w:sz w:val="22"/>
                <w:szCs w:val="22"/>
              </w:rPr>
              <w:t>2030</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2A0D9903" w14:textId="77777777">
            <w:pPr>
              <w:jc w:val="right"/>
              <w:rPr>
                <w:b/>
                <w:bCs/>
                <w:color w:val="000000"/>
                <w:sz w:val="22"/>
                <w:szCs w:val="22"/>
              </w:rPr>
            </w:pPr>
            <w:r w:rsidRPr="00143031">
              <w:rPr>
                <w:b/>
                <w:bCs/>
                <w:color w:val="000000"/>
                <w:sz w:val="22"/>
                <w:szCs w:val="22"/>
              </w:rPr>
              <w:t>2035</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66B3C767" w14:textId="77777777">
            <w:pPr>
              <w:jc w:val="right"/>
              <w:rPr>
                <w:b/>
                <w:bCs/>
                <w:color w:val="000000"/>
                <w:sz w:val="22"/>
                <w:szCs w:val="22"/>
              </w:rPr>
            </w:pPr>
            <w:r w:rsidRPr="00143031">
              <w:rPr>
                <w:b/>
                <w:bCs/>
                <w:color w:val="000000"/>
                <w:sz w:val="22"/>
                <w:szCs w:val="22"/>
              </w:rPr>
              <w:t>2040</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19F5A6EB" w14:textId="77777777">
            <w:pPr>
              <w:jc w:val="right"/>
              <w:rPr>
                <w:b/>
                <w:bCs/>
                <w:color w:val="000000"/>
                <w:sz w:val="22"/>
                <w:szCs w:val="22"/>
              </w:rPr>
            </w:pPr>
            <w:r w:rsidRPr="00143031">
              <w:rPr>
                <w:b/>
                <w:bCs/>
                <w:color w:val="000000"/>
                <w:sz w:val="22"/>
                <w:szCs w:val="22"/>
              </w:rPr>
              <w:t>2045</w:t>
            </w:r>
          </w:p>
        </w:tc>
        <w:tc>
          <w:tcPr>
            <w:tcW w:w="960" w:type="dxa"/>
            <w:tcBorders>
              <w:top w:val="double" w:color="auto" w:sz="6" w:space="0"/>
              <w:left w:val="nil"/>
              <w:bottom w:val="nil"/>
              <w:right w:val="nil"/>
            </w:tcBorders>
            <w:shd w:val="clear" w:color="auto" w:fill="auto"/>
            <w:noWrap/>
            <w:hideMark/>
          </w:tcPr>
          <w:p w:rsidRPr="00143031" w:rsidR="00903C2F" w:rsidP="00096E94" w:rsidRDefault="00903C2F" w14:paraId="00113973" w14:textId="77777777">
            <w:pPr>
              <w:jc w:val="right"/>
              <w:rPr>
                <w:b/>
                <w:bCs/>
                <w:color w:val="000000"/>
                <w:sz w:val="22"/>
                <w:szCs w:val="22"/>
              </w:rPr>
            </w:pPr>
            <w:r w:rsidRPr="00143031">
              <w:rPr>
                <w:b/>
                <w:bCs/>
                <w:color w:val="000000"/>
                <w:sz w:val="22"/>
                <w:szCs w:val="22"/>
              </w:rPr>
              <w:t>2050</w:t>
            </w:r>
          </w:p>
        </w:tc>
      </w:tr>
      <w:tr w:rsidRPr="00143031" w:rsidR="00903C2F" w:rsidTr="00096E94" w14:paraId="6C2A6F18" w14:textId="77777777">
        <w:trPr>
          <w:trHeight w:val="312"/>
        </w:trPr>
        <w:tc>
          <w:tcPr>
            <w:tcW w:w="9600" w:type="dxa"/>
            <w:gridSpan w:val="10"/>
            <w:tcBorders>
              <w:top w:val="single" w:color="auto" w:sz="8" w:space="0"/>
              <w:left w:val="nil"/>
              <w:bottom w:val="single" w:color="auto" w:sz="4" w:space="0"/>
              <w:right w:val="nil"/>
            </w:tcBorders>
            <w:shd w:val="clear" w:color="auto" w:fill="auto"/>
            <w:noWrap/>
            <w:vAlign w:val="bottom"/>
            <w:hideMark/>
          </w:tcPr>
          <w:p w:rsidRPr="00903C2F" w:rsidR="00903C2F" w:rsidP="00096E94" w:rsidRDefault="00903C2F" w14:paraId="336CB361" w14:textId="4547D474">
            <w:pPr>
              <w:jc w:val="center"/>
              <w:rPr>
                <w:i/>
                <w:iCs/>
                <w:color w:val="000000"/>
                <w:sz w:val="20"/>
              </w:rPr>
            </w:pPr>
            <w:r w:rsidRPr="00903C2F">
              <w:rPr>
                <w:i/>
                <w:iCs/>
                <w:color w:val="000000"/>
                <w:sz w:val="20"/>
              </w:rPr>
              <w:t>Labor Productivity Growth Trend</w:t>
            </w:r>
            <w:r>
              <w:rPr>
                <w:i/>
                <w:iCs/>
                <w:color w:val="000000"/>
                <w:sz w:val="20"/>
              </w:rPr>
              <w:t xml:space="preserve"> (continued)</w:t>
            </w:r>
          </w:p>
        </w:tc>
      </w:tr>
      <w:tr w:rsidRPr="00143031" w:rsidR="00143031" w:rsidTr="00143031" w14:paraId="2940E791" w14:textId="77777777">
        <w:trPr>
          <w:trHeight w:val="288"/>
        </w:trPr>
        <w:tc>
          <w:tcPr>
            <w:tcW w:w="960" w:type="dxa"/>
            <w:tcBorders>
              <w:top w:val="nil"/>
              <w:left w:val="nil"/>
              <w:bottom w:val="nil"/>
              <w:right w:val="nil"/>
            </w:tcBorders>
            <w:shd w:val="clear" w:color="auto" w:fill="auto"/>
            <w:noWrap/>
            <w:vAlign w:val="bottom"/>
            <w:hideMark/>
          </w:tcPr>
          <w:p w:rsidRPr="00903C2F" w:rsidR="00143031" w:rsidP="00143031" w:rsidRDefault="00143031" w14:paraId="7CADA3C2" w14:textId="37178522">
            <w:pPr>
              <w:rPr>
                <w:color w:val="000000"/>
                <w:sz w:val="20"/>
              </w:rPr>
            </w:pPr>
            <w:r w:rsidRPr="00903C2F">
              <w:rPr>
                <w:color w:val="000000"/>
                <w:sz w:val="20"/>
              </w:rPr>
              <w:t>AFR</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C70341A"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78B8F34" w14:textId="77777777">
            <w:pPr>
              <w:jc w:val="right"/>
              <w:rPr>
                <w:color w:val="000000"/>
                <w:sz w:val="20"/>
              </w:rPr>
            </w:pPr>
            <w:r w:rsidRPr="00903C2F">
              <w:rPr>
                <w:color w:val="000000"/>
                <w:sz w:val="20"/>
              </w:rPr>
              <w:t>1.01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70019BD9" w14:textId="77777777">
            <w:pPr>
              <w:jc w:val="right"/>
              <w:rPr>
                <w:color w:val="000000"/>
                <w:sz w:val="20"/>
              </w:rPr>
            </w:pPr>
            <w:r w:rsidRPr="00903C2F">
              <w:rPr>
                <w:color w:val="000000"/>
                <w:sz w:val="20"/>
              </w:rPr>
              <w:t>1.07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8C4CB7F" w14:textId="77777777">
            <w:pPr>
              <w:jc w:val="right"/>
              <w:rPr>
                <w:color w:val="000000"/>
                <w:sz w:val="20"/>
              </w:rPr>
            </w:pPr>
            <w:r w:rsidRPr="00903C2F">
              <w:rPr>
                <w:color w:val="000000"/>
                <w:sz w:val="20"/>
              </w:rPr>
              <w:t>1.21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00BF7DC3" w14:textId="77777777">
            <w:pPr>
              <w:jc w:val="right"/>
              <w:rPr>
                <w:color w:val="000000"/>
                <w:sz w:val="20"/>
              </w:rPr>
            </w:pPr>
            <w:r w:rsidRPr="00903C2F">
              <w:rPr>
                <w:color w:val="000000"/>
                <w:sz w:val="20"/>
              </w:rPr>
              <w:t>1.38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D486546" w14:textId="77777777">
            <w:pPr>
              <w:jc w:val="right"/>
              <w:rPr>
                <w:color w:val="000000"/>
                <w:sz w:val="20"/>
              </w:rPr>
            </w:pPr>
            <w:r w:rsidRPr="00903C2F">
              <w:rPr>
                <w:color w:val="000000"/>
                <w:sz w:val="20"/>
              </w:rPr>
              <w:t>1.63</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D621A8D" w14:textId="77777777">
            <w:pPr>
              <w:jc w:val="right"/>
              <w:rPr>
                <w:color w:val="000000"/>
                <w:sz w:val="20"/>
              </w:rPr>
            </w:pPr>
            <w:r w:rsidRPr="00903C2F">
              <w:rPr>
                <w:color w:val="000000"/>
                <w:sz w:val="20"/>
              </w:rPr>
              <w:t>1.97</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7A17CA5" w14:textId="77777777">
            <w:pPr>
              <w:jc w:val="right"/>
              <w:rPr>
                <w:color w:val="000000"/>
                <w:sz w:val="20"/>
              </w:rPr>
            </w:pPr>
            <w:r w:rsidRPr="00903C2F">
              <w:rPr>
                <w:color w:val="000000"/>
                <w:sz w:val="20"/>
              </w:rPr>
              <w:t>2.42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937B5A9" w14:textId="77777777">
            <w:pPr>
              <w:jc w:val="right"/>
              <w:rPr>
                <w:color w:val="000000"/>
                <w:sz w:val="20"/>
              </w:rPr>
            </w:pPr>
            <w:r w:rsidRPr="00903C2F">
              <w:rPr>
                <w:color w:val="000000"/>
                <w:sz w:val="20"/>
              </w:rPr>
              <w:t>3.00</w:t>
            </w:r>
          </w:p>
        </w:tc>
      </w:tr>
      <w:tr w:rsidRPr="00143031" w:rsidR="00143031" w:rsidTr="00143031" w14:paraId="7D5870C8" w14:textId="77777777">
        <w:trPr>
          <w:trHeight w:val="300"/>
        </w:trPr>
        <w:tc>
          <w:tcPr>
            <w:tcW w:w="960" w:type="dxa"/>
            <w:tcBorders>
              <w:top w:val="nil"/>
              <w:left w:val="nil"/>
              <w:bottom w:val="nil"/>
              <w:right w:val="nil"/>
            </w:tcBorders>
            <w:shd w:val="clear" w:color="auto" w:fill="auto"/>
            <w:noWrap/>
            <w:vAlign w:val="bottom"/>
            <w:hideMark/>
          </w:tcPr>
          <w:p w:rsidRPr="00903C2F" w:rsidR="00143031" w:rsidP="00143031" w:rsidRDefault="00143031" w14:paraId="3A0070FB" w14:textId="77777777">
            <w:pPr>
              <w:rPr>
                <w:color w:val="000000"/>
                <w:sz w:val="20"/>
              </w:rPr>
            </w:pPr>
            <w:r w:rsidRPr="00903C2F">
              <w:rPr>
                <w:color w:val="000000"/>
                <w:sz w:val="20"/>
              </w:rPr>
              <w:t>ROW</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DFB15B7" w14:textId="77777777">
            <w:pPr>
              <w:jc w:val="right"/>
              <w:rPr>
                <w:color w:val="000000"/>
                <w:sz w:val="20"/>
              </w:rPr>
            </w:pPr>
            <w:r w:rsidRPr="00903C2F">
              <w:rPr>
                <w:color w:val="000000"/>
                <w:sz w:val="20"/>
              </w:rPr>
              <w:t>1.00</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47CE0B9" w14:textId="77777777">
            <w:pPr>
              <w:jc w:val="right"/>
              <w:rPr>
                <w:color w:val="000000"/>
                <w:sz w:val="20"/>
              </w:rPr>
            </w:pPr>
            <w:r w:rsidRPr="00903C2F">
              <w:rPr>
                <w:color w:val="000000"/>
                <w:sz w:val="20"/>
              </w:rPr>
              <w:t>1.06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5C611D8" w14:textId="77777777">
            <w:pPr>
              <w:jc w:val="right"/>
              <w:rPr>
                <w:color w:val="000000"/>
                <w:sz w:val="20"/>
              </w:rPr>
            </w:pPr>
            <w:r w:rsidRPr="00903C2F">
              <w:rPr>
                <w:color w:val="000000"/>
                <w:sz w:val="20"/>
              </w:rPr>
              <w:t>1.11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AA74FE1" w14:textId="77777777">
            <w:pPr>
              <w:jc w:val="right"/>
              <w:rPr>
                <w:color w:val="000000"/>
                <w:sz w:val="20"/>
              </w:rPr>
            </w:pPr>
            <w:r w:rsidRPr="00903C2F">
              <w:rPr>
                <w:color w:val="000000"/>
                <w:sz w:val="20"/>
              </w:rPr>
              <w:t>1.21</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3FB03E5C" w14:textId="77777777">
            <w:pPr>
              <w:jc w:val="right"/>
              <w:rPr>
                <w:color w:val="000000"/>
                <w:sz w:val="20"/>
              </w:rPr>
            </w:pPr>
            <w:r w:rsidRPr="00903C2F">
              <w:rPr>
                <w:color w:val="000000"/>
                <w:sz w:val="20"/>
              </w:rPr>
              <w:t>1.34</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67551E2B" w14:textId="77777777">
            <w:pPr>
              <w:jc w:val="right"/>
              <w:rPr>
                <w:color w:val="000000"/>
                <w:sz w:val="20"/>
              </w:rPr>
            </w:pPr>
            <w:r w:rsidRPr="00903C2F">
              <w:rPr>
                <w:color w:val="000000"/>
                <w:sz w:val="20"/>
              </w:rPr>
              <w:t>1.48</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47735427" w14:textId="77777777">
            <w:pPr>
              <w:jc w:val="right"/>
              <w:rPr>
                <w:color w:val="000000"/>
                <w:sz w:val="20"/>
              </w:rPr>
            </w:pPr>
            <w:r w:rsidRPr="00903C2F">
              <w:rPr>
                <w:color w:val="000000"/>
                <w:sz w:val="20"/>
              </w:rPr>
              <w:t>1.62</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E7031AA" w14:textId="77777777">
            <w:pPr>
              <w:jc w:val="right"/>
              <w:rPr>
                <w:color w:val="000000"/>
                <w:sz w:val="20"/>
              </w:rPr>
            </w:pPr>
            <w:r w:rsidRPr="00903C2F">
              <w:rPr>
                <w:color w:val="000000"/>
                <w:sz w:val="20"/>
              </w:rPr>
              <w:t>1.76</w:t>
            </w:r>
          </w:p>
        </w:tc>
        <w:tc>
          <w:tcPr>
            <w:tcW w:w="960" w:type="dxa"/>
            <w:tcBorders>
              <w:top w:val="nil"/>
              <w:left w:val="nil"/>
              <w:bottom w:val="nil"/>
              <w:right w:val="nil"/>
            </w:tcBorders>
            <w:shd w:val="clear" w:color="auto" w:fill="auto"/>
            <w:noWrap/>
            <w:vAlign w:val="bottom"/>
            <w:hideMark/>
          </w:tcPr>
          <w:p w:rsidRPr="00903C2F" w:rsidR="00143031" w:rsidP="00143031" w:rsidRDefault="00143031" w14:paraId="212E03E7" w14:textId="77777777">
            <w:pPr>
              <w:jc w:val="right"/>
              <w:rPr>
                <w:color w:val="000000"/>
                <w:sz w:val="20"/>
              </w:rPr>
            </w:pPr>
            <w:r w:rsidRPr="00903C2F">
              <w:rPr>
                <w:color w:val="000000"/>
                <w:sz w:val="20"/>
              </w:rPr>
              <w:t>1.89</w:t>
            </w:r>
          </w:p>
        </w:tc>
      </w:tr>
      <w:tr w:rsidRPr="00143031" w:rsidR="00143031" w:rsidTr="00143031" w14:paraId="1B274BFA" w14:textId="77777777">
        <w:trPr>
          <w:trHeight w:val="312"/>
        </w:trPr>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44EBADE1" w14:textId="77777777">
            <w:pPr>
              <w:rPr>
                <w:b/>
                <w:bCs/>
                <w:i/>
                <w:iCs/>
                <w:color w:val="000000"/>
                <w:sz w:val="20"/>
              </w:rPr>
            </w:pPr>
            <w:r w:rsidRPr="00903C2F">
              <w:rPr>
                <w:b/>
                <w:bCs/>
                <w:i/>
                <w:iCs/>
                <w:color w:val="000000"/>
                <w:sz w:val="20"/>
              </w:rPr>
              <w:t>World</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207A6915" w14:textId="77777777">
            <w:pPr>
              <w:jc w:val="right"/>
              <w:rPr>
                <w:b/>
                <w:bCs/>
                <w:i/>
                <w:iCs/>
                <w:color w:val="000000"/>
                <w:sz w:val="20"/>
              </w:rPr>
            </w:pPr>
            <w:r w:rsidRPr="00903C2F">
              <w:rPr>
                <w:b/>
                <w:bCs/>
                <w:i/>
                <w:iCs/>
                <w:color w:val="000000"/>
                <w:sz w:val="20"/>
              </w:rPr>
              <w:t>1.00</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131E0407" w14:textId="77777777">
            <w:pPr>
              <w:jc w:val="right"/>
              <w:rPr>
                <w:b/>
                <w:bCs/>
                <w:i/>
                <w:iCs/>
                <w:color w:val="000000"/>
                <w:sz w:val="20"/>
              </w:rPr>
            </w:pPr>
            <w:r w:rsidRPr="00903C2F">
              <w:rPr>
                <w:b/>
                <w:bCs/>
                <w:i/>
                <w:iCs/>
                <w:color w:val="000000"/>
                <w:sz w:val="20"/>
              </w:rPr>
              <w:t>1.07</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018D3945" w14:textId="77777777">
            <w:pPr>
              <w:jc w:val="right"/>
              <w:rPr>
                <w:b/>
                <w:bCs/>
                <w:i/>
                <w:iCs/>
                <w:color w:val="000000"/>
                <w:sz w:val="20"/>
              </w:rPr>
            </w:pPr>
            <w:r w:rsidRPr="00903C2F">
              <w:rPr>
                <w:b/>
                <w:bCs/>
                <w:i/>
                <w:iCs/>
                <w:color w:val="000000"/>
                <w:sz w:val="20"/>
              </w:rPr>
              <w:t>1.18</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21DAAC70" w14:textId="77777777">
            <w:pPr>
              <w:jc w:val="right"/>
              <w:rPr>
                <w:b/>
                <w:bCs/>
                <w:i/>
                <w:iCs/>
                <w:color w:val="000000"/>
                <w:sz w:val="20"/>
              </w:rPr>
            </w:pPr>
            <w:r w:rsidRPr="00903C2F">
              <w:rPr>
                <w:b/>
                <w:bCs/>
                <w:i/>
                <w:iCs/>
                <w:color w:val="000000"/>
                <w:sz w:val="20"/>
              </w:rPr>
              <w:t>1.31</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5D160A25" w14:textId="77777777">
            <w:pPr>
              <w:jc w:val="right"/>
              <w:rPr>
                <w:b/>
                <w:bCs/>
                <w:i/>
                <w:iCs/>
                <w:color w:val="000000"/>
                <w:sz w:val="20"/>
              </w:rPr>
            </w:pPr>
            <w:r w:rsidRPr="00903C2F">
              <w:rPr>
                <w:b/>
                <w:bCs/>
                <w:i/>
                <w:iCs/>
                <w:color w:val="000000"/>
                <w:sz w:val="20"/>
              </w:rPr>
              <w:t>1.44</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31902165" w14:textId="77777777">
            <w:pPr>
              <w:jc w:val="right"/>
              <w:rPr>
                <w:b/>
                <w:bCs/>
                <w:i/>
                <w:iCs/>
                <w:color w:val="000000"/>
                <w:sz w:val="20"/>
              </w:rPr>
            </w:pPr>
            <w:r w:rsidRPr="00903C2F">
              <w:rPr>
                <w:b/>
                <w:bCs/>
                <w:i/>
                <w:iCs/>
                <w:color w:val="000000"/>
                <w:sz w:val="20"/>
              </w:rPr>
              <w:t>1.59</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015DE9BA" w14:textId="77777777">
            <w:pPr>
              <w:jc w:val="right"/>
              <w:rPr>
                <w:b/>
                <w:bCs/>
                <w:i/>
                <w:iCs/>
                <w:color w:val="000000"/>
                <w:sz w:val="20"/>
              </w:rPr>
            </w:pPr>
            <w:r w:rsidRPr="00903C2F">
              <w:rPr>
                <w:b/>
                <w:bCs/>
                <w:i/>
                <w:iCs/>
                <w:color w:val="000000"/>
                <w:sz w:val="20"/>
              </w:rPr>
              <w:t>1.76</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0ADC235F" w14:textId="77777777">
            <w:pPr>
              <w:jc w:val="right"/>
              <w:rPr>
                <w:b/>
                <w:bCs/>
                <w:i/>
                <w:iCs/>
                <w:color w:val="000000"/>
                <w:sz w:val="20"/>
              </w:rPr>
            </w:pPr>
            <w:r w:rsidRPr="00903C2F">
              <w:rPr>
                <w:b/>
                <w:bCs/>
                <w:i/>
                <w:iCs/>
                <w:color w:val="000000"/>
                <w:sz w:val="20"/>
              </w:rPr>
              <w:t>1.94</w:t>
            </w:r>
          </w:p>
        </w:tc>
        <w:tc>
          <w:tcPr>
            <w:tcW w:w="960" w:type="dxa"/>
            <w:tcBorders>
              <w:top w:val="nil"/>
              <w:left w:val="nil"/>
              <w:bottom w:val="double" w:color="auto" w:sz="6" w:space="0"/>
              <w:right w:val="nil"/>
            </w:tcBorders>
            <w:shd w:val="clear" w:color="auto" w:fill="auto"/>
            <w:noWrap/>
            <w:vAlign w:val="bottom"/>
            <w:hideMark/>
          </w:tcPr>
          <w:p w:rsidRPr="00903C2F" w:rsidR="00143031" w:rsidP="00143031" w:rsidRDefault="00143031" w14:paraId="3A4599BA" w14:textId="77777777">
            <w:pPr>
              <w:jc w:val="right"/>
              <w:rPr>
                <w:b/>
                <w:bCs/>
                <w:i/>
                <w:iCs/>
                <w:color w:val="000000"/>
                <w:sz w:val="20"/>
              </w:rPr>
            </w:pPr>
            <w:r w:rsidRPr="00903C2F">
              <w:rPr>
                <w:b/>
                <w:bCs/>
                <w:i/>
                <w:iCs/>
                <w:color w:val="000000"/>
                <w:sz w:val="20"/>
              </w:rPr>
              <w:t>2.12</w:t>
            </w:r>
          </w:p>
        </w:tc>
      </w:tr>
    </w:tbl>
    <w:p w:rsidR="00143031" w:rsidP="001623F8" w:rsidRDefault="00143031" w14:paraId="6B04821B" w14:textId="77777777">
      <w:pPr>
        <w:pStyle w:val="BodyText"/>
      </w:pPr>
    </w:p>
    <w:p w:rsidRPr="00733E59" w:rsidR="002F691D" w:rsidP="002F691D" w:rsidRDefault="002F691D" w14:paraId="1B608A9B" w14:textId="77777777">
      <w:pPr>
        <w:pStyle w:val="Heading2"/>
      </w:pPr>
      <w:bookmarkStart w:name="_Toc503712824" w:id="244"/>
      <w:bookmarkStart w:name="_Toc504465578" w:id="245"/>
      <w:bookmarkStart w:name="_Toc118979540" w:id="246"/>
      <w:r w:rsidRPr="7E4D3E7B">
        <w:t xml:space="preserve">Investment and </w:t>
      </w:r>
      <w:bookmarkEnd w:id="244"/>
      <w:r w:rsidRPr="00EF3400">
        <w:t>Capital Stocks</w:t>
      </w:r>
      <w:bookmarkEnd w:id="245"/>
      <w:bookmarkEnd w:id="246"/>
    </w:p>
    <w:p w:rsidRPr="009E26AF" w:rsidR="002F691D" w:rsidP="002F691D" w:rsidRDefault="002F691D" w14:paraId="61B22031" w14:textId="4918C80B">
      <w:pPr>
        <w:pStyle w:val="BodyText"/>
      </w:pPr>
      <w:r w:rsidRPr="001D4C78">
        <w:t>The GTAP</w:t>
      </w:r>
      <w:r w:rsidRPr="009C0E15">
        <w:t xml:space="preserve"> datasets provide details on the types of goods and services used to produce the investment goods underlying each economy</w:t>
      </w:r>
      <w:r w:rsidR="00B124DA">
        <w:t>’</w:t>
      </w:r>
      <w:r w:rsidRPr="009C0E15">
        <w:t xml:space="preserve">s initial capital stock. ADAGE uses </w:t>
      </w:r>
      <w:r w:rsidRPr="00D752C3">
        <w:t>th</w:t>
      </w:r>
      <w:r>
        <w:t>ese</w:t>
      </w:r>
      <w:r w:rsidRPr="00D752C3">
        <w:t xml:space="preserve"> </w:t>
      </w:r>
      <w:r w:rsidRPr="009C0E15">
        <w:t>data to specify an aggregate investment sector generating the capital needed by the econom</w:t>
      </w:r>
      <w:r w:rsidRPr="00F76612">
        <w:t xml:space="preserve">y. </w:t>
      </w:r>
      <w:r>
        <w:t>S</w:t>
      </w:r>
      <w:r w:rsidRPr="009F1CDF">
        <w:t>avings</w:t>
      </w:r>
      <w:r w:rsidRPr="00F76612">
        <w:t xml:space="preserve"> and investment </w:t>
      </w:r>
      <w:r>
        <w:t xml:space="preserve">decisions </w:t>
      </w:r>
      <w:r w:rsidRPr="00F76612">
        <w:t xml:space="preserve">by households and the associated capital formation control many of the behavioral responses </w:t>
      </w:r>
      <w:r>
        <w:t>required for policy analysis</w:t>
      </w:r>
      <w:r w:rsidRPr="009F1CDF">
        <w:t>.</w:t>
      </w:r>
      <w:r w:rsidRPr="00F76612">
        <w:t xml:space="preserve"> ADAGE models these decisions using a </w:t>
      </w:r>
      <w:r>
        <w:t>recursive-dynamic</w:t>
      </w:r>
      <w:r w:rsidRPr="00F76612">
        <w:t xml:space="preserve"> approach in which </w:t>
      </w:r>
      <w:r w:rsidRPr="0051005E">
        <w:t>s</w:t>
      </w:r>
      <w:r w:rsidRPr="00B22A0F">
        <w:t>avings and investmen</w:t>
      </w:r>
      <w:r w:rsidRPr="00AD24F4">
        <w:t xml:space="preserve">t are based only on </w:t>
      </w:r>
      <w:r w:rsidRPr="006221F7">
        <w:t>current</w:t>
      </w:r>
      <w:r>
        <w:t>-</w:t>
      </w:r>
      <w:r w:rsidRPr="00AD24F4">
        <w:t>period variables, as opposed to a forward-looking intertemporal optimization model where savings and investment decisions are modeled to take account of all future economic conditions, which are assumed to be known with certaint</w:t>
      </w:r>
      <w:r w:rsidRPr="00994A32">
        <w:t xml:space="preserve">y. </w:t>
      </w:r>
    </w:p>
    <w:p w:rsidRPr="00733E59" w:rsidR="002F691D" w:rsidP="002F691D" w:rsidRDefault="002F691D" w14:paraId="0989E75F" w14:textId="1E1CE048">
      <w:pPr>
        <w:pStyle w:val="BodyText"/>
      </w:pPr>
      <w:r w:rsidRPr="00F30ADB">
        <w:t>ADAGE adopts</w:t>
      </w:r>
      <w:r w:rsidRPr="00A86C73">
        <w:t xml:space="preserve"> the approach described in E</w:t>
      </w:r>
      <w:r w:rsidRPr="00FC5958">
        <w:rPr>
          <w:rStyle w:val="BodyTextChar"/>
        </w:rPr>
        <w:t>PPA4 (Paltsev et al., 2005) for dynamic updating of the capital stock in each region and</w:t>
      </w:r>
      <w:r w:rsidRPr="00322DDE">
        <w:t xml:space="preserve"> sector. Capital stock is divided into malleable and </w:t>
      </w:r>
      <w:r>
        <w:t>non</w:t>
      </w:r>
      <w:r w:rsidRPr="00322DDE">
        <w:t xml:space="preserve">malleable capital. The malleable portion of the capital stock in each sector is described by the nested CES production functions </w:t>
      </w:r>
      <w:r>
        <w:t xml:space="preserve">previously </w:t>
      </w:r>
      <w:r w:rsidRPr="00322DDE">
        <w:t>sh</w:t>
      </w:r>
      <w:r w:rsidRPr="00706D73">
        <w:t xml:space="preserve">own in </w:t>
      </w:r>
      <w:r>
        <w:t>Section</w:t>
      </w:r>
      <w:r w:rsidRPr="00706D73">
        <w:t xml:space="preserve"> 3 with </w:t>
      </w:r>
      <w:r>
        <w:t>non</w:t>
      </w:r>
      <w:r w:rsidRPr="00706D73">
        <w:t xml:space="preserve">zero substitution elasticities with labor. The </w:t>
      </w:r>
      <w:r>
        <w:t>non</w:t>
      </w:r>
      <w:r w:rsidRPr="00706D73">
        <w:t xml:space="preserve">malleable portion of the capital stock is Leontief with elasticities of substitution </w:t>
      </w:r>
      <w:r>
        <w:t>of</w:t>
      </w:r>
      <w:r w:rsidRPr="00706D73">
        <w:t xml:space="preserve"> 0. Savings from previous period</w:t>
      </w:r>
      <w:r>
        <w:t>s</w:t>
      </w:r>
      <w:r w:rsidRPr="00706D73">
        <w:t xml:space="preserve"> become new capital </w:t>
      </w:r>
      <w:r>
        <w:t xml:space="preserve">that is </w:t>
      </w:r>
      <w:r w:rsidRPr="00706D73">
        <w:t xml:space="preserve">invested in </w:t>
      </w:r>
      <w:r>
        <w:t xml:space="preserve">the </w:t>
      </w:r>
      <w:r w:rsidRPr="00706D73">
        <w:t>current period. This new capital starts out in a malleable form at the beginning of each period</w:t>
      </w:r>
      <w:r>
        <w:t>,</w:t>
      </w:r>
      <w:r w:rsidRPr="00706D73">
        <w:t xml:space="preserve"> </w:t>
      </w:r>
      <w:r>
        <w:t>and</w:t>
      </w:r>
      <w:r w:rsidRPr="00706D73">
        <w:t xml:space="preserve"> then </w:t>
      </w:r>
      <w:r>
        <w:t xml:space="preserve">a </w:t>
      </w:r>
      <w:r w:rsidRPr="00706D73">
        <w:t xml:space="preserve">proportion of </w:t>
      </w:r>
      <w:r>
        <w:t>this</w:t>
      </w:r>
      <w:r w:rsidRPr="00706D73">
        <w:t xml:space="preserve"> new capital</w:t>
      </w:r>
      <w:r>
        <w:t xml:space="preserve"> </w:t>
      </w:r>
      <w:r w:rsidRPr="00994A32">
        <w:t xml:space="preserve">becomes part of the </w:t>
      </w:r>
      <w:r>
        <w:t>non</w:t>
      </w:r>
      <w:r w:rsidRPr="00994A32">
        <w:t xml:space="preserve">malleable </w:t>
      </w:r>
      <w:r>
        <w:t>stock at the</w:t>
      </w:r>
      <w:r w:rsidRPr="006221F7">
        <w:t xml:space="preserve"> </w:t>
      </w:r>
      <w:r w:rsidRPr="00994A32">
        <w:t xml:space="preserve">end of the period. Malleable capital in period </w:t>
      </w:r>
      <m:oMath>
        <m:r>
          <w:rPr>
            <w:rFonts w:ascii="Cambria Math" w:hAnsi="Cambria Math"/>
          </w:rPr>
          <m:t>t</m:t>
        </m:r>
        <m:r>
          <m:rPr>
            <m:sty m:val="p"/>
          </m:rPr>
          <w:rPr>
            <w:rFonts w:ascii="Cambria Math" w:hAnsi="Cambria Math"/>
          </w:rPr>
          <m:t>+1</m:t>
        </m:r>
      </m:oMath>
      <w:r w:rsidRPr="00F65C48">
        <w:t xml:space="preserve"> is made up of investment in period </w:t>
      </w:r>
      <m:oMath>
        <m:r>
          <w:rPr>
            <w:rFonts w:ascii="Cambria Math" w:hAnsi="Cambria Math"/>
          </w:rPr>
          <m:t>t</m:t>
        </m:r>
      </m:oMath>
      <w:r w:rsidRPr="00F65C48">
        <w:t xml:space="preserve"> plus the stock of capital remaining after depreciation that remains malleable in period </w:t>
      </w:r>
      <w:r w:rsidRPr="007D789B">
        <w:rPr>
          <w:i/>
        </w:rPr>
        <w:t>t</w:t>
      </w:r>
      <w:r w:rsidRPr="00F65C48">
        <w:t xml:space="preserve">. </w:t>
      </w:r>
      <w:r w:rsidRPr="00F65C48" w:rsidR="061B4120">
        <w:t xml:space="preserve">New </w:t>
      </w:r>
      <w:r w:rsidR="7F659508">
        <w:t>n</w:t>
      </w:r>
      <w:r w:rsidR="7A115E4E">
        <w:t>on</w:t>
      </w:r>
      <w:r w:rsidRPr="00F65C48" w:rsidR="7A115E4E">
        <w:t>malleable</w:t>
      </w:r>
      <w:r w:rsidRPr="00F65C48">
        <w:t xml:space="preserve"> capital in period </w:t>
      </w:r>
      <m:oMath>
        <m:r>
          <w:rPr>
            <w:rFonts w:ascii="Cambria Math" w:hAnsi="Cambria Math"/>
          </w:rPr>
          <m:t>t</m:t>
        </m:r>
        <m:r>
          <m:rPr>
            <m:sty m:val="p"/>
          </m:rPr>
          <w:rPr>
            <w:rFonts w:ascii="Cambria Math" w:hAnsi="Cambria Math"/>
          </w:rPr>
          <m:t>+1</m:t>
        </m:r>
      </m:oMath>
      <w:r w:rsidRPr="00F65C48">
        <w:t xml:space="preserve"> is the portion of the </w:t>
      </w:r>
      <w:r w:rsidR="00F977F1">
        <w:t>non</w:t>
      </w:r>
      <w:r w:rsidRPr="00F65C48">
        <w:t xml:space="preserve">malleable stock at time </w:t>
      </w:r>
      <w:r w:rsidRPr="00E2059B">
        <w:rPr>
          <w:i/>
        </w:rPr>
        <w:t>t</w:t>
      </w:r>
      <w:r w:rsidRPr="00F65C48">
        <w:t xml:space="preserve"> that survives depreciation.</w:t>
      </w:r>
      <w:r w:rsidRPr="00733E59">
        <w:t xml:space="preserve"> </w:t>
      </w:r>
      <w:r w:rsidRPr="1BF41688" w:rsidR="0BE2B8F2">
        <w:rPr>
          <w:szCs w:val="24"/>
        </w:rPr>
        <w:t xml:space="preserve">A nondecreasing productivity parameter is used to ensure that </w:t>
      </w:r>
      <w:r w:rsidR="00D87969">
        <w:rPr>
          <w:szCs w:val="24"/>
        </w:rPr>
        <w:t xml:space="preserve">total capital available is equal to </w:t>
      </w:r>
      <w:r w:rsidRPr="1BF41688" w:rsidR="0BE2B8F2">
        <w:rPr>
          <w:szCs w:val="24"/>
        </w:rPr>
        <w:t>the projected GDP growth rates from IEO2017 (DOE, EIA, 2017a) for all regions.</w:t>
      </w:r>
    </w:p>
    <w:p w:rsidRPr="001A3F0C" w:rsidR="002F691D" w:rsidP="002F691D" w:rsidRDefault="002F691D" w14:paraId="0A7DECC0" w14:textId="77777777">
      <w:pPr>
        <w:pStyle w:val="Heading2"/>
      </w:pPr>
      <w:bookmarkStart w:name="_Toc503712825" w:id="247"/>
      <w:bookmarkStart w:name="_Toc504465579" w:id="248"/>
      <w:bookmarkStart w:name="_Toc118979541" w:id="249"/>
      <w:r w:rsidRPr="001A3F0C">
        <w:t>Fossil Fuel Resources</w:t>
      </w:r>
      <w:bookmarkEnd w:id="247"/>
      <w:bookmarkEnd w:id="248"/>
      <w:bookmarkEnd w:id="249"/>
    </w:p>
    <w:p w:rsidRPr="00B22A0F" w:rsidR="002F691D" w:rsidP="002F691D" w:rsidRDefault="002F691D" w14:paraId="1BF02EEF" w14:textId="28116FE5">
      <w:pPr>
        <w:pStyle w:val="BodyText"/>
      </w:pPr>
      <w:r w:rsidRPr="001D4C78">
        <w:t>Fossil</w:t>
      </w:r>
      <w:r>
        <w:t xml:space="preserve"> </w:t>
      </w:r>
      <w:r w:rsidRPr="001D4C78">
        <w:t xml:space="preserve">fuel resources (coal, crude oil, and natural gas), which are endowed to households in ADAGE, evolve over time through changes in </w:t>
      </w:r>
      <w:r w:rsidRPr="00151C2A">
        <w:t>quantit</w:t>
      </w:r>
      <w:r>
        <w:t>y</w:t>
      </w:r>
      <w:r w:rsidRPr="00151C2A">
        <w:t xml:space="preserve"> </w:t>
      </w:r>
      <w:r w:rsidRPr="001D4C78">
        <w:t xml:space="preserve">and price. </w:t>
      </w:r>
      <w:r>
        <w:t xml:space="preserve">Fossil fuel production, consumption, trade, and </w:t>
      </w:r>
      <w:r w:rsidRPr="001D4C78">
        <w:t xml:space="preserve">prices </w:t>
      </w:r>
      <w:r>
        <w:t>in 2010 we</w:t>
      </w:r>
      <w:r w:rsidRPr="001D4C78">
        <w:t xml:space="preserve">re </w:t>
      </w:r>
      <w:r>
        <w:t>calibrated</w:t>
      </w:r>
      <w:r w:rsidRPr="001D4C78">
        <w:t xml:space="preserve"> to WE</w:t>
      </w:r>
      <w:r w:rsidR="001F6B95">
        <w:t>D</w:t>
      </w:r>
      <w:r>
        <w:t xml:space="preserve">2010 </w:t>
      </w:r>
      <w:r w:rsidRPr="001D4C78">
        <w:t xml:space="preserve">(see </w:t>
      </w:r>
      <w:r>
        <w:t>Subsection</w:t>
      </w:r>
      <w:r w:rsidRPr="009F1CDF">
        <w:t xml:space="preserve"> </w:t>
      </w:r>
      <w:r>
        <w:t>4.3</w:t>
      </w:r>
      <w:r w:rsidRPr="00F76612">
        <w:t>)</w:t>
      </w:r>
      <w:r>
        <w:t xml:space="preserve">, and the </w:t>
      </w:r>
      <w:proofErr w:type="gramStart"/>
      <w:r>
        <w:t>amount</w:t>
      </w:r>
      <w:proofErr w:type="gramEnd"/>
      <w:r>
        <w:t xml:space="preserve"> of resources available for extraction was obtained from International Energy Statistics (DOE, EIA, 2013)</w:t>
      </w:r>
      <w:r w:rsidRPr="00F76612">
        <w:t xml:space="preserve">; however, </w:t>
      </w:r>
      <w:r>
        <w:t xml:space="preserve">no </w:t>
      </w:r>
      <w:r w:rsidR="00551757">
        <w:t>projections</w:t>
      </w:r>
      <w:r w:rsidRPr="00F76612" w:rsidR="00551757">
        <w:t xml:space="preserve"> </w:t>
      </w:r>
      <w:r w:rsidR="00551757">
        <w:t>for</w:t>
      </w:r>
      <w:r w:rsidRPr="00F76612">
        <w:t xml:space="preserve"> the amount of resources </w:t>
      </w:r>
      <w:r w:rsidR="002C6181">
        <w:t xml:space="preserve">available </w:t>
      </w:r>
      <w:r w:rsidRPr="00F76612">
        <w:t>for extraction or the costs associated with extracting them</w:t>
      </w:r>
      <w:r>
        <w:t xml:space="preserve"> </w:t>
      </w:r>
      <w:r w:rsidR="00551757">
        <w:t>were identified</w:t>
      </w:r>
      <w:r w:rsidRPr="00F76612">
        <w:t xml:space="preserve">. </w:t>
      </w:r>
      <w:r>
        <w:t xml:space="preserve">The </w:t>
      </w:r>
      <w:r w:rsidRPr="00F76612">
        <w:t xml:space="preserve">resource supply elasticities </w:t>
      </w:r>
      <w:r>
        <w:t>were taken from Ross (2009), which enabled the inclusion of increasing marginal costs for resource extraction.</w:t>
      </w:r>
    </w:p>
    <w:p w:rsidRPr="00F30ADB" w:rsidR="002F691D" w:rsidP="002F691D" w:rsidRDefault="002F691D" w14:paraId="68454E9A" w14:textId="62EE4EE9">
      <w:pPr>
        <w:pStyle w:val="BodyText"/>
      </w:pPr>
      <w:r w:rsidRPr="00AD24F4">
        <w:t xml:space="preserve">The supply elasticities reflect how production costs rise as more resources are extracted, along with </w:t>
      </w:r>
      <w:r>
        <w:t xml:space="preserve">the </w:t>
      </w:r>
      <w:r w:rsidRPr="00AD24F4">
        <w:t xml:space="preserve">effects of </w:t>
      </w:r>
      <w:r>
        <w:t>depletion of</w:t>
      </w:r>
      <w:r w:rsidRPr="006221F7">
        <w:t xml:space="preserve"> </w:t>
      </w:r>
      <w:r w:rsidRPr="00AD24F4">
        <w:t>the fossil</w:t>
      </w:r>
      <w:r>
        <w:t xml:space="preserve"> </w:t>
      </w:r>
      <w:r w:rsidRPr="00AD24F4">
        <w:t xml:space="preserve">fuel resource. By selecting an elasticity of substitution between a resource and other </w:t>
      </w:r>
      <w:r w:rsidRPr="00994A32">
        <w:t xml:space="preserve">production inputs in these industries, a given resource supply elasticity can be calibrated. </w:t>
      </w:r>
      <w:r w:rsidR="00B85F1A">
        <w:t>The f</w:t>
      </w:r>
      <w:r w:rsidRPr="00994A32">
        <w:t>ossil</w:t>
      </w:r>
      <w:r>
        <w:t xml:space="preserve"> </w:t>
      </w:r>
      <w:r w:rsidRPr="00994A32">
        <w:t>fuel price</w:t>
      </w:r>
      <w:r w:rsidR="00B85F1A">
        <w:t>s</w:t>
      </w:r>
      <w:r w:rsidRPr="00994A32">
        <w:t xml:space="preserve"> from WE</w:t>
      </w:r>
      <w:r w:rsidR="001F6B95">
        <w:t>D</w:t>
      </w:r>
      <w:r>
        <w:t>2010</w:t>
      </w:r>
      <w:r w:rsidRPr="00994A32">
        <w:t xml:space="preserve"> and </w:t>
      </w:r>
      <w:r>
        <w:t>the growth path from</w:t>
      </w:r>
      <w:r w:rsidRPr="00994A32">
        <w:t xml:space="preserve"> </w:t>
      </w:r>
      <w:r>
        <w:t>IEO2013</w:t>
      </w:r>
      <w:r w:rsidRPr="00994A32">
        <w:t xml:space="preserve"> forecasts </w:t>
      </w:r>
      <w:r>
        <w:t>we</w:t>
      </w:r>
      <w:r w:rsidRPr="00994A32">
        <w:t xml:space="preserve">re also matched by adjusting growth rates for the fixed-factor inputs to resource production so that prices in </w:t>
      </w:r>
      <w:r w:rsidRPr="009E26AF">
        <w:t xml:space="preserve">the baseline ADAGE solution </w:t>
      </w:r>
      <w:r>
        <w:t>we</w:t>
      </w:r>
      <w:r w:rsidRPr="009E26AF">
        <w:t>re calibrated, as closely as is feasible, to desired forecasts.</w:t>
      </w:r>
    </w:p>
    <w:p w:rsidRPr="00733E59" w:rsidR="00D1728B" w:rsidRDefault="00D1728B" w14:paraId="33377CAB" w14:textId="39DA7FD8">
      <w:pPr>
        <w:pStyle w:val="Heading2"/>
      </w:pPr>
      <w:bookmarkStart w:name="_Toc118979542" w:id="250"/>
      <w:r w:rsidRPr="00EF3400">
        <w:t xml:space="preserve">Technical Improvement </w:t>
      </w:r>
      <w:r>
        <w:t>i</w:t>
      </w:r>
      <w:r w:rsidRPr="00EF3400">
        <w:t>n Energy Efficiency</w:t>
      </w:r>
      <w:bookmarkEnd w:id="250"/>
      <w:r w:rsidRPr="00EF3400">
        <w:t xml:space="preserve"> </w:t>
      </w:r>
    </w:p>
    <w:p w:rsidRPr="00B22A0F" w:rsidR="002F691D" w:rsidP="002F691D" w:rsidRDefault="002F691D" w14:paraId="0D3744B4" w14:textId="3F216C87">
      <w:pPr>
        <w:pStyle w:val="BodyText"/>
      </w:pPr>
      <w:r w:rsidRPr="001D4C78">
        <w:t>Energy consumption per unit of output tends to decrease over time through improvements in production technologies and e</w:t>
      </w:r>
      <w:r w:rsidRPr="009C0E15">
        <w:t>nergy conservation</w:t>
      </w:r>
      <w:r>
        <w:t>. This may</w:t>
      </w:r>
      <w:r w:rsidRPr="009C0E15">
        <w:t xml:space="preserve"> not necessarily </w:t>
      </w:r>
      <w:r>
        <w:t>be</w:t>
      </w:r>
      <w:r w:rsidRPr="00D752C3">
        <w:t xml:space="preserve"> </w:t>
      </w:r>
      <w:r w:rsidRPr="009C0E15">
        <w:t>true in developing countries as they</w:t>
      </w:r>
      <w:r w:rsidRPr="00FC5958">
        <w:rPr>
          <w:rStyle w:val="BodyTextChar"/>
        </w:rPr>
        <w:t xml:space="preserve"> move into more energy-intensive and less labor-intensive manufacturing processes; how</w:t>
      </w:r>
      <w:r>
        <w:t xml:space="preserve">ever, the model assumes energy efficiency </w:t>
      </w:r>
      <w:r w:rsidR="005A7F3E">
        <w:t xml:space="preserve">(energy used per unit of </w:t>
      </w:r>
      <w:r w:rsidR="001966A0">
        <w:t xml:space="preserve">output) </w:t>
      </w:r>
      <w:r>
        <w:t>improves over time</w:t>
      </w:r>
      <w:r w:rsidRPr="00D752C3">
        <w:t>.</w:t>
      </w:r>
      <w:r w:rsidRPr="009C0E15">
        <w:t xml:space="preserve"> The energy mix in an industry may also shift as production techniques change.</w:t>
      </w:r>
      <w:r w:rsidRPr="001C4B6C">
        <w:t xml:space="preserve"> U.S. electricity generation has been shifting rapidly from coal to lower-carbon energy sources</w:t>
      </w:r>
      <w:r>
        <w:t>:</w:t>
      </w:r>
      <w:r w:rsidRPr="001C4B6C">
        <w:t xml:space="preserve"> coal-fired generation declined from 45% </w:t>
      </w:r>
      <w:r>
        <w:t xml:space="preserve">of national generation </w:t>
      </w:r>
      <w:r w:rsidRPr="001C4B6C">
        <w:t>in 2010 to about 30% in 2016, while the share</w:t>
      </w:r>
      <w:r>
        <w:t>s</w:t>
      </w:r>
      <w:r w:rsidRPr="001C4B6C">
        <w:t xml:space="preserve"> for natural gas and renewable sources </w:t>
      </w:r>
      <w:r>
        <w:t>rose</w:t>
      </w:r>
      <w:r w:rsidRPr="001C4B6C">
        <w:t xml:space="preserve"> from 24% to 34% and from 7% to 9%, respectively, during the same period</w:t>
      </w:r>
      <w:r>
        <w:t xml:space="preserve"> (DOE, EIA, </w:t>
      </w:r>
      <w:r w:rsidRPr="001C4B6C">
        <w:t>2017</w:t>
      </w:r>
      <w:r>
        <w:t>b)</w:t>
      </w:r>
      <w:r w:rsidRPr="00F76612">
        <w:t>. When examining environmental policies, it is essential to in</w:t>
      </w:r>
      <w:r w:rsidRPr="0051005E">
        <w:t>clude these technology shifts in the baseline forecasts</w:t>
      </w:r>
      <w:r w:rsidRPr="00AA2F40">
        <w:t>.</w:t>
      </w:r>
    </w:p>
    <w:p w:rsidRPr="00706D73" w:rsidR="002F691D" w:rsidP="002F691D" w:rsidRDefault="002F691D" w14:paraId="1C536E0E" w14:textId="2204F861">
      <w:pPr>
        <w:pStyle w:val="BodyText"/>
      </w:pPr>
      <w:r w:rsidRPr="00AD24F4">
        <w:t>Like</w:t>
      </w:r>
      <w:r w:rsidRPr="00994A32">
        <w:t xml:space="preserve"> other CGE models, ADAGE captures energy consumption changes through autonomous energy-efficiency improvement (AEEI) parameters. An AEEI index is specified in the model for each fu</w:t>
      </w:r>
      <w:r w:rsidRPr="009E26AF">
        <w:t>el type</w:t>
      </w:r>
      <w:r w:rsidR="00246CDD">
        <w:t xml:space="preserve"> and is calibrated to </w:t>
      </w:r>
      <w:r w:rsidR="00D92114">
        <w:t>match energy consumption projected in IEO 2017</w:t>
      </w:r>
      <w:r w:rsidRPr="009E26AF">
        <w:t>. These indices alter the physical amount of energy needed to produce a given quantity of output by accounting for improvements in energy efficiency, conservation, and switching among fuel types.</w:t>
      </w:r>
      <w:r w:rsidRPr="000B49DA">
        <w:rPr>
          <w:szCs w:val="24"/>
        </w:rPr>
        <w:t xml:space="preserve"> </w:t>
      </w:r>
    </w:p>
    <w:p w:rsidRPr="00733E59" w:rsidR="002F691D" w:rsidRDefault="002F691D" w14:paraId="47B1DF8F" w14:textId="77777777">
      <w:pPr>
        <w:pStyle w:val="Heading2"/>
      </w:pPr>
      <w:bookmarkStart w:name="_Toc503712827" w:id="251"/>
      <w:bookmarkStart w:name="_Toc504465581" w:id="252"/>
      <w:bookmarkStart w:name="_Toc118979543" w:id="253"/>
      <w:r w:rsidRPr="00EF3400">
        <w:t>Technical Improvement on Land Productivity</w:t>
      </w:r>
      <w:bookmarkEnd w:id="251"/>
      <w:bookmarkEnd w:id="252"/>
      <w:bookmarkEnd w:id="253"/>
    </w:p>
    <w:p w:rsidR="002F691D" w:rsidP="002F691D" w:rsidRDefault="002F691D" w14:paraId="0DDA4DF0" w14:textId="54D4DAA2">
      <w:pPr>
        <w:pStyle w:val="BodyText"/>
      </w:pPr>
      <w:r>
        <w:t>Land productivity per hectare</w:t>
      </w:r>
      <w:r w:rsidRPr="001D4C78">
        <w:t xml:space="preserve"> of </w:t>
      </w:r>
      <w:r w:rsidRPr="00151C2A">
        <w:t>ag</w:t>
      </w:r>
      <w:r>
        <w:t>ricultural</w:t>
      </w:r>
      <w:r w:rsidRPr="001D4C78">
        <w:t xml:space="preserve"> production tends to increase over time due to technological improvement</w:t>
      </w:r>
      <w:r>
        <w:t xml:space="preserve"> (</w:t>
      </w:r>
      <w:proofErr w:type="spellStart"/>
      <w:r w:rsidRPr="7AEDB31C">
        <w:rPr>
          <w:kern w:val="36"/>
        </w:rPr>
        <w:t>Ludena</w:t>
      </w:r>
      <w:proofErr w:type="spellEnd"/>
      <w:r w:rsidRPr="7AEDB31C">
        <w:rPr>
          <w:kern w:val="36"/>
        </w:rPr>
        <w:t xml:space="preserve"> et al., 2007)</w:t>
      </w:r>
      <w:r w:rsidRPr="001D4C78">
        <w:t xml:space="preserve">. </w:t>
      </w:r>
      <w:r>
        <w:t>T</w:t>
      </w:r>
      <w:r w:rsidRPr="001D4C78">
        <w:t xml:space="preserve">o capture </w:t>
      </w:r>
      <w:r w:rsidRPr="00151C2A">
        <w:t>th</w:t>
      </w:r>
      <w:r>
        <w:t>is</w:t>
      </w:r>
      <w:r w:rsidRPr="00151C2A">
        <w:t xml:space="preserve"> </w:t>
      </w:r>
      <w:r w:rsidRPr="001D4C78">
        <w:t>technological improvement</w:t>
      </w:r>
      <w:r>
        <w:t xml:space="preserve"> component, </w:t>
      </w:r>
      <w:r w:rsidRPr="001D4C78">
        <w:t>ADAGE</w:t>
      </w:r>
      <w:r w:rsidDel="00D26BE0">
        <w:t xml:space="preserve"> </w:t>
      </w:r>
      <w:r w:rsidRPr="001D4C78">
        <w:t>assume</w:t>
      </w:r>
      <w:r>
        <w:t>s</w:t>
      </w:r>
      <w:r w:rsidRPr="001D4C78">
        <w:t xml:space="preserve"> </w:t>
      </w:r>
      <w:r>
        <w:t xml:space="preserve">1% </w:t>
      </w:r>
      <w:r w:rsidRPr="001D4C78">
        <w:t xml:space="preserve">annual growth </w:t>
      </w:r>
      <w:r>
        <w:t>in</w:t>
      </w:r>
      <w:r w:rsidRPr="001D4C78">
        <w:t xml:space="preserve"> cropland and pastureland </w:t>
      </w:r>
      <w:r>
        <w:t>productivity</w:t>
      </w:r>
      <w:r w:rsidRPr="00151C2A">
        <w:t>.</w:t>
      </w:r>
      <w:r w:rsidRPr="001D4C78">
        <w:t xml:space="preserve"> Meanwhile, ADAGE itself can capture l</w:t>
      </w:r>
      <w:r w:rsidRPr="009C0E15">
        <w:t xml:space="preserve">and productivity improvement internally from land intensification due to substitution of land with other </w:t>
      </w:r>
      <w:r>
        <w:t>non</w:t>
      </w:r>
      <w:r w:rsidRPr="009C0E15">
        <w:t>land inputs</w:t>
      </w:r>
      <w:r w:rsidR="00886419">
        <w:t>,</w:t>
      </w:r>
      <w:r>
        <w:t xml:space="preserve"> as shown in Figure 3-10</w:t>
      </w:r>
      <w:r w:rsidRPr="009C0E15">
        <w:t>.</w:t>
      </w:r>
      <w:r w:rsidRPr="0077066B">
        <w:t xml:space="preserve"> </w:t>
      </w:r>
      <w:r>
        <w:t>As a natural resource, land can be substituted by the materials-energy composite at an elasticity of 0.6. The land-material-energy composites can be further substituted by the capital-labor bundle. In other words, land could become more productive by using more materials (e.g., fertilizer) and/or more capital-labor bundle (e.g., investment on irrigation facility and labor).</w:t>
      </w:r>
      <w:r w:rsidRPr="009C0E15">
        <w:t xml:space="preserve"> Thus, land productivity</w:t>
      </w:r>
      <w:r w:rsidRPr="00F76612">
        <w:t xml:space="preserve"> is realized both exogenously </w:t>
      </w:r>
      <w:r>
        <w:t>through a scaling factor</w:t>
      </w:r>
      <w:r w:rsidRPr="009F1CDF">
        <w:t xml:space="preserve"> </w:t>
      </w:r>
      <w:r w:rsidRPr="00F76612">
        <w:t>and endogenously</w:t>
      </w:r>
      <w:r>
        <w:t xml:space="preserve"> through</w:t>
      </w:r>
      <w:r w:rsidRPr="00F76612">
        <w:t xml:space="preserve"> input substitution</w:t>
      </w:r>
      <w:r>
        <w:t xml:space="preserve"> in the production function</w:t>
      </w:r>
      <w:r w:rsidRPr="0051005E">
        <w:t>.</w:t>
      </w:r>
    </w:p>
    <w:p w:rsidR="006357BB" w:rsidP="00A661F2" w:rsidRDefault="00750499" w14:paraId="3C14717B" w14:textId="19CD96CB">
      <w:pPr>
        <w:pStyle w:val="Heading2"/>
      </w:pPr>
      <w:bookmarkStart w:name="_Toc118979544" w:id="254"/>
      <w:r>
        <w:t xml:space="preserve">Technological </w:t>
      </w:r>
      <w:r w:rsidR="00E510FD">
        <w:t>Changes in Sectoral Production</w:t>
      </w:r>
      <w:r w:rsidR="00172D23">
        <w:t xml:space="preserve"> Cost</w:t>
      </w:r>
      <w:bookmarkEnd w:id="254"/>
    </w:p>
    <w:p w:rsidRPr="00EF3400" w:rsidR="00AA2E54" w:rsidP="00AA2E54" w:rsidRDefault="00AA2E54" w14:paraId="0F7ED2AE" w14:textId="63749F71">
      <w:pPr>
        <w:pStyle w:val="BodyText"/>
      </w:pPr>
      <w:r>
        <w:t xml:space="preserve">Three </w:t>
      </w:r>
      <w:r w:rsidRPr="00EF3400">
        <w:t>set</w:t>
      </w:r>
      <w:r>
        <w:t>s</w:t>
      </w:r>
      <w:r w:rsidRPr="0076453C">
        <w:t xml:space="preserve"> of technologie</w:t>
      </w:r>
      <w:r w:rsidRPr="003F26FD">
        <w:t>s</w:t>
      </w:r>
      <w:r w:rsidRPr="009206E2">
        <w:t>—</w:t>
      </w:r>
      <w:r w:rsidRPr="0076453C">
        <w:t>second-generation biofuels</w:t>
      </w:r>
      <w:r>
        <w:t>,</w:t>
      </w:r>
      <w:r w:rsidRPr="0076453C">
        <w:t xml:space="preserve"> AFVs</w:t>
      </w:r>
      <w:r>
        <w:t xml:space="preserve">, and </w:t>
      </w:r>
      <w:r w:rsidR="003C587E">
        <w:t xml:space="preserve">some </w:t>
      </w:r>
      <w:r>
        <w:t>electricity generation</w:t>
      </w:r>
      <w:r w:rsidR="006F6241">
        <w:t xml:space="preserve"> technologies</w:t>
      </w:r>
      <w:r>
        <w:t xml:space="preserve"> </w:t>
      </w:r>
      <w:r w:rsidR="003C587E">
        <w:t>such as wind and solar</w:t>
      </w:r>
      <w:r w:rsidRPr="009206E2" w:rsidR="00886419">
        <w:t>—</w:t>
      </w:r>
      <w:r w:rsidRPr="0076453C">
        <w:t xml:space="preserve">are </w:t>
      </w:r>
      <w:r w:rsidR="006F6241">
        <w:t xml:space="preserve">either </w:t>
      </w:r>
      <w:r w:rsidRPr="0076453C">
        <w:t xml:space="preserve">not </w:t>
      </w:r>
      <w:r>
        <w:t xml:space="preserve">present </w:t>
      </w:r>
      <w:r w:rsidRPr="0076453C">
        <w:t xml:space="preserve">in the </w:t>
      </w:r>
      <w:r>
        <w:t xml:space="preserve">model </w:t>
      </w:r>
      <w:r w:rsidRPr="0076453C">
        <w:t xml:space="preserve">base year 2010 </w:t>
      </w:r>
      <w:r w:rsidR="006F6241">
        <w:t xml:space="preserve">or face </w:t>
      </w:r>
      <w:r w:rsidR="002B24C8">
        <w:t xml:space="preserve">more significant </w:t>
      </w:r>
      <w:r w:rsidR="00EB457B">
        <w:t xml:space="preserve">technological improvement </w:t>
      </w:r>
      <w:r w:rsidR="00B56D20">
        <w:t xml:space="preserve">in cost reduction </w:t>
      </w:r>
      <w:r w:rsidR="00EB457B">
        <w:t>than</w:t>
      </w:r>
      <w:r w:rsidR="00943B85">
        <w:t xml:space="preserve"> </w:t>
      </w:r>
      <w:r w:rsidR="00EB457B">
        <w:t xml:space="preserve">discussed in Section </w:t>
      </w:r>
      <w:r w:rsidR="003F5B81">
        <w:t>3</w:t>
      </w:r>
      <w:r w:rsidR="00EB457B">
        <w:t>.4</w:t>
      </w:r>
      <w:r w:rsidR="00B56D20">
        <w:t>.</w:t>
      </w:r>
      <w:r w:rsidR="004C726C">
        <w:t xml:space="preserve"> </w:t>
      </w:r>
      <w:r w:rsidR="00B56D20">
        <w:t>O</w:t>
      </w:r>
      <w:r w:rsidR="00EB457B">
        <w:t>ver time</w:t>
      </w:r>
      <w:r w:rsidR="00B56D20">
        <w:t>, these technologies</w:t>
      </w:r>
      <w:r w:rsidRPr="0076453C">
        <w:t xml:space="preserve"> can enter </w:t>
      </w:r>
      <w:r w:rsidR="001A758C">
        <w:t xml:space="preserve">the market </w:t>
      </w:r>
      <w:r>
        <w:t>in later time periods</w:t>
      </w:r>
      <w:r w:rsidRPr="0076453C">
        <w:t xml:space="preserve"> </w:t>
      </w:r>
      <w:r w:rsidR="004841BF">
        <w:t xml:space="preserve">or expand </w:t>
      </w:r>
      <w:r w:rsidRPr="0076453C">
        <w:t>when they become econom</w:t>
      </w:r>
      <w:r w:rsidRPr="00077776">
        <w:t xml:space="preserve">ically competitive </w:t>
      </w:r>
      <w:r>
        <w:t>relative to</w:t>
      </w:r>
      <w:r w:rsidRPr="00EF3400">
        <w:t xml:space="preserve"> </w:t>
      </w:r>
      <w:r w:rsidRPr="00077776">
        <w:t xml:space="preserve">existing </w:t>
      </w:r>
      <w:r w:rsidR="004841BF">
        <w:t xml:space="preserve">mature </w:t>
      </w:r>
      <w:r w:rsidRPr="00077776">
        <w:t xml:space="preserve">technologies. Competitiveness of these technologies depends on the endogenously determined input prices, which </w:t>
      </w:r>
      <w:r>
        <w:t>rely</w:t>
      </w:r>
      <w:r w:rsidRPr="00077776">
        <w:t xml:space="preserve"> on technological improvement, government policy, </w:t>
      </w:r>
      <w:r>
        <w:t xml:space="preserve">natural </w:t>
      </w:r>
      <w:r w:rsidRPr="00077776">
        <w:t>resource</w:t>
      </w:r>
      <w:r>
        <w:t xml:space="preserve"> abundance</w:t>
      </w:r>
      <w:r w:rsidRPr="00077776">
        <w:t xml:space="preserve">, and other forces </w:t>
      </w:r>
      <w:r>
        <w:t>affecting</w:t>
      </w:r>
      <w:r w:rsidRPr="00EF3400">
        <w:t xml:space="preserve"> </w:t>
      </w:r>
      <w:r w:rsidRPr="00077776">
        <w:t>ec</w:t>
      </w:r>
      <w:r w:rsidRPr="00EF3400">
        <w:t xml:space="preserve">onomic growth. </w:t>
      </w:r>
    </w:p>
    <w:p w:rsidRPr="00733E59" w:rsidR="00AA2E54" w:rsidP="00AA2E54" w:rsidRDefault="00AA2E54" w14:paraId="0F65255F" w14:textId="085854C6">
      <w:pPr>
        <w:pStyle w:val="BodyText"/>
      </w:pPr>
      <w:r w:rsidRPr="001D4C78">
        <w:t xml:space="preserve">Specification of </w:t>
      </w:r>
      <w:r w:rsidR="004841BF">
        <w:t>these</w:t>
      </w:r>
      <w:r w:rsidRPr="001D4C78">
        <w:t xml:space="preserve"> technologies </w:t>
      </w:r>
      <w:r w:rsidR="001A758C">
        <w:t xml:space="preserve">and their technological improvement </w:t>
      </w:r>
      <w:r w:rsidRPr="001D4C78">
        <w:t xml:space="preserve">must rely on other data sources beyond the GTAP </w:t>
      </w:r>
      <w:r>
        <w:t>v7.1</w:t>
      </w:r>
      <w:r w:rsidRPr="009C0E15">
        <w:t xml:space="preserve"> </w:t>
      </w:r>
      <w:r>
        <w:t>database</w:t>
      </w:r>
      <w:r w:rsidRPr="009C0E15">
        <w:t xml:space="preserve">. By convention, we set input shares </w:t>
      </w:r>
      <w:r>
        <w:t>for</w:t>
      </w:r>
      <w:r w:rsidRPr="00D752C3">
        <w:t xml:space="preserve"> </w:t>
      </w:r>
      <w:r w:rsidRPr="009C0E15">
        <w:t>each technology so that</w:t>
      </w:r>
      <w:r w:rsidRPr="00F76612">
        <w:t xml:space="preserve"> the sum </w:t>
      </w:r>
      <w:r>
        <w:t xml:space="preserve">of input shares is equal </w:t>
      </w:r>
      <w:r w:rsidRPr="00F76612">
        <w:t xml:space="preserve">to 1.0. We then </w:t>
      </w:r>
      <w:r>
        <w:t>defined</w:t>
      </w:r>
      <w:r w:rsidRPr="00F76612">
        <w:t xml:space="preserve"> a multiplicative mark</w:t>
      </w:r>
      <w:r>
        <w:t>up</w:t>
      </w:r>
      <w:r w:rsidRPr="00F76612">
        <w:t xml:space="preserve"> factor </w:t>
      </w:r>
      <w:r>
        <w:t>to</w:t>
      </w:r>
      <w:r w:rsidRPr="00F76612">
        <w:t xml:space="preserve"> describe the cost of the</w:t>
      </w:r>
      <w:r w:rsidR="000E6F42">
        <w:t xml:space="preserve">se </w:t>
      </w:r>
      <w:proofErr w:type="gramStart"/>
      <w:r w:rsidRPr="00F76612">
        <w:t>technolog</w:t>
      </w:r>
      <w:r w:rsidR="00904BE0">
        <w:t>ies</w:t>
      </w:r>
      <w:proofErr w:type="gramEnd"/>
      <w:r w:rsidRPr="00F76612">
        <w:t xml:space="preserve"> relative to the existing</w:t>
      </w:r>
      <w:r w:rsidR="000E6F42">
        <w:t xml:space="preserve"> mature</w:t>
      </w:r>
      <w:r w:rsidRPr="00F76612">
        <w:t xml:space="preserve"> technology against which it competes in the</w:t>
      </w:r>
      <w:r>
        <w:t xml:space="preserve"> 2010</w:t>
      </w:r>
      <w:r w:rsidRPr="00F76612">
        <w:t xml:space="preserve"> base year. </w:t>
      </w:r>
      <w:r>
        <w:t xml:space="preserve">The markup factor generally has a downward trend over time to show technological improvement. </w:t>
      </w:r>
      <w:r w:rsidRPr="00F76612">
        <w:t>This mark</w:t>
      </w:r>
      <w:r>
        <w:t>up</w:t>
      </w:r>
      <w:r w:rsidRPr="00F76612">
        <w:t xml:space="preserve"> </w:t>
      </w:r>
      <w:r>
        <w:t>factor was</w:t>
      </w:r>
      <w:r w:rsidRPr="00F76612">
        <w:t xml:space="preserve"> multiplied by </w:t>
      </w:r>
      <w:r>
        <w:t>technology-specific</w:t>
      </w:r>
      <w:r w:rsidRPr="00AD24F4">
        <w:t xml:space="preserve"> </w:t>
      </w:r>
      <w:r w:rsidRPr="00994A32">
        <w:t xml:space="preserve">inputs </w:t>
      </w:r>
      <w:r>
        <w:t>to produce the new sector production functions</w:t>
      </w:r>
      <w:r w:rsidRPr="00AA0D3F">
        <w:t>.</w:t>
      </w:r>
      <w:r w:rsidRPr="009E26AF">
        <w:t xml:space="preserve"> </w:t>
      </w:r>
      <w:r>
        <w:t xml:space="preserve">The </w:t>
      </w:r>
      <w:r w:rsidRPr="009E26AF">
        <w:t xml:space="preserve">introduction of </w:t>
      </w:r>
      <w:r w:rsidRPr="00AA0D3F">
        <w:t>second</w:t>
      </w:r>
      <w:r>
        <w:t>-</w:t>
      </w:r>
      <w:r w:rsidRPr="009E26AF">
        <w:t xml:space="preserve">generation biofuels </w:t>
      </w:r>
      <w:r>
        <w:t xml:space="preserve">into ADAGE is discussed </w:t>
      </w:r>
      <w:r w:rsidRPr="009E26AF">
        <w:t xml:space="preserve">in </w:t>
      </w:r>
      <w:r>
        <w:t>Section</w:t>
      </w:r>
      <w:r w:rsidRPr="00706D73">
        <w:t xml:space="preserve"> </w:t>
      </w:r>
      <w:r w:rsidR="00A941ED">
        <w:t>6</w:t>
      </w:r>
      <w:r w:rsidR="000E6F42">
        <w:t>.</w:t>
      </w:r>
      <w:r>
        <w:t>6</w:t>
      </w:r>
      <w:r w:rsidRPr="00A86C73">
        <w:t xml:space="preserve">.1, followed by </w:t>
      </w:r>
      <w:r>
        <w:t>a discussion of the implementation of alternative fuel technologies in on-road transportation</w:t>
      </w:r>
      <w:r w:rsidRPr="00A86C73">
        <w:t xml:space="preserve"> in </w:t>
      </w:r>
      <w:r>
        <w:t>Section</w:t>
      </w:r>
      <w:r w:rsidRPr="00706D73">
        <w:t xml:space="preserve"> </w:t>
      </w:r>
      <w:r w:rsidR="00A941ED">
        <w:t>6</w:t>
      </w:r>
      <w:r w:rsidR="000E6F42">
        <w:t>.</w:t>
      </w:r>
      <w:r>
        <w:t>6</w:t>
      </w:r>
      <w:r w:rsidRPr="00E76F54">
        <w:t>.2</w:t>
      </w:r>
      <w:r>
        <w:t xml:space="preserve"> and the implementation of advanced electricity technologies in Section </w:t>
      </w:r>
      <w:r w:rsidR="00A941ED">
        <w:t>6</w:t>
      </w:r>
      <w:r w:rsidR="000E6F42">
        <w:t>.</w:t>
      </w:r>
      <w:r>
        <w:t>6.3.</w:t>
      </w:r>
    </w:p>
    <w:p w:rsidRPr="000C4E61" w:rsidR="00AA2E54" w:rsidP="001B77A6" w:rsidRDefault="00AA2E54" w14:paraId="36575DEB" w14:textId="0090284E">
      <w:pPr>
        <w:pStyle w:val="Heading3"/>
      </w:pPr>
      <w:bookmarkStart w:name="_Toc118979545" w:id="255"/>
      <w:r w:rsidRPr="002740B7">
        <w:t>Second-Generation Biofuels</w:t>
      </w:r>
      <w:bookmarkEnd w:id="255"/>
    </w:p>
    <w:p w:rsidRPr="001A3F0C" w:rsidR="00522148" w:rsidP="00522148" w:rsidRDefault="00522148" w14:paraId="6A1AAEA3" w14:textId="026B185D">
      <w:pPr>
        <w:pStyle w:val="BodyText"/>
      </w:pPr>
      <w:r w:rsidRPr="001A3F0C">
        <w:t>The</w:t>
      </w:r>
      <w:r>
        <w:t xml:space="preserve"> five types of</w:t>
      </w:r>
      <w:r w:rsidRPr="001A3F0C">
        <w:t xml:space="preserve"> second-generation biofuels are absent from the GTAP </w:t>
      </w:r>
      <w:r>
        <w:t>v7.1</w:t>
      </w:r>
      <w:r w:rsidRPr="001A3F0C">
        <w:t xml:space="preserve"> database. ADAGE allows these</w:t>
      </w:r>
      <w:r w:rsidRPr="007D789B">
        <w:rPr>
          <w:bCs/>
        </w:rPr>
        <w:t xml:space="preserve"> </w:t>
      </w:r>
      <w:r w:rsidRPr="001A3F0C">
        <w:t xml:space="preserve">technologies to enter the market endogenously in the future when technology, economic, or policy forces either bring down their production cost or raise </w:t>
      </w:r>
      <w:r>
        <w:t xml:space="preserve">the </w:t>
      </w:r>
      <w:r w:rsidRPr="001A3F0C">
        <w:t xml:space="preserve">refined </w:t>
      </w:r>
      <w:r>
        <w:t>oil</w:t>
      </w:r>
      <w:r w:rsidRPr="001A3F0C">
        <w:t xml:space="preserve"> price so they can compete with </w:t>
      </w:r>
      <w:r w:rsidRPr="007D789B">
        <w:rPr>
          <w:bCs/>
        </w:rPr>
        <w:t>refine</w:t>
      </w:r>
      <w:r w:rsidRPr="001A3F0C">
        <w:t>d oil</w:t>
      </w:r>
      <w:r>
        <w:t xml:space="preserve"> used in the transportation sectors</w:t>
      </w:r>
      <w:r w:rsidRPr="001A3F0C">
        <w:t>.</w:t>
      </w:r>
    </w:p>
    <w:p w:rsidR="00AA2E54" w:rsidP="00AA2E54" w:rsidRDefault="00AA2E54" w14:paraId="0D413BEC" w14:textId="7742EA85">
      <w:pPr>
        <w:pStyle w:val="BodyText"/>
      </w:pPr>
      <w:r>
        <w:t>The i</w:t>
      </w:r>
      <w:r w:rsidRPr="00733E59">
        <w:t xml:space="preserve">nput cost share </w:t>
      </w:r>
      <w:r>
        <w:t>data</w:t>
      </w:r>
      <w:r w:rsidRPr="00733E59">
        <w:t xml:space="preserve"> for second-generation biofuel</w:t>
      </w:r>
      <w:r>
        <w:t>s</w:t>
      </w:r>
      <w:r w:rsidRPr="00733E59">
        <w:t xml:space="preserve"> </w:t>
      </w:r>
      <w:r>
        <w:t>in the base year were</w:t>
      </w:r>
      <w:r w:rsidRPr="00733E59">
        <w:t xml:space="preserve"> collected from various sources</w:t>
      </w:r>
      <w:r>
        <w:t>:</w:t>
      </w:r>
      <w:r w:rsidRPr="00733E59">
        <w:t xml:space="preserve"> switchgrass</w:t>
      </w:r>
      <w:r>
        <w:t xml:space="preserve"> </w:t>
      </w:r>
      <w:r w:rsidRPr="00733E59">
        <w:t xml:space="preserve">from </w:t>
      </w:r>
      <w:r w:rsidRPr="00742CC7">
        <w:t xml:space="preserve">Idaho National Laboratory (2014) </w:t>
      </w:r>
      <w:r>
        <w:t xml:space="preserve">for feedstock production, fertilizer usage from Canter et al. (2016), fertilizer cost from USDA, ERS (2017), and biofuel production from </w:t>
      </w:r>
      <w:proofErr w:type="spellStart"/>
      <w:r w:rsidRPr="00742CC7">
        <w:t>Humbird</w:t>
      </w:r>
      <w:proofErr w:type="spellEnd"/>
      <w:r w:rsidRPr="00742CC7">
        <w:t xml:space="preserve"> et al. (2011) and Tao et al. (2012</w:t>
      </w:r>
      <w:r>
        <w:t>)</w:t>
      </w:r>
      <w:r w:rsidR="00886419">
        <w:t>;</w:t>
      </w:r>
      <w:r w:rsidR="000C5AA1">
        <w:rPr>
          <w:rStyle w:val="FootnoteReference"/>
        </w:rPr>
        <w:footnoteReference w:id="19"/>
      </w:r>
      <w:r>
        <w:t xml:space="preserve"> </w:t>
      </w:r>
      <w:r w:rsidRPr="00733E59">
        <w:t>ag</w:t>
      </w:r>
      <w:r>
        <w:t>ricultural</w:t>
      </w:r>
      <w:r w:rsidRPr="00733E59">
        <w:t xml:space="preserve"> residue from Aden </w:t>
      </w:r>
      <w:r w:rsidRPr="007D789B">
        <w:t>et al</w:t>
      </w:r>
      <w:r>
        <w:t>.</w:t>
      </w:r>
      <w:r w:rsidRPr="00733E59">
        <w:t xml:space="preserve"> </w:t>
      </w:r>
      <w:r>
        <w:t>(</w:t>
      </w:r>
      <w:r w:rsidRPr="00733E59">
        <w:t>2002</w:t>
      </w:r>
      <w:r>
        <w:t>);</w:t>
      </w:r>
      <w:r w:rsidRPr="00733E59">
        <w:t xml:space="preserve"> </w:t>
      </w:r>
      <w:r>
        <w:t xml:space="preserve">and </w:t>
      </w:r>
      <w:r w:rsidRPr="00733E59">
        <w:t xml:space="preserve">forest wood and residue from </w:t>
      </w:r>
      <w:r>
        <w:t>the Forest and Agricultural Sector Optimization Model</w:t>
      </w:r>
      <w:r w:rsidRPr="00733E59">
        <w:t xml:space="preserve"> </w:t>
      </w:r>
      <w:r>
        <w:t>(Beach</w:t>
      </w:r>
      <w:r w:rsidRPr="00733E59">
        <w:rPr>
          <w:bCs/>
          <w:szCs w:val="24"/>
        </w:rPr>
        <w:t xml:space="preserve"> </w:t>
      </w:r>
      <w:r w:rsidRPr="00005812">
        <w:rPr>
          <w:bCs/>
          <w:szCs w:val="24"/>
        </w:rPr>
        <w:t>et al.,</w:t>
      </w:r>
      <w:r w:rsidRPr="000C7FF8">
        <w:rPr>
          <w:bCs/>
          <w:szCs w:val="24"/>
        </w:rPr>
        <w:t xml:space="preserve"> </w:t>
      </w:r>
      <w:r>
        <w:rPr>
          <w:bCs/>
          <w:szCs w:val="24"/>
        </w:rPr>
        <w:t>2010)</w:t>
      </w:r>
      <w:r w:rsidRPr="00733E59">
        <w:rPr>
          <w:bCs/>
          <w:szCs w:val="24"/>
        </w:rPr>
        <w:t>.</w:t>
      </w:r>
      <w:r w:rsidRPr="00733E59">
        <w:t xml:space="preserve"> Cost</w:t>
      </w:r>
      <w:r w:rsidR="00886419">
        <w:t>s</w:t>
      </w:r>
      <w:r w:rsidRPr="00733E59">
        <w:t xml:space="preserve"> for land, machinery, chemicals, storage, transportation and handling, capital investment, labor</w:t>
      </w:r>
      <w:r>
        <w:t>,</w:t>
      </w:r>
      <w:r w:rsidRPr="00733E59">
        <w:t xml:space="preserve"> and </w:t>
      </w:r>
      <w:r>
        <w:t xml:space="preserve">process </w:t>
      </w:r>
      <w:r w:rsidRPr="00733E59">
        <w:t>energy</w:t>
      </w:r>
      <w:r>
        <w:t xml:space="preserve"> requirements</w:t>
      </w:r>
      <w:r w:rsidRPr="00733E59">
        <w:t xml:space="preserve"> </w:t>
      </w:r>
      <w:r>
        <w:t>were</w:t>
      </w:r>
      <w:r w:rsidRPr="00733E59">
        <w:t xml:space="preserve"> grouped into corresponding input categories in ADAGE to generate input cost share</w:t>
      </w:r>
      <w:r>
        <w:t>s</w:t>
      </w:r>
      <w:r w:rsidRPr="00733E59">
        <w:t xml:space="preserve"> for </w:t>
      </w:r>
      <w:r>
        <w:t>1</w:t>
      </w:r>
      <w:r w:rsidRPr="00733E59">
        <w:t xml:space="preserve"> gallon of biofuel production. </w:t>
      </w:r>
      <w:r w:rsidR="00FA5993">
        <w:t>S</w:t>
      </w:r>
      <w:r w:rsidR="008F57E0">
        <w:t>econd-generation</w:t>
      </w:r>
      <w:r w:rsidRPr="00733E59">
        <w:t xml:space="preserve"> biofuels </w:t>
      </w:r>
      <w:r>
        <w:t>were</w:t>
      </w:r>
      <w:r w:rsidRPr="00733E59">
        <w:t xml:space="preserve"> assumed to have </w:t>
      </w:r>
      <w:r>
        <w:t xml:space="preserve">a 2010 </w:t>
      </w:r>
      <w:r w:rsidRPr="00733E59">
        <w:t xml:space="preserve">yield </w:t>
      </w:r>
      <w:r>
        <w:t>of</w:t>
      </w:r>
      <w:r w:rsidRPr="00733E59">
        <w:t xml:space="preserve"> 12 dry ton/ha for switchgrass, 24 dry to</w:t>
      </w:r>
      <w:r w:rsidRPr="00284F9B">
        <w:rPr>
          <w:szCs w:val="24"/>
        </w:rPr>
        <w:t>n/ha for miscanthus, and 22 dry ton/ha for forest wood products. A</w:t>
      </w:r>
      <w:r w:rsidRPr="00E2059B">
        <w:rPr>
          <w:szCs w:val="24"/>
        </w:rPr>
        <w:t xml:space="preserve"> conversion rate from switchgrass to ethanol of 70.9 gallon/dry ton</w:t>
      </w:r>
      <w:r w:rsidRPr="00284F9B">
        <w:rPr>
          <w:szCs w:val="24"/>
        </w:rPr>
        <w:t xml:space="preserve"> </w:t>
      </w:r>
      <w:r w:rsidRPr="00736EA8">
        <w:rPr>
          <w:szCs w:val="24"/>
        </w:rPr>
        <w:t>wa</w:t>
      </w:r>
      <w:r w:rsidRPr="00284F9B">
        <w:rPr>
          <w:szCs w:val="24"/>
        </w:rPr>
        <w:t xml:space="preserve">s drawn from </w:t>
      </w:r>
      <w:r w:rsidRPr="00E2059B">
        <w:rPr>
          <w:szCs w:val="24"/>
        </w:rPr>
        <w:t xml:space="preserve">Tao et al. (2014). In the absence of feedstock-specific data for other cellulosic feedstocks, that conversion rate was </w:t>
      </w:r>
      <w:r w:rsidRPr="00284F9B">
        <w:rPr>
          <w:szCs w:val="24"/>
        </w:rPr>
        <w:t xml:space="preserve">applied to all </w:t>
      </w:r>
      <w:r w:rsidRPr="00E2059B">
        <w:rPr>
          <w:szCs w:val="24"/>
        </w:rPr>
        <w:t>other cellulosic feedstocks</w:t>
      </w:r>
      <w:r w:rsidRPr="00284F9B">
        <w:rPr>
          <w:szCs w:val="24"/>
        </w:rPr>
        <w:t xml:space="preserve"> as well in the base year. These assumptions for yield and conversion rate </w:t>
      </w:r>
      <w:r>
        <w:rPr>
          <w:szCs w:val="24"/>
        </w:rPr>
        <w:t>we</w:t>
      </w:r>
      <w:r w:rsidRPr="00284F9B">
        <w:rPr>
          <w:szCs w:val="24"/>
        </w:rPr>
        <w:t xml:space="preserve">re embedded </w:t>
      </w:r>
      <w:r>
        <w:rPr>
          <w:szCs w:val="24"/>
        </w:rPr>
        <w:t xml:space="preserve">in the model </w:t>
      </w:r>
      <w:r w:rsidRPr="00284F9B">
        <w:rPr>
          <w:szCs w:val="24"/>
        </w:rPr>
        <w:t xml:space="preserve">and </w:t>
      </w:r>
      <w:r>
        <w:rPr>
          <w:szCs w:val="24"/>
        </w:rPr>
        <w:t xml:space="preserve">are </w:t>
      </w:r>
      <w:r w:rsidRPr="00284F9B">
        <w:rPr>
          <w:szCs w:val="24"/>
        </w:rPr>
        <w:t xml:space="preserve">reflected in their respective cost shares. Table </w:t>
      </w:r>
      <w:r w:rsidR="00DA7883">
        <w:rPr>
          <w:szCs w:val="24"/>
        </w:rPr>
        <w:t>6</w:t>
      </w:r>
      <w:r w:rsidRPr="00284F9B">
        <w:rPr>
          <w:szCs w:val="24"/>
        </w:rPr>
        <w:t>-</w:t>
      </w:r>
      <w:r w:rsidR="006570F2">
        <w:rPr>
          <w:szCs w:val="24"/>
        </w:rPr>
        <w:t>2</w:t>
      </w:r>
      <w:r w:rsidRPr="00284F9B">
        <w:rPr>
          <w:szCs w:val="24"/>
        </w:rPr>
        <w:t xml:space="preserve"> displays the finalized input cost shares for land, labor, capital, intermediate goods, and energy by biofuel type in 2010. These input cost shares were assumed to be the same across all regions. The input cost shares for switchgrass include a negative value for electricity inputs to represent electricity generated as a coproduct to biofuel production using switchgr</w:t>
      </w:r>
      <w:r>
        <w:t xml:space="preserve">ass. </w:t>
      </w:r>
    </w:p>
    <w:p w:rsidRPr="00733E59" w:rsidR="00AA2E54" w:rsidP="00AA2E54" w:rsidRDefault="00AA2E54" w14:paraId="1AA48D8D" w14:textId="63FC2AFA">
      <w:pPr>
        <w:pStyle w:val="TableTitle"/>
      </w:pPr>
      <w:bookmarkStart w:name="_Toc120007944" w:id="256"/>
      <w:r w:rsidRPr="00733E59">
        <w:t xml:space="preserve">Table </w:t>
      </w:r>
      <w:r w:rsidR="009706FD">
        <w:t>6</w:t>
      </w:r>
      <w:r w:rsidRPr="00733E59">
        <w:t>-</w:t>
      </w:r>
      <w:r w:rsidR="009B0D80">
        <w:t>2</w:t>
      </w:r>
      <w:r>
        <w:t>.</w:t>
      </w:r>
      <w:r>
        <w:tab/>
      </w:r>
      <w:r>
        <w:t>I</w:t>
      </w:r>
      <w:r w:rsidRPr="00733E59">
        <w:t xml:space="preserve">nput </w:t>
      </w:r>
      <w:r>
        <w:t>Cost S</w:t>
      </w:r>
      <w:r w:rsidRPr="00733E59">
        <w:t>hare</w:t>
      </w:r>
      <w:r>
        <w:t>s</w:t>
      </w:r>
      <w:r w:rsidRPr="00733E59">
        <w:t xml:space="preserve"> for </w:t>
      </w:r>
      <w:r w:rsidR="0077531A">
        <w:t>Second-Generation</w:t>
      </w:r>
      <w:r w:rsidRPr="00733E59">
        <w:t xml:space="preserve"> </w:t>
      </w:r>
      <w:r>
        <w:t>B</w:t>
      </w:r>
      <w:r w:rsidRPr="00733E59">
        <w:t xml:space="preserve">iofuels </w:t>
      </w:r>
      <w:r>
        <w:t>Production, 2015</w:t>
      </w:r>
      <w:bookmarkEnd w:id="256"/>
    </w:p>
    <w:tbl>
      <w:tblPr>
        <w:tblW w:w="4674" w:type="pct"/>
        <w:tblLook w:val="04A0" w:firstRow="1" w:lastRow="0" w:firstColumn="1" w:lastColumn="0" w:noHBand="0" w:noVBand="1"/>
      </w:tblPr>
      <w:tblGrid>
        <w:gridCol w:w="1259"/>
        <w:gridCol w:w="1512"/>
        <w:gridCol w:w="1484"/>
        <w:gridCol w:w="1484"/>
        <w:gridCol w:w="1432"/>
        <w:gridCol w:w="1579"/>
      </w:tblGrid>
      <w:tr w:rsidRPr="00EF16DA" w:rsidR="00AA2E54" w:rsidTr="00D5038D" w14:paraId="3EE59826" w14:textId="77777777">
        <w:trPr>
          <w:trHeight w:val="312"/>
        </w:trPr>
        <w:tc>
          <w:tcPr>
            <w:tcW w:w="719" w:type="pct"/>
            <w:tcBorders>
              <w:top w:val="double" w:color="auto" w:sz="6" w:space="0"/>
              <w:left w:val="nil"/>
              <w:bottom w:val="single" w:color="auto" w:sz="4" w:space="0"/>
              <w:right w:val="nil"/>
            </w:tcBorders>
            <w:shd w:val="clear" w:color="auto" w:fill="auto"/>
            <w:noWrap/>
            <w:vAlign w:val="center"/>
            <w:hideMark/>
          </w:tcPr>
          <w:p w:rsidRPr="00EF16DA" w:rsidR="00AA2E54" w:rsidP="00952137" w:rsidRDefault="00AA2E54" w14:paraId="35D71245" w14:textId="77777777">
            <w:pPr>
              <w:pStyle w:val="TableHeader"/>
              <w:rPr>
                <w:lang w:eastAsia="zh-CN"/>
              </w:rPr>
            </w:pPr>
            <w:r>
              <w:rPr>
                <w:lang w:eastAsia="zh-CN"/>
              </w:rPr>
              <w:t>Item</w:t>
            </w:r>
          </w:p>
        </w:tc>
        <w:tc>
          <w:tcPr>
            <w:tcW w:w="864" w:type="pct"/>
            <w:tcBorders>
              <w:top w:val="double" w:color="auto" w:sz="6" w:space="0"/>
              <w:left w:val="nil"/>
              <w:bottom w:val="single" w:color="auto" w:sz="4" w:space="0"/>
              <w:right w:val="nil"/>
            </w:tcBorders>
            <w:shd w:val="clear" w:color="auto" w:fill="auto"/>
            <w:noWrap/>
            <w:vAlign w:val="center"/>
            <w:hideMark/>
          </w:tcPr>
          <w:p w:rsidRPr="00EF16DA" w:rsidR="00AA2E54" w:rsidP="00952137" w:rsidRDefault="00AA2E54" w14:paraId="16E4B5D0" w14:textId="77777777">
            <w:pPr>
              <w:pStyle w:val="TableHeader"/>
              <w:rPr>
                <w:lang w:eastAsia="zh-CN"/>
              </w:rPr>
            </w:pPr>
            <w:proofErr w:type="spellStart"/>
            <w:r w:rsidRPr="00EF16DA">
              <w:rPr>
                <w:lang w:eastAsia="zh-CN"/>
              </w:rPr>
              <w:t>Swge</w:t>
            </w:r>
            <w:proofErr w:type="spellEnd"/>
          </w:p>
        </w:tc>
        <w:tc>
          <w:tcPr>
            <w:tcW w:w="848" w:type="pct"/>
            <w:tcBorders>
              <w:top w:val="double" w:color="auto" w:sz="6" w:space="0"/>
              <w:left w:val="nil"/>
              <w:bottom w:val="single" w:color="auto" w:sz="4" w:space="0"/>
              <w:right w:val="nil"/>
            </w:tcBorders>
            <w:shd w:val="clear" w:color="auto" w:fill="auto"/>
            <w:noWrap/>
            <w:vAlign w:val="center"/>
            <w:hideMark/>
          </w:tcPr>
          <w:p w:rsidRPr="00EF16DA" w:rsidR="00AA2E54" w:rsidP="00952137" w:rsidRDefault="00AA2E54" w14:paraId="5F1FB0BF" w14:textId="77777777">
            <w:pPr>
              <w:pStyle w:val="TableHeader"/>
              <w:rPr>
                <w:lang w:eastAsia="zh-CN"/>
              </w:rPr>
            </w:pPr>
            <w:proofErr w:type="spellStart"/>
            <w:r w:rsidRPr="00EF16DA">
              <w:rPr>
                <w:lang w:eastAsia="zh-CN"/>
              </w:rPr>
              <w:t>Msce</w:t>
            </w:r>
            <w:proofErr w:type="spellEnd"/>
          </w:p>
        </w:tc>
        <w:tc>
          <w:tcPr>
            <w:tcW w:w="848" w:type="pct"/>
            <w:tcBorders>
              <w:top w:val="double" w:color="auto" w:sz="6" w:space="0"/>
              <w:left w:val="nil"/>
              <w:bottom w:val="single" w:color="auto" w:sz="4" w:space="0"/>
              <w:right w:val="nil"/>
            </w:tcBorders>
            <w:shd w:val="clear" w:color="auto" w:fill="auto"/>
            <w:noWrap/>
            <w:vAlign w:val="center"/>
            <w:hideMark/>
          </w:tcPr>
          <w:p w:rsidRPr="00EF16DA" w:rsidR="00AA2E54" w:rsidP="00952137" w:rsidRDefault="00AA2E54" w14:paraId="5DCC7477" w14:textId="77777777">
            <w:pPr>
              <w:pStyle w:val="TableHeader"/>
              <w:rPr>
                <w:lang w:eastAsia="zh-CN"/>
              </w:rPr>
            </w:pPr>
            <w:proofErr w:type="spellStart"/>
            <w:proofErr w:type="gramStart"/>
            <w:r w:rsidRPr="00EF16DA">
              <w:rPr>
                <w:lang w:eastAsia="zh-CN"/>
              </w:rPr>
              <w:t>ArsE</w:t>
            </w:r>
            <w:proofErr w:type="spellEnd"/>
            <w:proofErr w:type="gramEnd"/>
          </w:p>
        </w:tc>
        <w:tc>
          <w:tcPr>
            <w:tcW w:w="818" w:type="pct"/>
            <w:tcBorders>
              <w:top w:val="double" w:color="auto" w:sz="6" w:space="0"/>
              <w:left w:val="nil"/>
              <w:bottom w:val="single" w:color="auto" w:sz="4" w:space="0"/>
              <w:right w:val="nil"/>
            </w:tcBorders>
            <w:shd w:val="clear" w:color="auto" w:fill="auto"/>
            <w:noWrap/>
            <w:vAlign w:val="center"/>
            <w:hideMark/>
          </w:tcPr>
          <w:p w:rsidRPr="00EF16DA" w:rsidR="00AA2E54" w:rsidP="00952137" w:rsidRDefault="00AA2E54" w14:paraId="079CD459" w14:textId="77777777">
            <w:pPr>
              <w:pStyle w:val="TableHeader"/>
              <w:rPr>
                <w:lang w:eastAsia="zh-CN"/>
              </w:rPr>
            </w:pPr>
            <w:proofErr w:type="spellStart"/>
            <w:r w:rsidRPr="00EF16DA">
              <w:rPr>
                <w:lang w:eastAsia="zh-CN"/>
              </w:rPr>
              <w:t>FrsE</w:t>
            </w:r>
            <w:proofErr w:type="spellEnd"/>
          </w:p>
        </w:tc>
        <w:tc>
          <w:tcPr>
            <w:tcW w:w="902" w:type="pct"/>
            <w:tcBorders>
              <w:top w:val="double" w:color="auto" w:sz="6" w:space="0"/>
              <w:left w:val="nil"/>
              <w:bottom w:val="single" w:color="auto" w:sz="4" w:space="0"/>
              <w:right w:val="nil"/>
            </w:tcBorders>
            <w:shd w:val="clear" w:color="auto" w:fill="auto"/>
            <w:noWrap/>
            <w:vAlign w:val="center"/>
            <w:hideMark/>
          </w:tcPr>
          <w:p w:rsidRPr="00EF16DA" w:rsidR="00AA2E54" w:rsidP="00952137" w:rsidRDefault="00AA2E54" w14:paraId="268B0904" w14:textId="77777777">
            <w:pPr>
              <w:pStyle w:val="TableHeader"/>
              <w:rPr>
                <w:lang w:eastAsia="zh-CN"/>
              </w:rPr>
            </w:pPr>
            <w:proofErr w:type="spellStart"/>
            <w:r w:rsidRPr="00EF16DA">
              <w:rPr>
                <w:lang w:eastAsia="zh-CN"/>
              </w:rPr>
              <w:t>FrwE</w:t>
            </w:r>
            <w:proofErr w:type="spellEnd"/>
          </w:p>
        </w:tc>
      </w:tr>
      <w:tr w:rsidRPr="00EF16DA" w:rsidR="00AA2E54" w:rsidTr="00D5038D" w14:paraId="377579A5" w14:textId="77777777">
        <w:trPr>
          <w:trHeight w:val="300"/>
        </w:trPr>
        <w:tc>
          <w:tcPr>
            <w:tcW w:w="719" w:type="pct"/>
            <w:tcBorders>
              <w:top w:val="single" w:color="auto" w:sz="4" w:space="0"/>
              <w:left w:val="nil"/>
              <w:bottom w:val="nil"/>
              <w:right w:val="nil"/>
            </w:tcBorders>
            <w:shd w:val="clear" w:color="auto" w:fill="auto"/>
            <w:noWrap/>
            <w:vAlign w:val="bottom"/>
            <w:hideMark/>
          </w:tcPr>
          <w:p w:rsidRPr="00736EA8" w:rsidR="00AA2E54" w:rsidP="00952137" w:rsidRDefault="00AA2E54" w14:paraId="090ABE67" w14:textId="77777777">
            <w:pPr>
              <w:pStyle w:val="TableText"/>
              <w:rPr>
                <w:lang w:eastAsia="zh-CN"/>
              </w:rPr>
            </w:pPr>
            <w:r w:rsidRPr="00736EA8">
              <w:rPr>
                <w:lang w:eastAsia="zh-CN"/>
              </w:rPr>
              <w:t>Land</w:t>
            </w:r>
          </w:p>
        </w:tc>
        <w:tc>
          <w:tcPr>
            <w:tcW w:w="864" w:type="pct"/>
            <w:tcBorders>
              <w:top w:val="single" w:color="auto" w:sz="4" w:space="0"/>
              <w:left w:val="nil"/>
              <w:bottom w:val="nil"/>
              <w:right w:val="nil"/>
            </w:tcBorders>
            <w:shd w:val="clear" w:color="auto" w:fill="auto"/>
            <w:noWrap/>
            <w:vAlign w:val="bottom"/>
            <w:hideMark/>
          </w:tcPr>
          <w:p w:rsidRPr="00736EA8" w:rsidR="00AA2E54" w:rsidP="00952137" w:rsidRDefault="00AA2E54" w14:paraId="7C372BAA" w14:textId="77777777">
            <w:pPr>
              <w:pStyle w:val="TableText"/>
              <w:tabs>
                <w:tab w:val="decimal" w:pos="615"/>
              </w:tabs>
              <w:rPr>
                <w:lang w:eastAsia="zh-CN"/>
              </w:rPr>
            </w:pPr>
            <w:r w:rsidRPr="00736EA8">
              <w:rPr>
                <w:lang w:eastAsia="zh-CN"/>
              </w:rPr>
              <w:t>0.18</w:t>
            </w:r>
          </w:p>
        </w:tc>
        <w:tc>
          <w:tcPr>
            <w:tcW w:w="848" w:type="pct"/>
            <w:tcBorders>
              <w:top w:val="single" w:color="auto" w:sz="4" w:space="0"/>
              <w:left w:val="nil"/>
              <w:bottom w:val="nil"/>
              <w:right w:val="nil"/>
            </w:tcBorders>
            <w:shd w:val="clear" w:color="auto" w:fill="auto"/>
            <w:noWrap/>
            <w:vAlign w:val="bottom"/>
            <w:hideMark/>
          </w:tcPr>
          <w:p w:rsidRPr="00736EA8" w:rsidR="00AA2E54" w:rsidP="00952137" w:rsidRDefault="00AA2E54" w14:paraId="6B930613" w14:textId="77777777">
            <w:pPr>
              <w:pStyle w:val="TableText"/>
              <w:tabs>
                <w:tab w:val="decimal" w:pos="615"/>
              </w:tabs>
              <w:rPr>
                <w:lang w:eastAsia="zh-CN"/>
              </w:rPr>
            </w:pPr>
            <w:r w:rsidRPr="00736EA8">
              <w:rPr>
                <w:lang w:eastAsia="zh-CN"/>
              </w:rPr>
              <w:t>0.05</w:t>
            </w:r>
          </w:p>
        </w:tc>
        <w:tc>
          <w:tcPr>
            <w:tcW w:w="848" w:type="pct"/>
            <w:tcBorders>
              <w:top w:val="single" w:color="auto" w:sz="4" w:space="0"/>
              <w:left w:val="nil"/>
              <w:bottom w:val="nil"/>
              <w:right w:val="nil"/>
            </w:tcBorders>
            <w:shd w:val="clear" w:color="auto" w:fill="auto"/>
            <w:noWrap/>
            <w:vAlign w:val="bottom"/>
            <w:hideMark/>
          </w:tcPr>
          <w:p w:rsidRPr="00736EA8" w:rsidR="00AA2E54" w:rsidP="00952137" w:rsidRDefault="00AA2E54" w14:paraId="025D07B5" w14:textId="77777777">
            <w:pPr>
              <w:pStyle w:val="TableText"/>
              <w:tabs>
                <w:tab w:val="decimal" w:pos="615"/>
              </w:tabs>
              <w:rPr>
                <w:lang w:eastAsia="zh-CN"/>
              </w:rPr>
            </w:pPr>
            <w:r>
              <w:rPr>
                <w:lang w:eastAsia="zh-CN"/>
              </w:rPr>
              <w:t> </w:t>
            </w:r>
          </w:p>
        </w:tc>
        <w:tc>
          <w:tcPr>
            <w:tcW w:w="818" w:type="pct"/>
            <w:tcBorders>
              <w:top w:val="single" w:color="auto" w:sz="4" w:space="0"/>
              <w:left w:val="nil"/>
              <w:bottom w:val="nil"/>
              <w:right w:val="nil"/>
            </w:tcBorders>
            <w:shd w:val="clear" w:color="auto" w:fill="auto"/>
            <w:noWrap/>
            <w:vAlign w:val="bottom"/>
            <w:hideMark/>
          </w:tcPr>
          <w:p w:rsidRPr="00736EA8" w:rsidR="00AA2E54" w:rsidP="00952137" w:rsidRDefault="00AA2E54" w14:paraId="45FD6785" w14:textId="77777777">
            <w:pPr>
              <w:pStyle w:val="TableText"/>
              <w:tabs>
                <w:tab w:val="decimal" w:pos="615"/>
              </w:tabs>
              <w:rPr>
                <w:lang w:eastAsia="zh-CN"/>
              </w:rPr>
            </w:pPr>
            <w:r>
              <w:rPr>
                <w:lang w:eastAsia="zh-CN"/>
              </w:rPr>
              <w:t> </w:t>
            </w:r>
          </w:p>
        </w:tc>
        <w:tc>
          <w:tcPr>
            <w:tcW w:w="902" w:type="pct"/>
            <w:tcBorders>
              <w:top w:val="single" w:color="auto" w:sz="4" w:space="0"/>
              <w:left w:val="nil"/>
              <w:bottom w:val="nil"/>
              <w:right w:val="nil"/>
            </w:tcBorders>
            <w:shd w:val="clear" w:color="auto" w:fill="auto"/>
            <w:noWrap/>
            <w:vAlign w:val="bottom"/>
            <w:hideMark/>
          </w:tcPr>
          <w:p w:rsidRPr="00736EA8" w:rsidR="00AA2E54" w:rsidP="00952137" w:rsidRDefault="00AA2E54" w14:paraId="25793F13" w14:textId="77777777">
            <w:pPr>
              <w:pStyle w:val="TableText"/>
              <w:tabs>
                <w:tab w:val="decimal" w:pos="615"/>
              </w:tabs>
              <w:rPr>
                <w:lang w:eastAsia="zh-CN"/>
              </w:rPr>
            </w:pPr>
            <w:r w:rsidRPr="00736EA8">
              <w:rPr>
                <w:lang w:eastAsia="zh-CN"/>
              </w:rPr>
              <w:t>0.02</w:t>
            </w:r>
          </w:p>
        </w:tc>
      </w:tr>
      <w:tr w:rsidRPr="00EF16DA" w:rsidR="00AA2E54" w:rsidTr="00D5038D" w14:paraId="08D4C9D5" w14:textId="77777777">
        <w:trPr>
          <w:trHeight w:val="300"/>
        </w:trPr>
        <w:tc>
          <w:tcPr>
            <w:tcW w:w="719" w:type="pct"/>
            <w:tcBorders>
              <w:top w:val="nil"/>
              <w:left w:val="nil"/>
              <w:bottom w:val="nil"/>
              <w:right w:val="nil"/>
            </w:tcBorders>
            <w:shd w:val="clear" w:color="auto" w:fill="auto"/>
            <w:noWrap/>
            <w:vAlign w:val="bottom"/>
            <w:hideMark/>
          </w:tcPr>
          <w:p w:rsidRPr="00736EA8" w:rsidR="00AA2E54" w:rsidP="00952137" w:rsidRDefault="00AA2E54" w14:paraId="30C87C32" w14:textId="77777777">
            <w:pPr>
              <w:pStyle w:val="TableText"/>
              <w:rPr>
                <w:lang w:eastAsia="zh-CN"/>
              </w:rPr>
            </w:pPr>
            <w:r w:rsidRPr="00736EA8">
              <w:rPr>
                <w:lang w:eastAsia="zh-CN"/>
              </w:rPr>
              <w:t>Capital</w:t>
            </w:r>
          </w:p>
        </w:tc>
        <w:tc>
          <w:tcPr>
            <w:tcW w:w="864" w:type="pct"/>
            <w:tcBorders>
              <w:top w:val="nil"/>
              <w:left w:val="nil"/>
              <w:bottom w:val="nil"/>
              <w:right w:val="nil"/>
            </w:tcBorders>
            <w:shd w:val="clear" w:color="auto" w:fill="auto"/>
            <w:noWrap/>
            <w:vAlign w:val="bottom"/>
            <w:hideMark/>
          </w:tcPr>
          <w:p w:rsidRPr="00736EA8" w:rsidR="00AA2E54" w:rsidP="00952137" w:rsidRDefault="00AA2E54" w14:paraId="1651480F" w14:textId="77777777">
            <w:pPr>
              <w:pStyle w:val="TableText"/>
              <w:tabs>
                <w:tab w:val="decimal" w:pos="615"/>
              </w:tabs>
              <w:rPr>
                <w:lang w:eastAsia="zh-CN"/>
              </w:rPr>
            </w:pPr>
            <w:r w:rsidRPr="00736EA8">
              <w:rPr>
                <w:lang w:eastAsia="zh-CN"/>
              </w:rPr>
              <w:t>0.30</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47461C46" w14:textId="77777777">
            <w:pPr>
              <w:pStyle w:val="TableText"/>
              <w:tabs>
                <w:tab w:val="decimal" w:pos="615"/>
              </w:tabs>
              <w:rPr>
                <w:lang w:eastAsia="zh-CN"/>
              </w:rPr>
            </w:pPr>
            <w:r w:rsidRPr="00736EA8">
              <w:rPr>
                <w:lang w:eastAsia="zh-CN"/>
              </w:rPr>
              <w:t>0.53</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67B78571" w14:textId="77777777">
            <w:pPr>
              <w:pStyle w:val="TableText"/>
              <w:tabs>
                <w:tab w:val="decimal" w:pos="615"/>
              </w:tabs>
              <w:rPr>
                <w:lang w:eastAsia="zh-CN"/>
              </w:rPr>
            </w:pPr>
            <w:r w:rsidRPr="00736EA8">
              <w:rPr>
                <w:lang w:eastAsia="zh-CN"/>
              </w:rPr>
              <w:t>0.40</w:t>
            </w:r>
          </w:p>
        </w:tc>
        <w:tc>
          <w:tcPr>
            <w:tcW w:w="818" w:type="pct"/>
            <w:tcBorders>
              <w:top w:val="nil"/>
              <w:left w:val="nil"/>
              <w:bottom w:val="nil"/>
              <w:right w:val="nil"/>
            </w:tcBorders>
            <w:shd w:val="clear" w:color="auto" w:fill="auto"/>
            <w:noWrap/>
            <w:vAlign w:val="bottom"/>
            <w:hideMark/>
          </w:tcPr>
          <w:p w:rsidRPr="00736EA8" w:rsidR="00AA2E54" w:rsidP="00952137" w:rsidRDefault="00AA2E54" w14:paraId="06871BFE" w14:textId="77777777">
            <w:pPr>
              <w:pStyle w:val="TableText"/>
              <w:tabs>
                <w:tab w:val="decimal" w:pos="615"/>
              </w:tabs>
              <w:rPr>
                <w:lang w:eastAsia="zh-CN"/>
              </w:rPr>
            </w:pPr>
            <w:r w:rsidRPr="00736EA8">
              <w:rPr>
                <w:lang w:eastAsia="zh-CN"/>
              </w:rPr>
              <w:t>0.45</w:t>
            </w:r>
          </w:p>
        </w:tc>
        <w:tc>
          <w:tcPr>
            <w:tcW w:w="902" w:type="pct"/>
            <w:tcBorders>
              <w:top w:val="nil"/>
              <w:left w:val="nil"/>
              <w:bottom w:val="nil"/>
              <w:right w:val="nil"/>
            </w:tcBorders>
            <w:shd w:val="clear" w:color="auto" w:fill="auto"/>
            <w:noWrap/>
            <w:vAlign w:val="bottom"/>
            <w:hideMark/>
          </w:tcPr>
          <w:p w:rsidRPr="00736EA8" w:rsidR="00AA2E54" w:rsidP="00952137" w:rsidRDefault="00AA2E54" w14:paraId="08498DE2" w14:textId="77777777">
            <w:pPr>
              <w:pStyle w:val="TableText"/>
              <w:tabs>
                <w:tab w:val="decimal" w:pos="615"/>
              </w:tabs>
              <w:rPr>
                <w:lang w:eastAsia="zh-CN"/>
              </w:rPr>
            </w:pPr>
            <w:r w:rsidRPr="00736EA8">
              <w:rPr>
                <w:lang w:eastAsia="zh-CN"/>
              </w:rPr>
              <w:t>0.41</w:t>
            </w:r>
          </w:p>
        </w:tc>
      </w:tr>
      <w:tr w:rsidRPr="00EF16DA" w:rsidR="00AA2E54" w:rsidTr="00D5038D" w14:paraId="4D4BB651" w14:textId="77777777">
        <w:trPr>
          <w:trHeight w:val="300"/>
        </w:trPr>
        <w:tc>
          <w:tcPr>
            <w:tcW w:w="719" w:type="pct"/>
            <w:tcBorders>
              <w:top w:val="nil"/>
              <w:left w:val="nil"/>
              <w:bottom w:val="nil"/>
              <w:right w:val="nil"/>
            </w:tcBorders>
            <w:shd w:val="clear" w:color="auto" w:fill="auto"/>
            <w:noWrap/>
            <w:vAlign w:val="bottom"/>
            <w:hideMark/>
          </w:tcPr>
          <w:p w:rsidRPr="00736EA8" w:rsidR="00AA2E54" w:rsidP="00952137" w:rsidRDefault="00AA2E54" w14:paraId="664FA2BB" w14:textId="77777777">
            <w:pPr>
              <w:pStyle w:val="TableText"/>
              <w:rPr>
                <w:lang w:eastAsia="zh-CN"/>
              </w:rPr>
            </w:pPr>
            <w:r w:rsidRPr="00736EA8">
              <w:rPr>
                <w:lang w:eastAsia="zh-CN"/>
              </w:rPr>
              <w:t>Labor</w:t>
            </w:r>
          </w:p>
        </w:tc>
        <w:tc>
          <w:tcPr>
            <w:tcW w:w="864" w:type="pct"/>
            <w:tcBorders>
              <w:top w:val="nil"/>
              <w:left w:val="nil"/>
              <w:bottom w:val="nil"/>
              <w:right w:val="nil"/>
            </w:tcBorders>
            <w:shd w:val="clear" w:color="auto" w:fill="auto"/>
            <w:noWrap/>
            <w:vAlign w:val="bottom"/>
            <w:hideMark/>
          </w:tcPr>
          <w:p w:rsidRPr="00736EA8" w:rsidR="00AA2E54" w:rsidP="00952137" w:rsidRDefault="00AA2E54" w14:paraId="1822BC2C" w14:textId="77777777">
            <w:pPr>
              <w:pStyle w:val="TableText"/>
              <w:tabs>
                <w:tab w:val="decimal" w:pos="615"/>
              </w:tabs>
              <w:rPr>
                <w:lang w:eastAsia="zh-CN"/>
              </w:rPr>
            </w:pPr>
            <w:r w:rsidRPr="00736EA8">
              <w:rPr>
                <w:lang w:eastAsia="zh-CN"/>
              </w:rPr>
              <w:t>0.18</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0799AE78" w14:textId="77777777">
            <w:pPr>
              <w:pStyle w:val="TableText"/>
              <w:tabs>
                <w:tab w:val="decimal" w:pos="615"/>
              </w:tabs>
              <w:rPr>
                <w:lang w:eastAsia="zh-CN"/>
              </w:rPr>
            </w:pPr>
            <w:r w:rsidRPr="00736EA8">
              <w:rPr>
                <w:lang w:eastAsia="zh-CN"/>
              </w:rPr>
              <w:t>0.14</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2DC6D3D6" w14:textId="77777777">
            <w:pPr>
              <w:pStyle w:val="TableText"/>
              <w:tabs>
                <w:tab w:val="decimal" w:pos="615"/>
              </w:tabs>
              <w:rPr>
                <w:lang w:eastAsia="zh-CN"/>
              </w:rPr>
            </w:pPr>
            <w:r w:rsidRPr="00736EA8">
              <w:rPr>
                <w:lang w:eastAsia="zh-CN"/>
              </w:rPr>
              <w:t>0.08</w:t>
            </w:r>
          </w:p>
        </w:tc>
        <w:tc>
          <w:tcPr>
            <w:tcW w:w="818" w:type="pct"/>
            <w:tcBorders>
              <w:top w:val="nil"/>
              <w:left w:val="nil"/>
              <w:bottom w:val="nil"/>
              <w:right w:val="nil"/>
            </w:tcBorders>
            <w:shd w:val="clear" w:color="auto" w:fill="auto"/>
            <w:noWrap/>
            <w:vAlign w:val="bottom"/>
            <w:hideMark/>
          </w:tcPr>
          <w:p w:rsidRPr="00736EA8" w:rsidR="00AA2E54" w:rsidP="00952137" w:rsidRDefault="00AA2E54" w14:paraId="3FB992F5" w14:textId="77777777">
            <w:pPr>
              <w:pStyle w:val="TableText"/>
              <w:tabs>
                <w:tab w:val="decimal" w:pos="615"/>
              </w:tabs>
              <w:rPr>
                <w:lang w:eastAsia="zh-CN"/>
              </w:rPr>
            </w:pPr>
            <w:r w:rsidRPr="00736EA8">
              <w:rPr>
                <w:lang w:eastAsia="zh-CN"/>
              </w:rPr>
              <w:t>0.09</w:t>
            </w:r>
          </w:p>
        </w:tc>
        <w:tc>
          <w:tcPr>
            <w:tcW w:w="902" w:type="pct"/>
            <w:tcBorders>
              <w:top w:val="nil"/>
              <w:left w:val="nil"/>
              <w:bottom w:val="nil"/>
              <w:right w:val="nil"/>
            </w:tcBorders>
            <w:shd w:val="clear" w:color="auto" w:fill="auto"/>
            <w:noWrap/>
            <w:vAlign w:val="bottom"/>
            <w:hideMark/>
          </w:tcPr>
          <w:p w:rsidRPr="00736EA8" w:rsidR="00AA2E54" w:rsidP="00952137" w:rsidRDefault="00AA2E54" w14:paraId="4D478F27" w14:textId="77777777">
            <w:pPr>
              <w:pStyle w:val="TableText"/>
              <w:tabs>
                <w:tab w:val="decimal" w:pos="615"/>
              </w:tabs>
              <w:rPr>
                <w:lang w:eastAsia="zh-CN"/>
              </w:rPr>
            </w:pPr>
            <w:r w:rsidRPr="00736EA8">
              <w:rPr>
                <w:lang w:eastAsia="zh-CN"/>
              </w:rPr>
              <w:t>0.09</w:t>
            </w:r>
          </w:p>
        </w:tc>
      </w:tr>
      <w:tr w:rsidRPr="00EF16DA" w:rsidR="00AA2E54" w:rsidTr="00D5038D" w14:paraId="17383DC1" w14:textId="77777777">
        <w:trPr>
          <w:trHeight w:val="300"/>
        </w:trPr>
        <w:tc>
          <w:tcPr>
            <w:tcW w:w="719" w:type="pct"/>
            <w:tcBorders>
              <w:top w:val="nil"/>
              <w:left w:val="nil"/>
              <w:right w:val="nil"/>
            </w:tcBorders>
            <w:shd w:val="clear" w:color="auto" w:fill="auto"/>
            <w:noWrap/>
            <w:vAlign w:val="bottom"/>
            <w:hideMark/>
          </w:tcPr>
          <w:p w:rsidRPr="00736EA8" w:rsidR="00AA2E54" w:rsidP="00952137" w:rsidRDefault="00AA2E54" w14:paraId="6C9E1186" w14:textId="77777777">
            <w:pPr>
              <w:pStyle w:val="TableText"/>
              <w:rPr>
                <w:lang w:eastAsia="zh-CN"/>
              </w:rPr>
            </w:pPr>
            <w:proofErr w:type="spellStart"/>
            <w:r w:rsidRPr="00736EA8">
              <w:rPr>
                <w:lang w:eastAsia="zh-CN"/>
              </w:rPr>
              <w:t>Eim</w:t>
            </w:r>
            <w:proofErr w:type="spellEnd"/>
          </w:p>
        </w:tc>
        <w:tc>
          <w:tcPr>
            <w:tcW w:w="864" w:type="pct"/>
            <w:tcBorders>
              <w:top w:val="nil"/>
              <w:left w:val="nil"/>
              <w:right w:val="nil"/>
            </w:tcBorders>
            <w:shd w:val="clear" w:color="auto" w:fill="auto"/>
            <w:noWrap/>
            <w:vAlign w:val="bottom"/>
            <w:hideMark/>
          </w:tcPr>
          <w:p w:rsidRPr="00736EA8" w:rsidR="00AA2E54" w:rsidP="00952137" w:rsidRDefault="00AA2E54" w14:paraId="07132231" w14:textId="77777777">
            <w:pPr>
              <w:pStyle w:val="TableText"/>
              <w:tabs>
                <w:tab w:val="decimal" w:pos="615"/>
              </w:tabs>
              <w:rPr>
                <w:lang w:eastAsia="zh-CN"/>
              </w:rPr>
            </w:pPr>
            <w:r w:rsidRPr="00736EA8">
              <w:rPr>
                <w:lang w:eastAsia="zh-CN"/>
              </w:rPr>
              <w:t>0.27</w:t>
            </w:r>
          </w:p>
        </w:tc>
        <w:tc>
          <w:tcPr>
            <w:tcW w:w="848" w:type="pct"/>
            <w:tcBorders>
              <w:top w:val="nil"/>
              <w:left w:val="nil"/>
              <w:right w:val="nil"/>
            </w:tcBorders>
            <w:shd w:val="clear" w:color="auto" w:fill="auto"/>
            <w:noWrap/>
            <w:vAlign w:val="bottom"/>
            <w:hideMark/>
          </w:tcPr>
          <w:p w:rsidRPr="00736EA8" w:rsidR="00AA2E54" w:rsidP="00952137" w:rsidRDefault="00AA2E54" w14:paraId="0413637B" w14:textId="77777777">
            <w:pPr>
              <w:pStyle w:val="TableText"/>
              <w:tabs>
                <w:tab w:val="decimal" w:pos="615"/>
              </w:tabs>
              <w:rPr>
                <w:lang w:eastAsia="zh-CN"/>
              </w:rPr>
            </w:pPr>
            <w:r w:rsidRPr="00736EA8">
              <w:rPr>
                <w:lang w:eastAsia="zh-CN"/>
              </w:rPr>
              <w:t>0.08</w:t>
            </w:r>
          </w:p>
        </w:tc>
        <w:tc>
          <w:tcPr>
            <w:tcW w:w="848" w:type="pct"/>
            <w:tcBorders>
              <w:top w:val="nil"/>
              <w:left w:val="nil"/>
              <w:right w:val="nil"/>
            </w:tcBorders>
            <w:shd w:val="clear" w:color="auto" w:fill="auto"/>
            <w:noWrap/>
            <w:vAlign w:val="bottom"/>
            <w:hideMark/>
          </w:tcPr>
          <w:p w:rsidRPr="00736EA8" w:rsidR="00AA2E54" w:rsidP="00952137" w:rsidRDefault="00AA2E54" w14:paraId="76DC2991" w14:textId="77777777">
            <w:pPr>
              <w:pStyle w:val="TableText"/>
              <w:tabs>
                <w:tab w:val="decimal" w:pos="615"/>
              </w:tabs>
              <w:rPr>
                <w:lang w:eastAsia="zh-CN"/>
              </w:rPr>
            </w:pPr>
            <w:r w:rsidRPr="00736EA8">
              <w:rPr>
                <w:lang w:eastAsia="zh-CN"/>
              </w:rPr>
              <w:t>0.30</w:t>
            </w:r>
          </w:p>
        </w:tc>
        <w:tc>
          <w:tcPr>
            <w:tcW w:w="818" w:type="pct"/>
            <w:tcBorders>
              <w:top w:val="nil"/>
              <w:left w:val="nil"/>
              <w:right w:val="nil"/>
            </w:tcBorders>
            <w:shd w:val="clear" w:color="auto" w:fill="auto"/>
            <w:noWrap/>
            <w:vAlign w:val="bottom"/>
            <w:hideMark/>
          </w:tcPr>
          <w:p w:rsidRPr="00736EA8" w:rsidR="00AA2E54" w:rsidP="00952137" w:rsidRDefault="00AA2E54" w14:paraId="77338F3E" w14:textId="77777777">
            <w:pPr>
              <w:pStyle w:val="TableText"/>
              <w:tabs>
                <w:tab w:val="decimal" w:pos="615"/>
              </w:tabs>
              <w:rPr>
                <w:lang w:eastAsia="zh-CN"/>
              </w:rPr>
            </w:pPr>
            <w:r w:rsidRPr="00736EA8">
              <w:rPr>
                <w:lang w:eastAsia="zh-CN"/>
              </w:rPr>
              <w:t>0.32</w:t>
            </w:r>
          </w:p>
        </w:tc>
        <w:tc>
          <w:tcPr>
            <w:tcW w:w="902" w:type="pct"/>
            <w:tcBorders>
              <w:top w:val="nil"/>
              <w:left w:val="nil"/>
              <w:right w:val="nil"/>
            </w:tcBorders>
            <w:shd w:val="clear" w:color="auto" w:fill="auto"/>
            <w:noWrap/>
            <w:vAlign w:val="bottom"/>
            <w:hideMark/>
          </w:tcPr>
          <w:p w:rsidRPr="00736EA8" w:rsidR="00AA2E54" w:rsidP="00952137" w:rsidRDefault="00AA2E54" w14:paraId="100B2933" w14:textId="77777777">
            <w:pPr>
              <w:pStyle w:val="TableText"/>
              <w:tabs>
                <w:tab w:val="decimal" w:pos="615"/>
              </w:tabs>
              <w:rPr>
                <w:lang w:eastAsia="zh-CN"/>
              </w:rPr>
            </w:pPr>
            <w:r w:rsidRPr="00736EA8">
              <w:rPr>
                <w:lang w:eastAsia="zh-CN"/>
              </w:rPr>
              <w:t>0.32</w:t>
            </w:r>
          </w:p>
        </w:tc>
      </w:tr>
      <w:tr w:rsidRPr="00EF16DA" w:rsidR="00AA2E54" w:rsidTr="00D5038D" w14:paraId="3B15DF20" w14:textId="77777777">
        <w:trPr>
          <w:trHeight w:val="300"/>
        </w:trPr>
        <w:tc>
          <w:tcPr>
            <w:tcW w:w="719" w:type="pct"/>
            <w:tcBorders>
              <w:top w:val="nil"/>
              <w:left w:val="nil"/>
              <w:bottom w:val="single" w:color="auto" w:sz="4" w:space="0"/>
              <w:right w:val="nil"/>
            </w:tcBorders>
            <w:shd w:val="clear" w:color="auto" w:fill="auto"/>
            <w:noWrap/>
            <w:vAlign w:val="bottom"/>
            <w:hideMark/>
          </w:tcPr>
          <w:p w:rsidRPr="00736EA8" w:rsidR="00AA2E54" w:rsidP="00952137" w:rsidRDefault="00AA2E54" w14:paraId="63A5DFBD" w14:textId="77777777">
            <w:pPr>
              <w:pStyle w:val="TableText"/>
              <w:rPr>
                <w:lang w:eastAsia="zh-CN"/>
              </w:rPr>
            </w:pPr>
            <w:proofErr w:type="spellStart"/>
            <w:r w:rsidRPr="00736EA8">
              <w:rPr>
                <w:lang w:eastAsia="zh-CN"/>
              </w:rPr>
              <w:t>Srv</w:t>
            </w:r>
            <w:proofErr w:type="spellEnd"/>
          </w:p>
        </w:tc>
        <w:tc>
          <w:tcPr>
            <w:tcW w:w="864" w:type="pct"/>
            <w:tcBorders>
              <w:top w:val="nil"/>
              <w:left w:val="nil"/>
              <w:bottom w:val="single" w:color="auto" w:sz="4" w:space="0"/>
              <w:right w:val="nil"/>
            </w:tcBorders>
            <w:shd w:val="clear" w:color="auto" w:fill="auto"/>
            <w:noWrap/>
            <w:vAlign w:val="bottom"/>
            <w:hideMark/>
          </w:tcPr>
          <w:p w:rsidRPr="00736EA8" w:rsidR="00AA2E54" w:rsidP="00952137" w:rsidRDefault="00AA2E54" w14:paraId="6D855290" w14:textId="77777777">
            <w:pPr>
              <w:pStyle w:val="TableText"/>
              <w:tabs>
                <w:tab w:val="decimal" w:pos="615"/>
              </w:tabs>
              <w:rPr>
                <w:lang w:eastAsia="zh-CN"/>
              </w:rPr>
            </w:pPr>
            <w:r w:rsidRPr="00736EA8">
              <w:rPr>
                <w:lang w:eastAsia="zh-CN"/>
              </w:rPr>
              <w:t>0.07</w:t>
            </w:r>
          </w:p>
        </w:tc>
        <w:tc>
          <w:tcPr>
            <w:tcW w:w="848" w:type="pct"/>
            <w:tcBorders>
              <w:top w:val="nil"/>
              <w:left w:val="nil"/>
              <w:bottom w:val="single" w:color="auto" w:sz="4" w:space="0"/>
              <w:right w:val="nil"/>
            </w:tcBorders>
            <w:shd w:val="clear" w:color="auto" w:fill="auto"/>
            <w:noWrap/>
            <w:vAlign w:val="bottom"/>
            <w:hideMark/>
          </w:tcPr>
          <w:p w:rsidRPr="00736EA8" w:rsidR="00AA2E54" w:rsidP="00952137" w:rsidRDefault="00AA2E54" w14:paraId="2EBD56A6" w14:textId="77777777">
            <w:pPr>
              <w:pStyle w:val="TableText"/>
              <w:tabs>
                <w:tab w:val="decimal" w:pos="615"/>
              </w:tabs>
              <w:rPr>
                <w:lang w:eastAsia="zh-CN"/>
              </w:rPr>
            </w:pPr>
            <w:r w:rsidRPr="00736EA8">
              <w:rPr>
                <w:lang w:eastAsia="zh-CN"/>
              </w:rPr>
              <w:t>0.06</w:t>
            </w:r>
          </w:p>
        </w:tc>
        <w:tc>
          <w:tcPr>
            <w:tcW w:w="848" w:type="pct"/>
            <w:tcBorders>
              <w:top w:val="nil"/>
              <w:left w:val="nil"/>
              <w:bottom w:val="single" w:color="auto" w:sz="4" w:space="0"/>
              <w:right w:val="nil"/>
            </w:tcBorders>
            <w:shd w:val="clear" w:color="auto" w:fill="auto"/>
            <w:noWrap/>
            <w:vAlign w:val="bottom"/>
            <w:hideMark/>
          </w:tcPr>
          <w:p w:rsidRPr="00736EA8" w:rsidR="00AA2E54" w:rsidP="00952137" w:rsidRDefault="00AA2E54" w14:paraId="30B1ED5B" w14:textId="77777777">
            <w:pPr>
              <w:pStyle w:val="TableText"/>
              <w:tabs>
                <w:tab w:val="decimal" w:pos="615"/>
              </w:tabs>
              <w:rPr>
                <w:lang w:eastAsia="zh-CN"/>
              </w:rPr>
            </w:pPr>
            <w:r w:rsidRPr="00736EA8">
              <w:rPr>
                <w:lang w:eastAsia="zh-CN"/>
              </w:rPr>
              <w:t>0.03</w:t>
            </w:r>
          </w:p>
        </w:tc>
        <w:tc>
          <w:tcPr>
            <w:tcW w:w="818" w:type="pct"/>
            <w:tcBorders>
              <w:top w:val="nil"/>
              <w:left w:val="nil"/>
              <w:bottom w:val="single" w:color="auto" w:sz="4" w:space="0"/>
              <w:right w:val="nil"/>
            </w:tcBorders>
            <w:shd w:val="clear" w:color="auto" w:fill="auto"/>
            <w:noWrap/>
            <w:vAlign w:val="bottom"/>
            <w:hideMark/>
          </w:tcPr>
          <w:p w:rsidRPr="00736EA8" w:rsidR="00AA2E54" w:rsidP="00952137" w:rsidRDefault="00AA2E54" w14:paraId="34EB87BD" w14:textId="77777777">
            <w:pPr>
              <w:pStyle w:val="TableText"/>
              <w:tabs>
                <w:tab w:val="decimal" w:pos="615"/>
              </w:tabs>
              <w:rPr>
                <w:lang w:eastAsia="zh-CN"/>
              </w:rPr>
            </w:pPr>
            <w:r w:rsidRPr="00736EA8">
              <w:rPr>
                <w:lang w:eastAsia="zh-CN"/>
              </w:rPr>
              <w:t>0.04</w:t>
            </w:r>
          </w:p>
        </w:tc>
        <w:tc>
          <w:tcPr>
            <w:tcW w:w="902" w:type="pct"/>
            <w:tcBorders>
              <w:top w:val="nil"/>
              <w:left w:val="nil"/>
              <w:bottom w:val="single" w:color="auto" w:sz="4" w:space="0"/>
              <w:right w:val="nil"/>
            </w:tcBorders>
            <w:shd w:val="clear" w:color="auto" w:fill="auto"/>
            <w:noWrap/>
            <w:vAlign w:val="bottom"/>
            <w:hideMark/>
          </w:tcPr>
          <w:p w:rsidRPr="00736EA8" w:rsidR="00AA2E54" w:rsidP="00952137" w:rsidRDefault="00AA2E54" w14:paraId="4AC322AB" w14:textId="77777777">
            <w:pPr>
              <w:pStyle w:val="TableText"/>
              <w:tabs>
                <w:tab w:val="decimal" w:pos="615"/>
              </w:tabs>
              <w:rPr>
                <w:lang w:eastAsia="zh-CN"/>
              </w:rPr>
            </w:pPr>
            <w:r w:rsidRPr="00736EA8">
              <w:rPr>
                <w:lang w:eastAsia="zh-CN"/>
              </w:rPr>
              <w:t>0.04</w:t>
            </w:r>
          </w:p>
        </w:tc>
      </w:tr>
    </w:tbl>
    <w:p w:rsidRPr="00D5038D" w:rsidR="00D5038D" w:rsidP="00D5038D" w:rsidRDefault="00D5038D" w14:paraId="11037FD8" w14:textId="1422B8EE">
      <w:pPr>
        <w:ind w:right="540"/>
        <w:jc w:val="right"/>
        <w:rPr>
          <w:sz w:val="20"/>
        </w:rPr>
      </w:pPr>
      <w:r w:rsidRPr="00D5038D">
        <w:rPr>
          <w:sz w:val="20"/>
        </w:rPr>
        <w:t>(continued)</w:t>
      </w:r>
      <w:r w:rsidRPr="00D5038D">
        <w:rPr>
          <w:sz w:val="20"/>
        </w:rPr>
        <w:br w:type="page"/>
      </w:r>
    </w:p>
    <w:p w:rsidRPr="00733E59" w:rsidR="00D5038D" w:rsidP="00D5038D" w:rsidRDefault="00D5038D" w14:paraId="6AF65204" w14:textId="40D35BDF">
      <w:pPr>
        <w:pStyle w:val="TableTitleContinued"/>
      </w:pPr>
      <w:r w:rsidRPr="00733E59">
        <w:t xml:space="preserve">Table </w:t>
      </w:r>
      <w:r>
        <w:t>6</w:t>
      </w:r>
      <w:r w:rsidRPr="00733E59">
        <w:t>-</w:t>
      </w:r>
      <w:r>
        <w:t>2.</w:t>
      </w:r>
      <w:r>
        <w:tab/>
      </w:r>
      <w:r>
        <w:t>I</w:t>
      </w:r>
      <w:r w:rsidRPr="00733E59">
        <w:t xml:space="preserve">nput </w:t>
      </w:r>
      <w:r>
        <w:t>Cost S</w:t>
      </w:r>
      <w:r w:rsidRPr="00733E59">
        <w:t>hare</w:t>
      </w:r>
      <w:r>
        <w:t>s</w:t>
      </w:r>
      <w:r w:rsidRPr="00733E59">
        <w:t xml:space="preserve"> for </w:t>
      </w:r>
      <w:r>
        <w:t>Second-Generation</w:t>
      </w:r>
      <w:r w:rsidRPr="00733E59">
        <w:t xml:space="preserve"> </w:t>
      </w:r>
      <w:r>
        <w:t>B</w:t>
      </w:r>
      <w:r w:rsidRPr="00733E59">
        <w:t xml:space="preserve">iofuels </w:t>
      </w:r>
      <w:r>
        <w:t>Production, 2015 (continued)</w:t>
      </w:r>
    </w:p>
    <w:tbl>
      <w:tblPr>
        <w:tblW w:w="4674" w:type="pct"/>
        <w:tblLook w:val="04A0" w:firstRow="1" w:lastRow="0" w:firstColumn="1" w:lastColumn="0" w:noHBand="0" w:noVBand="1"/>
      </w:tblPr>
      <w:tblGrid>
        <w:gridCol w:w="1259"/>
        <w:gridCol w:w="1512"/>
        <w:gridCol w:w="1484"/>
        <w:gridCol w:w="1484"/>
        <w:gridCol w:w="1432"/>
        <w:gridCol w:w="1579"/>
      </w:tblGrid>
      <w:tr w:rsidRPr="00EF16DA" w:rsidR="00D5038D" w:rsidTr="00D5038D" w14:paraId="010CAD6D" w14:textId="77777777">
        <w:trPr>
          <w:trHeight w:val="312"/>
        </w:trPr>
        <w:tc>
          <w:tcPr>
            <w:tcW w:w="719" w:type="pct"/>
            <w:tcBorders>
              <w:top w:val="double" w:color="auto" w:sz="6" w:space="0"/>
              <w:left w:val="nil"/>
              <w:bottom w:val="single" w:color="auto" w:sz="4" w:space="0"/>
              <w:right w:val="nil"/>
            </w:tcBorders>
            <w:shd w:val="clear" w:color="auto" w:fill="auto"/>
            <w:noWrap/>
            <w:vAlign w:val="center"/>
            <w:hideMark/>
          </w:tcPr>
          <w:p w:rsidRPr="00EF16DA" w:rsidR="00D5038D" w:rsidP="00096E94" w:rsidRDefault="00D5038D" w14:paraId="06B56562" w14:textId="77777777">
            <w:pPr>
              <w:pStyle w:val="TableHeader"/>
              <w:rPr>
                <w:lang w:eastAsia="zh-CN"/>
              </w:rPr>
            </w:pPr>
            <w:r>
              <w:rPr>
                <w:lang w:eastAsia="zh-CN"/>
              </w:rPr>
              <w:t>Item</w:t>
            </w:r>
          </w:p>
        </w:tc>
        <w:tc>
          <w:tcPr>
            <w:tcW w:w="864" w:type="pct"/>
            <w:tcBorders>
              <w:top w:val="double" w:color="auto" w:sz="6" w:space="0"/>
              <w:left w:val="nil"/>
              <w:bottom w:val="single" w:color="auto" w:sz="4" w:space="0"/>
              <w:right w:val="nil"/>
            </w:tcBorders>
            <w:shd w:val="clear" w:color="auto" w:fill="auto"/>
            <w:noWrap/>
            <w:vAlign w:val="center"/>
            <w:hideMark/>
          </w:tcPr>
          <w:p w:rsidRPr="00EF16DA" w:rsidR="00D5038D" w:rsidP="00096E94" w:rsidRDefault="00D5038D" w14:paraId="77FF12E0" w14:textId="77777777">
            <w:pPr>
              <w:pStyle w:val="TableHeader"/>
              <w:rPr>
                <w:lang w:eastAsia="zh-CN"/>
              </w:rPr>
            </w:pPr>
            <w:proofErr w:type="spellStart"/>
            <w:r w:rsidRPr="00EF16DA">
              <w:rPr>
                <w:lang w:eastAsia="zh-CN"/>
              </w:rPr>
              <w:t>Swge</w:t>
            </w:r>
            <w:proofErr w:type="spellEnd"/>
          </w:p>
        </w:tc>
        <w:tc>
          <w:tcPr>
            <w:tcW w:w="848" w:type="pct"/>
            <w:tcBorders>
              <w:top w:val="double" w:color="auto" w:sz="6" w:space="0"/>
              <w:left w:val="nil"/>
              <w:bottom w:val="single" w:color="auto" w:sz="4" w:space="0"/>
              <w:right w:val="nil"/>
            </w:tcBorders>
            <w:shd w:val="clear" w:color="auto" w:fill="auto"/>
            <w:noWrap/>
            <w:vAlign w:val="center"/>
            <w:hideMark/>
          </w:tcPr>
          <w:p w:rsidRPr="00EF16DA" w:rsidR="00D5038D" w:rsidP="00096E94" w:rsidRDefault="00D5038D" w14:paraId="0F841703" w14:textId="77777777">
            <w:pPr>
              <w:pStyle w:val="TableHeader"/>
              <w:rPr>
                <w:lang w:eastAsia="zh-CN"/>
              </w:rPr>
            </w:pPr>
            <w:proofErr w:type="spellStart"/>
            <w:r w:rsidRPr="00EF16DA">
              <w:rPr>
                <w:lang w:eastAsia="zh-CN"/>
              </w:rPr>
              <w:t>Msce</w:t>
            </w:r>
            <w:proofErr w:type="spellEnd"/>
          </w:p>
        </w:tc>
        <w:tc>
          <w:tcPr>
            <w:tcW w:w="848" w:type="pct"/>
            <w:tcBorders>
              <w:top w:val="double" w:color="auto" w:sz="6" w:space="0"/>
              <w:left w:val="nil"/>
              <w:bottom w:val="single" w:color="auto" w:sz="4" w:space="0"/>
              <w:right w:val="nil"/>
            </w:tcBorders>
            <w:shd w:val="clear" w:color="auto" w:fill="auto"/>
            <w:noWrap/>
            <w:vAlign w:val="center"/>
            <w:hideMark/>
          </w:tcPr>
          <w:p w:rsidRPr="00EF16DA" w:rsidR="00D5038D" w:rsidP="00096E94" w:rsidRDefault="00D5038D" w14:paraId="5973767A" w14:textId="77777777">
            <w:pPr>
              <w:pStyle w:val="TableHeader"/>
              <w:rPr>
                <w:lang w:eastAsia="zh-CN"/>
              </w:rPr>
            </w:pPr>
            <w:proofErr w:type="spellStart"/>
            <w:proofErr w:type="gramStart"/>
            <w:r w:rsidRPr="00EF16DA">
              <w:rPr>
                <w:lang w:eastAsia="zh-CN"/>
              </w:rPr>
              <w:t>ArsE</w:t>
            </w:r>
            <w:proofErr w:type="spellEnd"/>
            <w:proofErr w:type="gramEnd"/>
          </w:p>
        </w:tc>
        <w:tc>
          <w:tcPr>
            <w:tcW w:w="818" w:type="pct"/>
            <w:tcBorders>
              <w:top w:val="double" w:color="auto" w:sz="6" w:space="0"/>
              <w:left w:val="nil"/>
              <w:bottom w:val="single" w:color="auto" w:sz="4" w:space="0"/>
              <w:right w:val="nil"/>
            </w:tcBorders>
            <w:shd w:val="clear" w:color="auto" w:fill="auto"/>
            <w:noWrap/>
            <w:vAlign w:val="center"/>
            <w:hideMark/>
          </w:tcPr>
          <w:p w:rsidRPr="00EF16DA" w:rsidR="00D5038D" w:rsidP="00096E94" w:rsidRDefault="00D5038D" w14:paraId="3D94FC7D" w14:textId="77777777">
            <w:pPr>
              <w:pStyle w:val="TableHeader"/>
              <w:rPr>
                <w:lang w:eastAsia="zh-CN"/>
              </w:rPr>
            </w:pPr>
            <w:proofErr w:type="spellStart"/>
            <w:r w:rsidRPr="00EF16DA">
              <w:rPr>
                <w:lang w:eastAsia="zh-CN"/>
              </w:rPr>
              <w:t>FrsE</w:t>
            </w:r>
            <w:proofErr w:type="spellEnd"/>
          </w:p>
        </w:tc>
        <w:tc>
          <w:tcPr>
            <w:tcW w:w="902" w:type="pct"/>
            <w:tcBorders>
              <w:top w:val="double" w:color="auto" w:sz="6" w:space="0"/>
              <w:left w:val="nil"/>
              <w:bottom w:val="single" w:color="auto" w:sz="4" w:space="0"/>
              <w:right w:val="nil"/>
            </w:tcBorders>
            <w:shd w:val="clear" w:color="auto" w:fill="auto"/>
            <w:noWrap/>
            <w:vAlign w:val="center"/>
            <w:hideMark/>
          </w:tcPr>
          <w:p w:rsidRPr="00EF16DA" w:rsidR="00D5038D" w:rsidP="00096E94" w:rsidRDefault="00D5038D" w14:paraId="17A71CE8" w14:textId="77777777">
            <w:pPr>
              <w:pStyle w:val="TableHeader"/>
              <w:rPr>
                <w:lang w:eastAsia="zh-CN"/>
              </w:rPr>
            </w:pPr>
            <w:proofErr w:type="spellStart"/>
            <w:r w:rsidRPr="00EF16DA">
              <w:rPr>
                <w:lang w:eastAsia="zh-CN"/>
              </w:rPr>
              <w:t>FrwE</w:t>
            </w:r>
            <w:proofErr w:type="spellEnd"/>
          </w:p>
        </w:tc>
      </w:tr>
      <w:tr w:rsidRPr="00EF16DA" w:rsidR="00AA2E54" w:rsidTr="00D5038D" w14:paraId="038F7056" w14:textId="77777777">
        <w:trPr>
          <w:trHeight w:val="300"/>
        </w:trPr>
        <w:tc>
          <w:tcPr>
            <w:tcW w:w="719" w:type="pct"/>
            <w:tcBorders>
              <w:top w:val="nil"/>
              <w:left w:val="nil"/>
              <w:bottom w:val="nil"/>
              <w:right w:val="nil"/>
            </w:tcBorders>
            <w:shd w:val="clear" w:color="auto" w:fill="auto"/>
            <w:noWrap/>
            <w:vAlign w:val="bottom"/>
            <w:hideMark/>
          </w:tcPr>
          <w:p w:rsidRPr="00736EA8" w:rsidR="00AA2E54" w:rsidP="00952137" w:rsidRDefault="00AA2E54" w14:paraId="511DA2C5" w14:textId="5E201CF3">
            <w:pPr>
              <w:pStyle w:val="TableText"/>
              <w:rPr>
                <w:lang w:eastAsia="zh-CN"/>
              </w:rPr>
            </w:pPr>
            <w:proofErr w:type="spellStart"/>
            <w:r w:rsidRPr="00736EA8">
              <w:rPr>
                <w:lang w:eastAsia="zh-CN"/>
              </w:rPr>
              <w:t>RodF</w:t>
            </w:r>
            <w:proofErr w:type="spellEnd"/>
          </w:p>
        </w:tc>
        <w:tc>
          <w:tcPr>
            <w:tcW w:w="864" w:type="pct"/>
            <w:tcBorders>
              <w:top w:val="nil"/>
              <w:left w:val="nil"/>
              <w:bottom w:val="nil"/>
              <w:right w:val="nil"/>
            </w:tcBorders>
            <w:shd w:val="clear" w:color="auto" w:fill="auto"/>
            <w:noWrap/>
            <w:vAlign w:val="bottom"/>
            <w:hideMark/>
          </w:tcPr>
          <w:p w:rsidRPr="00736EA8" w:rsidR="00AA2E54" w:rsidP="00952137" w:rsidRDefault="00AA2E54" w14:paraId="78FA38BA" w14:textId="77777777">
            <w:pPr>
              <w:pStyle w:val="TableText"/>
              <w:tabs>
                <w:tab w:val="decimal" w:pos="615"/>
              </w:tabs>
              <w:rPr>
                <w:lang w:eastAsia="zh-CN"/>
              </w:rPr>
            </w:pPr>
            <w:r w:rsidRPr="00736EA8">
              <w:rPr>
                <w:lang w:eastAsia="zh-CN"/>
              </w:rPr>
              <w:t>0.05</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325F3D9E" w14:textId="77777777">
            <w:pPr>
              <w:pStyle w:val="TableText"/>
              <w:tabs>
                <w:tab w:val="decimal" w:pos="615"/>
              </w:tabs>
              <w:rPr>
                <w:lang w:eastAsia="zh-CN"/>
              </w:rPr>
            </w:pPr>
            <w:r w:rsidRPr="00736EA8">
              <w:rPr>
                <w:lang w:eastAsia="zh-CN"/>
              </w:rPr>
              <w:t>0.07</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0ACBAE98" w14:textId="77777777">
            <w:pPr>
              <w:pStyle w:val="TableText"/>
              <w:tabs>
                <w:tab w:val="decimal" w:pos="615"/>
              </w:tabs>
              <w:rPr>
                <w:lang w:eastAsia="zh-CN"/>
              </w:rPr>
            </w:pPr>
            <w:r w:rsidRPr="00736EA8">
              <w:rPr>
                <w:lang w:eastAsia="zh-CN"/>
              </w:rPr>
              <w:t>0.15</w:t>
            </w:r>
          </w:p>
        </w:tc>
        <w:tc>
          <w:tcPr>
            <w:tcW w:w="818" w:type="pct"/>
            <w:tcBorders>
              <w:top w:val="nil"/>
              <w:left w:val="nil"/>
              <w:bottom w:val="nil"/>
              <w:right w:val="nil"/>
            </w:tcBorders>
            <w:shd w:val="clear" w:color="auto" w:fill="auto"/>
            <w:noWrap/>
            <w:vAlign w:val="bottom"/>
            <w:hideMark/>
          </w:tcPr>
          <w:p w:rsidRPr="00736EA8" w:rsidR="00AA2E54" w:rsidP="00952137" w:rsidRDefault="00AA2E54" w14:paraId="42F5A8AD" w14:textId="77777777">
            <w:pPr>
              <w:pStyle w:val="TableText"/>
              <w:tabs>
                <w:tab w:val="decimal" w:pos="615"/>
              </w:tabs>
              <w:rPr>
                <w:lang w:eastAsia="zh-CN"/>
              </w:rPr>
            </w:pPr>
            <w:r w:rsidRPr="00736EA8">
              <w:rPr>
                <w:lang w:eastAsia="zh-CN"/>
              </w:rPr>
              <w:t>0.07</w:t>
            </w:r>
          </w:p>
        </w:tc>
        <w:tc>
          <w:tcPr>
            <w:tcW w:w="902" w:type="pct"/>
            <w:tcBorders>
              <w:top w:val="nil"/>
              <w:left w:val="nil"/>
              <w:bottom w:val="nil"/>
              <w:right w:val="nil"/>
            </w:tcBorders>
            <w:shd w:val="clear" w:color="auto" w:fill="auto"/>
            <w:noWrap/>
            <w:vAlign w:val="bottom"/>
            <w:hideMark/>
          </w:tcPr>
          <w:p w:rsidRPr="00736EA8" w:rsidR="00AA2E54" w:rsidP="00952137" w:rsidRDefault="00AA2E54" w14:paraId="6554DC2C" w14:textId="77777777">
            <w:pPr>
              <w:pStyle w:val="TableText"/>
              <w:tabs>
                <w:tab w:val="decimal" w:pos="615"/>
              </w:tabs>
              <w:rPr>
                <w:lang w:eastAsia="zh-CN"/>
              </w:rPr>
            </w:pPr>
            <w:r w:rsidRPr="00736EA8">
              <w:rPr>
                <w:lang w:eastAsia="zh-CN"/>
              </w:rPr>
              <w:t>0.09</w:t>
            </w:r>
          </w:p>
        </w:tc>
      </w:tr>
      <w:tr w:rsidRPr="00EF16DA" w:rsidR="00AA2E54" w:rsidTr="00D5038D" w14:paraId="069324ED" w14:textId="77777777">
        <w:trPr>
          <w:trHeight w:val="300"/>
        </w:trPr>
        <w:tc>
          <w:tcPr>
            <w:tcW w:w="719" w:type="pct"/>
            <w:tcBorders>
              <w:top w:val="nil"/>
              <w:left w:val="nil"/>
              <w:bottom w:val="nil"/>
              <w:right w:val="nil"/>
            </w:tcBorders>
            <w:shd w:val="clear" w:color="auto" w:fill="auto"/>
            <w:noWrap/>
            <w:vAlign w:val="bottom"/>
            <w:hideMark/>
          </w:tcPr>
          <w:p w:rsidRPr="00736EA8" w:rsidR="00AA2E54" w:rsidP="00952137" w:rsidRDefault="00AA2E54" w14:paraId="30D53962" w14:textId="77777777">
            <w:pPr>
              <w:pStyle w:val="TableText"/>
              <w:rPr>
                <w:lang w:eastAsia="zh-CN"/>
              </w:rPr>
            </w:pPr>
            <w:proofErr w:type="spellStart"/>
            <w:r w:rsidRPr="00736EA8">
              <w:rPr>
                <w:lang w:eastAsia="zh-CN"/>
              </w:rPr>
              <w:t>Ele</w:t>
            </w:r>
            <w:proofErr w:type="spellEnd"/>
          </w:p>
        </w:tc>
        <w:tc>
          <w:tcPr>
            <w:tcW w:w="864" w:type="pct"/>
            <w:tcBorders>
              <w:top w:val="nil"/>
              <w:left w:val="nil"/>
              <w:bottom w:val="nil"/>
              <w:right w:val="nil"/>
            </w:tcBorders>
            <w:shd w:val="clear" w:color="auto" w:fill="auto"/>
            <w:noWrap/>
            <w:vAlign w:val="bottom"/>
            <w:hideMark/>
          </w:tcPr>
          <w:p w:rsidRPr="00736EA8" w:rsidR="00AA2E54" w:rsidP="00952137" w:rsidRDefault="00AA2E54" w14:paraId="7F072988" w14:textId="77777777">
            <w:pPr>
              <w:pStyle w:val="TableText"/>
              <w:tabs>
                <w:tab w:val="decimal" w:pos="615"/>
              </w:tabs>
              <w:rPr>
                <w:lang w:eastAsia="zh-CN"/>
              </w:rPr>
            </w:pPr>
            <w:r>
              <w:rPr>
                <w:lang w:eastAsia="zh-CN"/>
              </w:rPr>
              <w:t>−</w:t>
            </w:r>
            <w:r w:rsidRPr="00736EA8">
              <w:rPr>
                <w:lang w:eastAsia="zh-CN"/>
              </w:rPr>
              <w:t>0.06</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50D14ACE" w14:textId="77777777">
            <w:pPr>
              <w:pStyle w:val="TableText"/>
              <w:tabs>
                <w:tab w:val="decimal" w:pos="615"/>
              </w:tabs>
              <w:rPr>
                <w:lang w:eastAsia="zh-CN"/>
              </w:rPr>
            </w:pPr>
            <w:r w:rsidRPr="00736EA8">
              <w:rPr>
                <w:lang w:eastAsia="zh-CN"/>
              </w:rPr>
              <w:t>0.03</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082F992E" w14:textId="77777777">
            <w:pPr>
              <w:pStyle w:val="TableText"/>
              <w:tabs>
                <w:tab w:val="decimal" w:pos="615"/>
              </w:tabs>
              <w:rPr>
                <w:lang w:eastAsia="zh-CN"/>
              </w:rPr>
            </w:pPr>
            <w:r w:rsidRPr="00736EA8">
              <w:rPr>
                <w:lang w:eastAsia="zh-CN"/>
              </w:rPr>
              <w:t>0.01</w:t>
            </w:r>
          </w:p>
        </w:tc>
        <w:tc>
          <w:tcPr>
            <w:tcW w:w="818" w:type="pct"/>
            <w:tcBorders>
              <w:top w:val="nil"/>
              <w:left w:val="nil"/>
              <w:bottom w:val="nil"/>
              <w:right w:val="nil"/>
            </w:tcBorders>
            <w:shd w:val="clear" w:color="auto" w:fill="auto"/>
            <w:noWrap/>
            <w:vAlign w:val="bottom"/>
            <w:hideMark/>
          </w:tcPr>
          <w:p w:rsidRPr="00736EA8" w:rsidR="00AA2E54" w:rsidP="00952137" w:rsidRDefault="00AA2E54" w14:paraId="2514331C" w14:textId="77777777">
            <w:pPr>
              <w:pStyle w:val="TableText"/>
              <w:tabs>
                <w:tab w:val="decimal" w:pos="615"/>
              </w:tabs>
              <w:rPr>
                <w:lang w:eastAsia="zh-CN"/>
              </w:rPr>
            </w:pPr>
            <w:r w:rsidRPr="00736EA8">
              <w:rPr>
                <w:lang w:eastAsia="zh-CN"/>
              </w:rPr>
              <w:t>0.01</w:t>
            </w:r>
          </w:p>
        </w:tc>
        <w:tc>
          <w:tcPr>
            <w:tcW w:w="902" w:type="pct"/>
            <w:tcBorders>
              <w:top w:val="nil"/>
              <w:left w:val="nil"/>
              <w:bottom w:val="nil"/>
              <w:right w:val="nil"/>
            </w:tcBorders>
            <w:shd w:val="clear" w:color="auto" w:fill="auto"/>
            <w:noWrap/>
            <w:vAlign w:val="bottom"/>
            <w:hideMark/>
          </w:tcPr>
          <w:p w:rsidRPr="00736EA8" w:rsidR="00AA2E54" w:rsidP="00952137" w:rsidRDefault="00AA2E54" w14:paraId="12F971E5" w14:textId="77777777">
            <w:pPr>
              <w:pStyle w:val="TableText"/>
              <w:tabs>
                <w:tab w:val="decimal" w:pos="615"/>
              </w:tabs>
              <w:rPr>
                <w:lang w:eastAsia="zh-CN"/>
              </w:rPr>
            </w:pPr>
            <w:r w:rsidRPr="00736EA8">
              <w:rPr>
                <w:lang w:eastAsia="zh-CN"/>
              </w:rPr>
              <w:t>0.01</w:t>
            </w:r>
          </w:p>
        </w:tc>
      </w:tr>
      <w:tr w:rsidRPr="00EF16DA" w:rsidR="00AA2E54" w:rsidTr="00D5038D" w14:paraId="59B0FEAB" w14:textId="77777777">
        <w:trPr>
          <w:trHeight w:val="300"/>
        </w:trPr>
        <w:tc>
          <w:tcPr>
            <w:tcW w:w="719" w:type="pct"/>
            <w:tcBorders>
              <w:top w:val="nil"/>
              <w:left w:val="nil"/>
              <w:bottom w:val="nil"/>
              <w:right w:val="nil"/>
            </w:tcBorders>
            <w:shd w:val="clear" w:color="auto" w:fill="auto"/>
            <w:noWrap/>
            <w:vAlign w:val="bottom"/>
            <w:hideMark/>
          </w:tcPr>
          <w:p w:rsidRPr="00736EA8" w:rsidR="00AA2E54" w:rsidP="00952137" w:rsidRDefault="00AA2E54" w14:paraId="55FC5D8E" w14:textId="77777777">
            <w:pPr>
              <w:pStyle w:val="TableText"/>
              <w:rPr>
                <w:lang w:eastAsia="zh-CN"/>
              </w:rPr>
            </w:pPr>
            <w:r w:rsidRPr="00736EA8">
              <w:rPr>
                <w:lang w:eastAsia="zh-CN"/>
              </w:rPr>
              <w:t>Gas</w:t>
            </w:r>
          </w:p>
        </w:tc>
        <w:tc>
          <w:tcPr>
            <w:tcW w:w="864" w:type="pct"/>
            <w:tcBorders>
              <w:top w:val="nil"/>
              <w:left w:val="nil"/>
              <w:bottom w:val="nil"/>
              <w:right w:val="nil"/>
            </w:tcBorders>
            <w:shd w:val="clear" w:color="auto" w:fill="auto"/>
            <w:noWrap/>
            <w:vAlign w:val="bottom"/>
            <w:hideMark/>
          </w:tcPr>
          <w:p w:rsidRPr="00736EA8" w:rsidR="00AA2E54" w:rsidP="00952137" w:rsidRDefault="00AA2E54" w14:paraId="4D9DF909" w14:textId="77777777">
            <w:pPr>
              <w:pStyle w:val="TableText"/>
              <w:tabs>
                <w:tab w:val="decimal" w:pos="615"/>
              </w:tabs>
              <w:rPr>
                <w:lang w:eastAsia="zh-CN"/>
              </w:rPr>
            </w:pPr>
            <w:r>
              <w:rPr>
                <w:lang w:eastAsia="zh-CN"/>
              </w:rPr>
              <w:t> </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4067B00D" w14:textId="77777777">
            <w:pPr>
              <w:pStyle w:val="TableText"/>
              <w:tabs>
                <w:tab w:val="decimal" w:pos="615"/>
              </w:tabs>
              <w:rPr>
                <w:lang w:eastAsia="zh-CN"/>
              </w:rPr>
            </w:pPr>
            <w:r w:rsidRPr="00736EA8">
              <w:rPr>
                <w:lang w:eastAsia="zh-CN"/>
              </w:rPr>
              <w:t>0.03</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64D9BE22" w14:textId="77777777">
            <w:pPr>
              <w:pStyle w:val="TableText"/>
              <w:tabs>
                <w:tab w:val="decimal" w:pos="615"/>
              </w:tabs>
              <w:rPr>
                <w:lang w:eastAsia="zh-CN"/>
              </w:rPr>
            </w:pPr>
            <w:r w:rsidRPr="00736EA8">
              <w:rPr>
                <w:lang w:eastAsia="zh-CN"/>
              </w:rPr>
              <w:t>0.01</w:t>
            </w:r>
          </w:p>
        </w:tc>
        <w:tc>
          <w:tcPr>
            <w:tcW w:w="818" w:type="pct"/>
            <w:tcBorders>
              <w:top w:val="nil"/>
              <w:left w:val="nil"/>
              <w:bottom w:val="nil"/>
              <w:right w:val="nil"/>
            </w:tcBorders>
            <w:shd w:val="clear" w:color="auto" w:fill="auto"/>
            <w:noWrap/>
            <w:vAlign w:val="bottom"/>
            <w:hideMark/>
          </w:tcPr>
          <w:p w:rsidRPr="00736EA8" w:rsidR="00AA2E54" w:rsidP="00952137" w:rsidRDefault="00AA2E54" w14:paraId="10600F46" w14:textId="77777777">
            <w:pPr>
              <w:pStyle w:val="TableText"/>
              <w:tabs>
                <w:tab w:val="decimal" w:pos="615"/>
              </w:tabs>
              <w:rPr>
                <w:lang w:eastAsia="zh-CN"/>
              </w:rPr>
            </w:pPr>
            <w:r>
              <w:rPr>
                <w:lang w:eastAsia="zh-CN"/>
              </w:rPr>
              <w:t> </w:t>
            </w:r>
          </w:p>
        </w:tc>
        <w:tc>
          <w:tcPr>
            <w:tcW w:w="902" w:type="pct"/>
            <w:tcBorders>
              <w:top w:val="nil"/>
              <w:left w:val="nil"/>
              <w:bottom w:val="nil"/>
              <w:right w:val="nil"/>
            </w:tcBorders>
            <w:shd w:val="clear" w:color="auto" w:fill="auto"/>
            <w:noWrap/>
            <w:vAlign w:val="bottom"/>
            <w:hideMark/>
          </w:tcPr>
          <w:p w:rsidRPr="00736EA8" w:rsidR="00AA2E54" w:rsidP="00952137" w:rsidRDefault="00AA2E54" w14:paraId="503699A4" w14:textId="77777777">
            <w:pPr>
              <w:pStyle w:val="TableText"/>
              <w:tabs>
                <w:tab w:val="decimal" w:pos="615"/>
              </w:tabs>
              <w:rPr>
                <w:lang w:eastAsia="zh-CN"/>
              </w:rPr>
            </w:pPr>
            <w:r>
              <w:rPr>
                <w:lang w:eastAsia="zh-CN"/>
              </w:rPr>
              <w:t> </w:t>
            </w:r>
          </w:p>
        </w:tc>
      </w:tr>
      <w:tr w:rsidRPr="00EF16DA" w:rsidR="00AA2E54" w:rsidTr="00D5038D" w14:paraId="0B457667" w14:textId="77777777">
        <w:trPr>
          <w:trHeight w:val="300"/>
        </w:trPr>
        <w:tc>
          <w:tcPr>
            <w:tcW w:w="719" w:type="pct"/>
            <w:tcBorders>
              <w:top w:val="nil"/>
              <w:left w:val="nil"/>
              <w:bottom w:val="nil"/>
              <w:right w:val="nil"/>
            </w:tcBorders>
            <w:shd w:val="clear" w:color="auto" w:fill="auto"/>
            <w:noWrap/>
            <w:vAlign w:val="bottom"/>
            <w:hideMark/>
          </w:tcPr>
          <w:p w:rsidRPr="00736EA8" w:rsidR="00AA2E54" w:rsidP="00952137" w:rsidRDefault="00AA2E54" w14:paraId="7626DB02" w14:textId="77777777">
            <w:pPr>
              <w:pStyle w:val="TableText"/>
              <w:rPr>
                <w:lang w:eastAsia="zh-CN"/>
              </w:rPr>
            </w:pPr>
            <w:r w:rsidRPr="00736EA8">
              <w:rPr>
                <w:lang w:eastAsia="zh-CN"/>
              </w:rPr>
              <w:t>Oil</w:t>
            </w:r>
          </w:p>
        </w:tc>
        <w:tc>
          <w:tcPr>
            <w:tcW w:w="864" w:type="pct"/>
            <w:tcBorders>
              <w:top w:val="nil"/>
              <w:left w:val="nil"/>
              <w:bottom w:val="nil"/>
              <w:right w:val="nil"/>
            </w:tcBorders>
            <w:shd w:val="clear" w:color="auto" w:fill="auto"/>
            <w:noWrap/>
            <w:vAlign w:val="bottom"/>
            <w:hideMark/>
          </w:tcPr>
          <w:p w:rsidRPr="00736EA8" w:rsidR="00AA2E54" w:rsidP="00952137" w:rsidRDefault="00AA2E54" w14:paraId="4BACC35A" w14:textId="77777777">
            <w:pPr>
              <w:pStyle w:val="TableText"/>
              <w:tabs>
                <w:tab w:val="decimal" w:pos="615"/>
              </w:tabs>
              <w:rPr>
                <w:lang w:eastAsia="zh-CN"/>
              </w:rPr>
            </w:pPr>
            <w:r>
              <w:rPr>
                <w:lang w:eastAsia="zh-CN"/>
              </w:rPr>
              <w:t> </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3DCF35A1" w14:textId="77777777">
            <w:pPr>
              <w:pStyle w:val="TableText"/>
              <w:tabs>
                <w:tab w:val="decimal" w:pos="615"/>
              </w:tabs>
              <w:rPr>
                <w:lang w:eastAsia="zh-CN"/>
              </w:rPr>
            </w:pPr>
            <w:r>
              <w:rPr>
                <w:lang w:eastAsia="zh-CN"/>
              </w:rPr>
              <w:t> </w:t>
            </w:r>
          </w:p>
        </w:tc>
        <w:tc>
          <w:tcPr>
            <w:tcW w:w="848" w:type="pct"/>
            <w:tcBorders>
              <w:top w:val="nil"/>
              <w:left w:val="nil"/>
              <w:bottom w:val="nil"/>
              <w:right w:val="nil"/>
            </w:tcBorders>
            <w:shd w:val="clear" w:color="auto" w:fill="auto"/>
            <w:noWrap/>
            <w:vAlign w:val="bottom"/>
            <w:hideMark/>
          </w:tcPr>
          <w:p w:rsidRPr="00736EA8" w:rsidR="00AA2E54" w:rsidP="00952137" w:rsidRDefault="00AA2E54" w14:paraId="51492479" w14:textId="77777777">
            <w:pPr>
              <w:pStyle w:val="TableText"/>
              <w:tabs>
                <w:tab w:val="decimal" w:pos="615"/>
              </w:tabs>
              <w:rPr>
                <w:lang w:eastAsia="zh-CN"/>
              </w:rPr>
            </w:pPr>
            <w:r>
              <w:rPr>
                <w:lang w:eastAsia="zh-CN"/>
              </w:rPr>
              <w:t> </w:t>
            </w:r>
          </w:p>
        </w:tc>
        <w:tc>
          <w:tcPr>
            <w:tcW w:w="818" w:type="pct"/>
            <w:tcBorders>
              <w:top w:val="nil"/>
              <w:left w:val="nil"/>
              <w:bottom w:val="nil"/>
              <w:right w:val="nil"/>
            </w:tcBorders>
            <w:shd w:val="clear" w:color="auto" w:fill="auto"/>
            <w:noWrap/>
            <w:vAlign w:val="bottom"/>
            <w:hideMark/>
          </w:tcPr>
          <w:p w:rsidRPr="00736EA8" w:rsidR="00AA2E54" w:rsidP="00952137" w:rsidRDefault="00AA2E54" w14:paraId="7E091EA1" w14:textId="77777777">
            <w:pPr>
              <w:pStyle w:val="TableText"/>
              <w:tabs>
                <w:tab w:val="decimal" w:pos="615"/>
              </w:tabs>
              <w:rPr>
                <w:lang w:eastAsia="zh-CN"/>
              </w:rPr>
            </w:pPr>
            <w:r w:rsidRPr="00736EA8">
              <w:rPr>
                <w:lang w:eastAsia="zh-CN"/>
              </w:rPr>
              <w:t>0.01</w:t>
            </w:r>
          </w:p>
        </w:tc>
        <w:tc>
          <w:tcPr>
            <w:tcW w:w="902" w:type="pct"/>
            <w:tcBorders>
              <w:top w:val="nil"/>
              <w:left w:val="nil"/>
              <w:bottom w:val="nil"/>
              <w:right w:val="nil"/>
            </w:tcBorders>
            <w:shd w:val="clear" w:color="auto" w:fill="auto"/>
            <w:noWrap/>
            <w:vAlign w:val="bottom"/>
            <w:hideMark/>
          </w:tcPr>
          <w:p w:rsidRPr="00736EA8" w:rsidR="00AA2E54" w:rsidP="00952137" w:rsidRDefault="00AA2E54" w14:paraId="3EE8FD2D" w14:textId="77777777">
            <w:pPr>
              <w:pStyle w:val="TableText"/>
              <w:tabs>
                <w:tab w:val="decimal" w:pos="615"/>
              </w:tabs>
              <w:rPr>
                <w:lang w:eastAsia="zh-CN"/>
              </w:rPr>
            </w:pPr>
            <w:r w:rsidRPr="00736EA8">
              <w:rPr>
                <w:lang w:eastAsia="zh-CN"/>
              </w:rPr>
              <w:t>0.01</w:t>
            </w:r>
          </w:p>
        </w:tc>
      </w:tr>
      <w:tr w:rsidRPr="00EF16DA" w:rsidR="00AA2E54" w:rsidTr="00D5038D" w14:paraId="3D347FAB" w14:textId="77777777">
        <w:trPr>
          <w:trHeight w:val="300"/>
        </w:trPr>
        <w:tc>
          <w:tcPr>
            <w:tcW w:w="719" w:type="pct"/>
            <w:tcBorders>
              <w:top w:val="nil"/>
              <w:left w:val="nil"/>
              <w:bottom w:val="double" w:color="auto" w:sz="6" w:space="0"/>
              <w:right w:val="nil"/>
            </w:tcBorders>
            <w:shd w:val="clear" w:color="auto" w:fill="auto"/>
            <w:noWrap/>
            <w:vAlign w:val="center"/>
            <w:hideMark/>
          </w:tcPr>
          <w:p w:rsidRPr="00736EA8" w:rsidR="00AA2E54" w:rsidP="00952137" w:rsidRDefault="00AA2E54" w14:paraId="02DBF2BC" w14:textId="77777777">
            <w:pPr>
              <w:pStyle w:val="TableText"/>
              <w:rPr>
                <w:b/>
                <w:lang w:eastAsia="zh-CN"/>
              </w:rPr>
            </w:pPr>
            <w:r w:rsidRPr="00736EA8">
              <w:rPr>
                <w:b/>
                <w:lang w:eastAsia="zh-CN"/>
              </w:rPr>
              <w:t>Total</w:t>
            </w:r>
          </w:p>
        </w:tc>
        <w:tc>
          <w:tcPr>
            <w:tcW w:w="864" w:type="pct"/>
            <w:tcBorders>
              <w:top w:val="nil"/>
              <w:left w:val="nil"/>
              <w:bottom w:val="double" w:color="auto" w:sz="6" w:space="0"/>
              <w:right w:val="nil"/>
            </w:tcBorders>
            <w:shd w:val="clear" w:color="auto" w:fill="auto"/>
            <w:noWrap/>
            <w:vAlign w:val="center"/>
            <w:hideMark/>
          </w:tcPr>
          <w:p w:rsidRPr="00736EA8" w:rsidR="00AA2E54" w:rsidP="00952137" w:rsidRDefault="00AA2E54" w14:paraId="4AFBDB4E" w14:textId="77777777">
            <w:pPr>
              <w:pStyle w:val="TableText"/>
              <w:tabs>
                <w:tab w:val="decimal" w:pos="615"/>
              </w:tabs>
              <w:rPr>
                <w:b/>
                <w:lang w:eastAsia="zh-CN"/>
              </w:rPr>
            </w:pPr>
            <w:r w:rsidRPr="00736EA8">
              <w:rPr>
                <w:b/>
                <w:lang w:eastAsia="zh-CN"/>
              </w:rPr>
              <w:t>1.00</w:t>
            </w:r>
          </w:p>
        </w:tc>
        <w:tc>
          <w:tcPr>
            <w:tcW w:w="848" w:type="pct"/>
            <w:tcBorders>
              <w:top w:val="nil"/>
              <w:left w:val="nil"/>
              <w:bottom w:val="double" w:color="auto" w:sz="6" w:space="0"/>
              <w:right w:val="nil"/>
            </w:tcBorders>
            <w:shd w:val="clear" w:color="auto" w:fill="auto"/>
            <w:noWrap/>
            <w:vAlign w:val="center"/>
            <w:hideMark/>
          </w:tcPr>
          <w:p w:rsidRPr="00736EA8" w:rsidR="00AA2E54" w:rsidP="00952137" w:rsidRDefault="00AA2E54" w14:paraId="3B192458" w14:textId="77777777">
            <w:pPr>
              <w:pStyle w:val="TableText"/>
              <w:tabs>
                <w:tab w:val="decimal" w:pos="615"/>
              </w:tabs>
              <w:rPr>
                <w:b/>
                <w:lang w:eastAsia="zh-CN"/>
              </w:rPr>
            </w:pPr>
            <w:r w:rsidRPr="00736EA8">
              <w:rPr>
                <w:b/>
                <w:lang w:eastAsia="zh-CN"/>
              </w:rPr>
              <w:t>1.00</w:t>
            </w:r>
          </w:p>
        </w:tc>
        <w:tc>
          <w:tcPr>
            <w:tcW w:w="848" w:type="pct"/>
            <w:tcBorders>
              <w:top w:val="nil"/>
              <w:left w:val="nil"/>
              <w:bottom w:val="double" w:color="auto" w:sz="6" w:space="0"/>
              <w:right w:val="nil"/>
            </w:tcBorders>
            <w:shd w:val="clear" w:color="auto" w:fill="auto"/>
            <w:noWrap/>
            <w:vAlign w:val="center"/>
            <w:hideMark/>
          </w:tcPr>
          <w:p w:rsidRPr="00736EA8" w:rsidR="00AA2E54" w:rsidP="00952137" w:rsidRDefault="00AA2E54" w14:paraId="4E9408C1" w14:textId="77777777">
            <w:pPr>
              <w:pStyle w:val="TableText"/>
              <w:tabs>
                <w:tab w:val="decimal" w:pos="615"/>
              </w:tabs>
              <w:rPr>
                <w:b/>
                <w:lang w:eastAsia="zh-CN"/>
              </w:rPr>
            </w:pPr>
            <w:r w:rsidRPr="00736EA8">
              <w:rPr>
                <w:b/>
                <w:lang w:eastAsia="zh-CN"/>
              </w:rPr>
              <w:t>1.00</w:t>
            </w:r>
          </w:p>
        </w:tc>
        <w:tc>
          <w:tcPr>
            <w:tcW w:w="818" w:type="pct"/>
            <w:tcBorders>
              <w:top w:val="nil"/>
              <w:left w:val="nil"/>
              <w:bottom w:val="double" w:color="auto" w:sz="6" w:space="0"/>
              <w:right w:val="nil"/>
            </w:tcBorders>
            <w:shd w:val="clear" w:color="auto" w:fill="auto"/>
            <w:noWrap/>
            <w:vAlign w:val="center"/>
            <w:hideMark/>
          </w:tcPr>
          <w:p w:rsidRPr="00736EA8" w:rsidR="00AA2E54" w:rsidP="00952137" w:rsidRDefault="00AA2E54" w14:paraId="2020A437" w14:textId="77777777">
            <w:pPr>
              <w:pStyle w:val="TableText"/>
              <w:tabs>
                <w:tab w:val="decimal" w:pos="615"/>
              </w:tabs>
              <w:rPr>
                <w:b/>
                <w:lang w:eastAsia="zh-CN"/>
              </w:rPr>
            </w:pPr>
            <w:r w:rsidRPr="00736EA8">
              <w:rPr>
                <w:b/>
                <w:lang w:eastAsia="zh-CN"/>
              </w:rPr>
              <w:t>1.00</w:t>
            </w:r>
          </w:p>
        </w:tc>
        <w:tc>
          <w:tcPr>
            <w:tcW w:w="902" w:type="pct"/>
            <w:tcBorders>
              <w:top w:val="nil"/>
              <w:left w:val="nil"/>
              <w:bottom w:val="double" w:color="auto" w:sz="6" w:space="0"/>
              <w:right w:val="nil"/>
            </w:tcBorders>
            <w:shd w:val="clear" w:color="auto" w:fill="auto"/>
            <w:noWrap/>
            <w:vAlign w:val="center"/>
            <w:hideMark/>
          </w:tcPr>
          <w:p w:rsidRPr="00736EA8" w:rsidR="00AA2E54" w:rsidP="00952137" w:rsidRDefault="00AA2E54" w14:paraId="1F488C21" w14:textId="77777777">
            <w:pPr>
              <w:pStyle w:val="TableText"/>
              <w:tabs>
                <w:tab w:val="decimal" w:pos="615"/>
              </w:tabs>
              <w:rPr>
                <w:b/>
                <w:lang w:eastAsia="zh-CN"/>
              </w:rPr>
            </w:pPr>
            <w:r w:rsidRPr="00736EA8">
              <w:rPr>
                <w:b/>
                <w:lang w:eastAsia="zh-CN"/>
              </w:rPr>
              <w:t>1.00</w:t>
            </w:r>
          </w:p>
        </w:tc>
      </w:tr>
    </w:tbl>
    <w:p w:rsidRPr="00733E59" w:rsidR="00AA2E54" w:rsidP="00AA2E54" w:rsidRDefault="00AA2E54" w14:paraId="22128702" w14:textId="77777777">
      <w:pPr>
        <w:pStyle w:val="Source1"/>
      </w:pPr>
    </w:p>
    <w:p w:rsidR="00AA2E54" w:rsidP="00AA2E54" w:rsidRDefault="00AA2E54" w14:paraId="3BD220EF" w14:textId="4BC4E3DA">
      <w:pPr>
        <w:pStyle w:val="BodyText"/>
      </w:pPr>
      <w:r w:rsidRPr="00733E59">
        <w:t>The advanced biofuel cost</w:t>
      </w:r>
      <w:r>
        <w:t xml:space="preserve"> assumptions differ by feedstock. Cost data for producing biofuels from switchgrass came from Idaho National Laboratory (2014)</w:t>
      </w:r>
      <w:r w:rsidR="00D54A9A">
        <w:t>,</w:t>
      </w:r>
      <w:r>
        <w:t xml:space="preserve"> and </w:t>
      </w:r>
      <w:r w:rsidR="00A77FFE">
        <w:t xml:space="preserve">we </w:t>
      </w:r>
      <w:r>
        <w:t>assume</w:t>
      </w:r>
      <w:r w:rsidR="00D54A9A">
        <w:t>d</w:t>
      </w:r>
      <w:r>
        <w:t xml:space="preserve"> costs decrease by 1% annually between 2010 and 2050. Costs for all other </w:t>
      </w:r>
      <w:r w:rsidR="0077531A">
        <w:t>second-generation</w:t>
      </w:r>
      <w:r>
        <w:t xml:space="preserve"> biofuels were based on </w:t>
      </w:r>
      <w:r w:rsidRPr="00733E59">
        <w:t>Winchester</w:t>
      </w:r>
      <w:r>
        <w:t xml:space="preserve"> and</w:t>
      </w:r>
      <w:r w:rsidRPr="00733E59">
        <w:t xml:space="preserve"> Reilly (2015). </w:t>
      </w:r>
      <w:r>
        <w:t>Their estimates have a</w:t>
      </w:r>
      <w:r w:rsidRPr="00733E59">
        <w:t>dvanced biofuel cost</w:t>
      </w:r>
      <w:r>
        <w:t>s</w:t>
      </w:r>
      <w:r w:rsidRPr="00733E59">
        <w:t xml:space="preserve"> fall</w:t>
      </w:r>
      <w:r>
        <w:t>ing</w:t>
      </w:r>
      <w:r w:rsidRPr="00733E59">
        <w:t xml:space="preserve"> dramatically </w:t>
      </w:r>
      <w:r>
        <w:t>between 2010 and 2015 because of</w:t>
      </w:r>
      <w:r w:rsidRPr="00733E59">
        <w:t xml:space="preserve"> decreasing cost</w:t>
      </w:r>
      <w:r>
        <w:t xml:space="preserve">s of </w:t>
      </w:r>
      <w:r w:rsidRPr="00733E59">
        <w:t>enzyme</w:t>
      </w:r>
      <w:r>
        <w:t>s</w:t>
      </w:r>
      <w:r w:rsidRPr="00733E59">
        <w:t xml:space="preserve"> and learning effects</w:t>
      </w:r>
      <w:r>
        <w:t xml:space="preserve"> and continuing to fall by 2.5% annually </w:t>
      </w:r>
      <w:r w:rsidR="008334A1">
        <w:t xml:space="preserve">(for all but miscanthus) </w:t>
      </w:r>
      <w:r>
        <w:t>between 2015 and 20</w:t>
      </w:r>
      <w:r w:rsidR="009B218A">
        <w:t>3</w:t>
      </w:r>
      <w:r>
        <w:t>0, before becoming flat between 20</w:t>
      </w:r>
      <w:r w:rsidR="001239E2">
        <w:t>3</w:t>
      </w:r>
      <w:r>
        <w:t xml:space="preserve">0 and 2050. </w:t>
      </w:r>
      <w:r w:rsidRPr="00733E59">
        <w:t xml:space="preserve">Table </w:t>
      </w:r>
      <w:r w:rsidR="009706FD">
        <w:t>6</w:t>
      </w:r>
      <w:r w:rsidRPr="00733E59">
        <w:t>-</w:t>
      </w:r>
      <w:r w:rsidR="009B0D80">
        <w:t>3</w:t>
      </w:r>
      <w:r w:rsidRPr="00733E59">
        <w:t xml:space="preserve"> displays the advanced biofuel cost over the </w:t>
      </w:r>
      <w:proofErr w:type="gramStart"/>
      <w:r w:rsidRPr="00733E59">
        <w:t xml:space="preserve">time </w:t>
      </w:r>
      <w:r>
        <w:t>period</w:t>
      </w:r>
      <w:proofErr w:type="gramEnd"/>
      <w:r>
        <w:t xml:space="preserve"> </w:t>
      </w:r>
      <w:r w:rsidRPr="00733E59">
        <w:t>from 2010 t</w:t>
      </w:r>
      <w:r>
        <w:t>hrough</w:t>
      </w:r>
      <w:r w:rsidRPr="00733E59">
        <w:t xml:space="preserve"> 2050 in terms </w:t>
      </w:r>
      <w:r>
        <w:t>of</w:t>
      </w:r>
      <w:r w:rsidRPr="00733E59">
        <w:t xml:space="preserve"> </w:t>
      </w:r>
      <w:r>
        <w:t xml:space="preserve">dollars per </w:t>
      </w:r>
      <w:r w:rsidRPr="00733E59">
        <w:t xml:space="preserve">gallon of oil equivalent. </w:t>
      </w:r>
    </w:p>
    <w:p w:rsidRPr="00733E59" w:rsidR="00AA2E54" w:rsidP="00AA2E54" w:rsidRDefault="00AA2E54" w14:paraId="07463610" w14:textId="0F6B6736">
      <w:pPr>
        <w:pStyle w:val="TableTitle"/>
      </w:pPr>
      <w:bookmarkStart w:name="_Toc120007945" w:id="257"/>
      <w:r w:rsidRPr="00733E59">
        <w:t xml:space="preserve">Table </w:t>
      </w:r>
      <w:r w:rsidR="009706FD">
        <w:t>6</w:t>
      </w:r>
      <w:r w:rsidRPr="00733E59">
        <w:t>-</w:t>
      </w:r>
      <w:r w:rsidR="009B0D80">
        <w:t>3</w:t>
      </w:r>
      <w:r>
        <w:t>.</w:t>
      </w:r>
      <w:r w:rsidRPr="00733E59">
        <w:t xml:space="preserve"> </w:t>
      </w:r>
      <w:r>
        <w:tab/>
      </w:r>
      <w:r w:rsidRPr="00733E59">
        <w:t xml:space="preserve">Advanced </w:t>
      </w:r>
      <w:r>
        <w:t>B</w:t>
      </w:r>
      <w:r w:rsidRPr="00733E59">
        <w:t xml:space="preserve">iofuel </w:t>
      </w:r>
      <w:r>
        <w:t>C</w:t>
      </w:r>
      <w:r w:rsidRPr="00733E59">
        <w:t xml:space="preserve">ost </w:t>
      </w:r>
      <w:r>
        <w:t>O</w:t>
      </w:r>
      <w:r w:rsidRPr="00733E59">
        <w:t xml:space="preserve">ver </w:t>
      </w:r>
      <w:r>
        <w:t>T</w:t>
      </w:r>
      <w:r w:rsidRPr="00733E59">
        <w:t>ime (</w:t>
      </w:r>
      <w:r w:rsidR="00C86EE5">
        <w:t>2010</w:t>
      </w:r>
      <w:r w:rsidR="006F7326">
        <w:t>$</w:t>
      </w:r>
      <w:r w:rsidRPr="00733E59">
        <w:t xml:space="preserve">/gal of </w:t>
      </w:r>
      <w:r>
        <w:t>R</w:t>
      </w:r>
      <w:r w:rsidRPr="00733E59">
        <w:t xml:space="preserve">efined </w:t>
      </w:r>
      <w:r>
        <w:t>O</w:t>
      </w:r>
      <w:r w:rsidRPr="00733E59">
        <w:t xml:space="preserve">il </w:t>
      </w:r>
      <w:r>
        <w:t>E</w:t>
      </w:r>
      <w:r w:rsidRPr="00733E59">
        <w:t>quivalent)</w:t>
      </w:r>
      <w:bookmarkEnd w:id="257"/>
    </w:p>
    <w:tbl>
      <w:tblPr>
        <w:tblW w:w="9360" w:type="dxa"/>
        <w:tblBorders>
          <w:top w:val="double" w:color="auto" w:sz="4" w:space="0"/>
          <w:bottom w:val="double" w:color="auto" w:sz="4" w:space="0"/>
          <w:insideH w:val="single" w:color="auto" w:sz="4" w:space="0"/>
        </w:tblBorders>
        <w:tblLayout w:type="fixed"/>
        <w:tblLook w:val="04A0" w:firstRow="1" w:lastRow="0" w:firstColumn="1" w:lastColumn="0" w:noHBand="0" w:noVBand="1"/>
      </w:tblPr>
      <w:tblGrid>
        <w:gridCol w:w="1114"/>
        <w:gridCol w:w="916"/>
        <w:gridCol w:w="916"/>
        <w:gridCol w:w="916"/>
        <w:gridCol w:w="916"/>
        <w:gridCol w:w="917"/>
        <w:gridCol w:w="916"/>
        <w:gridCol w:w="916"/>
        <w:gridCol w:w="916"/>
        <w:gridCol w:w="917"/>
      </w:tblGrid>
      <w:tr w:rsidRPr="00733E59" w:rsidR="00AA2E54" w:rsidTr="00D5038D" w14:paraId="5D96F12A" w14:textId="77777777">
        <w:trPr>
          <w:trHeight w:val="288"/>
        </w:trPr>
        <w:tc>
          <w:tcPr>
            <w:tcW w:w="1114" w:type="dxa"/>
            <w:tcBorders>
              <w:bottom w:val="single" w:color="auto" w:sz="4" w:space="0"/>
            </w:tcBorders>
            <w:shd w:val="clear" w:color="auto" w:fill="auto"/>
            <w:noWrap/>
            <w:vAlign w:val="center"/>
            <w:hideMark/>
          </w:tcPr>
          <w:p w:rsidRPr="00733E59" w:rsidR="00AA2E54" w:rsidP="00D5038D" w:rsidRDefault="00AA2E54" w14:paraId="2B94B0FF" w14:textId="77631BE1">
            <w:pPr>
              <w:pStyle w:val="TableHeader"/>
              <w:keepNext w:val="0"/>
              <w:spacing w:before="40" w:after="40"/>
            </w:pPr>
          </w:p>
        </w:tc>
        <w:tc>
          <w:tcPr>
            <w:tcW w:w="916" w:type="dxa"/>
            <w:tcBorders>
              <w:bottom w:val="single" w:color="auto" w:sz="4" w:space="0"/>
            </w:tcBorders>
            <w:shd w:val="clear" w:color="auto" w:fill="auto"/>
            <w:noWrap/>
            <w:vAlign w:val="center"/>
            <w:hideMark/>
          </w:tcPr>
          <w:p w:rsidRPr="00733E59" w:rsidR="00AA2E54" w:rsidP="00D5038D" w:rsidRDefault="00AA2E54" w14:paraId="0256EE6C" w14:textId="77777777">
            <w:pPr>
              <w:pStyle w:val="TableHeader"/>
              <w:keepNext w:val="0"/>
              <w:spacing w:before="40" w:after="40"/>
            </w:pPr>
            <w:r w:rsidRPr="00733E59">
              <w:t>2010</w:t>
            </w:r>
          </w:p>
        </w:tc>
        <w:tc>
          <w:tcPr>
            <w:tcW w:w="916" w:type="dxa"/>
            <w:tcBorders>
              <w:bottom w:val="single" w:color="auto" w:sz="4" w:space="0"/>
            </w:tcBorders>
            <w:shd w:val="clear" w:color="auto" w:fill="auto"/>
            <w:noWrap/>
            <w:vAlign w:val="center"/>
            <w:hideMark/>
          </w:tcPr>
          <w:p w:rsidRPr="00733E59" w:rsidR="00AA2E54" w:rsidP="00D5038D" w:rsidRDefault="00AA2E54" w14:paraId="5C055929" w14:textId="77777777">
            <w:pPr>
              <w:pStyle w:val="TableHeader"/>
              <w:keepNext w:val="0"/>
              <w:spacing w:before="40" w:after="40"/>
            </w:pPr>
            <w:r w:rsidRPr="00733E59">
              <w:t>2015</w:t>
            </w:r>
          </w:p>
        </w:tc>
        <w:tc>
          <w:tcPr>
            <w:tcW w:w="916" w:type="dxa"/>
            <w:tcBorders>
              <w:bottom w:val="single" w:color="auto" w:sz="4" w:space="0"/>
            </w:tcBorders>
            <w:shd w:val="clear" w:color="auto" w:fill="auto"/>
            <w:noWrap/>
            <w:vAlign w:val="center"/>
            <w:hideMark/>
          </w:tcPr>
          <w:p w:rsidRPr="00733E59" w:rsidR="00AA2E54" w:rsidP="00D5038D" w:rsidRDefault="00AA2E54" w14:paraId="543A4F04" w14:textId="77777777">
            <w:pPr>
              <w:pStyle w:val="TableHeader"/>
              <w:keepNext w:val="0"/>
              <w:spacing w:before="40" w:after="40"/>
            </w:pPr>
            <w:r w:rsidRPr="00733E59">
              <w:t>2020</w:t>
            </w:r>
          </w:p>
        </w:tc>
        <w:tc>
          <w:tcPr>
            <w:tcW w:w="916" w:type="dxa"/>
            <w:tcBorders>
              <w:bottom w:val="single" w:color="auto" w:sz="4" w:space="0"/>
            </w:tcBorders>
            <w:shd w:val="clear" w:color="auto" w:fill="auto"/>
            <w:noWrap/>
            <w:vAlign w:val="center"/>
            <w:hideMark/>
          </w:tcPr>
          <w:p w:rsidRPr="00733E59" w:rsidR="00AA2E54" w:rsidP="00D5038D" w:rsidRDefault="00AA2E54" w14:paraId="5BF6241E" w14:textId="77777777">
            <w:pPr>
              <w:pStyle w:val="TableHeader"/>
              <w:keepNext w:val="0"/>
              <w:spacing w:before="40" w:after="40"/>
            </w:pPr>
            <w:r w:rsidRPr="00733E59">
              <w:t>2025</w:t>
            </w:r>
          </w:p>
        </w:tc>
        <w:tc>
          <w:tcPr>
            <w:tcW w:w="917" w:type="dxa"/>
            <w:tcBorders>
              <w:bottom w:val="single" w:color="auto" w:sz="4" w:space="0"/>
            </w:tcBorders>
            <w:shd w:val="clear" w:color="auto" w:fill="auto"/>
            <w:noWrap/>
            <w:vAlign w:val="center"/>
            <w:hideMark/>
          </w:tcPr>
          <w:p w:rsidRPr="00733E59" w:rsidR="00AA2E54" w:rsidP="00D5038D" w:rsidRDefault="00AA2E54" w14:paraId="0CD480AC" w14:textId="77777777">
            <w:pPr>
              <w:pStyle w:val="TableHeader"/>
              <w:keepNext w:val="0"/>
              <w:spacing w:before="40" w:after="40"/>
            </w:pPr>
            <w:r w:rsidRPr="00733E59">
              <w:t>2030</w:t>
            </w:r>
          </w:p>
        </w:tc>
        <w:tc>
          <w:tcPr>
            <w:tcW w:w="916" w:type="dxa"/>
            <w:tcBorders>
              <w:bottom w:val="single" w:color="auto" w:sz="4" w:space="0"/>
            </w:tcBorders>
            <w:shd w:val="clear" w:color="auto" w:fill="auto"/>
            <w:noWrap/>
            <w:vAlign w:val="center"/>
            <w:hideMark/>
          </w:tcPr>
          <w:p w:rsidRPr="00733E59" w:rsidR="00AA2E54" w:rsidP="00D5038D" w:rsidRDefault="00AA2E54" w14:paraId="4F58FDEE" w14:textId="77777777">
            <w:pPr>
              <w:pStyle w:val="TableHeader"/>
              <w:keepNext w:val="0"/>
              <w:spacing w:before="40" w:after="40"/>
            </w:pPr>
            <w:r w:rsidRPr="00733E59">
              <w:t>2035</w:t>
            </w:r>
          </w:p>
        </w:tc>
        <w:tc>
          <w:tcPr>
            <w:tcW w:w="916" w:type="dxa"/>
            <w:tcBorders>
              <w:bottom w:val="single" w:color="auto" w:sz="4" w:space="0"/>
            </w:tcBorders>
            <w:shd w:val="clear" w:color="auto" w:fill="auto"/>
            <w:noWrap/>
            <w:vAlign w:val="center"/>
            <w:hideMark/>
          </w:tcPr>
          <w:p w:rsidRPr="00733E59" w:rsidR="00AA2E54" w:rsidP="00D5038D" w:rsidRDefault="00AA2E54" w14:paraId="24127D30" w14:textId="77777777">
            <w:pPr>
              <w:pStyle w:val="TableHeader"/>
              <w:keepNext w:val="0"/>
              <w:spacing w:before="40" w:after="40"/>
            </w:pPr>
            <w:r w:rsidRPr="00733E59">
              <w:t>2040</w:t>
            </w:r>
          </w:p>
        </w:tc>
        <w:tc>
          <w:tcPr>
            <w:tcW w:w="916" w:type="dxa"/>
            <w:tcBorders>
              <w:bottom w:val="single" w:color="auto" w:sz="4" w:space="0"/>
            </w:tcBorders>
            <w:shd w:val="clear" w:color="auto" w:fill="auto"/>
            <w:noWrap/>
            <w:vAlign w:val="center"/>
            <w:hideMark/>
          </w:tcPr>
          <w:p w:rsidRPr="00733E59" w:rsidR="00AA2E54" w:rsidP="00D5038D" w:rsidRDefault="00AA2E54" w14:paraId="74595939" w14:textId="77777777">
            <w:pPr>
              <w:pStyle w:val="TableHeader"/>
              <w:keepNext w:val="0"/>
              <w:spacing w:before="40" w:after="40"/>
            </w:pPr>
            <w:r w:rsidRPr="00733E59">
              <w:t>2045</w:t>
            </w:r>
          </w:p>
        </w:tc>
        <w:tc>
          <w:tcPr>
            <w:tcW w:w="917" w:type="dxa"/>
            <w:tcBorders>
              <w:bottom w:val="single" w:color="auto" w:sz="4" w:space="0"/>
            </w:tcBorders>
            <w:shd w:val="clear" w:color="auto" w:fill="auto"/>
            <w:noWrap/>
            <w:vAlign w:val="center"/>
            <w:hideMark/>
          </w:tcPr>
          <w:p w:rsidRPr="00733E59" w:rsidR="00AA2E54" w:rsidP="00D5038D" w:rsidRDefault="00AA2E54" w14:paraId="22C0E827" w14:textId="77777777">
            <w:pPr>
              <w:pStyle w:val="TableHeader"/>
              <w:keepNext w:val="0"/>
              <w:spacing w:before="40" w:after="40"/>
            </w:pPr>
            <w:r w:rsidRPr="00733E59">
              <w:t>2050</w:t>
            </w:r>
          </w:p>
        </w:tc>
      </w:tr>
      <w:tr w:rsidRPr="00733E59" w:rsidR="00AA2E54" w:rsidTr="00952137" w14:paraId="4B4EA0DD" w14:textId="77777777">
        <w:trPr>
          <w:trHeight w:val="288"/>
        </w:trPr>
        <w:tc>
          <w:tcPr>
            <w:tcW w:w="1114" w:type="dxa"/>
            <w:tcBorders>
              <w:top w:val="single" w:color="auto" w:sz="4" w:space="0"/>
              <w:bottom w:val="nil"/>
            </w:tcBorders>
            <w:shd w:val="clear" w:color="auto" w:fill="auto"/>
            <w:noWrap/>
            <w:vAlign w:val="bottom"/>
            <w:hideMark/>
          </w:tcPr>
          <w:p w:rsidRPr="00733E59" w:rsidR="00AA2E54" w:rsidP="00952137" w:rsidRDefault="00AA2E54" w14:paraId="02AEBFAA" w14:textId="77777777">
            <w:pPr>
              <w:pStyle w:val="TableText"/>
            </w:pPr>
            <w:proofErr w:type="spellStart"/>
            <w:r w:rsidRPr="2F32AA2D">
              <w:t>Swge</w:t>
            </w:r>
            <w:proofErr w:type="spellEnd"/>
          </w:p>
        </w:tc>
        <w:tc>
          <w:tcPr>
            <w:tcW w:w="916" w:type="dxa"/>
            <w:tcBorders>
              <w:top w:val="single" w:color="auto" w:sz="4" w:space="0"/>
              <w:bottom w:val="nil"/>
            </w:tcBorders>
            <w:shd w:val="clear" w:color="auto" w:fill="auto"/>
            <w:noWrap/>
            <w:hideMark/>
          </w:tcPr>
          <w:p w:rsidRPr="00733E59" w:rsidR="00AA2E54" w:rsidP="00952137" w:rsidRDefault="00AA2E54" w14:paraId="04FB835A" w14:textId="77777777">
            <w:pPr>
              <w:pStyle w:val="TableText"/>
              <w:tabs>
                <w:tab w:val="decimal" w:pos="315"/>
              </w:tabs>
            </w:pPr>
            <w:r w:rsidRPr="2F32AA2D">
              <w:t>6.61</w:t>
            </w:r>
          </w:p>
        </w:tc>
        <w:tc>
          <w:tcPr>
            <w:tcW w:w="916" w:type="dxa"/>
            <w:tcBorders>
              <w:top w:val="single" w:color="auto" w:sz="4" w:space="0"/>
              <w:bottom w:val="nil"/>
            </w:tcBorders>
            <w:shd w:val="clear" w:color="auto" w:fill="auto"/>
            <w:noWrap/>
            <w:hideMark/>
          </w:tcPr>
          <w:p w:rsidRPr="00733E59" w:rsidR="00AA2E54" w:rsidP="00952137" w:rsidRDefault="00AA2E54" w14:paraId="3FEAB5B7" w14:textId="77777777">
            <w:pPr>
              <w:pStyle w:val="TableText"/>
              <w:tabs>
                <w:tab w:val="decimal" w:pos="315"/>
              </w:tabs>
            </w:pPr>
            <w:r w:rsidRPr="2F32AA2D">
              <w:t>3.97</w:t>
            </w:r>
          </w:p>
        </w:tc>
        <w:tc>
          <w:tcPr>
            <w:tcW w:w="916" w:type="dxa"/>
            <w:tcBorders>
              <w:top w:val="single" w:color="auto" w:sz="4" w:space="0"/>
              <w:bottom w:val="nil"/>
            </w:tcBorders>
            <w:shd w:val="clear" w:color="auto" w:fill="auto"/>
            <w:noWrap/>
            <w:hideMark/>
          </w:tcPr>
          <w:p w:rsidRPr="00733E59" w:rsidR="00AA2E54" w:rsidP="00952137" w:rsidRDefault="00AA2E54" w14:paraId="2A4A09C9" w14:textId="77777777">
            <w:pPr>
              <w:pStyle w:val="TableText"/>
              <w:tabs>
                <w:tab w:val="decimal" w:pos="315"/>
              </w:tabs>
            </w:pPr>
            <w:r w:rsidRPr="2F32AA2D">
              <w:t>3.49</w:t>
            </w:r>
          </w:p>
        </w:tc>
        <w:tc>
          <w:tcPr>
            <w:tcW w:w="916" w:type="dxa"/>
            <w:tcBorders>
              <w:top w:val="single" w:color="auto" w:sz="4" w:space="0"/>
              <w:bottom w:val="nil"/>
            </w:tcBorders>
            <w:shd w:val="clear" w:color="auto" w:fill="auto"/>
            <w:noWrap/>
            <w:hideMark/>
          </w:tcPr>
          <w:p w:rsidRPr="00733E59" w:rsidR="00AA2E54" w:rsidP="00952137" w:rsidRDefault="00AA2E54" w14:paraId="7566262E" w14:textId="77777777">
            <w:pPr>
              <w:pStyle w:val="TableText"/>
              <w:tabs>
                <w:tab w:val="decimal" w:pos="315"/>
              </w:tabs>
            </w:pPr>
            <w:r w:rsidRPr="2F32AA2D">
              <w:t>3.08</w:t>
            </w:r>
          </w:p>
        </w:tc>
        <w:tc>
          <w:tcPr>
            <w:tcW w:w="917" w:type="dxa"/>
            <w:tcBorders>
              <w:top w:val="single" w:color="auto" w:sz="4" w:space="0"/>
              <w:bottom w:val="nil"/>
            </w:tcBorders>
            <w:shd w:val="clear" w:color="auto" w:fill="auto"/>
            <w:noWrap/>
            <w:hideMark/>
          </w:tcPr>
          <w:p w:rsidRPr="00733E59" w:rsidR="00AA2E54" w:rsidP="00952137" w:rsidRDefault="00AA2E54" w14:paraId="6AD39B75" w14:textId="77777777">
            <w:pPr>
              <w:pStyle w:val="TableText"/>
              <w:tabs>
                <w:tab w:val="decimal" w:pos="315"/>
              </w:tabs>
            </w:pPr>
            <w:r w:rsidRPr="2F32AA2D">
              <w:t>2.75</w:t>
            </w:r>
          </w:p>
        </w:tc>
        <w:tc>
          <w:tcPr>
            <w:tcW w:w="916" w:type="dxa"/>
            <w:tcBorders>
              <w:top w:val="single" w:color="auto" w:sz="4" w:space="0"/>
              <w:bottom w:val="nil"/>
            </w:tcBorders>
            <w:shd w:val="clear" w:color="auto" w:fill="auto"/>
            <w:noWrap/>
            <w:hideMark/>
          </w:tcPr>
          <w:p w:rsidRPr="00733E59" w:rsidR="00AA2E54" w:rsidP="00952137" w:rsidRDefault="00AA2E54" w14:paraId="52FFD54F" w14:textId="77777777">
            <w:pPr>
              <w:pStyle w:val="TableText"/>
              <w:tabs>
                <w:tab w:val="decimal" w:pos="315"/>
              </w:tabs>
            </w:pPr>
            <w:r w:rsidRPr="2F32AA2D">
              <w:t>2.75</w:t>
            </w:r>
          </w:p>
        </w:tc>
        <w:tc>
          <w:tcPr>
            <w:tcW w:w="916" w:type="dxa"/>
            <w:tcBorders>
              <w:top w:val="single" w:color="auto" w:sz="4" w:space="0"/>
              <w:bottom w:val="nil"/>
            </w:tcBorders>
            <w:shd w:val="clear" w:color="auto" w:fill="auto"/>
            <w:noWrap/>
            <w:hideMark/>
          </w:tcPr>
          <w:p w:rsidRPr="00733E59" w:rsidR="00AA2E54" w:rsidP="00952137" w:rsidRDefault="00AA2E54" w14:paraId="3BA710A4" w14:textId="77777777">
            <w:pPr>
              <w:pStyle w:val="TableText"/>
              <w:tabs>
                <w:tab w:val="decimal" w:pos="315"/>
              </w:tabs>
            </w:pPr>
            <w:r w:rsidRPr="2F32AA2D">
              <w:t>2.75</w:t>
            </w:r>
          </w:p>
        </w:tc>
        <w:tc>
          <w:tcPr>
            <w:tcW w:w="916" w:type="dxa"/>
            <w:tcBorders>
              <w:top w:val="single" w:color="auto" w:sz="4" w:space="0"/>
              <w:bottom w:val="nil"/>
            </w:tcBorders>
            <w:shd w:val="clear" w:color="auto" w:fill="auto"/>
            <w:noWrap/>
            <w:hideMark/>
          </w:tcPr>
          <w:p w:rsidRPr="00733E59" w:rsidR="00AA2E54" w:rsidP="00952137" w:rsidRDefault="00AA2E54" w14:paraId="13362E5C" w14:textId="77777777">
            <w:pPr>
              <w:pStyle w:val="TableText"/>
              <w:tabs>
                <w:tab w:val="decimal" w:pos="315"/>
              </w:tabs>
            </w:pPr>
            <w:r w:rsidRPr="2F32AA2D">
              <w:t>2.75</w:t>
            </w:r>
          </w:p>
        </w:tc>
        <w:tc>
          <w:tcPr>
            <w:tcW w:w="917" w:type="dxa"/>
            <w:tcBorders>
              <w:top w:val="single" w:color="auto" w:sz="4" w:space="0"/>
              <w:bottom w:val="nil"/>
            </w:tcBorders>
            <w:shd w:val="clear" w:color="auto" w:fill="auto"/>
            <w:noWrap/>
            <w:hideMark/>
          </w:tcPr>
          <w:p w:rsidRPr="00733E59" w:rsidR="00AA2E54" w:rsidP="00952137" w:rsidRDefault="00AA2E54" w14:paraId="209D3D8A" w14:textId="77777777">
            <w:pPr>
              <w:pStyle w:val="TableText"/>
              <w:tabs>
                <w:tab w:val="decimal" w:pos="315"/>
              </w:tabs>
            </w:pPr>
            <w:r w:rsidRPr="2F32AA2D">
              <w:t>2.75</w:t>
            </w:r>
          </w:p>
        </w:tc>
      </w:tr>
      <w:tr w:rsidRPr="00733E59" w:rsidR="00AA2E54" w:rsidTr="00952137" w14:paraId="16469755" w14:textId="77777777">
        <w:trPr>
          <w:trHeight w:val="288"/>
        </w:trPr>
        <w:tc>
          <w:tcPr>
            <w:tcW w:w="1114" w:type="dxa"/>
            <w:tcBorders>
              <w:top w:val="nil"/>
              <w:bottom w:val="nil"/>
            </w:tcBorders>
            <w:shd w:val="clear" w:color="auto" w:fill="auto"/>
            <w:noWrap/>
            <w:vAlign w:val="bottom"/>
            <w:hideMark/>
          </w:tcPr>
          <w:p w:rsidRPr="00733E59" w:rsidR="00AA2E54" w:rsidP="00952137" w:rsidRDefault="00AA2E54" w14:paraId="227E0DF0" w14:textId="77777777">
            <w:pPr>
              <w:pStyle w:val="TableText"/>
            </w:pPr>
            <w:proofErr w:type="spellStart"/>
            <w:r w:rsidRPr="2F32AA2D">
              <w:t>Msce</w:t>
            </w:r>
            <w:proofErr w:type="spellEnd"/>
          </w:p>
        </w:tc>
        <w:tc>
          <w:tcPr>
            <w:tcW w:w="916" w:type="dxa"/>
            <w:tcBorders>
              <w:top w:val="nil"/>
              <w:bottom w:val="nil"/>
            </w:tcBorders>
            <w:shd w:val="clear" w:color="auto" w:fill="auto"/>
            <w:noWrap/>
            <w:hideMark/>
          </w:tcPr>
          <w:p w:rsidRPr="00733E59" w:rsidR="00AA2E54" w:rsidP="00952137" w:rsidRDefault="00AA2E54" w14:paraId="58E966E2" w14:textId="77777777">
            <w:pPr>
              <w:pStyle w:val="TableText"/>
              <w:tabs>
                <w:tab w:val="decimal" w:pos="315"/>
              </w:tabs>
            </w:pPr>
            <w:r w:rsidRPr="2F32AA2D">
              <w:t>4.82</w:t>
            </w:r>
          </w:p>
        </w:tc>
        <w:tc>
          <w:tcPr>
            <w:tcW w:w="916" w:type="dxa"/>
            <w:tcBorders>
              <w:top w:val="nil"/>
              <w:bottom w:val="nil"/>
            </w:tcBorders>
            <w:shd w:val="clear" w:color="auto" w:fill="auto"/>
            <w:noWrap/>
            <w:hideMark/>
          </w:tcPr>
          <w:p w:rsidRPr="00733E59" w:rsidR="00AA2E54" w:rsidP="00952137" w:rsidRDefault="00AA2E54" w14:paraId="0D1CDCDF" w14:textId="77777777">
            <w:pPr>
              <w:pStyle w:val="TableText"/>
              <w:tabs>
                <w:tab w:val="decimal" w:pos="315"/>
              </w:tabs>
            </w:pPr>
            <w:r w:rsidRPr="2F32AA2D">
              <w:t>2.89</w:t>
            </w:r>
          </w:p>
        </w:tc>
        <w:tc>
          <w:tcPr>
            <w:tcW w:w="916" w:type="dxa"/>
            <w:tcBorders>
              <w:top w:val="nil"/>
              <w:bottom w:val="nil"/>
            </w:tcBorders>
            <w:shd w:val="clear" w:color="auto" w:fill="auto"/>
            <w:noWrap/>
            <w:hideMark/>
          </w:tcPr>
          <w:p w:rsidRPr="00733E59" w:rsidR="00AA2E54" w:rsidP="00952137" w:rsidRDefault="00AA2E54" w14:paraId="275218A7" w14:textId="77777777">
            <w:pPr>
              <w:pStyle w:val="TableText"/>
              <w:tabs>
                <w:tab w:val="decimal" w:pos="315"/>
              </w:tabs>
            </w:pPr>
            <w:r w:rsidRPr="2F32AA2D">
              <w:t>2.75</w:t>
            </w:r>
          </w:p>
        </w:tc>
        <w:tc>
          <w:tcPr>
            <w:tcW w:w="916" w:type="dxa"/>
            <w:tcBorders>
              <w:top w:val="nil"/>
              <w:bottom w:val="nil"/>
            </w:tcBorders>
            <w:shd w:val="clear" w:color="auto" w:fill="auto"/>
            <w:noWrap/>
            <w:hideMark/>
          </w:tcPr>
          <w:p w:rsidRPr="00733E59" w:rsidR="00AA2E54" w:rsidP="00952137" w:rsidRDefault="00AA2E54" w14:paraId="138876A4" w14:textId="77777777">
            <w:pPr>
              <w:pStyle w:val="TableText"/>
              <w:tabs>
                <w:tab w:val="decimal" w:pos="315"/>
              </w:tabs>
            </w:pPr>
            <w:r w:rsidRPr="2F32AA2D">
              <w:t>2.75</w:t>
            </w:r>
          </w:p>
        </w:tc>
        <w:tc>
          <w:tcPr>
            <w:tcW w:w="917" w:type="dxa"/>
            <w:tcBorders>
              <w:top w:val="nil"/>
              <w:bottom w:val="nil"/>
            </w:tcBorders>
            <w:shd w:val="clear" w:color="auto" w:fill="auto"/>
            <w:noWrap/>
            <w:hideMark/>
          </w:tcPr>
          <w:p w:rsidRPr="00733E59" w:rsidR="00AA2E54" w:rsidP="00952137" w:rsidRDefault="00AA2E54" w14:paraId="753C3F5A" w14:textId="77777777">
            <w:pPr>
              <w:pStyle w:val="TableText"/>
              <w:tabs>
                <w:tab w:val="decimal" w:pos="315"/>
              </w:tabs>
            </w:pPr>
            <w:r w:rsidRPr="2F32AA2D">
              <w:t>2.75</w:t>
            </w:r>
          </w:p>
        </w:tc>
        <w:tc>
          <w:tcPr>
            <w:tcW w:w="916" w:type="dxa"/>
            <w:tcBorders>
              <w:top w:val="nil"/>
              <w:bottom w:val="nil"/>
            </w:tcBorders>
            <w:shd w:val="clear" w:color="auto" w:fill="auto"/>
            <w:noWrap/>
            <w:hideMark/>
          </w:tcPr>
          <w:p w:rsidRPr="00733E59" w:rsidR="00AA2E54" w:rsidP="00952137" w:rsidRDefault="00AA2E54" w14:paraId="23574E5E" w14:textId="77777777">
            <w:pPr>
              <w:pStyle w:val="TableText"/>
              <w:tabs>
                <w:tab w:val="decimal" w:pos="315"/>
              </w:tabs>
            </w:pPr>
            <w:r w:rsidRPr="2F32AA2D">
              <w:t>2.75</w:t>
            </w:r>
          </w:p>
        </w:tc>
        <w:tc>
          <w:tcPr>
            <w:tcW w:w="916" w:type="dxa"/>
            <w:tcBorders>
              <w:top w:val="nil"/>
              <w:bottom w:val="nil"/>
            </w:tcBorders>
            <w:shd w:val="clear" w:color="auto" w:fill="auto"/>
            <w:noWrap/>
            <w:hideMark/>
          </w:tcPr>
          <w:p w:rsidRPr="00733E59" w:rsidR="00AA2E54" w:rsidP="00952137" w:rsidRDefault="00AA2E54" w14:paraId="67662A90" w14:textId="77777777">
            <w:pPr>
              <w:pStyle w:val="TableText"/>
              <w:tabs>
                <w:tab w:val="decimal" w:pos="315"/>
              </w:tabs>
            </w:pPr>
            <w:r w:rsidRPr="2F32AA2D">
              <w:t>2.75</w:t>
            </w:r>
          </w:p>
        </w:tc>
        <w:tc>
          <w:tcPr>
            <w:tcW w:w="916" w:type="dxa"/>
            <w:tcBorders>
              <w:top w:val="nil"/>
              <w:bottom w:val="nil"/>
            </w:tcBorders>
            <w:shd w:val="clear" w:color="auto" w:fill="auto"/>
            <w:noWrap/>
            <w:hideMark/>
          </w:tcPr>
          <w:p w:rsidRPr="00733E59" w:rsidR="00AA2E54" w:rsidP="00952137" w:rsidRDefault="00AA2E54" w14:paraId="557BBBEA" w14:textId="77777777">
            <w:pPr>
              <w:pStyle w:val="TableText"/>
              <w:tabs>
                <w:tab w:val="decimal" w:pos="315"/>
              </w:tabs>
            </w:pPr>
            <w:r w:rsidRPr="2F32AA2D">
              <w:t>2.75</w:t>
            </w:r>
          </w:p>
        </w:tc>
        <w:tc>
          <w:tcPr>
            <w:tcW w:w="917" w:type="dxa"/>
            <w:tcBorders>
              <w:top w:val="nil"/>
              <w:bottom w:val="nil"/>
            </w:tcBorders>
            <w:shd w:val="clear" w:color="auto" w:fill="auto"/>
            <w:noWrap/>
            <w:hideMark/>
          </w:tcPr>
          <w:p w:rsidRPr="00733E59" w:rsidR="00AA2E54" w:rsidP="00952137" w:rsidRDefault="00AA2E54" w14:paraId="06E4E58A" w14:textId="77777777">
            <w:pPr>
              <w:pStyle w:val="TableText"/>
              <w:tabs>
                <w:tab w:val="decimal" w:pos="315"/>
              </w:tabs>
            </w:pPr>
            <w:r w:rsidRPr="2F32AA2D">
              <w:t>2.75</w:t>
            </w:r>
          </w:p>
        </w:tc>
      </w:tr>
      <w:tr w:rsidRPr="00733E59" w:rsidR="00AA2E54" w:rsidTr="00952137" w14:paraId="497447CF" w14:textId="77777777">
        <w:trPr>
          <w:trHeight w:val="288"/>
        </w:trPr>
        <w:tc>
          <w:tcPr>
            <w:tcW w:w="1114" w:type="dxa"/>
            <w:tcBorders>
              <w:top w:val="nil"/>
              <w:bottom w:val="nil"/>
            </w:tcBorders>
            <w:shd w:val="clear" w:color="auto" w:fill="auto"/>
            <w:noWrap/>
            <w:vAlign w:val="bottom"/>
            <w:hideMark/>
          </w:tcPr>
          <w:p w:rsidRPr="00733E59" w:rsidR="00AA2E54" w:rsidP="00952137" w:rsidRDefault="00AA2E54" w14:paraId="2D285433" w14:textId="77777777">
            <w:pPr>
              <w:pStyle w:val="TableText"/>
            </w:pPr>
            <w:proofErr w:type="spellStart"/>
            <w:proofErr w:type="gramStart"/>
            <w:r w:rsidRPr="2F32AA2D">
              <w:t>ArsE</w:t>
            </w:r>
            <w:proofErr w:type="spellEnd"/>
            <w:proofErr w:type="gramEnd"/>
          </w:p>
        </w:tc>
        <w:tc>
          <w:tcPr>
            <w:tcW w:w="916" w:type="dxa"/>
            <w:tcBorders>
              <w:top w:val="nil"/>
              <w:bottom w:val="nil"/>
            </w:tcBorders>
            <w:shd w:val="clear" w:color="auto" w:fill="auto"/>
            <w:noWrap/>
            <w:hideMark/>
          </w:tcPr>
          <w:p w:rsidRPr="00733E59" w:rsidR="00AA2E54" w:rsidP="00952137" w:rsidRDefault="00AA2E54" w14:paraId="7F32E477" w14:textId="77777777">
            <w:pPr>
              <w:pStyle w:val="TableText"/>
              <w:tabs>
                <w:tab w:val="decimal" w:pos="315"/>
              </w:tabs>
            </w:pPr>
            <w:r w:rsidRPr="2F32AA2D">
              <w:t>8.20</w:t>
            </w:r>
          </w:p>
        </w:tc>
        <w:tc>
          <w:tcPr>
            <w:tcW w:w="916" w:type="dxa"/>
            <w:tcBorders>
              <w:top w:val="nil"/>
              <w:bottom w:val="nil"/>
            </w:tcBorders>
            <w:shd w:val="clear" w:color="auto" w:fill="auto"/>
            <w:noWrap/>
            <w:hideMark/>
          </w:tcPr>
          <w:p w:rsidRPr="00733E59" w:rsidR="00AA2E54" w:rsidP="00952137" w:rsidRDefault="00AA2E54" w14:paraId="5E73B56B" w14:textId="77777777">
            <w:pPr>
              <w:pStyle w:val="TableText"/>
              <w:tabs>
                <w:tab w:val="decimal" w:pos="315"/>
              </w:tabs>
            </w:pPr>
            <w:r w:rsidRPr="2F32AA2D">
              <w:t>4.80</w:t>
            </w:r>
          </w:p>
        </w:tc>
        <w:tc>
          <w:tcPr>
            <w:tcW w:w="916" w:type="dxa"/>
            <w:tcBorders>
              <w:top w:val="nil"/>
              <w:bottom w:val="nil"/>
            </w:tcBorders>
            <w:shd w:val="clear" w:color="auto" w:fill="auto"/>
            <w:noWrap/>
            <w:hideMark/>
          </w:tcPr>
          <w:p w:rsidRPr="00733E59" w:rsidR="00AA2E54" w:rsidP="00952137" w:rsidRDefault="00AA2E54" w14:paraId="1803C462" w14:textId="77777777">
            <w:pPr>
              <w:pStyle w:val="TableText"/>
              <w:tabs>
                <w:tab w:val="decimal" w:pos="315"/>
              </w:tabs>
            </w:pPr>
            <w:r w:rsidRPr="2F32AA2D">
              <w:t>4.23</w:t>
            </w:r>
          </w:p>
        </w:tc>
        <w:tc>
          <w:tcPr>
            <w:tcW w:w="916" w:type="dxa"/>
            <w:tcBorders>
              <w:top w:val="nil"/>
              <w:bottom w:val="nil"/>
            </w:tcBorders>
            <w:shd w:val="clear" w:color="auto" w:fill="auto"/>
            <w:noWrap/>
            <w:hideMark/>
          </w:tcPr>
          <w:p w:rsidRPr="00733E59" w:rsidR="00AA2E54" w:rsidP="00952137" w:rsidRDefault="00AA2E54" w14:paraId="63919667" w14:textId="77777777">
            <w:pPr>
              <w:pStyle w:val="TableText"/>
              <w:tabs>
                <w:tab w:val="decimal" w:pos="315"/>
              </w:tabs>
            </w:pPr>
            <w:r w:rsidRPr="2F32AA2D">
              <w:t>3.73</w:t>
            </w:r>
          </w:p>
        </w:tc>
        <w:tc>
          <w:tcPr>
            <w:tcW w:w="917" w:type="dxa"/>
            <w:tcBorders>
              <w:top w:val="nil"/>
              <w:bottom w:val="nil"/>
            </w:tcBorders>
            <w:shd w:val="clear" w:color="auto" w:fill="auto"/>
            <w:noWrap/>
            <w:hideMark/>
          </w:tcPr>
          <w:p w:rsidRPr="00733E59" w:rsidR="00AA2E54" w:rsidP="00952137" w:rsidRDefault="00AA2E54" w14:paraId="6343CD19" w14:textId="77777777">
            <w:pPr>
              <w:pStyle w:val="TableText"/>
              <w:tabs>
                <w:tab w:val="decimal" w:pos="315"/>
              </w:tabs>
            </w:pPr>
            <w:r w:rsidRPr="2F32AA2D">
              <w:t>3.28</w:t>
            </w:r>
          </w:p>
        </w:tc>
        <w:tc>
          <w:tcPr>
            <w:tcW w:w="916" w:type="dxa"/>
            <w:tcBorders>
              <w:top w:val="nil"/>
              <w:bottom w:val="nil"/>
            </w:tcBorders>
            <w:shd w:val="clear" w:color="auto" w:fill="auto"/>
            <w:noWrap/>
            <w:hideMark/>
          </w:tcPr>
          <w:p w:rsidRPr="00733E59" w:rsidR="00AA2E54" w:rsidP="00952137" w:rsidRDefault="00AA2E54" w14:paraId="3B203690" w14:textId="77777777">
            <w:pPr>
              <w:pStyle w:val="TableText"/>
              <w:tabs>
                <w:tab w:val="decimal" w:pos="315"/>
              </w:tabs>
            </w:pPr>
            <w:r w:rsidRPr="2F32AA2D">
              <w:t>3.28</w:t>
            </w:r>
          </w:p>
        </w:tc>
        <w:tc>
          <w:tcPr>
            <w:tcW w:w="916" w:type="dxa"/>
            <w:tcBorders>
              <w:top w:val="nil"/>
              <w:bottom w:val="nil"/>
            </w:tcBorders>
            <w:shd w:val="clear" w:color="auto" w:fill="auto"/>
            <w:noWrap/>
            <w:hideMark/>
          </w:tcPr>
          <w:p w:rsidRPr="00733E59" w:rsidR="00AA2E54" w:rsidP="00952137" w:rsidRDefault="00AA2E54" w14:paraId="5DD9FD2A" w14:textId="77777777">
            <w:pPr>
              <w:pStyle w:val="TableText"/>
              <w:tabs>
                <w:tab w:val="decimal" w:pos="315"/>
              </w:tabs>
            </w:pPr>
            <w:r w:rsidRPr="2F32AA2D">
              <w:t>3.28</w:t>
            </w:r>
          </w:p>
        </w:tc>
        <w:tc>
          <w:tcPr>
            <w:tcW w:w="916" w:type="dxa"/>
            <w:tcBorders>
              <w:top w:val="nil"/>
              <w:bottom w:val="nil"/>
            </w:tcBorders>
            <w:shd w:val="clear" w:color="auto" w:fill="auto"/>
            <w:noWrap/>
            <w:hideMark/>
          </w:tcPr>
          <w:p w:rsidRPr="00733E59" w:rsidR="00AA2E54" w:rsidP="00952137" w:rsidRDefault="00AA2E54" w14:paraId="0ED21FB5" w14:textId="77777777">
            <w:pPr>
              <w:pStyle w:val="TableText"/>
              <w:tabs>
                <w:tab w:val="decimal" w:pos="315"/>
              </w:tabs>
            </w:pPr>
            <w:r w:rsidRPr="2F32AA2D">
              <w:t>3.28</w:t>
            </w:r>
          </w:p>
        </w:tc>
        <w:tc>
          <w:tcPr>
            <w:tcW w:w="917" w:type="dxa"/>
            <w:tcBorders>
              <w:top w:val="nil"/>
              <w:bottom w:val="nil"/>
            </w:tcBorders>
            <w:shd w:val="clear" w:color="auto" w:fill="auto"/>
            <w:noWrap/>
            <w:hideMark/>
          </w:tcPr>
          <w:p w:rsidRPr="00733E59" w:rsidR="00AA2E54" w:rsidP="00952137" w:rsidRDefault="00AA2E54" w14:paraId="2E17285D" w14:textId="77777777">
            <w:pPr>
              <w:pStyle w:val="TableText"/>
              <w:tabs>
                <w:tab w:val="decimal" w:pos="315"/>
              </w:tabs>
            </w:pPr>
            <w:r w:rsidRPr="2F32AA2D">
              <w:t>3.28</w:t>
            </w:r>
          </w:p>
        </w:tc>
      </w:tr>
      <w:tr w:rsidRPr="00733E59" w:rsidR="00AA2E54" w:rsidTr="00952137" w14:paraId="412DCFD6" w14:textId="77777777">
        <w:trPr>
          <w:trHeight w:val="288"/>
        </w:trPr>
        <w:tc>
          <w:tcPr>
            <w:tcW w:w="1114" w:type="dxa"/>
            <w:tcBorders>
              <w:top w:val="nil"/>
              <w:bottom w:val="nil"/>
            </w:tcBorders>
            <w:shd w:val="clear" w:color="auto" w:fill="auto"/>
            <w:noWrap/>
            <w:vAlign w:val="bottom"/>
            <w:hideMark/>
          </w:tcPr>
          <w:p w:rsidRPr="00733E59" w:rsidR="00AA2E54" w:rsidP="00952137" w:rsidRDefault="00AA2E54" w14:paraId="0CF3A9BE" w14:textId="77777777">
            <w:pPr>
              <w:pStyle w:val="TableText"/>
            </w:pPr>
            <w:proofErr w:type="spellStart"/>
            <w:r w:rsidRPr="2F32AA2D">
              <w:t>FrsE</w:t>
            </w:r>
            <w:proofErr w:type="spellEnd"/>
          </w:p>
        </w:tc>
        <w:tc>
          <w:tcPr>
            <w:tcW w:w="916" w:type="dxa"/>
            <w:tcBorders>
              <w:top w:val="nil"/>
              <w:bottom w:val="nil"/>
            </w:tcBorders>
            <w:shd w:val="clear" w:color="auto" w:fill="auto"/>
            <w:noWrap/>
            <w:hideMark/>
          </w:tcPr>
          <w:p w:rsidRPr="00733E59" w:rsidR="00AA2E54" w:rsidP="00952137" w:rsidRDefault="00AA2E54" w14:paraId="7AC393D2" w14:textId="77777777">
            <w:pPr>
              <w:pStyle w:val="TableText"/>
              <w:tabs>
                <w:tab w:val="decimal" w:pos="315"/>
              </w:tabs>
            </w:pPr>
            <w:r w:rsidRPr="2F32AA2D">
              <w:t>10.40</w:t>
            </w:r>
          </w:p>
        </w:tc>
        <w:tc>
          <w:tcPr>
            <w:tcW w:w="916" w:type="dxa"/>
            <w:tcBorders>
              <w:top w:val="nil"/>
              <w:bottom w:val="nil"/>
            </w:tcBorders>
            <w:shd w:val="clear" w:color="auto" w:fill="auto"/>
            <w:noWrap/>
            <w:hideMark/>
          </w:tcPr>
          <w:p w:rsidRPr="00733E59" w:rsidR="00AA2E54" w:rsidP="00952137" w:rsidRDefault="00AA2E54" w14:paraId="3C0AC92A" w14:textId="77777777">
            <w:pPr>
              <w:pStyle w:val="TableText"/>
              <w:tabs>
                <w:tab w:val="decimal" w:pos="315"/>
              </w:tabs>
            </w:pPr>
            <w:r w:rsidRPr="2F32AA2D">
              <w:t>6.00</w:t>
            </w:r>
          </w:p>
        </w:tc>
        <w:tc>
          <w:tcPr>
            <w:tcW w:w="916" w:type="dxa"/>
            <w:tcBorders>
              <w:top w:val="nil"/>
              <w:bottom w:val="nil"/>
            </w:tcBorders>
            <w:shd w:val="clear" w:color="auto" w:fill="auto"/>
            <w:noWrap/>
            <w:hideMark/>
          </w:tcPr>
          <w:p w:rsidRPr="00733E59" w:rsidR="00AA2E54" w:rsidP="00952137" w:rsidRDefault="00AA2E54" w14:paraId="04D41D10" w14:textId="77777777">
            <w:pPr>
              <w:pStyle w:val="TableText"/>
              <w:tabs>
                <w:tab w:val="decimal" w:pos="315"/>
              </w:tabs>
            </w:pPr>
            <w:r w:rsidRPr="2F32AA2D">
              <w:t>5.29</w:t>
            </w:r>
          </w:p>
        </w:tc>
        <w:tc>
          <w:tcPr>
            <w:tcW w:w="916" w:type="dxa"/>
            <w:tcBorders>
              <w:top w:val="nil"/>
              <w:bottom w:val="nil"/>
            </w:tcBorders>
            <w:shd w:val="clear" w:color="auto" w:fill="auto"/>
            <w:noWrap/>
            <w:hideMark/>
          </w:tcPr>
          <w:p w:rsidRPr="00733E59" w:rsidR="00AA2E54" w:rsidP="00952137" w:rsidRDefault="00AA2E54" w14:paraId="586BA941" w14:textId="77777777">
            <w:pPr>
              <w:pStyle w:val="TableText"/>
              <w:tabs>
                <w:tab w:val="decimal" w:pos="315"/>
              </w:tabs>
            </w:pPr>
            <w:r w:rsidRPr="2F32AA2D">
              <w:t>4.66</w:t>
            </w:r>
          </w:p>
        </w:tc>
        <w:tc>
          <w:tcPr>
            <w:tcW w:w="917" w:type="dxa"/>
            <w:tcBorders>
              <w:top w:val="nil"/>
              <w:bottom w:val="nil"/>
            </w:tcBorders>
            <w:shd w:val="clear" w:color="auto" w:fill="auto"/>
            <w:noWrap/>
            <w:hideMark/>
          </w:tcPr>
          <w:p w:rsidRPr="00733E59" w:rsidR="00AA2E54" w:rsidP="00952137" w:rsidRDefault="00AA2E54" w14:paraId="35491687" w14:textId="77777777">
            <w:pPr>
              <w:pStyle w:val="TableText"/>
              <w:tabs>
                <w:tab w:val="decimal" w:pos="315"/>
              </w:tabs>
            </w:pPr>
            <w:r w:rsidRPr="2F32AA2D">
              <w:t>4.10</w:t>
            </w:r>
          </w:p>
        </w:tc>
        <w:tc>
          <w:tcPr>
            <w:tcW w:w="916" w:type="dxa"/>
            <w:tcBorders>
              <w:top w:val="nil"/>
              <w:bottom w:val="nil"/>
            </w:tcBorders>
            <w:shd w:val="clear" w:color="auto" w:fill="auto"/>
            <w:noWrap/>
            <w:hideMark/>
          </w:tcPr>
          <w:p w:rsidRPr="00733E59" w:rsidR="00AA2E54" w:rsidP="00952137" w:rsidRDefault="00AA2E54" w14:paraId="4FF212CE" w14:textId="77777777">
            <w:pPr>
              <w:pStyle w:val="TableText"/>
              <w:tabs>
                <w:tab w:val="decimal" w:pos="315"/>
              </w:tabs>
            </w:pPr>
            <w:r w:rsidRPr="2F32AA2D">
              <w:t>4.10</w:t>
            </w:r>
          </w:p>
        </w:tc>
        <w:tc>
          <w:tcPr>
            <w:tcW w:w="916" w:type="dxa"/>
            <w:tcBorders>
              <w:top w:val="nil"/>
              <w:bottom w:val="nil"/>
            </w:tcBorders>
            <w:shd w:val="clear" w:color="auto" w:fill="auto"/>
            <w:noWrap/>
            <w:hideMark/>
          </w:tcPr>
          <w:p w:rsidRPr="00733E59" w:rsidR="00AA2E54" w:rsidP="00952137" w:rsidRDefault="00AA2E54" w14:paraId="14C859E8" w14:textId="77777777">
            <w:pPr>
              <w:pStyle w:val="TableText"/>
              <w:tabs>
                <w:tab w:val="decimal" w:pos="315"/>
              </w:tabs>
            </w:pPr>
            <w:r w:rsidRPr="2F32AA2D">
              <w:t>4.10</w:t>
            </w:r>
          </w:p>
        </w:tc>
        <w:tc>
          <w:tcPr>
            <w:tcW w:w="916" w:type="dxa"/>
            <w:tcBorders>
              <w:top w:val="nil"/>
              <w:bottom w:val="nil"/>
            </w:tcBorders>
            <w:shd w:val="clear" w:color="auto" w:fill="auto"/>
            <w:noWrap/>
            <w:hideMark/>
          </w:tcPr>
          <w:p w:rsidRPr="00733E59" w:rsidR="00AA2E54" w:rsidP="00952137" w:rsidRDefault="00AA2E54" w14:paraId="652DD06D" w14:textId="77777777">
            <w:pPr>
              <w:pStyle w:val="TableText"/>
              <w:tabs>
                <w:tab w:val="decimal" w:pos="315"/>
              </w:tabs>
            </w:pPr>
            <w:r w:rsidRPr="2F32AA2D">
              <w:t>4.10</w:t>
            </w:r>
          </w:p>
        </w:tc>
        <w:tc>
          <w:tcPr>
            <w:tcW w:w="917" w:type="dxa"/>
            <w:tcBorders>
              <w:top w:val="nil"/>
              <w:bottom w:val="nil"/>
            </w:tcBorders>
            <w:shd w:val="clear" w:color="auto" w:fill="auto"/>
            <w:noWrap/>
            <w:hideMark/>
          </w:tcPr>
          <w:p w:rsidRPr="00733E59" w:rsidR="00AA2E54" w:rsidP="00952137" w:rsidRDefault="00AA2E54" w14:paraId="29A1D9D0" w14:textId="77777777">
            <w:pPr>
              <w:pStyle w:val="TableText"/>
              <w:tabs>
                <w:tab w:val="decimal" w:pos="315"/>
              </w:tabs>
            </w:pPr>
            <w:r w:rsidRPr="2F32AA2D">
              <w:t>4.10</w:t>
            </w:r>
          </w:p>
        </w:tc>
      </w:tr>
      <w:tr w:rsidRPr="00733E59" w:rsidR="00AA2E54" w:rsidTr="00952137" w14:paraId="2A690FD0" w14:textId="77777777">
        <w:trPr>
          <w:trHeight w:val="288"/>
        </w:trPr>
        <w:tc>
          <w:tcPr>
            <w:tcW w:w="1114" w:type="dxa"/>
            <w:tcBorders>
              <w:top w:val="nil"/>
              <w:bottom w:val="double" w:color="auto" w:sz="4" w:space="0"/>
            </w:tcBorders>
            <w:shd w:val="clear" w:color="auto" w:fill="auto"/>
            <w:noWrap/>
            <w:vAlign w:val="bottom"/>
            <w:hideMark/>
          </w:tcPr>
          <w:p w:rsidRPr="00733E59" w:rsidR="00AA2E54" w:rsidP="00952137" w:rsidRDefault="00AA2E54" w14:paraId="158B2554" w14:textId="77777777">
            <w:pPr>
              <w:pStyle w:val="TableText"/>
            </w:pPr>
            <w:proofErr w:type="spellStart"/>
            <w:r w:rsidRPr="2F32AA2D">
              <w:t>FrwE</w:t>
            </w:r>
            <w:proofErr w:type="spellEnd"/>
          </w:p>
        </w:tc>
        <w:tc>
          <w:tcPr>
            <w:tcW w:w="916" w:type="dxa"/>
            <w:tcBorders>
              <w:top w:val="nil"/>
              <w:bottom w:val="double" w:color="auto" w:sz="4" w:space="0"/>
            </w:tcBorders>
            <w:shd w:val="clear" w:color="auto" w:fill="auto"/>
            <w:noWrap/>
            <w:hideMark/>
          </w:tcPr>
          <w:p w:rsidRPr="00733E59" w:rsidR="00AA2E54" w:rsidP="00952137" w:rsidRDefault="00AA2E54" w14:paraId="1623C02A" w14:textId="77777777">
            <w:pPr>
              <w:pStyle w:val="TableText"/>
              <w:tabs>
                <w:tab w:val="decimal" w:pos="315"/>
              </w:tabs>
            </w:pPr>
            <w:r w:rsidRPr="2F32AA2D">
              <w:t>10.92</w:t>
            </w:r>
          </w:p>
        </w:tc>
        <w:tc>
          <w:tcPr>
            <w:tcW w:w="916" w:type="dxa"/>
            <w:tcBorders>
              <w:top w:val="nil"/>
              <w:bottom w:val="double" w:color="auto" w:sz="4" w:space="0"/>
            </w:tcBorders>
            <w:shd w:val="clear" w:color="auto" w:fill="auto"/>
            <w:noWrap/>
            <w:hideMark/>
          </w:tcPr>
          <w:p w:rsidRPr="00733E59" w:rsidR="00AA2E54" w:rsidP="00952137" w:rsidRDefault="00AA2E54" w14:paraId="748FCB05" w14:textId="77777777">
            <w:pPr>
              <w:pStyle w:val="TableText"/>
              <w:tabs>
                <w:tab w:val="decimal" w:pos="315"/>
              </w:tabs>
            </w:pPr>
            <w:r w:rsidRPr="2F32AA2D">
              <w:t>6.30</w:t>
            </w:r>
          </w:p>
        </w:tc>
        <w:tc>
          <w:tcPr>
            <w:tcW w:w="916" w:type="dxa"/>
            <w:tcBorders>
              <w:top w:val="nil"/>
              <w:bottom w:val="double" w:color="auto" w:sz="4" w:space="0"/>
            </w:tcBorders>
            <w:shd w:val="clear" w:color="auto" w:fill="auto"/>
            <w:noWrap/>
            <w:hideMark/>
          </w:tcPr>
          <w:p w:rsidRPr="00733E59" w:rsidR="00AA2E54" w:rsidP="00952137" w:rsidRDefault="00AA2E54" w14:paraId="4B6C6EC2" w14:textId="77777777">
            <w:pPr>
              <w:pStyle w:val="TableText"/>
              <w:tabs>
                <w:tab w:val="decimal" w:pos="315"/>
              </w:tabs>
            </w:pPr>
            <w:r w:rsidRPr="2F32AA2D">
              <w:t>5.55</w:t>
            </w:r>
          </w:p>
        </w:tc>
        <w:tc>
          <w:tcPr>
            <w:tcW w:w="916" w:type="dxa"/>
            <w:tcBorders>
              <w:top w:val="nil"/>
              <w:bottom w:val="double" w:color="auto" w:sz="4" w:space="0"/>
            </w:tcBorders>
            <w:shd w:val="clear" w:color="auto" w:fill="auto"/>
            <w:noWrap/>
            <w:hideMark/>
          </w:tcPr>
          <w:p w:rsidRPr="00733E59" w:rsidR="00AA2E54" w:rsidP="00952137" w:rsidRDefault="00AA2E54" w14:paraId="19E1F0B4" w14:textId="77777777">
            <w:pPr>
              <w:pStyle w:val="TableText"/>
              <w:tabs>
                <w:tab w:val="decimal" w:pos="315"/>
              </w:tabs>
            </w:pPr>
            <w:r w:rsidRPr="2F32AA2D">
              <w:t>4.89</w:t>
            </w:r>
          </w:p>
        </w:tc>
        <w:tc>
          <w:tcPr>
            <w:tcW w:w="917" w:type="dxa"/>
            <w:tcBorders>
              <w:top w:val="nil"/>
              <w:bottom w:val="double" w:color="auto" w:sz="4" w:space="0"/>
            </w:tcBorders>
            <w:shd w:val="clear" w:color="auto" w:fill="auto"/>
            <w:noWrap/>
            <w:hideMark/>
          </w:tcPr>
          <w:p w:rsidRPr="00733E59" w:rsidR="00AA2E54" w:rsidP="00952137" w:rsidRDefault="00AA2E54" w14:paraId="0BDBF645" w14:textId="77777777">
            <w:pPr>
              <w:pStyle w:val="TableText"/>
              <w:tabs>
                <w:tab w:val="decimal" w:pos="315"/>
              </w:tabs>
            </w:pPr>
            <w:r w:rsidRPr="2F32AA2D">
              <w:t>4.31</w:t>
            </w:r>
          </w:p>
        </w:tc>
        <w:tc>
          <w:tcPr>
            <w:tcW w:w="916" w:type="dxa"/>
            <w:tcBorders>
              <w:top w:val="nil"/>
              <w:bottom w:val="double" w:color="auto" w:sz="4" w:space="0"/>
            </w:tcBorders>
            <w:shd w:val="clear" w:color="auto" w:fill="auto"/>
            <w:noWrap/>
            <w:hideMark/>
          </w:tcPr>
          <w:p w:rsidRPr="00733E59" w:rsidR="00AA2E54" w:rsidP="00952137" w:rsidRDefault="00AA2E54" w14:paraId="1083767B" w14:textId="77777777">
            <w:pPr>
              <w:pStyle w:val="TableText"/>
              <w:tabs>
                <w:tab w:val="decimal" w:pos="315"/>
              </w:tabs>
            </w:pPr>
            <w:r w:rsidRPr="2F32AA2D">
              <w:t>4.31</w:t>
            </w:r>
          </w:p>
        </w:tc>
        <w:tc>
          <w:tcPr>
            <w:tcW w:w="916" w:type="dxa"/>
            <w:tcBorders>
              <w:top w:val="nil"/>
              <w:bottom w:val="double" w:color="auto" w:sz="4" w:space="0"/>
            </w:tcBorders>
            <w:shd w:val="clear" w:color="auto" w:fill="auto"/>
            <w:noWrap/>
            <w:hideMark/>
          </w:tcPr>
          <w:p w:rsidRPr="00733E59" w:rsidR="00AA2E54" w:rsidP="00952137" w:rsidRDefault="00AA2E54" w14:paraId="1E65161E" w14:textId="77777777">
            <w:pPr>
              <w:pStyle w:val="TableText"/>
              <w:tabs>
                <w:tab w:val="decimal" w:pos="315"/>
              </w:tabs>
            </w:pPr>
            <w:r w:rsidRPr="2F32AA2D">
              <w:t>4.31</w:t>
            </w:r>
          </w:p>
        </w:tc>
        <w:tc>
          <w:tcPr>
            <w:tcW w:w="916" w:type="dxa"/>
            <w:tcBorders>
              <w:top w:val="nil"/>
              <w:bottom w:val="double" w:color="auto" w:sz="4" w:space="0"/>
            </w:tcBorders>
            <w:shd w:val="clear" w:color="auto" w:fill="auto"/>
            <w:noWrap/>
            <w:hideMark/>
          </w:tcPr>
          <w:p w:rsidRPr="00733E59" w:rsidR="00AA2E54" w:rsidP="00952137" w:rsidRDefault="00AA2E54" w14:paraId="270E30AD" w14:textId="77777777">
            <w:pPr>
              <w:pStyle w:val="TableText"/>
              <w:tabs>
                <w:tab w:val="decimal" w:pos="315"/>
              </w:tabs>
            </w:pPr>
            <w:r w:rsidRPr="2F32AA2D">
              <w:t>4.31</w:t>
            </w:r>
          </w:p>
        </w:tc>
        <w:tc>
          <w:tcPr>
            <w:tcW w:w="917" w:type="dxa"/>
            <w:tcBorders>
              <w:top w:val="nil"/>
              <w:bottom w:val="double" w:color="auto" w:sz="4" w:space="0"/>
            </w:tcBorders>
            <w:shd w:val="clear" w:color="auto" w:fill="auto"/>
            <w:noWrap/>
            <w:hideMark/>
          </w:tcPr>
          <w:p w:rsidRPr="00733E59" w:rsidR="00AA2E54" w:rsidP="00952137" w:rsidRDefault="00AA2E54" w14:paraId="666E2407" w14:textId="77777777">
            <w:pPr>
              <w:pStyle w:val="TableText"/>
              <w:tabs>
                <w:tab w:val="decimal" w:pos="315"/>
              </w:tabs>
            </w:pPr>
            <w:r w:rsidRPr="2F32AA2D">
              <w:t>4.31</w:t>
            </w:r>
          </w:p>
        </w:tc>
      </w:tr>
    </w:tbl>
    <w:p w:rsidRPr="00733E59" w:rsidR="00AA2E54" w:rsidP="00AA2E54" w:rsidRDefault="00AA2E54" w14:paraId="1B906E4A" w14:textId="77777777">
      <w:pPr>
        <w:pStyle w:val="Source1"/>
      </w:pPr>
    </w:p>
    <w:p w:rsidRPr="00733E59" w:rsidR="00AA2E54" w:rsidP="00820799" w:rsidRDefault="00445B76" w14:paraId="0EE3CA8D" w14:textId="5D2BE979">
      <w:pPr>
        <w:pStyle w:val="BodyText"/>
      </w:pPr>
      <w:r>
        <w:t xml:space="preserve">The price of refined </w:t>
      </w:r>
      <w:r w:rsidRPr="00733E59">
        <w:t xml:space="preserve">oil </w:t>
      </w:r>
      <w:r>
        <w:t xml:space="preserve">used </w:t>
      </w:r>
      <w:r w:rsidR="00AA2E54">
        <w:t>in the transportation sector (defined in the model as a composite of gasoline and diesel) wa</w:t>
      </w:r>
      <w:r w:rsidRPr="00733E59" w:rsidR="00AA2E54">
        <w:t xml:space="preserve">s </w:t>
      </w:r>
      <w:r w:rsidR="00AA2E54">
        <w:t>about</w:t>
      </w:r>
      <w:r w:rsidRPr="00733E59" w:rsidR="00AA2E54">
        <w:t xml:space="preserve"> $2.75/gallon in 2010</w:t>
      </w:r>
      <w:r w:rsidR="00AA2E54">
        <w:t>. E</w:t>
      </w:r>
      <w:r w:rsidRPr="00733E59" w:rsidR="00AA2E54">
        <w:t xml:space="preserve">thanol produced from switchgrass could become economically competitive </w:t>
      </w:r>
      <w:r w:rsidR="00AA2E54">
        <w:t>with</w:t>
      </w:r>
      <w:r w:rsidRPr="00733E59" w:rsidR="00AA2E54">
        <w:t xml:space="preserve"> refined oil </w:t>
      </w:r>
      <w:r w:rsidR="00AA2E54">
        <w:t>if the price of refined oil increases to at least $3.</w:t>
      </w:r>
      <w:r w:rsidR="00A941ED">
        <w:t>49</w:t>
      </w:r>
      <w:r w:rsidR="00AA2E54">
        <w:t>/gallon by</w:t>
      </w:r>
      <w:r w:rsidRPr="00733E59" w:rsidR="00AA2E54">
        <w:t xml:space="preserve"> 2020. </w:t>
      </w:r>
      <w:r w:rsidR="00AA2E54">
        <w:t>E</w:t>
      </w:r>
      <w:r w:rsidRPr="00733E59" w:rsidR="00AA2E54">
        <w:t>thanol produced from forest residue</w:t>
      </w:r>
      <w:r w:rsidR="00AA2E54">
        <w:t>s</w:t>
      </w:r>
      <w:r w:rsidRPr="00733E59" w:rsidR="00AA2E54">
        <w:t xml:space="preserve"> </w:t>
      </w:r>
      <w:r w:rsidR="00AA2E54">
        <w:t xml:space="preserve">would begin to </w:t>
      </w:r>
      <w:r w:rsidRPr="00733E59" w:rsidR="00AA2E54">
        <w:t xml:space="preserve">become </w:t>
      </w:r>
      <w:r w:rsidR="00AA2E54">
        <w:t xml:space="preserve">cost </w:t>
      </w:r>
      <w:r w:rsidRPr="00733E59" w:rsidR="00AA2E54">
        <w:t xml:space="preserve">competitive </w:t>
      </w:r>
      <w:r w:rsidR="00AA2E54">
        <w:t>with</w:t>
      </w:r>
      <w:r w:rsidRPr="00733E59" w:rsidR="00AA2E54">
        <w:t xml:space="preserve"> refined oil if </w:t>
      </w:r>
      <w:r w:rsidR="00AA2E54">
        <w:t xml:space="preserve">the price of refined </w:t>
      </w:r>
      <w:r w:rsidRPr="00733E59" w:rsidR="00AA2E54">
        <w:t xml:space="preserve">oil </w:t>
      </w:r>
      <w:r w:rsidRPr="004E59A8" w:rsidR="00AA2E54">
        <w:t>reaches</w:t>
      </w:r>
      <w:r w:rsidRPr="00733E59" w:rsidR="00AA2E54">
        <w:t xml:space="preserve"> $</w:t>
      </w:r>
      <w:r w:rsidR="00AA2E54">
        <w:t>5</w:t>
      </w:r>
      <w:r w:rsidRPr="00733E59" w:rsidR="00AA2E54">
        <w:t>.</w:t>
      </w:r>
      <w:r w:rsidR="00AA2E54">
        <w:t>3</w:t>
      </w:r>
      <w:r w:rsidRPr="00733E59" w:rsidR="00AA2E54">
        <w:t>0/gallon</w:t>
      </w:r>
      <w:r w:rsidR="00AA2E54">
        <w:t xml:space="preserve"> by 2020.</w:t>
      </w:r>
      <w:r w:rsidRPr="00733E59" w:rsidR="00AA2E54">
        <w:t xml:space="preserve"> The markup factor</w:t>
      </w:r>
      <w:r w:rsidRPr="007D789B" w:rsidR="00AA2E54">
        <w:t>—</w:t>
      </w:r>
      <w:r w:rsidR="00AA2E54">
        <w:t xml:space="preserve">the </w:t>
      </w:r>
      <w:r w:rsidRPr="00733E59" w:rsidR="00AA2E54">
        <w:t xml:space="preserve">ratio of </w:t>
      </w:r>
      <w:r w:rsidR="00AA2E54">
        <w:t xml:space="preserve">the </w:t>
      </w:r>
      <w:r w:rsidRPr="00733E59" w:rsidR="00AA2E54">
        <w:t xml:space="preserve">cost of </w:t>
      </w:r>
      <w:r w:rsidR="0077531A">
        <w:t>second-generation</w:t>
      </w:r>
      <w:r w:rsidRPr="00733E59" w:rsidR="00AA2E54">
        <w:t xml:space="preserve"> biofuels over time relative to the price of refined oil in 201</w:t>
      </w:r>
      <w:r w:rsidRPr="00FB1BBB" w:rsidR="00AA2E54">
        <w:t>0</w:t>
      </w:r>
      <w:r w:rsidRPr="007D789B" w:rsidR="00AA2E54">
        <w:t>—</w:t>
      </w:r>
      <w:r w:rsidR="00AA2E54">
        <w:t>wa</w:t>
      </w:r>
      <w:r w:rsidRPr="00733E59" w:rsidR="00AA2E54">
        <w:t xml:space="preserve">s applied to all inputs in the production function other than land. </w:t>
      </w:r>
      <w:r w:rsidR="00AA2E54">
        <w:t>Land is exempt from this calculation</w:t>
      </w:r>
      <w:r w:rsidRPr="00733E59" w:rsidR="00AA2E54">
        <w:t xml:space="preserve"> because if it </w:t>
      </w:r>
      <w:r w:rsidR="00AA2E54">
        <w:t>were</w:t>
      </w:r>
      <w:r w:rsidRPr="00733E59" w:rsidR="00AA2E54">
        <w:t xml:space="preserve"> applied </w:t>
      </w:r>
      <w:r w:rsidR="00AA2E54">
        <w:t xml:space="preserve">the </w:t>
      </w:r>
      <w:r w:rsidRPr="00733E59" w:rsidR="00AA2E54">
        <w:t>underl</w:t>
      </w:r>
      <w:r w:rsidR="00AA2E54">
        <w:t>ying</w:t>
      </w:r>
      <w:r w:rsidRPr="00733E59" w:rsidR="00AA2E54">
        <w:t xml:space="preserve"> feedstock yield would change along with th</w:t>
      </w:r>
      <w:r w:rsidR="00AA2E54">
        <w:t>is</w:t>
      </w:r>
      <w:r w:rsidRPr="00733E59" w:rsidR="00AA2E54">
        <w:t xml:space="preserve"> markup factor. However, the feedstock yield growth rate should </w:t>
      </w:r>
      <w:r w:rsidRPr="00784110" w:rsidR="00AA2E54">
        <w:t>be</w:t>
      </w:r>
      <w:r w:rsidRPr="00733E59" w:rsidR="00AA2E54">
        <w:t xml:space="preserve"> directly tied to the land. For example, switchgrass and miscanthus </w:t>
      </w:r>
      <w:r w:rsidR="00AA2E54">
        <w:t>yields were assumed to</w:t>
      </w:r>
      <w:r w:rsidRPr="00733E59" w:rsidR="00AA2E54">
        <w:t xml:space="preserve"> grow at 1% annually</w:t>
      </w:r>
      <w:r w:rsidR="00AA2E54">
        <w:t>,</w:t>
      </w:r>
      <w:r w:rsidRPr="00733E59" w:rsidR="00AA2E54">
        <w:t xml:space="preserve"> </w:t>
      </w:r>
      <w:r w:rsidR="00AA2E54">
        <w:t xml:space="preserve">the </w:t>
      </w:r>
      <w:r w:rsidRPr="00733E59" w:rsidR="00AA2E54">
        <w:t xml:space="preserve">same </w:t>
      </w:r>
      <w:r w:rsidR="00AA2E54">
        <w:t xml:space="preserve">rate </w:t>
      </w:r>
      <w:r w:rsidRPr="00733E59" w:rsidR="00AA2E54">
        <w:t xml:space="preserve">as </w:t>
      </w:r>
      <w:r w:rsidR="00AA2E54">
        <w:t xml:space="preserve">applied to all other crops using </w:t>
      </w:r>
      <w:r w:rsidRPr="00733E59" w:rsidR="00AA2E54">
        <w:t xml:space="preserve">cropland. </w:t>
      </w:r>
    </w:p>
    <w:p w:rsidR="00AA2E54" w:rsidP="00AA2E54" w:rsidRDefault="00AA2E54" w14:paraId="53DE4981" w14:textId="7AD14F09">
      <w:pPr>
        <w:pStyle w:val="BodyText"/>
      </w:pPr>
      <w:r w:rsidRPr="00F8255E">
        <w:t>Domestic</w:t>
      </w:r>
      <w:r>
        <w:t>ally</w:t>
      </w:r>
      <w:r w:rsidRPr="00F8255E">
        <w:t xml:space="preserve"> produc</w:t>
      </w:r>
      <w:r>
        <w:t>ed</w:t>
      </w:r>
      <w:r w:rsidRPr="00F8255E">
        <w:t xml:space="preserve"> second</w:t>
      </w:r>
      <w:r>
        <w:t>-</w:t>
      </w:r>
      <w:r w:rsidRPr="0011094A">
        <w:t xml:space="preserve">generation biofuels </w:t>
      </w:r>
      <w:r>
        <w:t>are</w:t>
      </w:r>
      <w:r w:rsidRPr="005556D6">
        <w:t xml:space="preserve"> blended with refined oil and first- generation biofuels </w:t>
      </w:r>
      <w:r>
        <w:t>for use</w:t>
      </w:r>
      <w:r w:rsidRPr="005556D6">
        <w:t xml:space="preserve"> in </w:t>
      </w:r>
      <w:r>
        <w:t xml:space="preserve">the </w:t>
      </w:r>
      <w:r w:rsidRPr="005556D6">
        <w:t xml:space="preserve">domestic on-road transportation </w:t>
      </w:r>
      <w:r>
        <w:t>sector</w:t>
      </w:r>
      <w:r w:rsidRPr="005556D6">
        <w:t xml:space="preserve"> in ADAGE. </w:t>
      </w:r>
      <w:r>
        <w:t>T</w:t>
      </w:r>
      <w:r w:rsidRPr="005556D6">
        <w:t xml:space="preserve">here are a few </w:t>
      </w:r>
      <w:r w:rsidR="00FA3F21">
        <w:t xml:space="preserve">points to note </w:t>
      </w:r>
      <w:r>
        <w:t>in the representation of second-generation biofuels in ADAGE</w:t>
      </w:r>
      <w:r w:rsidRPr="005556D6">
        <w:t>: 1) import</w:t>
      </w:r>
      <w:r>
        <w:t>s</w:t>
      </w:r>
      <w:r w:rsidRPr="005556D6">
        <w:t xml:space="preserve"> </w:t>
      </w:r>
      <w:r>
        <w:t>and</w:t>
      </w:r>
      <w:r w:rsidRPr="005556D6">
        <w:t xml:space="preserve"> export</w:t>
      </w:r>
      <w:r>
        <w:t>s</w:t>
      </w:r>
      <w:r w:rsidRPr="005556D6">
        <w:t xml:space="preserve"> of second</w:t>
      </w:r>
      <w:r>
        <w:t>-</w:t>
      </w:r>
      <w:r w:rsidRPr="005556D6">
        <w:t xml:space="preserve">generation biofuels </w:t>
      </w:r>
      <w:r>
        <w:t>are not</w:t>
      </w:r>
      <w:r w:rsidRPr="005556D6">
        <w:t xml:space="preserve"> represented in the model</w:t>
      </w:r>
      <w:r w:rsidR="004E59A8">
        <w:t xml:space="preserve"> and</w:t>
      </w:r>
      <w:r w:rsidRPr="005556D6" w:rsidR="004E59A8">
        <w:t xml:space="preserve"> </w:t>
      </w:r>
      <w:r w:rsidRPr="005556D6">
        <w:t xml:space="preserve">2) other </w:t>
      </w:r>
      <w:r>
        <w:t>transportation</w:t>
      </w:r>
      <w:r w:rsidRPr="005556D6">
        <w:t xml:space="preserve"> sectors</w:t>
      </w:r>
      <w:r>
        <w:t>,</w:t>
      </w:r>
      <w:r w:rsidRPr="005556D6">
        <w:t xml:space="preserve"> such as air </w:t>
      </w:r>
      <w:r>
        <w:t>and</w:t>
      </w:r>
      <w:r w:rsidRPr="005556D6">
        <w:t xml:space="preserve"> water</w:t>
      </w:r>
      <w:r>
        <w:t>,</w:t>
      </w:r>
      <w:r w:rsidRPr="005556D6">
        <w:t xml:space="preserve"> are not </w:t>
      </w:r>
      <w:r>
        <w:t>able</w:t>
      </w:r>
      <w:r w:rsidRPr="005556D6">
        <w:t xml:space="preserve"> to use </w:t>
      </w:r>
      <w:r>
        <w:t xml:space="preserve">any </w:t>
      </w:r>
      <w:r w:rsidR="00D15089">
        <w:t>biofuels</w:t>
      </w:r>
      <w:r w:rsidR="004E59A8">
        <w:t xml:space="preserve">, </w:t>
      </w:r>
      <w:r>
        <w:t xml:space="preserve">including </w:t>
      </w:r>
      <w:r w:rsidRPr="005556D6">
        <w:t>second</w:t>
      </w:r>
      <w:r>
        <w:t>-</w:t>
      </w:r>
      <w:r w:rsidRPr="005556D6">
        <w:t>generation biofuels</w:t>
      </w:r>
      <w:r w:rsidR="00C56D5C">
        <w:t xml:space="preserve">. </w:t>
      </w:r>
      <w:r w:rsidRPr="005556D6">
        <w:t xml:space="preserve">These </w:t>
      </w:r>
      <w:r w:rsidR="004416B3">
        <w:t>caveats c</w:t>
      </w:r>
      <w:r w:rsidRPr="005556D6">
        <w:t xml:space="preserve">ould be </w:t>
      </w:r>
      <w:r>
        <w:t>addressed</w:t>
      </w:r>
      <w:r w:rsidRPr="005556D6">
        <w:t xml:space="preserve"> in </w:t>
      </w:r>
      <w:r>
        <w:t>a future model version</w:t>
      </w:r>
      <w:r w:rsidRPr="005556D6">
        <w:t xml:space="preserve">, for example, </w:t>
      </w:r>
      <w:r>
        <w:t xml:space="preserve">to </w:t>
      </w:r>
      <w:r w:rsidRPr="005556D6">
        <w:t>expand biofuel use in airline transportation.</w:t>
      </w:r>
    </w:p>
    <w:p w:rsidRPr="0011094A" w:rsidR="00AA2E54" w:rsidP="00AA2E54" w:rsidRDefault="00AA2E54" w14:paraId="11B6C23E" w14:textId="77777777">
      <w:pPr>
        <w:pStyle w:val="BodyText"/>
      </w:pPr>
      <w:r>
        <w:t>The biofuel</w:t>
      </w:r>
      <w:r w:rsidRPr="005556D6">
        <w:t xml:space="preserve"> consumption structure in ADAGE</w:t>
      </w:r>
      <w:r w:rsidRPr="005556D6" w:rsidDel="00035746">
        <w:t xml:space="preserve"> </w:t>
      </w:r>
      <w:r>
        <w:t>has</w:t>
      </w:r>
      <w:r w:rsidRPr="005556D6">
        <w:t xml:space="preserve"> some advantages. The blending ratio between first</w:t>
      </w:r>
      <w:r>
        <w:t>-</w:t>
      </w:r>
      <w:r w:rsidRPr="005556D6">
        <w:t>generation biofuels, second-generation biofuels</w:t>
      </w:r>
      <w:r>
        <w:t>,</w:t>
      </w:r>
      <w:r w:rsidRPr="005556D6">
        <w:t xml:space="preserve"> and refined oil </w:t>
      </w:r>
      <w:r>
        <w:t>is flexible, and there is no additional cost tied to the blending ratio, treating biofuels as drop-in fuels.</w:t>
      </w:r>
      <w:r w:rsidRPr="005556D6">
        <w:t xml:space="preserve"> </w:t>
      </w:r>
      <w:r>
        <w:t>This</w:t>
      </w:r>
      <w:r w:rsidRPr="005556D6">
        <w:t xml:space="preserve"> flexibility to use </w:t>
      </w:r>
      <w:r>
        <w:t xml:space="preserve">different </w:t>
      </w:r>
      <w:r w:rsidRPr="005556D6">
        <w:t xml:space="preserve">ethanol </w:t>
      </w:r>
      <w:r>
        <w:t>and biodiesel blending ratios</w:t>
      </w:r>
      <w:r w:rsidRPr="005556D6">
        <w:t xml:space="preserve"> in auto</w:t>
      </w:r>
      <w:r>
        <w:t>mobiles,</w:t>
      </w:r>
      <w:r w:rsidRPr="005556D6">
        <w:t xml:space="preserve"> truck</w:t>
      </w:r>
      <w:r>
        <w:t>s</w:t>
      </w:r>
      <w:r w:rsidRPr="005556D6">
        <w:t xml:space="preserve">, </w:t>
      </w:r>
      <w:r>
        <w:t>and</w:t>
      </w:r>
      <w:r w:rsidRPr="005556D6">
        <w:t xml:space="preserve"> </w:t>
      </w:r>
      <w:r>
        <w:t>buses allows for the analysis of specific fuel policy scenarios.</w:t>
      </w:r>
    </w:p>
    <w:p w:rsidRPr="001A3F0C" w:rsidR="00AA2E54" w:rsidP="000D0546" w:rsidRDefault="00AA2E54" w14:paraId="2B4678FA" w14:textId="77777777">
      <w:pPr>
        <w:pStyle w:val="Heading3"/>
      </w:pPr>
      <w:bookmarkStart w:name="_Toc118979546" w:id="258"/>
      <w:r w:rsidRPr="001A3F0C">
        <w:t>AFVs in On-Road Transportation</w:t>
      </w:r>
      <w:bookmarkEnd w:id="258"/>
    </w:p>
    <w:p w:rsidR="004E59A8" w:rsidP="00AA2E54" w:rsidRDefault="00AA2E54" w14:paraId="227D4212" w14:textId="2DD0CD08">
      <w:pPr>
        <w:pStyle w:val="BodyText"/>
      </w:pPr>
      <w:r>
        <w:t xml:space="preserve">Potential </w:t>
      </w:r>
      <w:r w:rsidRPr="00E65D2D">
        <w:t>environmental concerns</w:t>
      </w:r>
      <w:r>
        <w:t xml:space="preserve"> expressed through policies and consumer preferences and potentially higher transportation fuel prices </w:t>
      </w:r>
      <w:r w:rsidR="004E59A8">
        <w:t xml:space="preserve">have </w:t>
      </w:r>
      <w:r>
        <w:t>spurred the</w:t>
      </w:r>
      <w:r w:rsidRPr="00E65D2D">
        <w:t xml:space="preserve"> development of </w:t>
      </w:r>
      <w:r>
        <w:t>AFV</w:t>
      </w:r>
      <w:r w:rsidRPr="00E65D2D">
        <w:t>s with highe</w:t>
      </w:r>
      <w:r>
        <w:t>r</w:t>
      </w:r>
      <w:r w:rsidRPr="00E65D2D">
        <w:t xml:space="preserve"> fuel economy </w:t>
      </w:r>
      <w:r>
        <w:t>and/or lower emissions</w:t>
      </w:r>
      <w:r w:rsidRPr="00E65D2D">
        <w:t>.</w:t>
      </w:r>
      <w:r>
        <w:t xml:space="preserve"> However, other than the EPPA model (</w:t>
      </w:r>
      <w:r>
        <w:rPr>
          <w:rStyle w:val="field-content"/>
          <w:szCs w:val="24"/>
        </w:rPr>
        <w:t xml:space="preserve">Karplus, Paltsev, and </w:t>
      </w:r>
      <w:r w:rsidRPr="004312EE">
        <w:rPr>
          <w:rStyle w:val="field-content"/>
          <w:szCs w:val="24"/>
        </w:rPr>
        <w:t>Reilly</w:t>
      </w:r>
      <w:r>
        <w:t xml:space="preserve">, 2010; Karplus et al. 2013) and ADAGE, </w:t>
      </w:r>
      <w:r w:rsidRPr="00075E5D">
        <w:t xml:space="preserve">CGE models generally </w:t>
      </w:r>
      <w:r>
        <w:t>have limited representation of alternative fuel technologies</w:t>
      </w:r>
      <w:r w:rsidRPr="00075E5D">
        <w:t xml:space="preserve">. EPPA disaggregates household transportation from </w:t>
      </w:r>
      <w:r>
        <w:t>the overall</w:t>
      </w:r>
      <w:r w:rsidRPr="00075E5D">
        <w:t xml:space="preserve"> </w:t>
      </w:r>
      <w:r>
        <w:t>t</w:t>
      </w:r>
      <w:r w:rsidRPr="000D7993">
        <w:t xml:space="preserve">ransportation </w:t>
      </w:r>
      <w:r>
        <w:t xml:space="preserve">sector </w:t>
      </w:r>
      <w:r w:rsidRPr="00075E5D">
        <w:t xml:space="preserve">and introduces some AFVs </w:t>
      </w:r>
      <w:r>
        <w:t>with</w:t>
      </w:r>
      <w:r w:rsidRPr="000D7993">
        <w:t>in</w:t>
      </w:r>
      <w:r w:rsidRPr="00075E5D">
        <w:t xml:space="preserve"> the model. </w:t>
      </w:r>
      <w:r>
        <w:t>ADAGE includes f</w:t>
      </w:r>
      <w:r w:rsidRPr="00733E59">
        <w:t>our categories of AFVs</w:t>
      </w:r>
      <w:r>
        <w:t xml:space="preserve"> (</w:t>
      </w:r>
      <w:r w:rsidRPr="00733E59">
        <w:t xml:space="preserve">natural gas </w:t>
      </w:r>
      <w:r>
        <w:t>[</w:t>
      </w:r>
      <w:r w:rsidRPr="00733E59">
        <w:t>GASV</w:t>
      </w:r>
      <w:r w:rsidR="00F37206">
        <w:t xml:space="preserve">] </w:t>
      </w:r>
      <w:r w:rsidRPr="00733E59">
        <w:t xml:space="preserve">electric battery </w:t>
      </w:r>
      <w:r>
        <w:t>[</w:t>
      </w:r>
      <w:r w:rsidRPr="00733E59">
        <w:t>BEV</w:t>
      </w:r>
      <w:r w:rsidR="00F37206">
        <w:t xml:space="preserve">] </w:t>
      </w:r>
      <w:r w:rsidRPr="00733E59">
        <w:t xml:space="preserve">oil-electric hybrid </w:t>
      </w:r>
      <w:r>
        <w:t>[</w:t>
      </w:r>
      <w:r w:rsidRPr="00733E59">
        <w:t>HEV</w:t>
      </w:r>
      <w:r>
        <w:t>],</w:t>
      </w:r>
      <w:r>
        <w:rPr>
          <w:rStyle w:val="FootnoteReference"/>
        </w:rPr>
        <w:footnoteReference w:id="20"/>
      </w:r>
      <w:r>
        <w:rPr>
          <w:rStyle w:val="CommentReference"/>
          <w:color w:val="000000"/>
        </w:rPr>
        <w:t xml:space="preserve"> </w:t>
      </w:r>
      <w:r>
        <w:t>and</w:t>
      </w:r>
      <w:r w:rsidRPr="00733E59">
        <w:t xml:space="preserve"> fuel cell hydrogen </w:t>
      </w:r>
      <w:r>
        <w:t>[</w:t>
      </w:r>
      <w:r w:rsidRPr="00733E59">
        <w:t>FCEV</w:t>
      </w:r>
      <w:r>
        <w:t>] drivetrains)</w:t>
      </w:r>
      <w:r w:rsidRPr="00733E59">
        <w:t xml:space="preserve"> for all </w:t>
      </w:r>
      <w:r>
        <w:t>types of on-</w:t>
      </w:r>
      <w:r w:rsidRPr="00733E59">
        <w:t xml:space="preserve">road transportation vehicles </w:t>
      </w:r>
      <w:r>
        <w:t xml:space="preserve">in the model </w:t>
      </w:r>
      <w:r w:rsidRPr="00733E59">
        <w:t>(</w:t>
      </w:r>
      <w:r>
        <w:t>light-duty vehicles [</w:t>
      </w:r>
      <w:r w:rsidRPr="00733E59">
        <w:t>LDV</w:t>
      </w:r>
      <w:r>
        <w:t>s]</w:t>
      </w:r>
      <w:r w:rsidRPr="00733E59">
        <w:t xml:space="preserve">, </w:t>
      </w:r>
      <w:r>
        <w:t xml:space="preserve">heavy-duty trucks, and heavy-duty </w:t>
      </w:r>
      <w:r w:rsidRPr="00733E59">
        <w:t>bus</w:t>
      </w:r>
      <w:r>
        <w:t xml:space="preserve">es, </w:t>
      </w:r>
      <w:r w:rsidRPr="00733E59">
        <w:t xml:space="preserve">see Table </w:t>
      </w:r>
      <w:r w:rsidR="009706FD">
        <w:t>6</w:t>
      </w:r>
      <w:r w:rsidRPr="00733E59">
        <w:t>-</w:t>
      </w:r>
      <w:r w:rsidR="00450D6B">
        <w:t>4</w:t>
      </w:r>
      <w:r>
        <w:rPr>
          <w:rStyle w:val="FootnoteReference"/>
        </w:rPr>
        <w:footnoteReference w:id="21"/>
      </w:r>
      <w:r w:rsidRPr="00733E59">
        <w:t xml:space="preserve">). </w:t>
      </w:r>
      <w:r w:rsidRPr="00075E5D">
        <w:t xml:space="preserve">The introduction of AFVs in ADAGE allows us to </w:t>
      </w:r>
      <w:r>
        <w:t xml:space="preserve">model </w:t>
      </w:r>
      <w:r w:rsidR="00C56D5C">
        <w:t>alternative</w:t>
      </w:r>
      <w:r>
        <w:t xml:space="preserve"> </w:t>
      </w:r>
    </w:p>
    <w:p w:rsidRPr="00733E59" w:rsidR="004E59A8" w:rsidP="004E59A8" w:rsidRDefault="004E59A8" w14:paraId="3A5C81BC" w14:textId="77777777">
      <w:pPr>
        <w:pStyle w:val="TableTitle"/>
      </w:pPr>
      <w:bookmarkStart w:name="_Toc120007946" w:id="259"/>
      <w:r w:rsidRPr="00733E59">
        <w:t xml:space="preserve">Table </w:t>
      </w:r>
      <w:r>
        <w:t>6</w:t>
      </w:r>
      <w:r w:rsidRPr="00733E59">
        <w:t>-</w:t>
      </w:r>
      <w:r>
        <w:t>4.</w:t>
      </w:r>
      <w:r w:rsidRPr="00733E59">
        <w:t xml:space="preserve"> </w:t>
      </w:r>
      <w:r>
        <w:tab/>
      </w:r>
      <w:r>
        <w:t>On-Road Vehicle Type for LDVs and HDVs</w:t>
      </w:r>
      <w:bookmarkEnd w:id="259"/>
    </w:p>
    <w:tbl>
      <w:tblPr>
        <w:tblW w:w="6840" w:type="dxa"/>
        <w:tblBorders>
          <w:top w:val="double" w:color="auto" w:sz="4" w:space="0"/>
          <w:bottom w:val="single" w:color="auto" w:sz="4" w:space="0"/>
          <w:insideH w:val="single" w:color="auto" w:sz="4" w:space="0"/>
        </w:tblBorders>
        <w:tblLook w:val="04A0" w:firstRow="1" w:lastRow="0" w:firstColumn="1" w:lastColumn="0" w:noHBand="0" w:noVBand="1"/>
      </w:tblPr>
      <w:tblGrid>
        <w:gridCol w:w="2610"/>
        <w:gridCol w:w="4230"/>
      </w:tblGrid>
      <w:tr w:rsidRPr="00733E59" w:rsidR="004E59A8" w:rsidTr="00096E94" w14:paraId="446F36EC" w14:textId="77777777">
        <w:trPr>
          <w:trHeight w:val="312"/>
        </w:trPr>
        <w:tc>
          <w:tcPr>
            <w:tcW w:w="2610" w:type="dxa"/>
            <w:tcBorders>
              <w:bottom w:val="single" w:color="auto" w:sz="4" w:space="0"/>
            </w:tcBorders>
            <w:shd w:val="clear" w:color="auto" w:fill="auto"/>
            <w:vAlign w:val="center"/>
            <w:hideMark/>
          </w:tcPr>
          <w:p w:rsidRPr="00733E59" w:rsidR="004E59A8" w:rsidP="00096E94" w:rsidRDefault="004E59A8" w14:paraId="09E9D0EF" w14:textId="77777777">
            <w:pPr>
              <w:pStyle w:val="TableHeader"/>
              <w:rPr>
                <w:color w:val="000000" w:themeColor="text1"/>
              </w:rPr>
            </w:pPr>
            <w:r w:rsidRPr="00733E59">
              <w:t>On-</w:t>
            </w:r>
            <w:r>
              <w:t>R</w:t>
            </w:r>
            <w:r w:rsidRPr="00733E59">
              <w:t xml:space="preserve">oad Vehicle Type </w:t>
            </w:r>
          </w:p>
        </w:tc>
        <w:tc>
          <w:tcPr>
            <w:tcW w:w="4230" w:type="dxa"/>
            <w:tcBorders>
              <w:bottom w:val="single" w:color="auto" w:sz="4" w:space="0"/>
            </w:tcBorders>
            <w:shd w:val="clear" w:color="auto" w:fill="auto"/>
            <w:vAlign w:val="center"/>
            <w:hideMark/>
          </w:tcPr>
          <w:p w:rsidRPr="00733E59" w:rsidR="004E59A8" w:rsidP="00096E94" w:rsidRDefault="004E59A8" w14:paraId="6A0106D0" w14:textId="77777777">
            <w:pPr>
              <w:pStyle w:val="TableHeader"/>
              <w:rPr>
                <w:color w:val="000000" w:themeColor="text1"/>
              </w:rPr>
            </w:pPr>
            <w:r w:rsidRPr="2F32AA2D">
              <w:rPr>
                <w:color w:val="000000" w:themeColor="text1"/>
              </w:rPr>
              <w:t xml:space="preserve">Definition </w:t>
            </w:r>
          </w:p>
        </w:tc>
      </w:tr>
      <w:tr w:rsidRPr="00417A8F" w:rsidR="004E59A8" w:rsidTr="00096E94" w14:paraId="59696E24" w14:textId="77777777">
        <w:trPr>
          <w:trHeight w:val="288"/>
        </w:trPr>
        <w:tc>
          <w:tcPr>
            <w:tcW w:w="2610" w:type="dxa"/>
            <w:tcBorders>
              <w:top w:val="single" w:color="auto" w:sz="4" w:space="0"/>
              <w:bottom w:val="nil"/>
            </w:tcBorders>
            <w:shd w:val="clear" w:color="auto" w:fill="auto"/>
            <w:vAlign w:val="center"/>
            <w:hideMark/>
          </w:tcPr>
          <w:p w:rsidRPr="00910AB1" w:rsidR="004E59A8" w:rsidP="00096E94" w:rsidRDefault="004E59A8" w14:paraId="799AE202" w14:textId="77777777">
            <w:pPr>
              <w:pStyle w:val="TableText"/>
            </w:pPr>
            <w:r>
              <w:t>LDV</w:t>
            </w:r>
          </w:p>
        </w:tc>
        <w:tc>
          <w:tcPr>
            <w:tcW w:w="4230" w:type="dxa"/>
            <w:tcBorders>
              <w:top w:val="single" w:color="auto" w:sz="4" w:space="0"/>
              <w:bottom w:val="nil"/>
            </w:tcBorders>
            <w:shd w:val="clear" w:color="auto" w:fill="auto"/>
            <w:vAlign w:val="center"/>
          </w:tcPr>
          <w:p w:rsidRPr="00417A8F" w:rsidR="004E59A8" w:rsidP="00096E94" w:rsidRDefault="004E59A8" w14:paraId="45DD649B" w14:textId="77777777">
            <w:pPr>
              <w:pStyle w:val="TableText"/>
              <w:rPr>
                <w:b/>
                <w:bCs/>
                <w:i/>
                <w:iCs/>
              </w:rPr>
            </w:pPr>
          </w:p>
        </w:tc>
      </w:tr>
      <w:tr w:rsidRPr="00733E59" w:rsidR="004E59A8" w:rsidTr="00096E94" w14:paraId="15C50491"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3CB34122" w14:textId="77777777">
            <w:pPr>
              <w:pStyle w:val="TableTextIndent1"/>
            </w:pPr>
            <w:proofErr w:type="spellStart"/>
            <w:r w:rsidRPr="00733E59">
              <w:t>Auto_OEV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43D677F7" w14:textId="77777777">
            <w:pPr>
              <w:pStyle w:val="TableText"/>
            </w:pPr>
            <w:r w:rsidRPr="2F32AA2D">
              <w:t>LDV using refined oil and biofuels</w:t>
            </w:r>
          </w:p>
        </w:tc>
      </w:tr>
      <w:tr w:rsidRPr="00733E59" w:rsidR="004E59A8" w:rsidTr="00096E94" w14:paraId="65F72050"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424CED3E" w14:textId="77777777">
            <w:pPr>
              <w:pStyle w:val="TableTextIndent1"/>
            </w:pPr>
            <w:proofErr w:type="spellStart"/>
            <w:r w:rsidRPr="2F32AA2D">
              <w:t>Auto_GASV</w:t>
            </w:r>
            <w:proofErr w:type="spellEnd"/>
            <w:r w:rsidRPr="2F32AA2D">
              <w:t xml:space="preserve"> </w:t>
            </w:r>
          </w:p>
        </w:tc>
        <w:tc>
          <w:tcPr>
            <w:tcW w:w="4230" w:type="dxa"/>
            <w:tcBorders>
              <w:top w:val="nil"/>
              <w:bottom w:val="nil"/>
            </w:tcBorders>
            <w:shd w:val="clear" w:color="auto" w:fill="auto"/>
            <w:vAlign w:val="center"/>
            <w:hideMark/>
          </w:tcPr>
          <w:p w:rsidRPr="00733E59" w:rsidR="004E59A8" w:rsidP="00096E94" w:rsidRDefault="004E59A8" w14:paraId="1C3630B4" w14:textId="77777777">
            <w:pPr>
              <w:pStyle w:val="TableText"/>
            </w:pPr>
            <w:r w:rsidRPr="2F32AA2D">
              <w:t xml:space="preserve">Natural gas LDV </w:t>
            </w:r>
          </w:p>
        </w:tc>
      </w:tr>
      <w:tr w:rsidRPr="00733E59" w:rsidR="004E59A8" w:rsidTr="00096E94" w14:paraId="2D3EA544"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549F7C5F" w14:textId="77777777">
            <w:pPr>
              <w:pStyle w:val="TableTextIndent1"/>
            </w:pPr>
            <w:proofErr w:type="spellStart"/>
            <w:r w:rsidRPr="00733E59">
              <w:t>Auto_BEV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05732427" w14:textId="77777777">
            <w:pPr>
              <w:pStyle w:val="TableText"/>
            </w:pPr>
            <w:r w:rsidRPr="00733E59">
              <w:rPr>
                <w:color w:val="000000"/>
              </w:rPr>
              <w:t>Electric battery LDV</w:t>
            </w:r>
            <w:r>
              <w:rPr>
                <w:color w:val="000000"/>
              </w:rPr>
              <w:t xml:space="preserve"> </w:t>
            </w:r>
          </w:p>
        </w:tc>
      </w:tr>
      <w:tr w:rsidRPr="00733E59" w:rsidR="004E59A8" w:rsidTr="00096E94" w14:paraId="6D79C107"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5756E4EA" w14:textId="77777777">
            <w:pPr>
              <w:pStyle w:val="TableTextIndent1"/>
            </w:pPr>
            <w:proofErr w:type="spellStart"/>
            <w:r w:rsidRPr="00733E59">
              <w:t>Auto_HEV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3B98BC3A" w14:textId="77777777">
            <w:pPr>
              <w:pStyle w:val="TableText"/>
            </w:pPr>
            <w:r w:rsidRPr="00733E59">
              <w:rPr>
                <w:color w:val="000000"/>
              </w:rPr>
              <w:t>Hybrid LDV using refined oil and electricity</w:t>
            </w:r>
            <w:r>
              <w:rPr>
                <w:color w:val="000000"/>
              </w:rPr>
              <w:t xml:space="preserve"> </w:t>
            </w:r>
          </w:p>
        </w:tc>
      </w:tr>
      <w:tr w:rsidRPr="00733E59" w:rsidR="004E59A8" w:rsidTr="00096E94" w14:paraId="7479BAC2" w14:textId="77777777">
        <w:trPr>
          <w:trHeight w:val="300"/>
        </w:trPr>
        <w:tc>
          <w:tcPr>
            <w:tcW w:w="2610" w:type="dxa"/>
            <w:tcBorders>
              <w:top w:val="nil"/>
              <w:bottom w:val="nil"/>
            </w:tcBorders>
            <w:shd w:val="clear" w:color="auto" w:fill="auto"/>
            <w:vAlign w:val="center"/>
            <w:hideMark/>
          </w:tcPr>
          <w:p w:rsidRPr="00733E59" w:rsidR="004E59A8" w:rsidP="00096E94" w:rsidRDefault="004E59A8" w14:paraId="72EF2014" w14:textId="77777777">
            <w:pPr>
              <w:pStyle w:val="TableTextIndent1"/>
            </w:pPr>
            <w:proofErr w:type="spellStart"/>
            <w:r w:rsidRPr="2F32AA2D">
              <w:t>Auto_FCEV</w:t>
            </w:r>
            <w:proofErr w:type="spellEnd"/>
            <w:r w:rsidRPr="2F32AA2D">
              <w:t xml:space="preserve"> </w:t>
            </w:r>
          </w:p>
        </w:tc>
        <w:tc>
          <w:tcPr>
            <w:tcW w:w="4230" w:type="dxa"/>
            <w:tcBorders>
              <w:top w:val="nil"/>
              <w:bottom w:val="nil"/>
            </w:tcBorders>
            <w:shd w:val="clear" w:color="auto" w:fill="auto"/>
            <w:vAlign w:val="center"/>
            <w:hideMark/>
          </w:tcPr>
          <w:p w:rsidRPr="00733E59" w:rsidR="004E59A8" w:rsidP="00096E94" w:rsidRDefault="004E59A8" w14:paraId="5AAE86E4" w14:textId="77777777">
            <w:pPr>
              <w:pStyle w:val="TableText"/>
            </w:pPr>
            <w:r w:rsidRPr="00733E59">
              <w:rPr>
                <w:color w:val="000000"/>
              </w:rPr>
              <w:t>Fuel cell hydrogen LDV</w:t>
            </w:r>
            <w:r>
              <w:rPr>
                <w:color w:val="000000"/>
              </w:rPr>
              <w:t xml:space="preserve"> </w:t>
            </w:r>
          </w:p>
        </w:tc>
      </w:tr>
      <w:tr w:rsidRPr="00417A8F" w:rsidR="004E59A8" w:rsidTr="00096E94" w14:paraId="5B4BE6A7" w14:textId="77777777">
        <w:trPr>
          <w:trHeight w:val="300"/>
        </w:trPr>
        <w:tc>
          <w:tcPr>
            <w:tcW w:w="2610" w:type="dxa"/>
            <w:tcBorders>
              <w:top w:val="nil"/>
              <w:bottom w:val="nil"/>
            </w:tcBorders>
            <w:shd w:val="clear" w:color="auto" w:fill="auto"/>
            <w:vAlign w:val="center"/>
            <w:hideMark/>
          </w:tcPr>
          <w:p w:rsidRPr="00910AB1" w:rsidR="004E59A8" w:rsidP="00096E94" w:rsidRDefault="004E59A8" w14:paraId="7CFE8DD3" w14:textId="77777777">
            <w:pPr>
              <w:pStyle w:val="TableText"/>
            </w:pPr>
            <w:r w:rsidRPr="00910AB1">
              <w:t>Heavy-duty truck</w:t>
            </w:r>
          </w:p>
        </w:tc>
        <w:tc>
          <w:tcPr>
            <w:tcW w:w="4230" w:type="dxa"/>
            <w:tcBorders>
              <w:top w:val="nil"/>
              <w:bottom w:val="nil"/>
            </w:tcBorders>
            <w:shd w:val="clear" w:color="auto" w:fill="auto"/>
            <w:vAlign w:val="center"/>
          </w:tcPr>
          <w:p w:rsidRPr="00417A8F" w:rsidR="004E59A8" w:rsidP="00096E94" w:rsidRDefault="004E59A8" w14:paraId="4C93C07A" w14:textId="77777777">
            <w:pPr>
              <w:pStyle w:val="TableText"/>
              <w:rPr>
                <w:b/>
                <w:bCs/>
                <w:i/>
                <w:iCs/>
              </w:rPr>
            </w:pPr>
          </w:p>
        </w:tc>
      </w:tr>
      <w:tr w:rsidRPr="00733E59" w:rsidR="004E59A8" w:rsidTr="00096E94" w14:paraId="01067A92"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09DC88CF" w14:textId="77777777">
            <w:pPr>
              <w:pStyle w:val="TableTextIndent1"/>
            </w:pPr>
            <w:proofErr w:type="spellStart"/>
            <w:r w:rsidRPr="00733E59">
              <w:t>RodF_OEV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6C793581" w14:textId="77777777">
            <w:pPr>
              <w:pStyle w:val="TableText"/>
            </w:pPr>
            <w:r w:rsidRPr="2F32AA2D">
              <w:t>Truck using refined oil and biofuel</w:t>
            </w:r>
          </w:p>
        </w:tc>
      </w:tr>
      <w:tr w:rsidRPr="00733E59" w:rsidR="004E59A8" w:rsidTr="00096E94" w14:paraId="4227830E"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7098EB4F" w14:textId="77777777">
            <w:pPr>
              <w:pStyle w:val="TableTextIndent1"/>
            </w:pPr>
            <w:proofErr w:type="spellStart"/>
            <w:r w:rsidRPr="2F32AA2D">
              <w:t>RodF_GASV</w:t>
            </w:r>
            <w:proofErr w:type="spellEnd"/>
            <w:r w:rsidRPr="2F32AA2D">
              <w:t xml:space="preserve"> </w:t>
            </w:r>
          </w:p>
        </w:tc>
        <w:tc>
          <w:tcPr>
            <w:tcW w:w="4230" w:type="dxa"/>
            <w:tcBorders>
              <w:top w:val="nil"/>
              <w:bottom w:val="nil"/>
            </w:tcBorders>
            <w:shd w:val="clear" w:color="auto" w:fill="auto"/>
            <w:vAlign w:val="center"/>
            <w:hideMark/>
          </w:tcPr>
          <w:p w:rsidRPr="00733E59" w:rsidR="004E59A8" w:rsidP="00096E94" w:rsidRDefault="004E59A8" w14:paraId="35881F5A" w14:textId="77777777">
            <w:pPr>
              <w:pStyle w:val="TableText"/>
            </w:pPr>
            <w:r w:rsidRPr="2F32AA2D">
              <w:t>Natural gas truck</w:t>
            </w:r>
          </w:p>
        </w:tc>
      </w:tr>
      <w:tr w:rsidRPr="00733E59" w:rsidR="004E59A8" w:rsidTr="00096E94" w14:paraId="2B634673"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00DB953E" w14:textId="77777777">
            <w:pPr>
              <w:pStyle w:val="TableTextIndent1"/>
            </w:pPr>
            <w:proofErr w:type="spellStart"/>
            <w:r w:rsidRPr="00733E59">
              <w:t>RodF_BEV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02F9273F" w14:textId="77777777">
            <w:pPr>
              <w:pStyle w:val="TableText"/>
            </w:pPr>
            <w:r w:rsidRPr="00733E59">
              <w:rPr>
                <w:color w:val="000000"/>
              </w:rPr>
              <w:t>Electric battery truck</w:t>
            </w:r>
            <w:r>
              <w:rPr>
                <w:color w:val="000000"/>
              </w:rPr>
              <w:t xml:space="preserve"> </w:t>
            </w:r>
          </w:p>
        </w:tc>
      </w:tr>
      <w:tr w:rsidRPr="00733E59" w:rsidR="004E59A8" w:rsidTr="00096E94" w14:paraId="1E122E36"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1A926F59" w14:textId="77777777">
            <w:pPr>
              <w:pStyle w:val="TableTextIndent1"/>
            </w:pPr>
            <w:proofErr w:type="spellStart"/>
            <w:r w:rsidRPr="00733E59">
              <w:t>RodF_HEV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7EC6720C" w14:textId="77777777">
            <w:pPr>
              <w:pStyle w:val="TableText"/>
            </w:pPr>
            <w:r w:rsidRPr="00733E59">
              <w:rPr>
                <w:color w:val="000000"/>
              </w:rPr>
              <w:t>Hybrid truck using refined oil and electricity</w:t>
            </w:r>
            <w:r>
              <w:rPr>
                <w:color w:val="000000"/>
              </w:rPr>
              <w:t xml:space="preserve"> </w:t>
            </w:r>
          </w:p>
        </w:tc>
      </w:tr>
      <w:tr w:rsidRPr="00733E59" w:rsidR="004E59A8" w:rsidTr="00096E94" w14:paraId="673F12BF" w14:textId="77777777">
        <w:trPr>
          <w:trHeight w:val="300"/>
        </w:trPr>
        <w:tc>
          <w:tcPr>
            <w:tcW w:w="2610" w:type="dxa"/>
            <w:tcBorders>
              <w:top w:val="nil"/>
              <w:bottom w:val="nil"/>
            </w:tcBorders>
            <w:shd w:val="clear" w:color="auto" w:fill="auto"/>
            <w:vAlign w:val="center"/>
            <w:hideMark/>
          </w:tcPr>
          <w:p w:rsidRPr="00733E59" w:rsidR="004E59A8" w:rsidP="00096E94" w:rsidRDefault="004E59A8" w14:paraId="3A838271" w14:textId="77777777">
            <w:pPr>
              <w:pStyle w:val="TableTextIndent1"/>
            </w:pPr>
            <w:proofErr w:type="spellStart"/>
            <w:r w:rsidRPr="2F32AA2D">
              <w:t>RodF_FCEV</w:t>
            </w:r>
            <w:proofErr w:type="spellEnd"/>
            <w:r w:rsidRPr="2F32AA2D">
              <w:t xml:space="preserve"> </w:t>
            </w:r>
          </w:p>
        </w:tc>
        <w:tc>
          <w:tcPr>
            <w:tcW w:w="4230" w:type="dxa"/>
            <w:tcBorders>
              <w:top w:val="nil"/>
              <w:bottom w:val="nil"/>
            </w:tcBorders>
            <w:shd w:val="clear" w:color="auto" w:fill="auto"/>
            <w:vAlign w:val="center"/>
            <w:hideMark/>
          </w:tcPr>
          <w:p w:rsidRPr="00733E59" w:rsidR="004E59A8" w:rsidP="00096E94" w:rsidRDefault="004E59A8" w14:paraId="62300510" w14:textId="77777777">
            <w:pPr>
              <w:pStyle w:val="TableText"/>
            </w:pPr>
            <w:r w:rsidRPr="00733E59">
              <w:rPr>
                <w:color w:val="000000"/>
              </w:rPr>
              <w:t>Fuel cell hydrogen truck</w:t>
            </w:r>
            <w:r>
              <w:rPr>
                <w:color w:val="000000"/>
              </w:rPr>
              <w:t xml:space="preserve"> </w:t>
            </w:r>
          </w:p>
        </w:tc>
      </w:tr>
      <w:tr w:rsidRPr="00417A8F" w:rsidR="004E59A8" w:rsidTr="00096E94" w14:paraId="0968CC9E" w14:textId="77777777">
        <w:trPr>
          <w:trHeight w:val="300"/>
        </w:trPr>
        <w:tc>
          <w:tcPr>
            <w:tcW w:w="2610" w:type="dxa"/>
            <w:tcBorders>
              <w:top w:val="nil"/>
              <w:bottom w:val="nil"/>
            </w:tcBorders>
            <w:shd w:val="clear" w:color="auto" w:fill="auto"/>
            <w:vAlign w:val="center"/>
            <w:hideMark/>
          </w:tcPr>
          <w:p w:rsidRPr="00910AB1" w:rsidR="004E59A8" w:rsidP="00096E94" w:rsidRDefault="004E59A8" w14:paraId="79BF24B7" w14:textId="77777777">
            <w:pPr>
              <w:pStyle w:val="TableText"/>
            </w:pPr>
            <w:r w:rsidRPr="00910AB1">
              <w:t>Heavy-duty bus</w:t>
            </w:r>
          </w:p>
        </w:tc>
        <w:tc>
          <w:tcPr>
            <w:tcW w:w="4230" w:type="dxa"/>
            <w:tcBorders>
              <w:top w:val="nil"/>
              <w:bottom w:val="nil"/>
            </w:tcBorders>
            <w:shd w:val="clear" w:color="auto" w:fill="auto"/>
            <w:vAlign w:val="center"/>
          </w:tcPr>
          <w:p w:rsidRPr="00417A8F" w:rsidR="004E59A8" w:rsidP="00096E94" w:rsidRDefault="004E59A8" w14:paraId="34F07FEF" w14:textId="77777777">
            <w:pPr>
              <w:pStyle w:val="TableText"/>
              <w:rPr>
                <w:b/>
                <w:bCs/>
                <w:i/>
                <w:iCs/>
              </w:rPr>
            </w:pPr>
          </w:p>
        </w:tc>
      </w:tr>
      <w:tr w:rsidRPr="00733E59" w:rsidR="004E59A8" w:rsidTr="00096E94" w14:paraId="32D7AD15"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147E863E" w14:textId="77777777">
            <w:pPr>
              <w:pStyle w:val="TableTextIndent1"/>
            </w:pPr>
            <w:proofErr w:type="spellStart"/>
            <w:r w:rsidRPr="00733E59">
              <w:t>RodP_OEV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54F0BEE1" w14:textId="77777777">
            <w:pPr>
              <w:pStyle w:val="TableText"/>
            </w:pPr>
            <w:r w:rsidRPr="2F32AA2D">
              <w:t>Bus using refined oil and biofuel</w:t>
            </w:r>
          </w:p>
        </w:tc>
      </w:tr>
      <w:tr w:rsidRPr="00733E59" w:rsidR="004E59A8" w:rsidTr="00096E94" w14:paraId="5458BBAF"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1717D553" w14:textId="77777777">
            <w:pPr>
              <w:pStyle w:val="TableTextIndent1"/>
            </w:pPr>
            <w:proofErr w:type="spellStart"/>
            <w:r w:rsidRPr="2F32AA2D">
              <w:t>RodP_GASV</w:t>
            </w:r>
            <w:proofErr w:type="spellEnd"/>
            <w:r w:rsidRPr="2F32AA2D">
              <w:t xml:space="preserve"> </w:t>
            </w:r>
          </w:p>
        </w:tc>
        <w:tc>
          <w:tcPr>
            <w:tcW w:w="4230" w:type="dxa"/>
            <w:tcBorders>
              <w:top w:val="nil"/>
              <w:bottom w:val="nil"/>
            </w:tcBorders>
            <w:shd w:val="clear" w:color="auto" w:fill="auto"/>
            <w:vAlign w:val="center"/>
            <w:hideMark/>
          </w:tcPr>
          <w:p w:rsidRPr="00733E59" w:rsidR="004E59A8" w:rsidP="00096E94" w:rsidRDefault="004E59A8" w14:paraId="085F8AB3" w14:textId="77777777">
            <w:pPr>
              <w:pStyle w:val="TableText"/>
            </w:pPr>
            <w:r w:rsidRPr="00733E59">
              <w:rPr>
                <w:color w:val="000000"/>
              </w:rPr>
              <w:t>Natural gas bus</w:t>
            </w:r>
            <w:r>
              <w:rPr>
                <w:color w:val="000000"/>
              </w:rPr>
              <w:t xml:space="preserve"> </w:t>
            </w:r>
          </w:p>
        </w:tc>
      </w:tr>
      <w:tr w:rsidRPr="00733E59" w:rsidR="004E59A8" w:rsidTr="00096E94" w14:paraId="7A308219"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6B250D6D" w14:textId="77777777">
            <w:pPr>
              <w:pStyle w:val="TableTextIndent1"/>
            </w:pPr>
            <w:proofErr w:type="spellStart"/>
            <w:r w:rsidRPr="00733E59">
              <w:t>RodP_BEV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0780FB2C" w14:textId="77777777">
            <w:pPr>
              <w:pStyle w:val="TableText"/>
            </w:pPr>
            <w:r w:rsidRPr="00733E59">
              <w:rPr>
                <w:color w:val="000000"/>
              </w:rPr>
              <w:t>Electric battery bus</w:t>
            </w:r>
            <w:r>
              <w:rPr>
                <w:color w:val="000000"/>
              </w:rPr>
              <w:t xml:space="preserve"> </w:t>
            </w:r>
          </w:p>
        </w:tc>
      </w:tr>
      <w:tr w:rsidRPr="00733E59" w:rsidR="004E59A8" w:rsidTr="00096E94" w14:paraId="6075C496" w14:textId="77777777">
        <w:trPr>
          <w:trHeight w:val="288"/>
        </w:trPr>
        <w:tc>
          <w:tcPr>
            <w:tcW w:w="2610" w:type="dxa"/>
            <w:tcBorders>
              <w:top w:val="nil"/>
              <w:bottom w:val="nil"/>
            </w:tcBorders>
            <w:shd w:val="clear" w:color="auto" w:fill="auto"/>
            <w:vAlign w:val="center"/>
            <w:hideMark/>
          </w:tcPr>
          <w:p w:rsidRPr="00733E59" w:rsidR="004E59A8" w:rsidP="00096E94" w:rsidRDefault="004E59A8" w14:paraId="31FC0559" w14:textId="77777777">
            <w:pPr>
              <w:pStyle w:val="TableTextIndent1"/>
            </w:pPr>
            <w:proofErr w:type="spellStart"/>
            <w:r w:rsidRPr="00733E59">
              <w:t>RodP_HEV</w:t>
            </w:r>
            <w:proofErr w:type="spellEnd"/>
            <w:r>
              <w:t xml:space="preserve"> </w:t>
            </w:r>
          </w:p>
        </w:tc>
        <w:tc>
          <w:tcPr>
            <w:tcW w:w="4230" w:type="dxa"/>
            <w:tcBorders>
              <w:top w:val="nil"/>
              <w:bottom w:val="nil"/>
            </w:tcBorders>
            <w:shd w:val="clear" w:color="auto" w:fill="auto"/>
            <w:vAlign w:val="center"/>
            <w:hideMark/>
          </w:tcPr>
          <w:p w:rsidRPr="00733E59" w:rsidR="004E59A8" w:rsidP="00096E94" w:rsidRDefault="004E59A8" w14:paraId="2C66025F" w14:textId="77777777">
            <w:pPr>
              <w:pStyle w:val="TableText"/>
            </w:pPr>
            <w:r w:rsidRPr="00733E59">
              <w:rPr>
                <w:color w:val="000000"/>
              </w:rPr>
              <w:t>Hybrid bus using refined oil and electricity</w:t>
            </w:r>
            <w:r>
              <w:rPr>
                <w:color w:val="000000"/>
              </w:rPr>
              <w:t xml:space="preserve"> </w:t>
            </w:r>
          </w:p>
        </w:tc>
      </w:tr>
      <w:tr w:rsidRPr="00733E59" w:rsidR="004E59A8" w:rsidTr="00096E94" w14:paraId="2FA16D86" w14:textId="77777777">
        <w:trPr>
          <w:trHeight w:val="300"/>
        </w:trPr>
        <w:tc>
          <w:tcPr>
            <w:tcW w:w="2610" w:type="dxa"/>
            <w:tcBorders>
              <w:top w:val="nil"/>
              <w:bottom w:val="double" w:color="auto" w:sz="4" w:space="0"/>
            </w:tcBorders>
            <w:shd w:val="clear" w:color="auto" w:fill="auto"/>
            <w:vAlign w:val="center"/>
            <w:hideMark/>
          </w:tcPr>
          <w:p w:rsidRPr="00733E59" w:rsidR="004E59A8" w:rsidP="00096E94" w:rsidRDefault="004E59A8" w14:paraId="210392AC" w14:textId="77777777">
            <w:pPr>
              <w:pStyle w:val="TableTextIndent1"/>
            </w:pPr>
            <w:proofErr w:type="spellStart"/>
            <w:r w:rsidRPr="2F32AA2D">
              <w:t>RodP_FCEV</w:t>
            </w:r>
            <w:proofErr w:type="spellEnd"/>
            <w:r w:rsidRPr="2F32AA2D">
              <w:t xml:space="preserve"> </w:t>
            </w:r>
          </w:p>
        </w:tc>
        <w:tc>
          <w:tcPr>
            <w:tcW w:w="4230" w:type="dxa"/>
            <w:tcBorders>
              <w:top w:val="nil"/>
              <w:bottom w:val="double" w:color="auto" w:sz="4" w:space="0"/>
            </w:tcBorders>
            <w:shd w:val="clear" w:color="auto" w:fill="auto"/>
            <w:vAlign w:val="center"/>
            <w:hideMark/>
          </w:tcPr>
          <w:p w:rsidRPr="00733E59" w:rsidR="004E59A8" w:rsidP="00096E94" w:rsidRDefault="004E59A8" w14:paraId="211EA4B5" w14:textId="77777777">
            <w:pPr>
              <w:pStyle w:val="TableText"/>
            </w:pPr>
            <w:r w:rsidRPr="00733E59">
              <w:rPr>
                <w:color w:val="000000"/>
              </w:rPr>
              <w:t>Fuel cell hydrogen bus</w:t>
            </w:r>
            <w:r>
              <w:rPr>
                <w:color w:val="000000"/>
              </w:rPr>
              <w:t xml:space="preserve"> </w:t>
            </w:r>
          </w:p>
        </w:tc>
      </w:tr>
    </w:tbl>
    <w:p w:rsidRPr="00733E59" w:rsidR="004E59A8" w:rsidP="004E59A8" w:rsidRDefault="004E59A8" w14:paraId="5EF3893E" w14:textId="77777777">
      <w:pPr>
        <w:pStyle w:val="Source1"/>
      </w:pPr>
    </w:p>
    <w:p w:rsidR="00AA2E54" w:rsidP="004E59A8" w:rsidRDefault="00AA2E54" w14:paraId="499BC7FE" w14:textId="5A1CEB57">
      <w:pPr>
        <w:pStyle w:val="BodyText"/>
        <w:ind w:firstLine="0"/>
      </w:pPr>
      <w:r>
        <w:t xml:space="preserve">transportation technologies and build the </w:t>
      </w:r>
      <w:r w:rsidRPr="00075E5D">
        <w:t>link</w:t>
      </w:r>
      <w:r>
        <w:t>age between monetary units and</w:t>
      </w:r>
      <w:r w:rsidRPr="00075E5D">
        <w:t xml:space="preserve"> physical </w:t>
      </w:r>
      <w:r w:rsidRPr="000D7993">
        <w:t>characteristic</w:t>
      </w:r>
      <w:r>
        <w:t>s</w:t>
      </w:r>
      <w:r w:rsidRPr="00075E5D">
        <w:t xml:space="preserve"> of alternative fuel technologies</w:t>
      </w:r>
      <w:r>
        <w:t xml:space="preserve"> in a CGE model</w:t>
      </w:r>
      <w:r w:rsidRPr="00075E5D">
        <w:t xml:space="preserve">. We </w:t>
      </w:r>
      <w:r>
        <w:t>can</w:t>
      </w:r>
      <w:r w:rsidRPr="00075E5D">
        <w:t xml:space="preserve"> explicitly quantify </w:t>
      </w:r>
      <w:r w:rsidRPr="000D7993">
        <w:t>the</w:t>
      </w:r>
      <w:r>
        <w:t xml:space="preserve"> </w:t>
      </w:r>
      <w:r w:rsidRPr="00075E5D">
        <w:t>fuel economy</w:t>
      </w:r>
      <w:r>
        <w:t xml:space="preserve"> of AFVs in</w:t>
      </w:r>
      <w:r w:rsidRPr="00075E5D">
        <w:t xml:space="preserve"> </w:t>
      </w:r>
      <w:r>
        <w:t>VMT/gallon of oil equivalent for passenger and</w:t>
      </w:r>
      <w:r>
        <w:rPr>
          <w:bCs/>
        </w:rPr>
        <w:t xml:space="preserve"> freight transportations</w:t>
      </w:r>
      <w:r w:rsidRPr="00075E5D">
        <w:t>. We c</w:t>
      </w:r>
      <w:r>
        <w:t>an</w:t>
      </w:r>
      <w:r w:rsidRPr="00075E5D">
        <w:t xml:space="preserve"> also explore how </w:t>
      </w:r>
      <w:r>
        <w:t>multiple</w:t>
      </w:r>
      <w:r w:rsidRPr="00075E5D">
        <w:t xml:space="preserve"> AFV</w:t>
      </w:r>
      <w:r>
        <w:t xml:space="preserve">s </w:t>
      </w:r>
      <w:r w:rsidRPr="000D7993">
        <w:t>compete with conventional technolog</w:t>
      </w:r>
      <w:r>
        <w:t>ies and</w:t>
      </w:r>
      <w:r w:rsidRPr="002B12B5">
        <w:t xml:space="preserve"> </w:t>
      </w:r>
      <w:r>
        <w:t xml:space="preserve">each other under alternative environmental, transportation, and energy-related </w:t>
      </w:r>
      <w:r w:rsidRPr="000D7993">
        <w:t>policies.</w:t>
      </w:r>
    </w:p>
    <w:p w:rsidRPr="00EF3400" w:rsidR="00AA2E54" w:rsidP="00AA2E54" w:rsidRDefault="00AA2E54" w14:paraId="78542573" w14:textId="402E3BEE">
      <w:pPr>
        <w:pStyle w:val="BodyText"/>
      </w:pPr>
      <w:r w:rsidRPr="0076453C">
        <w:t xml:space="preserve">Following the approach used </w:t>
      </w:r>
      <w:r>
        <w:t>for</w:t>
      </w:r>
      <w:r w:rsidRPr="00EF3400">
        <w:t xml:space="preserve"> </w:t>
      </w:r>
      <w:r w:rsidRPr="0076453C">
        <w:t>modeling conventional transportation sectors</w:t>
      </w:r>
      <w:r>
        <w:t xml:space="preserve"> in ADAGE</w:t>
      </w:r>
      <w:r w:rsidRPr="0076453C">
        <w:t xml:space="preserve">, </w:t>
      </w:r>
      <w:proofErr w:type="gramStart"/>
      <w:r w:rsidRPr="0076453C">
        <w:t>production</w:t>
      </w:r>
      <w:proofErr w:type="gramEnd"/>
      <w:r w:rsidRPr="0076453C">
        <w:t xml:space="preserve"> and consumption of AFVs are defined as </w:t>
      </w:r>
      <w:r>
        <w:t>a</w:t>
      </w:r>
      <w:r w:rsidRPr="00EF3400">
        <w:t xml:space="preserve"> service</w:t>
      </w:r>
      <w:r>
        <w:t xml:space="preserve">. The </w:t>
      </w:r>
      <w:r w:rsidRPr="0076453C">
        <w:t>service</w:t>
      </w:r>
      <w:r>
        <w:t>s</w:t>
      </w:r>
      <w:r w:rsidRPr="0076453C">
        <w:t xml:space="preserve"> provided by these advanced technologies </w:t>
      </w:r>
      <w:r>
        <w:t>are</w:t>
      </w:r>
      <w:r w:rsidRPr="00EF3400">
        <w:t xml:space="preserve"> </w:t>
      </w:r>
      <w:r>
        <w:t xml:space="preserve">generated </w:t>
      </w:r>
      <w:r w:rsidRPr="0076453C">
        <w:t xml:space="preserve">in terms </w:t>
      </w:r>
      <w:r>
        <w:t>of</w:t>
      </w:r>
      <w:r w:rsidRPr="00EF3400">
        <w:t xml:space="preserve"> </w:t>
      </w:r>
      <w:r>
        <w:t>VMT and</w:t>
      </w:r>
      <w:r w:rsidRPr="00EF3400">
        <w:t xml:space="preserve"> not </w:t>
      </w:r>
      <w:r>
        <w:t>the</w:t>
      </w:r>
      <w:r w:rsidRPr="0076453C">
        <w:t xml:space="preserve"> production and consumption of </w:t>
      </w:r>
      <w:r w:rsidRPr="00EF3400">
        <w:t>the</w:t>
      </w:r>
      <w:r>
        <w:t xml:space="preserve"> actual</w:t>
      </w:r>
      <w:r w:rsidRPr="0076453C">
        <w:t xml:space="preserve"> vehicles</w:t>
      </w:r>
      <w:r>
        <w:t xml:space="preserve"> themselves</w:t>
      </w:r>
      <w:r w:rsidRPr="00EF3400">
        <w:t>.</w:t>
      </w:r>
      <w:r w:rsidRPr="0076453C">
        <w:t xml:space="preserve"> </w:t>
      </w:r>
      <w:r>
        <w:t xml:space="preserve">This distinction allows us to </w:t>
      </w:r>
      <w:r w:rsidRPr="0076453C">
        <w:t xml:space="preserve">build up </w:t>
      </w:r>
      <w:r w:rsidRPr="00EF3400">
        <w:t>the</w:t>
      </w:r>
      <w:r>
        <w:t xml:space="preserve"> </w:t>
      </w:r>
      <w:r w:rsidR="00976D29">
        <w:t>operating</w:t>
      </w:r>
      <w:r w:rsidRPr="00EF3400">
        <w:t xml:space="preserve"> </w:t>
      </w:r>
      <w:r w:rsidRPr="0076453C">
        <w:t>physical accounts</w:t>
      </w:r>
      <w:r>
        <w:t>,</w:t>
      </w:r>
      <w:r w:rsidRPr="0076453C">
        <w:t xml:space="preserve"> link them with monetary account</w:t>
      </w:r>
      <w:r w:rsidRPr="00EF3400">
        <w:t>s</w:t>
      </w:r>
      <w:r>
        <w:t>,</w:t>
      </w:r>
      <w:r w:rsidRPr="00EF3400">
        <w:t xml:space="preserve"> and compare </w:t>
      </w:r>
      <w:r>
        <w:t xml:space="preserve">accounts </w:t>
      </w:r>
      <w:r w:rsidRPr="00EF3400">
        <w:t>across different transportation technologies.</w:t>
      </w:r>
    </w:p>
    <w:p w:rsidR="00AA2E54" w:rsidP="00AA2E54" w:rsidRDefault="00AA2E54" w14:paraId="4F2DA63C" w14:textId="77777777">
      <w:pPr>
        <w:rPr>
          <w:b/>
        </w:rPr>
      </w:pPr>
      <w:r>
        <w:br w:type="page"/>
      </w:r>
    </w:p>
    <w:p w:rsidR="000E6E7A" w:rsidP="000E6E7A" w:rsidRDefault="000E6E7A" w14:paraId="1C721BE3" w14:textId="357A50D8">
      <w:pPr>
        <w:pStyle w:val="BodyText"/>
      </w:pPr>
      <w:r w:rsidRPr="00733E59">
        <w:t>Like second-generation biofuel</w:t>
      </w:r>
      <w:r>
        <w:t>s</w:t>
      </w:r>
      <w:r w:rsidRPr="00733E59">
        <w:t xml:space="preserve">, input </w:t>
      </w:r>
      <w:r>
        <w:t xml:space="preserve">cost </w:t>
      </w:r>
      <w:r w:rsidRPr="00733E59">
        <w:t xml:space="preserve">shares </w:t>
      </w:r>
      <w:r>
        <w:t xml:space="preserve">($/VMT) for AFVs </w:t>
      </w:r>
      <w:r w:rsidRPr="00733E59">
        <w:t xml:space="preserve">and markup factors </w:t>
      </w:r>
      <w:r>
        <w:t xml:space="preserve">are required </w:t>
      </w:r>
      <w:r w:rsidRPr="00733E59">
        <w:t xml:space="preserve">for AFVs </w:t>
      </w:r>
      <w:r>
        <w:t>to build up their</w:t>
      </w:r>
      <w:r w:rsidRPr="00733E59">
        <w:t xml:space="preserve"> production function</w:t>
      </w:r>
      <w:r>
        <w:t>s and dynamic structure. In addition, fuel economy</w:t>
      </w:r>
      <w:r w:rsidR="0095282B">
        <w:t xml:space="preserve"> and</w:t>
      </w:r>
      <w:r>
        <w:t xml:space="preserve"> VMT are required to build up the linkage between monetary accounts and physical accounts in ADAGE for AFVs. As for conventional transportation technology in GCAM 4.2, AFVs in GCAM 4.2 are defined by vehicle class and size, so the input cost, fuel economy, markup, and other parameters requiring aggregation were calculated as weighted averages from all classes and sizes that fall in that category. The weight used is the simulated VMT in 2010 from the reference case in GCAM 4.2. </w:t>
      </w:r>
    </w:p>
    <w:p w:rsidR="000E6E7A" w:rsidP="000E6E7A" w:rsidRDefault="000E6E7A" w14:paraId="60A49C12" w14:textId="6EB0B382">
      <w:pPr>
        <w:pStyle w:val="BodyText"/>
      </w:pPr>
      <w:r>
        <w:t xml:space="preserve">First, the load factor, defined as the average </w:t>
      </w:r>
      <w:r w:rsidRPr="00733E59">
        <w:t>number of people travel</w:t>
      </w:r>
      <w:r>
        <w:t>ing</w:t>
      </w:r>
      <w:r w:rsidRPr="00733E59">
        <w:t xml:space="preserve"> in a </w:t>
      </w:r>
      <w:r>
        <w:t xml:space="preserve">passenger </w:t>
      </w:r>
      <w:r w:rsidRPr="00733E59">
        <w:t>vehi</w:t>
      </w:r>
      <w:r>
        <w:t>cle by class or the average metric tons of freight traveling in a freight truck for AFV</w:t>
      </w:r>
      <w:r w:rsidR="0095282B">
        <w:t>s</w:t>
      </w:r>
      <w:r>
        <w:t xml:space="preserve"> were assumed to be </w:t>
      </w:r>
      <w:r w:rsidR="004E59A8">
        <w:t xml:space="preserve">the </w:t>
      </w:r>
      <w:r>
        <w:t>same as conventional vehicles for auto, bus</w:t>
      </w:r>
      <w:r w:rsidR="004E59A8">
        <w:t>,</w:t>
      </w:r>
      <w:r>
        <w:t xml:space="preserve"> and truck </w:t>
      </w:r>
      <w:r w:rsidR="001401D0">
        <w:t xml:space="preserve">modes </w:t>
      </w:r>
      <w:r>
        <w:t xml:space="preserve">and remain unchanged over time (see </w:t>
      </w:r>
      <w:r w:rsidRPr="00733E59">
        <w:t xml:space="preserve">Table </w:t>
      </w:r>
      <w:r w:rsidR="009706FD">
        <w:t>6</w:t>
      </w:r>
      <w:r w:rsidRPr="00733E59">
        <w:t>-</w:t>
      </w:r>
      <w:r w:rsidR="00450D6B">
        <w:t>5</w:t>
      </w:r>
      <w:r>
        <w:t>)</w:t>
      </w:r>
      <w:r w:rsidRPr="00733E59">
        <w:t xml:space="preserve">. </w:t>
      </w:r>
      <w:r>
        <w:t xml:space="preserve">The average values varied across ADAGE regions from </w:t>
      </w:r>
      <w:r w:rsidRPr="00733E59">
        <w:t>1.</w:t>
      </w:r>
      <w:r>
        <w:t>6</w:t>
      </w:r>
      <w:r w:rsidR="004E59A8">
        <w:t xml:space="preserve"> to </w:t>
      </w:r>
      <w:r>
        <w:t>3.1</w:t>
      </w:r>
      <w:r w:rsidRPr="00733E59">
        <w:t xml:space="preserve"> people </w:t>
      </w:r>
      <w:r>
        <w:t>per</w:t>
      </w:r>
      <w:r w:rsidRPr="00733E59">
        <w:t xml:space="preserve"> LDV vehicle, 1</w:t>
      </w:r>
      <w:r>
        <w:t>6.4</w:t>
      </w:r>
      <w:r w:rsidR="004E59A8">
        <w:t xml:space="preserve"> to </w:t>
      </w:r>
      <w:r>
        <w:t>47.5</w:t>
      </w:r>
      <w:r w:rsidRPr="00733E59">
        <w:t xml:space="preserve"> passengers </w:t>
      </w:r>
      <w:r>
        <w:t>per</w:t>
      </w:r>
      <w:r w:rsidRPr="00733E59">
        <w:t xml:space="preserve"> bus, and </w:t>
      </w:r>
      <w:r>
        <w:t>1.3</w:t>
      </w:r>
      <w:r w:rsidR="004E59A8">
        <w:t xml:space="preserve"> to </w:t>
      </w:r>
      <w:r>
        <w:t>6.5</w:t>
      </w:r>
      <w:r w:rsidRPr="00733E59">
        <w:t xml:space="preserve"> </w:t>
      </w:r>
      <w:r>
        <w:t xml:space="preserve">metric </w:t>
      </w:r>
      <w:r w:rsidRPr="00733E59">
        <w:t>ton</w:t>
      </w:r>
      <w:r>
        <w:t>s</w:t>
      </w:r>
      <w:r w:rsidRPr="00733E59">
        <w:t xml:space="preserve"> of freight</w:t>
      </w:r>
      <w:r>
        <w:t xml:space="preserve"> hauled per</w:t>
      </w:r>
      <w:r w:rsidRPr="00733E59">
        <w:t xml:space="preserve"> truck.</w:t>
      </w:r>
      <w:r>
        <w:t xml:space="preserve"> </w:t>
      </w:r>
    </w:p>
    <w:p w:rsidR="0095282B" w:rsidP="000E6E7A" w:rsidRDefault="000E6E7A" w14:paraId="678F3E3F" w14:textId="0BE384E8">
      <w:pPr>
        <w:pStyle w:val="BodyText"/>
      </w:pPr>
      <w:r w:rsidRPr="00733E59">
        <w:t>Second</w:t>
      </w:r>
      <w:r>
        <w:t xml:space="preserve">, </w:t>
      </w:r>
      <w:r w:rsidRPr="00733E59">
        <w:t>vehicl</w:t>
      </w:r>
      <w:r>
        <w:t>e fuel economy is</w:t>
      </w:r>
      <w:r w:rsidRPr="00733E59">
        <w:t xml:space="preserve"> </w:t>
      </w:r>
      <w:r>
        <w:t xml:space="preserve">available </w:t>
      </w:r>
      <w:r w:rsidRPr="00733E59">
        <w:t>from G</w:t>
      </w:r>
      <w:r>
        <w:t xml:space="preserve">CAM </w:t>
      </w:r>
      <w:r w:rsidRPr="00733E59">
        <w:t>4.2 input data</w:t>
      </w:r>
      <w:r>
        <w:t xml:space="preserve"> for all regions. Given that the United States is the region that we are especially interested in, the U.S. fuel economy data from AEO2019 (DOE, EIA, 2019) were used to replace the fuel economy from GCAM 4.2 for the United States for all AFVs except FCEVs (because AEO2019 data for FCEVs</w:t>
      </w:r>
      <w:r w:rsidRPr="004E59A8" w:rsidR="004E59A8">
        <w:t xml:space="preserve"> </w:t>
      </w:r>
      <w:r w:rsidR="004E59A8">
        <w:t>were insufficient</w:t>
      </w:r>
      <w:r>
        <w:t>).</w:t>
      </w:r>
      <w:r w:rsidRPr="00733E59">
        <w:t xml:space="preserve"> </w:t>
      </w:r>
      <w:r w:rsidRPr="001A3F0C">
        <w:t xml:space="preserve">Table </w:t>
      </w:r>
      <w:r w:rsidR="009706FD">
        <w:t>6</w:t>
      </w:r>
      <w:r w:rsidRPr="001A3F0C">
        <w:t>-</w:t>
      </w:r>
      <w:r w:rsidR="006644D8">
        <w:t>6</w:t>
      </w:r>
      <w:r w:rsidRPr="001A3F0C">
        <w:t xml:space="preserve"> displays the fuel economy </w:t>
      </w:r>
      <w:r w:rsidRPr="00FB1BBB">
        <w:t>parameters for conventional vehicles and AFVs for on-road transportation by reg</w:t>
      </w:r>
      <w:r w:rsidRPr="00244F6C">
        <w:t>ion in 201</w:t>
      </w:r>
      <w:r>
        <w:t>0</w:t>
      </w:r>
      <w:r w:rsidR="004E59A8">
        <w:t>,</w:t>
      </w:r>
      <w:r w:rsidR="00AF48E8">
        <w:t xml:space="preserve"> and Figure 6-</w:t>
      </w:r>
      <w:r w:rsidR="00603EC2">
        <w:t>1</w:t>
      </w:r>
      <w:r w:rsidR="00AF48E8">
        <w:t xml:space="preserve"> displays the fu</w:t>
      </w:r>
      <w:r w:rsidR="006D61D2">
        <w:t xml:space="preserve">el </w:t>
      </w:r>
      <w:r w:rsidR="00AF48E8">
        <w:t xml:space="preserve">economy </w:t>
      </w:r>
      <w:r w:rsidR="001B2755">
        <w:t>by technology in USA</w:t>
      </w:r>
      <w:r w:rsidR="00331C17">
        <w:t xml:space="preserve">. </w:t>
      </w:r>
      <w:r w:rsidRPr="00FA7C7B">
        <w:t>In general, fuel economy is the highest for BEV, followed by FCEV, HEV, GASV, and OEV</w:t>
      </w:r>
      <w:r w:rsidR="00331C17">
        <w:t xml:space="preserve"> and</w:t>
      </w:r>
      <w:r w:rsidRPr="00244F6C">
        <w:t xml:space="preserve"> </w:t>
      </w:r>
      <w:r>
        <w:t xml:space="preserve">increases </w:t>
      </w:r>
      <w:r w:rsidRPr="00BF1C47">
        <w:t>from 201</w:t>
      </w:r>
      <w:r w:rsidR="00331C17">
        <w:t>0</w:t>
      </w:r>
      <w:r w:rsidRPr="00BF1C47">
        <w:t xml:space="preserve"> t</w:t>
      </w:r>
      <w:r>
        <w:t>hrough</w:t>
      </w:r>
      <w:r w:rsidRPr="00BF1C47">
        <w:t xml:space="preserve"> 2050 </w:t>
      </w:r>
      <w:r>
        <w:t xml:space="preserve">because of </w:t>
      </w:r>
      <w:r w:rsidRPr="00FB1BBB">
        <w:t xml:space="preserve">energy </w:t>
      </w:r>
      <w:r w:rsidRPr="001A3F0C">
        <w:t>efficiency improvem</w:t>
      </w:r>
      <w:r>
        <w:t xml:space="preserve">ents. </w:t>
      </w:r>
    </w:p>
    <w:p w:rsidR="000E6E7A" w:rsidP="000E6E7A" w:rsidRDefault="0095282B" w14:paraId="260438C1" w14:textId="0E07CFAF">
      <w:pPr>
        <w:pStyle w:val="BodyText"/>
      </w:pPr>
      <w:r>
        <w:t xml:space="preserve">Third, </w:t>
      </w:r>
      <w:r w:rsidR="00C15396">
        <w:t xml:space="preserve">the </w:t>
      </w:r>
      <w:r w:rsidR="003F0F9B">
        <w:t xml:space="preserve">fuel </w:t>
      </w:r>
      <w:r w:rsidR="00C15396">
        <w:t>efficiency st</w:t>
      </w:r>
      <w:r w:rsidR="00107E0D">
        <w:t>andard</w:t>
      </w:r>
      <w:r w:rsidR="003F0F9B">
        <w:t xml:space="preserve"> for </w:t>
      </w:r>
      <w:r w:rsidR="00191FB2">
        <w:t xml:space="preserve">new on-road </w:t>
      </w:r>
      <w:r w:rsidR="006565B9">
        <w:t>transportation in</w:t>
      </w:r>
      <w:r w:rsidR="007B25D2">
        <w:t xml:space="preserve"> the United States </w:t>
      </w:r>
      <w:r w:rsidR="00BC7A6C">
        <w:t xml:space="preserve">is shown in </w:t>
      </w:r>
      <w:r w:rsidR="00331C17">
        <w:t>Figure</w:t>
      </w:r>
      <w:r w:rsidR="000E6E7A">
        <w:t xml:space="preserve"> 6-</w:t>
      </w:r>
      <w:r w:rsidR="001B755A">
        <w:t>1</w:t>
      </w:r>
      <w:r w:rsidR="00331C17">
        <w:t xml:space="preserve"> as well </w:t>
      </w:r>
      <w:r w:rsidR="00F959E3">
        <w:t>labeled</w:t>
      </w:r>
      <w:r w:rsidR="006E4720">
        <w:t xml:space="preserve"> with “Standar</w:t>
      </w:r>
      <w:r w:rsidR="00F959E3">
        <w:t>d</w:t>
      </w:r>
      <w:r w:rsidR="004E59A8">
        <w:t>.</w:t>
      </w:r>
      <w:r w:rsidR="00F959E3">
        <w:t>”</w:t>
      </w:r>
      <w:r w:rsidR="00572EFE">
        <w:t xml:space="preserve"> </w:t>
      </w:r>
      <w:r w:rsidR="001F7FA7">
        <w:t>The f</w:t>
      </w:r>
      <w:r w:rsidR="009A2491">
        <w:t xml:space="preserve">uel efficiency standard </w:t>
      </w:r>
      <w:r w:rsidR="00DB5183">
        <w:t xml:space="preserve">in 2010 </w:t>
      </w:r>
      <w:r w:rsidR="00784684">
        <w:t xml:space="preserve">is </w:t>
      </w:r>
      <w:r w:rsidR="009A2491">
        <w:t>assumed to</w:t>
      </w:r>
      <w:r w:rsidR="00E47B02">
        <w:t xml:space="preserve"> be</w:t>
      </w:r>
      <w:r w:rsidR="00D31469">
        <w:t xml:space="preserve"> the</w:t>
      </w:r>
      <w:r w:rsidR="00E47B02">
        <w:t xml:space="preserve"> same as </w:t>
      </w:r>
      <w:r w:rsidR="00F959E3">
        <w:t>OEV</w:t>
      </w:r>
      <w:r w:rsidR="00B124DA">
        <w:t>’</w:t>
      </w:r>
      <w:r w:rsidR="00F959E3">
        <w:t xml:space="preserve">s </w:t>
      </w:r>
      <w:r w:rsidR="00E47B02">
        <w:t xml:space="preserve">fuel economy in </w:t>
      </w:r>
      <w:r w:rsidR="0031425B">
        <w:t>2010</w:t>
      </w:r>
      <w:r w:rsidR="0096220D">
        <w:t xml:space="preserve"> shown in Table </w:t>
      </w:r>
      <w:r w:rsidR="009706FD">
        <w:t>6</w:t>
      </w:r>
      <w:r w:rsidR="0096220D">
        <w:t>-</w:t>
      </w:r>
      <w:r w:rsidR="006644D8">
        <w:t>6</w:t>
      </w:r>
      <w:r w:rsidR="001F7FA7">
        <w:t>. For 2015</w:t>
      </w:r>
      <w:r w:rsidR="004E59A8">
        <w:t xml:space="preserve"> through </w:t>
      </w:r>
      <w:r w:rsidR="001F7FA7">
        <w:t>2025, the fuel efficiency standard is</w:t>
      </w:r>
      <w:r w:rsidR="00E22C41">
        <w:t xml:space="preserve"> </w:t>
      </w:r>
      <w:r w:rsidR="007C4657">
        <w:t>from AEO2019 for light-duty</w:t>
      </w:r>
      <w:r w:rsidR="001F7FA7">
        <w:t xml:space="preserve"> vehicles</w:t>
      </w:r>
      <w:r w:rsidR="00B46430">
        <w:t xml:space="preserve"> and the</w:t>
      </w:r>
      <w:r w:rsidR="007C4657">
        <w:t xml:space="preserve"> </w:t>
      </w:r>
      <w:r w:rsidR="006D43F0">
        <w:fldChar w:fldCharType="begin"/>
      </w:r>
      <w:r w:rsidR="006D43F0">
        <w:instrText>HYPERLINK "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w:instrText>
      </w:r>
      <w:r w:rsidR="006D43F0">
        <w:fldChar w:fldCharType="separate"/>
      </w:r>
      <w:r w:rsidR="007932A6">
        <w:rPr>
          <w:rStyle w:val="Hyperlink"/>
        </w:rPr>
        <w:t>Phase 2 heavy duty rule</w:t>
      </w:r>
      <w:r w:rsidR="006D43F0">
        <w:rPr>
          <w:rStyle w:val="Hyperlink"/>
        </w:rPr>
        <w:fldChar w:fldCharType="end"/>
      </w:r>
      <w:r w:rsidR="007932A6">
        <w:t xml:space="preserve"> for HDV</w:t>
      </w:r>
      <w:r w:rsidR="00B46430">
        <w:t>. The fuel efficiency standard is</w:t>
      </w:r>
      <w:r w:rsidR="007932A6">
        <w:t xml:space="preserve"> </w:t>
      </w:r>
      <w:r w:rsidR="00BB0591">
        <w:t>h</w:t>
      </w:r>
      <w:r w:rsidR="00D131AC">
        <w:t>e</w:t>
      </w:r>
      <w:r w:rsidR="00BB0591">
        <w:t xml:space="preserve">ld constant </w:t>
      </w:r>
      <w:r w:rsidR="00EF2F2D">
        <w:t xml:space="preserve">at </w:t>
      </w:r>
      <w:r w:rsidR="00B46430">
        <w:t xml:space="preserve">the </w:t>
      </w:r>
      <w:r w:rsidR="00EF2F2D">
        <w:t>2025 level for 2030</w:t>
      </w:r>
      <w:r w:rsidRPr="004E59A8" w:rsidR="004E59A8">
        <w:t xml:space="preserve"> </w:t>
      </w:r>
      <w:r w:rsidR="004E59A8">
        <w:t xml:space="preserve">through </w:t>
      </w:r>
      <w:r w:rsidR="00EF2F2D">
        <w:t xml:space="preserve">2050. </w:t>
      </w:r>
      <w:r w:rsidR="008810F0">
        <w:t xml:space="preserve">For </w:t>
      </w:r>
      <w:r w:rsidR="00E16832">
        <w:t xml:space="preserve">HDV, </w:t>
      </w:r>
      <w:r w:rsidR="004C051F">
        <w:t>w</w:t>
      </w:r>
      <w:r w:rsidR="00203260">
        <w:t xml:space="preserve">e applied the fleetwide percentage improvements from the </w:t>
      </w:r>
      <w:r w:rsidR="006D43F0">
        <w:fldChar w:fldCharType="begin"/>
      </w:r>
      <w:r w:rsidR="006D43F0">
        <w:instrText>HYPERLINK "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w:instrText>
      </w:r>
      <w:r w:rsidR="006D43F0">
        <w:fldChar w:fldCharType="separate"/>
      </w:r>
      <w:r w:rsidR="007336AA">
        <w:rPr>
          <w:rStyle w:val="Hyperlink"/>
        </w:rPr>
        <w:t>Phase 2 heavy duty rule</w:t>
      </w:r>
      <w:r w:rsidR="006D43F0">
        <w:rPr>
          <w:rStyle w:val="Hyperlink"/>
        </w:rPr>
        <w:fldChar w:fldCharType="end"/>
      </w:r>
      <w:r w:rsidR="007336AA">
        <w:t xml:space="preserve"> </w:t>
      </w:r>
      <w:r w:rsidR="00203260">
        <w:t xml:space="preserve">directly to </w:t>
      </w:r>
      <w:r w:rsidR="004E59A8">
        <w:t xml:space="preserve">the  </w:t>
      </w:r>
      <w:r w:rsidR="00203260">
        <w:t>truck and bus fuel economy from AEO2019.</w:t>
      </w:r>
      <w:r w:rsidR="004C726C">
        <w:t xml:space="preserve"> </w:t>
      </w:r>
      <w:r w:rsidR="00BB1503">
        <w:t>The f</w:t>
      </w:r>
      <w:r w:rsidR="0045102B">
        <w:t xml:space="preserve">uel </w:t>
      </w:r>
      <w:r w:rsidR="00BB1503">
        <w:t>efficiency</w:t>
      </w:r>
      <w:r w:rsidR="0045102B">
        <w:t xml:space="preserve"> standard will promote the penetration of more effici</w:t>
      </w:r>
      <w:r w:rsidR="00BB1503">
        <w:t>en</w:t>
      </w:r>
      <w:r w:rsidR="0045102B">
        <w:t xml:space="preserve">t </w:t>
      </w:r>
      <w:r w:rsidR="00BB1503">
        <w:t>technologies</w:t>
      </w:r>
      <w:r w:rsidR="0045102B">
        <w:t xml:space="preserve"> and </w:t>
      </w:r>
      <w:r w:rsidR="00BB1503">
        <w:t>penalize those less</w:t>
      </w:r>
      <w:r w:rsidR="004A4E3F">
        <w:t xml:space="preserve"> efficient </w:t>
      </w:r>
      <w:r w:rsidR="00BB1503">
        <w:t>technologies.</w:t>
      </w:r>
      <w:r w:rsidR="004E59A8">
        <w:t xml:space="preserve"> </w:t>
      </w:r>
    </w:p>
    <w:p w:rsidR="00AA2E54" w:rsidP="00AA2E54" w:rsidRDefault="00AA2E54" w14:paraId="70B5A9CF" w14:textId="03CA830A">
      <w:pPr>
        <w:pStyle w:val="TableTitle"/>
      </w:pPr>
      <w:bookmarkStart w:name="_Toc120007947" w:id="260"/>
      <w:r w:rsidRPr="00733E59">
        <w:t xml:space="preserve">Table </w:t>
      </w:r>
      <w:r w:rsidR="009706FD">
        <w:t>6</w:t>
      </w:r>
      <w:r w:rsidRPr="00733E59">
        <w:t>-</w:t>
      </w:r>
      <w:r w:rsidR="006644D8">
        <w:t>5</w:t>
      </w:r>
      <w:r>
        <w:t>.</w:t>
      </w:r>
      <w:r w:rsidRPr="00733E59">
        <w:t xml:space="preserve"> </w:t>
      </w:r>
      <w:r>
        <w:tab/>
      </w:r>
      <w:r>
        <w:t xml:space="preserve">Average Number of People/Vehicle (Passenger Transportation) and Tons/Vehicle (Freight Transportation) </w:t>
      </w:r>
      <w:r w:rsidRPr="00733E59">
        <w:t xml:space="preserve">for </w:t>
      </w:r>
      <w:r>
        <w:t>O</w:t>
      </w:r>
      <w:r w:rsidRPr="00733E59">
        <w:t xml:space="preserve">n-Road </w:t>
      </w:r>
      <w:r>
        <w:t>T</w:t>
      </w:r>
      <w:r w:rsidRPr="00733E59">
        <w:t>ransportation</w:t>
      </w:r>
      <w:bookmarkEnd w:id="260"/>
    </w:p>
    <w:tbl>
      <w:tblPr>
        <w:tblW w:w="5000" w:type="pct"/>
        <w:tblLook w:val="04A0" w:firstRow="1" w:lastRow="0" w:firstColumn="1" w:lastColumn="0" w:noHBand="0" w:noVBand="1"/>
      </w:tblPr>
      <w:tblGrid>
        <w:gridCol w:w="1550"/>
        <w:gridCol w:w="2305"/>
        <w:gridCol w:w="684"/>
        <w:gridCol w:w="684"/>
        <w:gridCol w:w="684"/>
        <w:gridCol w:w="684"/>
        <w:gridCol w:w="684"/>
        <w:gridCol w:w="684"/>
        <w:gridCol w:w="685"/>
        <w:gridCol w:w="716"/>
      </w:tblGrid>
      <w:tr w:rsidRPr="007320F3" w:rsidR="007320F3" w:rsidTr="00F364CC" w14:paraId="0EBF5CDB" w14:textId="77777777">
        <w:trPr>
          <w:trHeight w:val="312"/>
        </w:trPr>
        <w:tc>
          <w:tcPr>
            <w:tcW w:w="717"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0EA6AC93" w14:textId="77777777">
            <w:pPr>
              <w:rPr>
                <w:b/>
                <w:bCs/>
                <w:color w:val="000000"/>
                <w:sz w:val="20"/>
              </w:rPr>
            </w:pPr>
            <w:r w:rsidRPr="00820799">
              <w:rPr>
                <w:b/>
                <w:bCs/>
                <w:color w:val="000000"/>
                <w:sz w:val="20"/>
              </w:rPr>
              <w:t>Type of Vehicle</w:t>
            </w:r>
          </w:p>
        </w:tc>
        <w:tc>
          <w:tcPr>
            <w:tcW w:w="1083"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2B373468" w14:textId="77777777">
            <w:pPr>
              <w:rPr>
                <w:b/>
                <w:bCs/>
                <w:color w:val="000000"/>
                <w:sz w:val="20"/>
              </w:rPr>
            </w:pPr>
            <w:r w:rsidRPr="00820799">
              <w:rPr>
                <w:b/>
                <w:bCs/>
                <w:color w:val="000000"/>
                <w:sz w:val="20"/>
              </w:rPr>
              <w:t>Unit</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7FE24BAD" w14:textId="77777777">
            <w:pPr>
              <w:jc w:val="right"/>
              <w:rPr>
                <w:b/>
                <w:bCs/>
                <w:color w:val="000000"/>
                <w:sz w:val="20"/>
              </w:rPr>
            </w:pPr>
            <w:r w:rsidRPr="00820799">
              <w:rPr>
                <w:b/>
                <w:bCs/>
                <w:color w:val="000000"/>
                <w:sz w:val="20"/>
              </w:rPr>
              <w:t>USA</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277E1A25" w14:textId="77777777">
            <w:pPr>
              <w:jc w:val="right"/>
              <w:rPr>
                <w:b/>
                <w:bCs/>
                <w:color w:val="000000"/>
                <w:sz w:val="20"/>
              </w:rPr>
            </w:pPr>
            <w:r w:rsidRPr="00820799">
              <w:rPr>
                <w:b/>
                <w:bCs/>
                <w:color w:val="000000"/>
                <w:sz w:val="20"/>
              </w:rPr>
              <w:t>BRA</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2BBDBF4E" w14:textId="77777777">
            <w:pPr>
              <w:jc w:val="right"/>
              <w:rPr>
                <w:b/>
                <w:bCs/>
                <w:color w:val="000000"/>
                <w:sz w:val="20"/>
              </w:rPr>
            </w:pPr>
            <w:r w:rsidRPr="00820799">
              <w:rPr>
                <w:b/>
                <w:bCs/>
                <w:color w:val="000000"/>
                <w:sz w:val="20"/>
              </w:rPr>
              <w:t>CHN</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2960E037" w14:textId="77777777">
            <w:pPr>
              <w:jc w:val="right"/>
              <w:rPr>
                <w:b/>
                <w:bCs/>
                <w:color w:val="000000"/>
                <w:sz w:val="20"/>
              </w:rPr>
            </w:pPr>
            <w:r w:rsidRPr="00820799">
              <w:rPr>
                <w:b/>
                <w:bCs/>
                <w:color w:val="000000"/>
                <w:sz w:val="20"/>
              </w:rPr>
              <w:t>EUR</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04865F66" w14:textId="77777777">
            <w:pPr>
              <w:jc w:val="right"/>
              <w:rPr>
                <w:b/>
                <w:bCs/>
                <w:color w:val="000000"/>
                <w:sz w:val="20"/>
              </w:rPr>
            </w:pPr>
            <w:r w:rsidRPr="00820799">
              <w:rPr>
                <w:b/>
                <w:bCs/>
                <w:color w:val="000000"/>
                <w:sz w:val="20"/>
              </w:rPr>
              <w:t>XLM</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32066F1F" w14:textId="77777777">
            <w:pPr>
              <w:jc w:val="right"/>
              <w:rPr>
                <w:b/>
                <w:bCs/>
                <w:color w:val="000000"/>
                <w:sz w:val="20"/>
              </w:rPr>
            </w:pPr>
            <w:r w:rsidRPr="00820799">
              <w:rPr>
                <w:b/>
                <w:bCs/>
                <w:color w:val="000000"/>
                <w:sz w:val="20"/>
              </w:rPr>
              <w:t>XAS</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3BE1D267" w14:textId="77777777">
            <w:pPr>
              <w:jc w:val="right"/>
              <w:rPr>
                <w:b/>
                <w:bCs/>
                <w:color w:val="000000"/>
                <w:sz w:val="20"/>
              </w:rPr>
            </w:pPr>
            <w:r w:rsidRPr="00820799">
              <w:rPr>
                <w:b/>
                <w:bCs/>
                <w:color w:val="000000"/>
                <w:sz w:val="20"/>
              </w:rPr>
              <w:t>AFR</w:t>
            </w:r>
          </w:p>
        </w:tc>
        <w:tc>
          <w:tcPr>
            <w:tcW w:w="400" w:type="pct"/>
            <w:tcBorders>
              <w:top w:val="double" w:color="auto" w:sz="6" w:space="0"/>
              <w:left w:val="nil"/>
              <w:bottom w:val="single" w:color="auto" w:sz="4" w:space="0"/>
              <w:right w:val="nil"/>
            </w:tcBorders>
            <w:shd w:val="clear" w:color="auto" w:fill="auto"/>
            <w:noWrap/>
            <w:vAlign w:val="center"/>
            <w:hideMark/>
          </w:tcPr>
          <w:p w:rsidRPr="00820799" w:rsidR="007320F3" w:rsidP="007320F3" w:rsidRDefault="007320F3" w14:paraId="61518099" w14:textId="77777777">
            <w:pPr>
              <w:jc w:val="right"/>
              <w:rPr>
                <w:b/>
                <w:bCs/>
                <w:color w:val="000000"/>
                <w:sz w:val="20"/>
              </w:rPr>
            </w:pPr>
            <w:r w:rsidRPr="00820799">
              <w:rPr>
                <w:b/>
                <w:bCs/>
                <w:color w:val="000000"/>
                <w:sz w:val="20"/>
              </w:rPr>
              <w:t>ROW</w:t>
            </w:r>
          </w:p>
        </w:tc>
      </w:tr>
      <w:tr w:rsidRPr="007320F3" w:rsidR="007320F3" w:rsidTr="00F364CC" w14:paraId="3DDD2C97" w14:textId="77777777">
        <w:trPr>
          <w:trHeight w:val="288"/>
        </w:trPr>
        <w:tc>
          <w:tcPr>
            <w:tcW w:w="717" w:type="pct"/>
            <w:tcBorders>
              <w:top w:val="single" w:color="auto" w:sz="4" w:space="0"/>
              <w:left w:val="nil"/>
              <w:bottom w:val="nil"/>
              <w:right w:val="nil"/>
            </w:tcBorders>
            <w:shd w:val="clear" w:color="auto" w:fill="auto"/>
            <w:noWrap/>
            <w:vAlign w:val="bottom"/>
            <w:hideMark/>
          </w:tcPr>
          <w:p w:rsidRPr="00820799" w:rsidR="007320F3" w:rsidP="007320F3" w:rsidRDefault="007320F3" w14:paraId="5E59E6EB" w14:textId="2515069A">
            <w:pPr>
              <w:rPr>
                <w:color w:val="000000"/>
                <w:sz w:val="20"/>
              </w:rPr>
            </w:pPr>
            <w:r w:rsidRPr="00820799">
              <w:rPr>
                <w:color w:val="000000"/>
                <w:sz w:val="20"/>
              </w:rPr>
              <w:t>Light</w:t>
            </w:r>
            <w:r w:rsidR="00820799">
              <w:rPr>
                <w:color w:val="000000"/>
                <w:sz w:val="20"/>
              </w:rPr>
              <w:t xml:space="preserve"> </w:t>
            </w:r>
            <w:r w:rsidRPr="00820799" w:rsidR="00820799">
              <w:rPr>
                <w:color w:val="000000"/>
                <w:sz w:val="20"/>
              </w:rPr>
              <w:t>duty</w:t>
            </w:r>
          </w:p>
        </w:tc>
        <w:tc>
          <w:tcPr>
            <w:tcW w:w="1083" w:type="pct"/>
            <w:tcBorders>
              <w:top w:val="single" w:color="auto" w:sz="4" w:space="0"/>
              <w:left w:val="nil"/>
              <w:bottom w:val="nil"/>
              <w:right w:val="nil"/>
            </w:tcBorders>
            <w:shd w:val="clear" w:color="auto" w:fill="auto"/>
            <w:noWrap/>
            <w:vAlign w:val="bottom"/>
            <w:hideMark/>
          </w:tcPr>
          <w:p w:rsidRPr="00820799" w:rsidR="007320F3" w:rsidP="007320F3" w:rsidRDefault="000B76F3" w14:paraId="39FCA967" w14:textId="3DAE0401">
            <w:pPr>
              <w:rPr>
                <w:color w:val="000000"/>
                <w:sz w:val="20"/>
              </w:rPr>
            </w:pPr>
            <w:r w:rsidRPr="004C046C">
              <w:rPr>
                <w:color w:val="000000"/>
                <w:sz w:val="20"/>
              </w:rPr>
              <w:t xml:space="preserve">Number </w:t>
            </w:r>
            <w:r w:rsidRPr="00820799" w:rsidR="007320F3">
              <w:rPr>
                <w:color w:val="000000"/>
                <w:sz w:val="20"/>
              </w:rPr>
              <w:t xml:space="preserve">of </w:t>
            </w:r>
            <w:proofErr w:type="gramStart"/>
            <w:r w:rsidRPr="00820799" w:rsidR="007320F3">
              <w:rPr>
                <w:color w:val="000000"/>
                <w:sz w:val="20"/>
              </w:rPr>
              <w:t>people/vehicle</w:t>
            </w:r>
            <w:proofErr w:type="gramEnd"/>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2CFB9AB4" w14:textId="77777777">
            <w:pPr>
              <w:jc w:val="right"/>
              <w:rPr>
                <w:color w:val="000000"/>
                <w:sz w:val="20"/>
              </w:rPr>
            </w:pPr>
            <w:r w:rsidRPr="00820799">
              <w:rPr>
                <w:color w:val="000000"/>
                <w:sz w:val="20"/>
              </w:rPr>
              <w:t>1.6</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4B6AAD67" w14:textId="77777777">
            <w:pPr>
              <w:jc w:val="right"/>
              <w:rPr>
                <w:color w:val="000000"/>
                <w:sz w:val="20"/>
              </w:rPr>
            </w:pPr>
            <w:r w:rsidRPr="00820799">
              <w:rPr>
                <w:color w:val="000000"/>
                <w:sz w:val="20"/>
              </w:rPr>
              <w:t>1.8</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568B233B" w14:textId="77777777">
            <w:pPr>
              <w:jc w:val="right"/>
              <w:rPr>
                <w:color w:val="000000"/>
                <w:sz w:val="20"/>
              </w:rPr>
            </w:pPr>
            <w:r w:rsidRPr="00820799">
              <w:rPr>
                <w:color w:val="000000"/>
                <w:sz w:val="20"/>
              </w:rPr>
              <w:t>2.6</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32D36DF8" w14:textId="77777777">
            <w:pPr>
              <w:jc w:val="right"/>
              <w:rPr>
                <w:color w:val="000000"/>
                <w:sz w:val="20"/>
              </w:rPr>
            </w:pPr>
            <w:r w:rsidRPr="00820799">
              <w:rPr>
                <w:color w:val="000000"/>
                <w:sz w:val="20"/>
              </w:rPr>
              <w:t>1.7</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742E8D45" w14:textId="77777777">
            <w:pPr>
              <w:jc w:val="right"/>
              <w:rPr>
                <w:color w:val="000000"/>
                <w:sz w:val="20"/>
              </w:rPr>
            </w:pPr>
            <w:r w:rsidRPr="00820799">
              <w:rPr>
                <w:color w:val="000000"/>
                <w:sz w:val="20"/>
              </w:rPr>
              <w:t>1.8</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38EE8987" w14:textId="77777777">
            <w:pPr>
              <w:jc w:val="right"/>
              <w:rPr>
                <w:color w:val="000000"/>
                <w:sz w:val="20"/>
              </w:rPr>
            </w:pPr>
            <w:r w:rsidRPr="00820799">
              <w:rPr>
                <w:color w:val="000000"/>
                <w:sz w:val="20"/>
              </w:rPr>
              <w:t>3.1</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321EC474" w14:textId="77777777">
            <w:pPr>
              <w:jc w:val="right"/>
              <w:rPr>
                <w:color w:val="000000"/>
                <w:sz w:val="20"/>
              </w:rPr>
            </w:pPr>
            <w:r w:rsidRPr="00820799">
              <w:rPr>
                <w:color w:val="000000"/>
                <w:sz w:val="20"/>
              </w:rPr>
              <w:t>2.4</w:t>
            </w:r>
          </w:p>
        </w:tc>
        <w:tc>
          <w:tcPr>
            <w:tcW w:w="400" w:type="pct"/>
            <w:tcBorders>
              <w:top w:val="single" w:color="auto" w:sz="4" w:space="0"/>
              <w:left w:val="nil"/>
              <w:bottom w:val="nil"/>
              <w:right w:val="nil"/>
            </w:tcBorders>
            <w:shd w:val="clear" w:color="auto" w:fill="auto"/>
            <w:noWrap/>
            <w:vAlign w:val="bottom"/>
            <w:hideMark/>
          </w:tcPr>
          <w:p w:rsidRPr="00820799" w:rsidR="007320F3" w:rsidP="007320F3" w:rsidRDefault="007320F3" w14:paraId="616369C2" w14:textId="77777777">
            <w:pPr>
              <w:jc w:val="right"/>
              <w:rPr>
                <w:color w:val="000000"/>
                <w:sz w:val="20"/>
              </w:rPr>
            </w:pPr>
            <w:r w:rsidRPr="00820799">
              <w:rPr>
                <w:color w:val="000000"/>
                <w:sz w:val="20"/>
              </w:rPr>
              <w:t>1.9</w:t>
            </w:r>
          </w:p>
        </w:tc>
      </w:tr>
      <w:tr w:rsidRPr="007320F3" w:rsidR="007320F3" w:rsidTr="00724135" w14:paraId="7E077130" w14:textId="77777777">
        <w:trPr>
          <w:trHeight w:val="288"/>
        </w:trPr>
        <w:tc>
          <w:tcPr>
            <w:tcW w:w="717" w:type="pct"/>
            <w:tcBorders>
              <w:top w:val="nil"/>
              <w:left w:val="nil"/>
              <w:bottom w:val="nil"/>
              <w:right w:val="nil"/>
            </w:tcBorders>
            <w:shd w:val="clear" w:color="auto" w:fill="auto"/>
            <w:noWrap/>
            <w:vAlign w:val="bottom"/>
            <w:hideMark/>
          </w:tcPr>
          <w:p w:rsidRPr="00820799" w:rsidR="007320F3" w:rsidP="007320F3" w:rsidRDefault="007320F3" w14:paraId="69047305" w14:textId="741AA108">
            <w:pPr>
              <w:rPr>
                <w:color w:val="000000"/>
                <w:sz w:val="20"/>
              </w:rPr>
            </w:pPr>
            <w:r w:rsidRPr="00820799">
              <w:rPr>
                <w:color w:val="000000"/>
                <w:sz w:val="20"/>
              </w:rPr>
              <w:t xml:space="preserve">Freight </w:t>
            </w:r>
            <w:r w:rsidRPr="00820799" w:rsidR="00820799">
              <w:rPr>
                <w:color w:val="000000"/>
                <w:sz w:val="20"/>
              </w:rPr>
              <w:t>truck</w:t>
            </w:r>
          </w:p>
        </w:tc>
        <w:tc>
          <w:tcPr>
            <w:tcW w:w="1083" w:type="pct"/>
            <w:tcBorders>
              <w:top w:val="nil"/>
              <w:left w:val="nil"/>
              <w:bottom w:val="nil"/>
              <w:right w:val="nil"/>
            </w:tcBorders>
            <w:shd w:val="clear" w:color="auto" w:fill="auto"/>
            <w:noWrap/>
            <w:vAlign w:val="bottom"/>
            <w:hideMark/>
          </w:tcPr>
          <w:p w:rsidRPr="00820799" w:rsidR="007320F3" w:rsidP="007320F3" w:rsidRDefault="000B76F3" w14:paraId="6ABD82AC" w14:textId="4114CD09">
            <w:pPr>
              <w:rPr>
                <w:color w:val="000000"/>
                <w:sz w:val="20"/>
              </w:rPr>
            </w:pPr>
            <w:r w:rsidRPr="004C046C">
              <w:rPr>
                <w:color w:val="000000"/>
                <w:sz w:val="20"/>
              </w:rPr>
              <w:t>Tons</w:t>
            </w:r>
            <w:r w:rsidRPr="00820799" w:rsidR="007320F3">
              <w:rPr>
                <w:color w:val="000000"/>
                <w:sz w:val="20"/>
              </w:rPr>
              <w:t>/vehicle</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034AE3FE" w14:textId="77777777">
            <w:pPr>
              <w:jc w:val="right"/>
              <w:rPr>
                <w:color w:val="000000"/>
                <w:sz w:val="20"/>
              </w:rPr>
            </w:pPr>
            <w:r w:rsidRPr="00820799">
              <w:rPr>
                <w:color w:val="000000"/>
                <w:sz w:val="20"/>
              </w:rPr>
              <w:t>2.6</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6B194324" w14:textId="77777777">
            <w:pPr>
              <w:jc w:val="right"/>
              <w:rPr>
                <w:color w:val="000000"/>
                <w:sz w:val="20"/>
              </w:rPr>
            </w:pPr>
            <w:r w:rsidRPr="00820799">
              <w:rPr>
                <w:color w:val="000000"/>
                <w:sz w:val="20"/>
              </w:rPr>
              <w:t>6.5</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43319AF1" w14:textId="77777777">
            <w:pPr>
              <w:jc w:val="right"/>
              <w:rPr>
                <w:color w:val="000000"/>
                <w:sz w:val="20"/>
              </w:rPr>
            </w:pPr>
            <w:r w:rsidRPr="00820799">
              <w:rPr>
                <w:color w:val="000000"/>
                <w:sz w:val="20"/>
              </w:rPr>
              <w:t>1.3</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6111D874" w14:textId="77777777">
            <w:pPr>
              <w:jc w:val="right"/>
              <w:rPr>
                <w:color w:val="000000"/>
                <w:sz w:val="20"/>
              </w:rPr>
            </w:pPr>
            <w:r w:rsidRPr="00820799">
              <w:rPr>
                <w:color w:val="000000"/>
                <w:sz w:val="20"/>
              </w:rPr>
              <w:t>7.9</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04A9D03B" w14:textId="77777777">
            <w:pPr>
              <w:jc w:val="right"/>
              <w:rPr>
                <w:color w:val="000000"/>
                <w:sz w:val="20"/>
              </w:rPr>
            </w:pPr>
            <w:r w:rsidRPr="00820799">
              <w:rPr>
                <w:color w:val="000000"/>
                <w:sz w:val="20"/>
              </w:rPr>
              <w:t>5.5</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01A6251B" w14:textId="77777777">
            <w:pPr>
              <w:jc w:val="right"/>
              <w:rPr>
                <w:color w:val="000000"/>
                <w:sz w:val="20"/>
              </w:rPr>
            </w:pPr>
            <w:r w:rsidRPr="00820799">
              <w:rPr>
                <w:color w:val="000000"/>
                <w:sz w:val="20"/>
              </w:rPr>
              <w:t>1.5</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5DEA1CBA" w14:textId="77777777">
            <w:pPr>
              <w:jc w:val="right"/>
              <w:rPr>
                <w:color w:val="000000"/>
                <w:sz w:val="20"/>
              </w:rPr>
            </w:pPr>
            <w:r w:rsidRPr="00820799">
              <w:rPr>
                <w:color w:val="000000"/>
                <w:sz w:val="20"/>
              </w:rPr>
              <w:t>3.2</w:t>
            </w:r>
          </w:p>
        </w:tc>
        <w:tc>
          <w:tcPr>
            <w:tcW w:w="400" w:type="pct"/>
            <w:tcBorders>
              <w:top w:val="nil"/>
              <w:left w:val="nil"/>
              <w:bottom w:val="nil"/>
              <w:right w:val="nil"/>
            </w:tcBorders>
            <w:shd w:val="clear" w:color="auto" w:fill="auto"/>
            <w:noWrap/>
            <w:vAlign w:val="bottom"/>
            <w:hideMark/>
          </w:tcPr>
          <w:p w:rsidRPr="00820799" w:rsidR="007320F3" w:rsidP="007320F3" w:rsidRDefault="007320F3" w14:paraId="795CF3F2" w14:textId="77777777">
            <w:pPr>
              <w:jc w:val="right"/>
              <w:rPr>
                <w:color w:val="000000"/>
                <w:sz w:val="20"/>
              </w:rPr>
            </w:pPr>
            <w:r w:rsidRPr="00820799">
              <w:rPr>
                <w:color w:val="000000"/>
                <w:sz w:val="20"/>
              </w:rPr>
              <w:t>3.9</w:t>
            </w:r>
          </w:p>
        </w:tc>
      </w:tr>
      <w:tr w:rsidRPr="007320F3" w:rsidR="007320F3" w:rsidTr="00724135" w14:paraId="5C04EC31" w14:textId="77777777">
        <w:trPr>
          <w:trHeight w:val="300"/>
        </w:trPr>
        <w:tc>
          <w:tcPr>
            <w:tcW w:w="717" w:type="pct"/>
            <w:tcBorders>
              <w:top w:val="nil"/>
              <w:left w:val="nil"/>
              <w:bottom w:val="double" w:color="auto" w:sz="6" w:space="0"/>
              <w:right w:val="nil"/>
            </w:tcBorders>
            <w:shd w:val="clear" w:color="auto" w:fill="auto"/>
            <w:noWrap/>
            <w:vAlign w:val="bottom"/>
            <w:hideMark/>
          </w:tcPr>
          <w:p w:rsidRPr="00820799" w:rsidR="007320F3" w:rsidP="007320F3" w:rsidRDefault="007320F3" w14:paraId="7E8E3C63" w14:textId="7A5D61AE">
            <w:pPr>
              <w:rPr>
                <w:color w:val="000000"/>
                <w:sz w:val="20"/>
              </w:rPr>
            </w:pPr>
            <w:r w:rsidRPr="00820799">
              <w:rPr>
                <w:color w:val="000000"/>
                <w:sz w:val="20"/>
              </w:rPr>
              <w:t xml:space="preserve">Passenger </w:t>
            </w:r>
            <w:r w:rsidRPr="00820799" w:rsidR="00820799">
              <w:rPr>
                <w:color w:val="000000"/>
                <w:sz w:val="20"/>
              </w:rPr>
              <w:t>bus</w:t>
            </w:r>
          </w:p>
        </w:tc>
        <w:tc>
          <w:tcPr>
            <w:tcW w:w="1083" w:type="pct"/>
            <w:tcBorders>
              <w:top w:val="nil"/>
              <w:left w:val="nil"/>
              <w:bottom w:val="double" w:color="auto" w:sz="6" w:space="0"/>
              <w:right w:val="nil"/>
            </w:tcBorders>
            <w:shd w:val="clear" w:color="auto" w:fill="auto"/>
            <w:noWrap/>
            <w:vAlign w:val="bottom"/>
            <w:hideMark/>
          </w:tcPr>
          <w:p w:rsidRPr="00820799" w:rsidR="007320F3" w:rsidP="007320F3" w:rsidRDefault="000B76F3" w14:paraId="31AFAF35" w14:textId="71236F3B">
            <w:pPr>
              <w:rPr>
                <w:color w:val="000000"/>
                <w:sz w:val="20"/>
              </w:rPr>
            </w:pPr>
            <w:r w:rsidRPr="004C046C">
              <w:rPr>
                <w:color w:val="000000"/>
                <w:sz w:val="20"/>
              </w:rPr>
              <w:t xml:space="preserve">Number </w:t>
            </w:r>
            <w:r w:rsidRPr="00820799" w:rsidR="007320F3">
              <w:rPr>
                <w:color w:val="000000"/>
                <w:sz w:val="20"/>
              </w:rPr>
              <w:t xml:space="preserve">of </w:t>
            </w:r>
            <w:proofErr w:type="gramStart"/>
            <w:r w:rsidRPr="00820799" w:rsidR="007320F3">
              <w:rPr>
                <w:color w:val="000000"/>
                <w:sz w:val="20"/>
              </w:rPr>
              <w:t>people/vehicle</w:t>
            </w:r>
            <w:proofErr w:type="gramEnd"/>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3BE146DE" w14:textId="77777777">
            <w:pPr>
              <w:jc w:val="right"/>
              <w:rPr>
                <w:color w:val="000000"/>
                <w:sz w:val="20"/>
              </w:rPr>
            </w:pPr>
            <w:r w:rsidRPr="00820799">
              <w:rPr>
                <w:color w:val="000000"/>
                <w:sz w:val="20"/>
              </w:rPr>
              <w:t>18.4</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4C68787B" w14:textId="77777777">
            <w:pPr>
              <w:jc w:val="right"/>
              <w:rPr>
                <w:color w:val="000000"/>
                <w:sz w:val="20"/>
              </w:rPr>
            </w:pPr>
            <w:r w:rsidRPr="00820799">
              <w:rPr>
                <w:color w:val="000000"/>
                <w:sz w:val="20"/>
              </w:rPr>
              <w:t>20.7</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5EE2EB9C" w14:textId="77777777">
            <w:pPr>
              <w:jc w:val="right"/>
              <w:rPr>
                <w:color w:val="000000"/>
                <w:sz w:val="20"/>
              </w:rPr>
            </w:pPr>
            <w:r w:rsidRPr="00820799">
              <w:rPr>
                <w:color w:val="000000"/>
                <w:sz w:val="20"/>
              </w:rPr>
              <w:t>47.5</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4275B336" w14:textId="77777777">
            <w:pPr>
              <w:jc w:val="right"/>
              <w:rPr>
                <w:color w:val="000000"/>
                <w:sz w:val="20"/>
              </w:rPr>
            </w:pPr>
            <w:r w:rsidRPr="00820799">
              <w:rPr>
                <w:color w:val="000000"/>
                <w:sz w:val="20"/>
              </w:rPr>
              <w:t>16.4</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3868FBE7" w14:textId="77777777">
            <w:pPr>
              <w:jc w:val="right"/>
              <w:rPr>
                <w:color w:val="000000"/>
                <w:sz w:val="20"/>
              </w:rPr>
            </w:pPr>
            <w:r w:rsidRPr="00820799">
              <w:rPr>
                <w:color w:val="000000"/>
                <w:sz w:val="20"/>
              </w:rPr>
              <w:t>20.7</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2E94AC3A" w14:textId="77777777">
            <w:pPr>
              <w:jc w:val="right"/>
              <w:rPr>
                <w:color w:val="000000"/>
                <w:sz w:val="20"/>
              </w:rPr>
            </w:pPr>
            <w:r w:rsidRPr="00820799">
              <w:rPr>
                <w:color w:val="000000"/>
                <w:sz w:val="20"/>
              </w:rPr>
              <w:t>31.6</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18A008B6" w14:textId="77777777">
            <w:pPr>
              <w:jc w:val="right"/>
              <w:rPr>
                <w:color w:val="000000"/>
                <w:sz w:val="20"/>
              </w:rPr>
            </w:pPr>
            <w:r w:rsidRPr="00820799">
              <w:rPr>
                <w:color w:val="000000"/>
                <w:sz w:val="20"/>
              </w:rPr>
              <w:t>47.5</w:t>
            </w:r>
          </w:p>
        </w:tc>
        <w:tc>
          <w:tcPr>
            <w:tcW w:w="400" w:type="pct"/>
            <w:tcBorders>
              <w:top w:val="nil"/>
              <w:left w:val="nil"/>
              <w:bottom w:val="double" w:color="auto" w:sz="6" w:space="0"/>
              <w:right w:val="nil"/>
            </w:tcBorders>
            <w:shd w:val="clear" w:color="auto" w:fill="auto"/>
            <w:noWrap/>
            <w:vAlign w:val="bottom"/>
            <w:hideMark/>
          </w:tcPr>
          <w:p w:rsidRPr="00820799" w:rsidR="007320F3" w:rsidP="007320F3" w:rsidRDefault="007320F3" w14:paraId="4E7AE736" w14:textId="77777777">
            <w:pPr>
              <w:jc w:val="right"/>
              <w:rPr>
                <w:color w:val="000000"/>
                <w:sz w:val="20"/>
              </w:rPr>
            </w:pPr>
            <w:r w:rsidRPr="00820799">
              <w:rPr>
                <w:color w:val="000000"/>
                <w:sz w:val="20"/>
              </w:rPr>
              <w:t>26.9</w:t>
            </w:r>
          </w:p>
        </w:tc>
      </w:tr>
    </w:tbl>
    <w:p w:rsidRPr="008E0A62" w:rsidR="00AA2E54" w:rsidP="00AA2E54" w:rsidRDefault="00AA2E54" w14:paraId="55D45F48" w14:textId="77777777">
      <w:pPr>
        <w:pStyle w:val="Source1"/>
        <w:rPr>
          <w:rStyle w:val="footnotemark"/>
          <w:rFonts w:eastAsia="MS Mincho"/>
          <w:color w:val="auto"/>
          <w:sz w:val="20"/>
          <w:vertAlign w:val="baseline"/>
        </w:rPr>
      </w:pPr>
      <w:r>
        <w:rPr>
          <w:rStyle w:val="footnotemark"/>
          <w:rFonts w:eastAsia="MS Mincho"/>
          <w:color w:val="auto"/>
          <w:sz w:val="20"/>
          <w:vertAlign w:val="baseline"/>
        </w:rPr>
        <w:t>Note:</w:t>
      </w:r>
      <w:r>
        <w:rPr>
          <w:rStyle w:val="footnotemark"/>
          <w:rFonts w:eastAsia="MS Mincho"/>
          <w:color w:val="auto"/>
          <w:sz w:val="20"/>
          <w:vertAlign w:val="baseline"/>
        </w:rPr>
        <w:tab/>
      </w:r>
      <w:r w:rsidRPr="008E0A62">
        <w:rPr>
          <w:rStyle w:val="footnotemark"/>
          <w:rFonts w:eastAsia="MS Mincho"/>
          <w:color w:val="auto"/>
          <w:sz w:val="20"/>
          <w:vertAlign w:val="baseline"/>
        </w:rPr>
        <w:t xml:space="preserve">Data are from </w:t>
      </w:r>
      <w:r>
        <w:rPr>
          <w:rStyle w:val="footnotemark"/>
          <w:rFonts w:eastAsia="MS Mincho"/>
          <w:color w:val="auto"/>
          <w:sz w:val="20"/>
          <w:vertAlign w:val="baseline"/>
        </w:rPr>
        <w:t>GCAM 4.2</w:t>
      </w:r>
      <w:r w:rsidRPr="008E0A62">
        <w:rPr>
          <w:rStyle w:val="footnotemark"/>
          <w:rFonts w:eastAsia="MS Mincho"/>
          <w:color w:val="auto"/>
          <w:sz w:val="20"/>
          <w:vertAlign w:val="baseline"/>
        </w:rPr>
        <w:t xml:space="preserve"> and were processed </w:t>
      </w:r>
      <w:r>
        <w:rPr>
          <w:rStyle w:val="footnotemark"/>
          <w:rFonts w:eastAsia="MS Mincho"/>
          <w:color w:val="auto"/>
          <w:sz w:val="20"/>
          <w:vertAlign w:val="baseline"/>
        </w:rPr>
        <w:t>by the authors</w:t>
      </w:r>
      <w:r w:rsidRPr="008E0A62">
        <w:rPr>
          <w:rStyle w:val="footnotemark"/>
          <w:rFonts w:eastAsia="MS Mincho"/>
          <w:color w:val="auto"/>
          <w:sz w:val="20"/>
          <w:vertAlign w:val="baseline"/>
        </w:rPr>
        <w:t xml:space="preserve">. </w:t>
      </w:r>
      <w:r>
        <w:rPr>
          <w:rStyle w:val="footnotemark"/>
          <w:rFonts w:eastAsia="MS Mincho"/>
          <w:color w:val="auto"/>
          <w:sz w:val="20"/>
          <w:vertAlign w:val="baseline"/>
        </w:rPr>
        <w:t xml:space="preserve">Values reflect </w:t>
      </w:r>
      <w:r>
        <w:t>averages across all classes and types</w:t>
      </w:r>
      <w:r w:rsidRPr="008E0A62">
        <w:rPr>
          <w:rStyle w:val="footnotemark"/>
          <w:rFonts w:eastAsia="MS Mincho"/>
          <w:color w:val="auto"/>
          <w:sz w:val="20"/>
          <w:vertAlign w:val="baseline"/>
        </w:rPr>
        <w:t xml:space="preserve">. </w:t>
      </w:r>
      <w:r>
        <w:rPr>
          <w:rStyle w:val="footnotemark"/>
          <w:rFonts w:eastAsia="MS Mincho"/>
          <w:color w:val="auto"/>
          <w:sz w:val="20"/>
          <w:vertAlign w:val="baseline"/>
        </w:rPr>
        <w:t>These values</w:t>
      </w:r>
      <w:r w:rsidRPr="008E0A62">
        <w:rPr>
          <w:rStyle w:val="footnotemark"/>
          <w:rFonts w:eastAsia="MS Mincho"/>
          <w:color w:val="auto"/>
          <w:sz w:val="20"/>
          <w:vertAlign w:val="baseline"/>
        </w:rPr>
        <w:t xml:space="preserve"> </w:t>
      </w:r>
      <w:r>
        <w:rPr>
          <w:rStyle w:val="footnotemark"/>
          <w:rFonts w:eastAsia="MS Mincho"/>
          <w:color w:val="auto"/>
          <w:sz w:val="20"/>
          <w:vertAlign w:val="baseline"/>
        </w:rPr>
        <w:t xml:space="preserve">were </w:t>
      </w:r>
      <w:r w:rsidRPr="008E0A62">
        <w:rPr>
          <w:rStyle w:val="footnotemark"/>
          <w:rFonts w:eastAsia="MS Mincho"/>
          <w:color w:val="auto"/>
          <w:sz w:val="20"/>
          <w:vertAlign w:val="baseline"/>
        </w:rPr>
        <w:t xml:space="preserve">assumed </w:t>
      </w:r>
      <w:r>
        <w:rPr>
          <w:rStyle w:val="footnotemark"/>
          <w:rFonts w:eastAsia="MS Mincho"/>
          <w:color w:val="auto"/>
          <w:sz w:val="20"/>
          <w:vertAlign w:val="baseline"/>
        </w:rPr>
        <w:t>to be constant</w:t>
      </w:r>
      <w:r w:rsidRPr="008E0A62">
        <w:rPr>
          <w:rStyle w:val="footnotemark"/>
          <w:rFonts w:eastAsia="MS Mincho"/>
          <w:color w:val="auto"/>
          <w:sz w:val="20"/>
          <w:vertAlign w:val="baseline"/>
        </w:rPr>
        <w:t xml:space="preserve"> over time. </w:t>
      </w:r>
    </w:p>
    <w:p w:rsidRPr="001A3F0C" w:rsidR="00AA2E54" w:rsidP="00AA2E54" w:rsidRDefault="00BB1503" w14:paraId="4F583083" w14:textId="5CB71CC0">
      <w:pPr>
        <w:pStyle w:val="BodyText"/>
      </w:pPr>
      <w:r>
        <w:t>Fourth</w:t>
      </w:r>
      <w:r w:rsidRPr="00733E59" w:rsidR="00AA2E54">
        <w:t>,</w:t>
      </w:r>
      <w:r w:rsidR="00AA2E54">
        <w:t xml:space="preserve"> components of AFVs</w:t>
      </w:r>
      <w:r w:rsidR="00B124DA">
        <w:t>’</w:t>
      </w:r>
      <w:r w:rsidR="00AA2E54">
        <w:t xml:space="preserve"> vehicle </w:t>
      </w:r>
      <w:r w:rsidRPr="00733E59" w:rsidR="00AA2E54">
        <w:t>purchase cost</w:t>
      </w:r>
      <w:r w:rsidR="00AA2E54">
        <w:t>s</w:t>
      </w:r>
      <w:r w:rsidRPr="00733E59" w:rsidR="00AA2E54">
        <w:t>, expense</w:t>
      </w:r>
      <w:r w:rsidR="00AA2E54">
        <w:t>s</w:t>
      </w:r>
      <w:r w:rsidRPr="00733E59" w:rsidR="00AA2E54">
        <w:t xml:space="preserve"> for charg</w:t>
      </w:r>
      <w:r w:rsidR="00AA2E54">
        <w:t>ing</w:t>
      </w:r>
      <w:r w:rsidRPr="00733E59" w:rsidR="00AA2E54">
        <w:t xml:space="preserve"> station</w:t>
      </w:r>
      <w:r w:rsidR="00AA2E54">
        <w:t>s</w:t>
      </w:r>
      <w:r w:rsidRPr="00733E59" w:rsidR="00AA2E54">
        <w:t xml:space="preserve"> and other facilities, vehicle insurance</w:t>
      </w:r>
      <w:r w:rsidR="00AA2E54">
        <w:t>,</w:t>
      </w:r>
      <w:r w:rsidRPr="00733E59" w:rsidR="00AA2E54">
        <w:t xml:space="preserve"> and maintenance </w:t>
      </w:r>
      <w:r w:rsidR="00AA2E54">
        <w:t>costs were</w:t>
      </w:r>
      <w:r w:rsidRPr="00733E59" w:rsidR="00AA2E54">
        <w:t xml:space="preserve"> obtained from GCAM</w:t>
      </w:r>
      <w:r w:rsidR="00AA2E54">
        <w:t xml:space="preserve"> </w:t>
      </w:r>
      <w:r w:rsidRPr="00733E59" w:rsidR="00AA2E54">
        <w:t>4.2</w:t>
      </w:r>
      <w:r w:rsidR="00AA2E54">
        <w:t xml:space="preserve">, supplemented by Annual Energy Outlook </w:t>
      </w:r>
      <w:r w:rsidRPr="00733E59" w:rsidR="00AA2E54">
        <w:t>201</w:t>
      </w:r>
      <w:r w:rsidR="00AA2E54">
        <w:t xml:space="preserve">9 (AEO2019) (DOE, EIA, 2019) for the United States and </w:t>
      </w:r>
      <w:r w:rsidRPr="00AB392B" w:rsidR="00AA2E54">
        <w:rPr>
          <w:rFonts w:eastAsiaTheme="minorEastAsia"/>
          <w:szCs w:val="24"/>
        </w:rPr>
        <w:t xml:space="preserve">DOE battery pack and fuel cell stack technology target </w:t>
      </w:r>
      <w:r w:rsidR="00AA2E54">
        <w:rPr>
          <w:rFonts w:eastAsiaTheme="minorEastAsia"/>
          <w:szCs w:val="24"/>
        </w:rPr>
        <w:t xml:space="preserve">fuel intensities and </w:t>
      </w:r>
      <w:r w:rsidRPr="00AB392B" w:rsidR="00AA2E54">
        <w:rPr>
          <w:rFonts w:eastAsiaTheme="minorEastAsia"/>
          <w:szCs w:val="24"/>
        </w:rPr>
        <w:t>costs</w:t>
      </w:r>
      <w:r w:rsidR="00AA2E54">
        <w:rPr>
          <w:rFonts w:eastAsiaTheme="minorEastAsia"/>
          <w:szCs w:val="24"/>
        </w:rPr>
        <w:t xml:space="preserve"> (</w:t>
      </w:r>
      <w:r w:rsidR="00820799">
        <w:rPr>
          <w:rFonts w:eastAsiaTheme="minorEastAsia"/>
          <w:szCs w:val="24"/>
        </w:rPr>
        <w:t>DOE</w:t>
      </w:r>
      <w:r w:rsidR="00AA2E54">
        <w:rPr>
          <w:rFonts w:eastAsiaTheme="minorEastAsia"/>
          <w:szCs w:val="24"/>
        </w:rPr>
        <w:t xml:space="preserve">, 2015; </w:t>
      </w:r>
      <w:proofErr w:type="spellStart"/>
      <w:r w:rsidR="00AA2E54">
        <w:rPr>
          <w:rFonts w:eastAsiaTheme="minorEastAsia"/>
          <w:szCs w:val="24"/>
        </w:rPr>
        <w:t>Ny</w:t>
      </w:r>
      <w:r w:rsidR="009521DE">
        <w:rPr>
          <w:rFonts w:eastAsiaTheme="minorEastAsia"/>
          <w:szCs w:val="24"/>
        </w:rPr>
        <w:t>k</w:t>
      </w:r>
      <w:r w:rsidR="0006657D">
        <w:rPr>
          <w:rFonts w:eastAsiaTheme="minorEastAsia"/>
          <w:szCs w:val="24"/>
        </w:rPr>
        <w:t>v</w:t>
      </w:r>
      <w:r w:rsidR="00AA2E54">
        <w:rPr>
          <w:rFonts w:eastAsiaTheme="minorEastAsia"/>
          <w:szCs w:val="24"/>
        </w:rPr>
        <w:t>ist</w:t>
      </w:r>
      <w:proofErr w:type="spellEnd"/>
      <w:r w:rsidR="0006657D">
        <w:rPr>
          <w:rFonts w:eastAsiaTheme="minorEastAsia"/>
          <w:szCs w:val="24"/>
        </w:rPr>
        <w:t xml:space="preserve"> and Nilsson</w:t>
      </w:r>
      <w:r w:rsidR="00AA2E54">
        <w:rPr>
          <w:rFonts w:eastAsiaTheme="minorEastAsia"/>
          <w:szCs w:val="24"/>
        </w:rPr>
        <w:t>, 2015)</w:t>
      </w:r>
      <w:r w:rsidR="00AA2E54">
        <w:t xml:space="preserve">. </w:t>
      </w:r>
      <w:r w:rsidRPr="00733E59" w:rsidR="00AA2E54">
        <w:t>These cost</w:t>
      </w:r>
      <w:r w:rsidR="00AA2E54">
        <w:t>s</w:t>
      </w:r>
      <w:r w:rsidRPr="00733E59" w:rsidR="00AA2E54">
        <w:t xml:space="preserve"> </w:t>
      </w:r>
      <w:r w:rsidR="00AA2E54">
        <w:t>were</w:t>
      </w:r>
      <w:r w:rsidRPr="00733E59" w:rsidR="00AA2E54">
        <w:t xml:space="preserve"> aggregated to materials, capital</w:t>
      </w:r>
      <w:r w:rsidR="00AA2E54">
        <w:t>,</w:t>
      </w:r>
      <w:r w:rsidRPr="00733E59" w:rsidR="00AA2E54">
        <w:t xml:space="preserve"> and labor in ADAGE and amortized into an annual cost </w:t>
      </w:r>
      <w:r w:rsidR="00AA2E54">
        <w:t xml:space="preserve">per </w:t>
      </w:r>
      <w:r w:rsidR="0099158E">
        <w:t>V</w:t>
      </w:r>
      <w:r w:rsidR="00AA2E54">
        <w:t xml:space="preserve">MT </w:t>
      </w:r>
      <w:r w:rsidRPr="00733E59" w:rsidR="00AA2E54">
        <w:t xml:space="preserve">using </w:t>
      </w:r>
      <w:r w:rsidR="00AA2E54">
        <w:t xml:space="preserve">an assumed </w:t>
      </w:r>
      <w:r w:rsidR="0099158E">
        <w:t>30</w:t>
      </w:r>
      <w:r w:rsidR="00AA2E54">
        <w:t>-year</w:t>
      </w:r>
      <w:r w:rsidRPr="00733E59" w:rsidR="00AA2E54">
        <w:t xml:space="preserve"> lifetime. </w:t>
      </w:r>
      <w:r w:rsidRPr="00FB1BBB" w:rsidR="00AA2E54">
        <w:t>AFVs</w:t>
      </w:r>
      <w:r w:rsidR="00B124DA">
        <w:t>’</w:t>
      </w:r>
      <w:r w:rsidRPr="00FB1BBB" w:rsidR="00AA2E54">
        <w:t xml:space="preserve"> fuel econom</w:t>
      </w:r>
      <w:r w:rsidR="00AA2E54">
        <w:t>ies</w:t>
      </w:r>
      <w:r w:rsidRPr="00FB1BBB" w:rsidR="00AA2E54">
        <w:t>, together with fuel price</w:t>
      </w:r>
      <w:r w:rsidR="00AA2E54">
        <w:t>,</w:t>
      </w:r>
      <w:r w:rsidRPr="00FB1BBB" w:rsidR="00AA2E54">
        <w:t xml:space="preserve"> </w:t>
      </w:r>
      <w:r w:rsidR="00AA2E54">
        <w:t>were</w:t>
      </w:r>
      <w:r w:rsidRPr="00FB1BBB" w:rsidR="00AA2E54">
        <w:t xml:space="preserve"> used to determine the </w:t>
      </w:r>
      <w:r w:rsidRPr="00244F6C" w:rsidR="00AA2E54">
        <w:t xml:space="preserve">energy input cost in terms </w:t>
      </w:r>
      <w:r w:rsidRPr="001A3F0C" w:rsidR="00AA2E54">
        <w:t xml:space="preserve">of </w:t>
      </w:r>
      <w:r w:rsidR="00AA2E54">
        <w:t>$/</w:t>
      </w:r>
      <w:r w:rsidR="00E122E4">
        <w:t>V</w:t>
      </w:r>
      <w:r w:rsidR="00AA2E54">
        <w:t>MT</w:t>
      </w:r>
      <w:r w:rsidRPr="001A3F0C" w:rsidR="00AA2E54">
        <w:t>. The input costs from labor, capital, materials,</w:t>
      </w:r>
      <w:r w:rsidRPr="00FB1BBB" w:rsidR="00AA2E54">
        <w:t xml:space="preserve"> and energy </w:t>
      </w:r>
      <w:r w:rsidR="00AA2E54">
        <w:t xml:space="preserve">were summed </w:t>
      </w:r>
      <w:r w:rsidRPr="001A3F0C" w:rsidR="00AA2E54">
        <w:t xml:space="preserve">to get the total </w:t>
      </w:r>
      <w:r w:rsidR="00AA2E54">
        <w:t xml:space="preserve">unit </w:t>
      </w:r>
      <w:r w:rsidRPr="001A3F0C" w:rsidR="00AA2E54">
        <w:t xml:space="preserve">input cost and the corresponding input cost share. Table </w:t>
      </w:r>
      <w:r w:rsidR="009706FD">
        <w:t>6</w:t>
      </w:r>
      <w:r w:rsidRPr="001A3F0C" w:rsidR="00AA2E54">
        <w:t>-</w:t>
      </w:r>
      <w:r w:rsidR="006644D8">
        <w:t>7</w:t>
      </w:r>
      <w:r w:rsidRPr="001A3F0C" w:rsidR="00AA2E54">
        <w:t xml:space="preserve"> shows the on-road transportation input cost share </w:t>
      </w:r>
      <w:r w:rsidRPr="00CA0F34" w:rsidR="00AA2E54">
        <w:t>in 2015</w:t>
      </w:r>
      <w:r w:rsidRPr="001A3F0C" w:rsidR="00AA2E54">
        <w:t xml:space="preserve"> in the </w:t>
      </w:r>
      <w:r w:rsidRPr="00733E59" w:rsidR="00AA2E54">
        <w:rPr>
          <w:bCs/>
        </w:rPr>
        <w:t>U</w:t>
      </w:r>
      <w:r w:rsidR="00AA2E54">
        <w:rPr>
          <w:bCs/>
        </w:rPr>
        <w:t>nited States</w:t>
      </w:r>
      <w:r w:rsidRPr="001A3F0C" w:rsidR="00AA2E54">
        <w:t xml:space="preserve">. </w:t>
      </w:r>
    </w:p>
    <w:p w:rsidR="00AA2E54" w:rsidP="00AA2E54" w:rsidRDefault="00AA2E54" w14:paraId="7F04F633" w14:textId="2F950FF5">
      <w:pPr>
        <w:pStyle w:val="TableTitle"/>
      </w:pPr>
      <w:bookmarkStart w:name="_Toc120007948" w:id="261"/>
      <w:r w:rsidRPr="00733E59">
        <w:t xml:space="preserve">Table </w:t>
      </w:r>
      <w:r w:rsidR="009706FD">
        <w:t>6</w:t>
      </w:r>
      <w:r w:rsidRPr="00733E59">
        <w:t>-</w:t>
      </w:r>
      <w:r w:rsidR="006644D8">
        <w:t>6</w:t>
      </w:r>
      <w:r>
        <w:t>.</w:t>
      </w:r>
      <w:r w:rsidRPr="00733E59">
        <w:t xml:space="preserve"> </w:t>
      </w:r>
      <w:r>
        <w:tab/>
      </w:r>
      <w:r w:rsidRPr="00733E59">
        <w:t xml:space="preserve">Fuel </w:t>
      </w:r>
      <w:r>
        <w:t>Ec</w:t>
      </w:r>
      <w:r w:rsidRPr="00733E59">
        <w:t xml:space="preserve">onomy for </w:t>
      </w:r>
      <w:r>
        <w:t>C</w:t>
      </w:r>
      <w:r w:rsidRPr="00733E59">
        <w:t xml:space="preserve">onventional and AFV </w:t>
      </w:r>
      <w:r>
        <w:t>O</w:t>
      </w:r>
      <w:r w:rsidRPr="00733E59">
        <w:t>n-</w:t>
      </w:r>
      <w:r>
        <w:t>R</w:t>
      </w:r>
      <w:r w:rsidRPr="00733E59">
        <w:t xml:space="preserve">oad </w:t>
      </w:r>
      <w:r>
        <w:t>T</w:t>
      </w:r>
      <w:r w:rsidRPr="00733E59">
        <w:t xml:space="preserve">ransportation in </w:t>
      </w:r>
      <w:r w:rsidRPr="007C0311">
        <w:t>2010</w:t>
      </w:r>
      <w:bookmarkEnd w:id="261"/>
      <w:r w:rsidRPr="00733E59" w:rsidDel="00481CD9">
        <w:t xml:space="preserve"> </w:t>
      </w:r>
    </w:p>
    <w:tbl>
      <w:tblPr>
        <w:tblW w:w="9352" w:type="dxa"/>
        <w:tblInd w:w="-15" w:type="dxa"/>
        <w:tblLook w:val="04A0" w:firstRow="1" w:lastRow="0" w:firstColumn="1" w:lastColumn="0" w:noHBand="0" w:noVBand="1"/>
      </w:tblPr>
      <w:tblGrid>
        <w:gridCol w:w="1672"/>
        <w:gridCol w:w="960"/>
        <w:gridCol w:w="960"/>
        <w:gridCol w:w="960"/>
        <w:gridCol w:w="960"/>
        <w:gridCol w:w="960"/>
        <w:gridCol w:w="960"/>
        <w:gridCol w:w="960"/>
        <w:gridCol w:w="960"/>
      </w:tblGrid>
      <w:tr w:rsidRPr="002121B9" w:rsidR="00AA2E54" w:rsidTr="00D50ADF" w14:paraId="3B1F2463" w14:textId="77777777">
        <w:trPr>
          <w:trHeight w:val="312"/>
        </w:trPr>
        <w:tc>
          <w:tcPr>
            <w:tcW w:w="1672" w:type="dxa"/>
            <w:tcBorders>
              <w:top w:val="double" w:color="auto" w:sz="6" w:space="0"/>
              <w:left w:val="nil"/>
              <w:bottom w:val="nil"/>
              <w:right w:val="nil"/>
            </w:tcBorders>
            <w:shd w:val="clear" w:color="auto" w:fill="auto"/>
            <w:noWrap/>
            <w:vAlign w:val="center"/>
            <w:hideMark/>
          </w:tcPr>
          <w:p w:rsidRPr="000B76F3" w:rsidR="00AA2E54" w:rsidP="00D50ADF" w:rsidRDefault="00AA2E54" w14:paraId="7C660054" w14:textId="77777777">
            <w:pPr>
              <w:jc w:val="center"/>
              <w:rPr>
                <w:b/>
                <w:bCs/>
                <w:color w:val="000000"/>
                <w:sz w:val="20"/>
              </w:rPr>
            </w:pPr>
            <w:r w:rsidRPr="000B76F3">
              <w:rPr>
                <w:b/>
                <w:bCs/>
                <w:color w:val="000000"/>
                <w:sz w:val="20"/>
              </w:rPr>
              <w:t>Type of Vehicle</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702795D1" w14:textId="77777777">
            <w:pPr>
              <w:jc w:val="center"/>
              <w:rPr>
                <w:b/>
                <w:bCs/>
                <w:color w:val="000000"/>
                <w:sz w:val="20"/>
              </w:rPr>
            </w:pPr>
            <w:r w:rsidRPr="000B76F3">
              <w:rPr>
                <w:b/>
                <w:bCs/>
                <w:color w:val="000000"/>
                <w:sz w:val="20"/>
              </w:rPr>
              <w:t>USA</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39AB6425" w14:textId="77777777">
            <w:pPr>
              <w:jc w:val="center"/>
              <w:rPr>
                <w:b/>
                <w:bCs/>
                <w:color w:val="000000"/>
                <w:sz w:val="20"/>
              </w:rPr>
            </w:pPr>
            <w:r w:rsidRPr="000B76F3">
              <w:rPr>
                <w:b/>
                <w:bCs/>
                <w:color w:val="000000"/>
                <w:sz w:val="20"/>
              </w:rPr>
              <w:t>AFR</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7F2DA499" w14:textId="77777777">
            <w:pPr>
              <w:jc w:val="center"/>
              <w:rPr>
                <w:b/>
                <w:bCs/>
                <w:color w:val="000000"/>
                <w:sz w:val="20"/>
              </w:rPr>
            </w:pPr>
            <w:r w:rsidRPr="000B76F3">
              <w:rPr>
                <w:b/>
                <w:bCs/>
                <w:color w:val="000000"/>
                <w:sz w:val="20"/>
              </w:rPr>
              <w:t>BRA</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15107486" w14:textId="77777777">
            <w:pPr>
              <w:jc w:val="center"/>
              <w:rPr>
                <w:b/>
                <w:bCs/>
                <w:color w:val="000000"/>
                <w:sz w:val="20"/>
              </w:rPr>
            </w:pPr>
            <w:r w:rsidRPr="000B76F3">
              <w:rPr>
                <w:b/>
                <w:bCs/>
                <w:color w:val="000000"/>
                <w:sz w:val="20"/>
              </w:rPr>
              <w:t>CHN</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335304BC" w14:textId="77777777">
            <w:pPr>
              <w:jc w:val="center"/>
              <w:rPr>
                <w:b/>
                <w:bCs/>
                <w:color w:val="000000"/>
                <w:sz w:val="20"/>
              </w:rPr>
            </w:pPr>
            <w:r w:rsidRPr="000B76F3">
              <w:rPr>
                <w:b/>
                <w:bCs/>
                <w:color w:val="000000"/>
                <w:sz w:val="20"/>
              </w:rPr>
              <w:t>EUR</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12E961CA" w14:textId="77777777">
            <w:pPr>
              <w:jc w:val="center"/>
              <w:rPr>
                <w:b/>
                <w:bCs/>
                <w:color w:val="000000"/>
                <w:sz w:val="20"/>
              </w:rPr>
            </w:pPr>
            <w:r w:rsidRPr="000B76F3">
              <w:rPr>
                <w:b/>
                <w:bCs/>
                <w:color w:val="000000"/>
                <w:sz w:val="20"/>
              </w:rPr>
              <w:t>XAS</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1E592C6C" w14:textId="77777777">
            <w:pPr>
              <w:jc w:val="center"/>
              <w:rPr>
                <w:b/>
                <w:bCs/>
                <w:color w:val="000000"/>
                <w:sz w:val="20"/>
              </w:rPr>
            </w:pPr>
            <w:r w:rsidRPr="000B76F3">
              <w:rPr>
                <w:b/>
                <w:bCs/>
                <w:color w:val="000000"/>
                <w:sz w:val="20"/>
              </w:rPr>
              <w:t>XLM</w:t>
            </w:r>
          </w:p>
        </w:tc>
        <w:tc>
          <w:tcPr>
            <w:tcW w:w="960" w:type="dxa"/>
            <w:tcBorders>
              <w:top w:val="double" w:color="auto" w:sz="6" w:space="0"/>
              <w:left w:val="nil"/>
              <w:bottom w:val="nil"/>
              <w:right w:val="nil"/>
            </w:tcBorders>
            <w:shd w:val="clear" w:color="auto" w:fill="auto"/>
            <w:noWrap/>
            <w:vAlign w:val="center"/>
            <w:hideMark/>
          </w:tcPr>
          <w:p w:rsidRPr="000B76F3" w:rsidR="00AA2E54" w:rsidP="00D50ADF" w:rsidRDefault="00AA2E54" w14:paraId="5E09DAE3" w14:textId="77777777">
            <w:pPr>
              <w:jc w:val="center"/>
              <w:rPr>
                <w:b/>
                <w:bCs/>
                <w:color w:val="000000"/>
                <w:sz w:val="20"/>
              </w:rPr>
            </w:pPr>
            <w:r w:rsidRPr="000B76F3">
              <w:rPr>
                <w:b/>
                <w:bCs/>
                <w:color w:val="000000"/>
                <w:sz w:val="20"/>
              </w:rPr>
              <w:t>ROW</w:t>
            </w:r>
          </w:p>
        </w:tc>
      </w:tr>
      <w:tr w:rsidRPr="002121B9" w:rsidR="00AA2E54" w:rsidTr="00D700DE" w14:paraId="522ACAD0" w14:textId="77777777">
        <w:trPr>
          <w:trHeight w:val="288"/>
        </w:trPr>
        <w:tc>
          <w:tcPr>
            <w:tcW w:w="9352" w:type="dxa"/>
            <w:gridSpan w:val="9"/>
            <w:tcBorders>
              <w:top w:val="single" w:color="auto" w:sz="8" w:space="0"/>
              <w:left w:val="nil"/>
              <w:bottom w:val="nil"/>
              <w:right w:val="nil"/>
            </w:tcBorders>
            <w:shd w:val="clear" w:color="auto" w:fill="auto"/>
            <w:noWrap/>
            <w:vAlign w:val="bottom"/>
            <w:hideMark/>
          </w:tcPr>
          <w:p w:rsidRPr="000B76F3" w:rsidR="00AA2E54" w:rsidP="00952137" w:rsidRDefault="00AA2E54" w14:paraId="34C3AF59" w14:textId="74C60C07">
            <w:pPr>
              <w:rPr>
                <w:color w:val="000000"/>
                <w:sz w:val="20"/>
              </w:rPr>
            </w:pPr>
            <w:r w:rsidRPr="000B76F3">
              <w:rPr>
                <w:color w:val="000000"/>
                <w:sz w:val="20"/>
              </w:rPr>
              <w:t>Light-duty vehicle (mile/gallon refined oil equivalent [oil</w:t>
            </w:r>
            <w:r w:rsidRPr="000B76F3" w:rsidR="00C22C99">
              <w:rPr>
                <w:color w:val="000000"/>
                <w:sz w:val="20"/>
              </w:rPr>
              <w:t>-</w:t>
            </w:r>
            <w:r w:rsidRPr="000B76F3">
              <w:rPr>
                <w:color w:val="000000"/>
                <w:sz w:val="20"/>
              </w:rPr>
              <w:t>e])</w:t>
            </w:r>
          </w:p>
        </w:tc>
      </w:tr>
      <w:tr w:rsidRPr="002121B9" w:rsidR="00AA2E54" w:rsidTr="00D700DE" w14:paraId="48BCF8D5"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4EB37377" w14:textId="77777777">
            <w:pPr>
              <w:ind w:firstLine="400" w:firstLineChars="200"/>
              <w:rPr>
                <w:color w:val="000000"/>
                <w:sz w:val="20"/>
              </w:rPr>
            </w:pPr>
            <w:proofErr w:type="spellStart"/>
            <w:r w:rsidRPr="000B76F3">
              <w:rPr>
                <w:color w:val="000000"/>
                <w:sz w:val="20"/>
              </w:rPr>
              <w:t>Auto_OEV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55617744" w14:textId="77777777">
            <w:pPr>
              <w:jc w:val="right"/>
              <w:rPr>
                <w:color w:val="000000"/>
                <w:sz w:val="20"/>
              </w:rPr>
            </w:pPr>
            <w:r w:rsidRPr="000B76F3">
              <w:rPr>
                <w:color w:val="000000"/>
                <w:sz w:val="20"/>
              </w:rPr>
              <w:t>24.8</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7296025" w14:textId="77777777">
            <w:pPr>
              <w:jc w:val="right"/>
              <w:rPr>
                <w:color w:val="000000"/>
                <w:sz w:val="20"/>
              </w:rPr>
            </w:pPr>
            <w:r w:rsidRPr="000B76F3">
              <w:rPr>
                <w:color w:val="000000"/>
                <w:sz w:val="20"/>
              </w:rPr>
              <w:t>27.6</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95A2942" w14:textId="77777777">
            <w:pPr>
              <w:jc w:val="right"/>
              <w:rPr>
                <w:color w:val="000000"/>
                <w:sz w:val="20"/>
              </w:rPr>
            </w:pPr>
            <w:r w:rsidRPr="000B76F3">
              <w:rPr>
                <w:color w:val="000000"/>
                <w:sz w:val="20"/>
              </w:rPr>
              <w:t>34.4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2ED9D33" w14:textId="77777777">
            <w:pPr>
              <w:jc w:val="right"/>
              <w:rPr>
                <w:color w:val="000000"/>
                <w:sz w:val="20"/>
              </w:rPr>
            </w:pPr>
            <w:r w:rsidRPr="000B76F3">
              <w:rPr>
                <w:color w:val="000000"/>
                <w:sz w:val="20"/>
              </w:rPr>
              <w:t>19.3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0B4674B" w14:textId="77777777">
            <w:pPr>
              <w:jc w:val="right"/>
              <w:rPr>
                <w:color w:val="000000"/>
                <w:sz w:val="20"/>
              </w:rPr>
            </w:pPr>
            <w:r w:rsidRPr="000B76F3">
              <w:rPr>
                <w:color w:val="000000"/>
                <w:sz w:val="20"/>
              </w:rPr>
              <w:t>31.0</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3EBAA2C" w14:textId="77777777">
            <w:pPr>
              <w:jc w:val="right"/>
              <w:rPr>
                <w:color w:val="000000"/>
                <w:sz w:val="20"/>
              </w:rPr>
            </w:pPr>
            <w:r w:rsidRPr="000B76F3">
              <w:rPr>
                <w:color w:val="000000"/>
                <w:sz w:val="20"/>
              </w:rPr>
              <w:t>25.7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2EC498E" w14:textId="77777777">
            <w:pPr>
              <w:jc w:val="right"/>
              <w:rPr>
                <w:color w:val="000000"/>
                <w:sz w:val="20"/>
              </w:rPr>
            </w:pPr>
            <w:r w:rsidRPr="000B76F3">
              <w:rPr>
                <w:color w:val="000000"/>
                <w:sz w:val="20"/>
              </w:rPr>
              <w:t>30.1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DCE91D3" w14:textId="77777777">
            <w:pPr>
              <w:jc w:val="right"/>
              <w:rPr>
                <w:color w:val="000000"/>
                <w:sz w:val="20"/>
              </w:rPr>
            </w:pPr>
            <w:r w:rsidRPr="000B76F3">
              <w:rPr>
                <w:color w:val="000000"/>
                <w:sz w:val="20"/>
              </w:rPr>
              <w:t>29.5</w:t>
            </w:r>
          </w:p>
        </w:tc>
      </w:tr>
      <w:tr w:rsidRPr="002121B9" w:rsidR="00AA2E54" w:rsidTr="00D700DE" w14:paraId="5B54BC98"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14A2F187" w14:textId="77777777">
            <w:pPr>
              <w:ind w:firstLine="400" w:firstLineChars="200"/>
              <w:rPr>
                <w:color w:val="000000"/>
                <w:sz w:val="20"/>
              </w:rPr>
            </w:pPr>
            <w:proofErr w:type="spellStart"/>
            <w:r w:rsidRPr="000B76F3">
              <w:rPr>
                <w:color w:val="000000"/>
                <w:sz w:val="20"/>
              </w:rPr>
              <w:t>Auto_GasV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4A187BF8" w14:textId="77777777">
            <w:pPr>
              <w:jc w:val="right"/>
              <w:rPr>
                <w:color w:val="000000"/>
                <w:sz w:val="20"/>
              </w:rPr>
            </w:pPr>
            <w:r w:rsidRPr="000B76F3">
              <w:rPr>
                <w:color w:val="000000"/>
                <w:sz w:val="20"/>
              </w:rPr>
              <w:t>23.6</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858AE37" w14:textId="77777777">
            <w:pPr>
              <w:jc w:val="right"/>
              <w:rPr>
                <w:color w:val="000000"/>
                <w:sz w:val="20"/>
              </w:rPr>
            </w:pPr>
            <w:r w:rsidRPr="000B76F3">
              <w:rPr>
                <w:color w:val="000000"/>
                <w:sz w:val="20"/>
              </w:rPr>
              <w:t>28.2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D2034A4" w14:textId="77777777">
            <w:pPr>
              <w:jc w:val="right"/>
              <w:rPr>
                <w:color w:val="000000"/>
                <w:sz w:val="20"/>
              </w:rPr>
            </w:pPr>
            <w:r w:rsidRPr="000B76F3">
              <w:rPr>
                <w:color w:val="000000"/>
                <w:sz w:val="20"/>
              </w:rPr>
              <w:t>30.4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7906E6B" w14:textId="77777777">
            <w:pPr>
              <w:jc w:val="right"/>
              <w:rPr>
                <w:color w:val="000000"/>
                <w:sz w:val="20"/>
              </w:rPr>
            </w:pPr>
            <w:r w:rsidRPr="000B76F3">
              <w:rPr>
                <w:color w:val="000000"/>
                <w:sz w:val="20"/>
              </w:rPr>
              <w:t>36.4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4AE8B5A5" w14:textId="77777777">
            <w:pPr>
              <w:jc w:val="right"/>
              <w:rPr>
                <w:color w:val="000000"/>
                <w:sz w:val="20"/>
              </w:rPr>
            </w:pPr>
            <w:r w:rsidRPr="000B76F3">
              <w:rPr>
                <w:color w:val="000000"/>
                <w:sz w:val="20"/>
              </w:rPr>
              <w:t>29.7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C8D4C50" w14:textId="77777777">
            <w:pPr>
              <w:jc w:val="right"/>
              <w:rPr>
                <w:color w:val="000000"/>
                <w:sz w:val="20"/>
              </w:rPr>
            </w:pPr>
            <w:r w:rsidRPr="000B76F3">
              <w:rPr>
                <w:color w:val="000000"/>
                <w:sz w:val="20"/>
              </w:rPr>
              <w:t>33.5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3B57CF1" w14:textId="77777777">
            <w:pPr>
              <w:jc w:val="right"/>
              <w:rPr>
                <w:color w:val="000000"/>
                <w:sz w:val="20"/>
              </w:rPr>
            </w:pPr>
            <w:r w:rsidRPr="000B76F3">
              <w:rPr>
                <w:color w:val="000000"/>
                <w:sz w:val="20"/>
              </w:rPr>
              <w:t>29.3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4870842" w14:textId="77777777">
            <w:pPr>
              <w:jc w:val="right"/>
              <w:rPr>
                <w:color w:val="000000"/>
                <w:sz w:val="20"/>
              </w:rPr>
            </w:pPr>
            <w:r w:rsidRPr="000B76F3">
              <w:rPr>
                <w:color w:val="000000"/>
                <w:sz w:val="20"/>
              </w:rPr>
              <w:t>27.5</w:t>
            </w:r>
          </w:p>
        </w:tc>
      </w:tr>
      <w:tr w:rsidRPr="002121B9" w:rsidR="00AA2E54" w:rsidTr="00D700DE" w14:paraId="13D5424D"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5CD3ED48" w14:textId="77777777">
            <w:pPr>
              <w:ind w:firstLine="400" w:firstLineChars="200"/>
              <w:rPr>
                <w:color w:val="000000"/>
                <w:sz w:val="20"/>
              </w:rPr>
            </w:pPr>
            <w:proofErr w:type="spellStart"/>
            <w:r w:rsidRPr="000B76F3">
              <w:rPr>
                <w:color w:val="000000"/>
                <w:sz w:val="20"/>
              </w:rPr>
              <w:t>Auto_BEV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4942C9BC" w14:textId="77777777">
            <w:pPr>
              <w:jc w:val="right"/>
              <w:rPr>
                <w:color w:val="000000"/>
                <w:sz w:val="20"/>
              </w:rPr>
            </w:pPr>
            <w:r w:rsidRPr="000B76F3">
              <w:rPr>
                <w:color w:val="000000"/>
                <w:sz w:val="20"/>
              </w:rPr>
              <w:t>76.5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241FE53" w14:textId="77777777">
            <w:pPr>
              <w:jc w:val="right"/>
              <w:rPr>
                <w:color w:val="000000"/>
                <w:sz w:val="20"/>
              </w:rPr>
            </w:pPr>
            <w:r w:rsidRPr="000B76F3">
              <w:rPr>
                <w:color w:val="000000"/>
                <w:sz w:val="20"/>
              </w:rPr>
              <w:t>98.3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8C68580" w14:textId="77777777">
            <w:pPr>
              <w:jc w:val="right"/>
              <w:rPr>
                <w:color w:val="000000"/>
                <w:sz w:val="20"/>
              </w:rPr>
            </w:pPr>
            <w:r w:rsidRPr="000B76F3">
              <w:rPr>
                <w:color w:val="000000"/>
                <w:sz w:val="20"/>
              </w:rPr>
              <w:t>114.2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2FC670D" w14:textId="77777777">
            <w:pPr>
              <w:jc w:val="right"/>
              <w:rPr>
                <w:color w:val="000000"/>
                <w:sz w:val="20"/>
              </w:rPr>
            </w:pPr>
            <w:r w:rsidRPr="000B76F3">
              <w:rPr>
                <w:color w:val="000000"/>
                <w:sz w:val="20"/>
              </w:rPr>
              <w:t>117.3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80A389D" w14:textId="77777777">
            <w:pPr>
              <w:jc w:val="right"/>
              <w:rPr>
                <w:color w:val="000000"/>
                <w:sz w:val="20"/>
              </w:rPr>
            </w:pPr>
            <w:r w:rsidRPr="000B76F3">
              <w:rPr>
                <w:color w:val="000000"/>
                <w:sz w:val="20"/>
              </w:rPr>
              <w:t>141.4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B2A9F2C" w14:textId="77777777">
            <w:pPr>
              <w:jc w:val="right"/>
              <w:rPr>
                <w:color w:val="000000"/>
                <w:sz w:val="20"/>
              </w:rPr>
            </w:pPr>
            <w:r w:rsidRPr="000B76F3">
              <w:rPr>
                <w:color w:val="000000"/>
                <w:sz w:val="20"/>
              </w:rPr>
              <w:t>123.6</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D294768" w14:textId="77777777">
            <w:pPr>
              <w:jc w:val="right"/>
              <w:rPr>
                <w:color w:val="000000"/>
                <w:sz w:val="20"/>
              </w:rPr>
            </w:pPr>
            <w:r w:rsidRPr="000B76F3">
              <w:rPr>
                <w:color w:val="000000"/>
                <w:sz w:val="20"/>
              </w:rPr>
              <w:t>129.7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3A53454" w14:textId="77777777">
            <w:pPr>
              <w:jc w:val="right"/>
              <w:rPr>
                <w:color w:val="000000"/>
                <w:sz w:val="20"/>
              </w:rPr>
            </w:pPr>
            <w:r w:rsidRPr="000B76F3">
              <w:rPr>
                <w:color w:val="000000"/>
                <w:sz w:val="20"/>
              </w:rPr>
              <w:t>118.8</w:t>
            </w:r>
          </w:p>
        </w:tc>
      </w:tr>
      <w:tr w:rsidRPr="002121B9" w:rsidR="00AA2E54" w:rsidTr="00D700DE" w14:paraId="39E67AAE"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775D37E5" w14:textId="77777777">
            <w:pPr>
              <w:ind w:firstLine="400" w:firstLineChars="200"/>
              <w:rPr>
                <w:color w:val="000000"/>
                <w:sz w:val="20"/>
              </w:rPr>
            </w:pPr>
            <w:proofErr w:type="spellStart"/>
            <w:r w:rsidRPr="000B76F3">
              <w:rPr>
                <w:color w:val="000000"/>
                <w:sz w:val="20"/>
              </w:rPr>
              <w:t>Auto_HEV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4E3647AC" w14:textId="77777777">
            <w:pPr>
              <w:jc w:val="right"/>
              <w:rPr>
                <w:color w:val="000000"/>
                <w:sz w:val="20"/>
              </w:rPr>
            </w:pPr>
            <w:r w:rsidRPr="000B76F3">
              <w:rPr>
                <w:color w:val="000000"/>
                <w:sz w:val="20"/>
              </w:rPr>
              <w:t>41.0</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3687884" w14:textId="77777777">
            <w:pPr>
              <w:jc w:val="right"/>
              <w:rPr>
                <w:color w:val="000000"/>
                <w:sz w:val="20"/>
              </w:rPr>
            </w:pPr>
            <w:r w:rsidRPr="000B76F3">
              <w:rPr>
                <w:color w:val="000000"/>
                <w:sz w:val="20"/>
              </w:rPr>
              <w:t>32.8</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9E40A11" w14:textId="77777777">
            <w:pPr>
              <w:jc w:val="right"/>
              <w:rPr>
                <w:color w:val="000000"/>
                <w:sz w:val="20"/>
              </w:rPr>
            </w:pPr>
            <w:r w:rsidRPr="000B76F3">
              <w:rPr>
                <w:color w:val="000000"/>
                <w:sz w:val="20"/>
              </w:rPr>
              <w:t>41.8</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C62E4CD" w14:textId="77777777">
            <w:pPr>
              <w:jc w:val="right"/>
              <w:rPr>
                <w:color w:val="000000"/>
                <w:sz w:val="20"/>
              </w:rPr>
            </w:pPr>
            <w:r w:rsidRPr="000B76F3">
              <w:rPr>
                <w:color w:val="000000"/>
                <w:sz w:val="20"/>
              </w:rPr>
              <w:t>45.1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8F04FE8" w14:textId="77777777">
            <w:pPr>
              <w:jc w:val="right"/>
              <w:rPr>
                <w:color w:val="000000"/>
                <w:sz w:val="20"/>
              </w:rPr>
            </w:pPr>
            <w:r w:rsidRPr="000B76F3">
              <w:rPr>
                <w:color w:val="000000"/>
                <w:sz w:val="20"/>
              </w:rPr>
              <w:t>40.4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6366367" w14:textId="77777777">
            <w:pPr>
              <w:jc w:val="right"/>
              <w:rPr>
                <w:color w:val="000000"/>
                <w:sz w:val="20"/>
              </w:rPr>
            </w:pPr>
            <w:r w:rsidRPr="000B76F3">
              <w:rPr>
                <w:color w:val="000000"/>
                <w:sz w:val="20"/>
              </w:rPr>
              <w:t>37.6</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4F904461" w14:textId="77777777">
            <w:pPr>
              <w:jc w:val="right"/>
              <w:rPr>
                <w:color w:val="000000"/>
                <w:sz w:val="20"/>
              </w:rPr>
            </w:pPr>
            <w:r w:rsidRPr="000B76F3">
              <w:rPr>
                <w:color w:val="000000"/>
                <w:sz w:val="20"/>
              </w:rPr>
              <w:t>38.0</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C9C0E88" w14:textId="77777777">
            <w:pPr>
              <w:jc w:val="right"/>
              <w:rPr>
                <w:color w:val="000000"/>
                <w:sz w:val="20"/>
              </w:rPr>
            </w:pPr>
            <w:r w:rsidRPr="000B76F3">
              <w:rPr>
                <w:color w:val="000000"/>
                <w:sz w:val="20"/>
              </w:rPr>
              <w:t>35.5</w:t>
            </w:r>
          </w:p>
        </w:tc>
      </w:tr>
      <w:tr w:rsidRPr="002121B9" w:rsidR="00AA2E54" w:rsidTr="00D700DE" w14:paraId="2F8CAF13"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59FD480A" w14:textId="77777777">
            <w:pPr>
              <w:ind w:firstLine="400" w:firstLineChars="200"/>
              <w:rPr>
                <w:color w:val="000000"/>
                <w:sz w:val="20"/>
              </w:rPr>
            </w:pPr>
            <w:proofErr w:type="spellStart"/>
            <w:r w:rsidRPr="000B76F3">
              <w:rPr>
                <w:color w:val="000000"/>
                <w:sz w:val="20"/>
              </w:rPr>
              <w:t>Auto_FCEV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64C197E0" w14:textId="77777777">
            <w:pPr>
              <w:jc w:val="right"/>
              <w:rPr>
                <w:color w:val="000000"/>
                <w:sz w:val="20"/>
              </w:rPr>
            </w:pPr>
            <w:r w:rsidRPr="000B76F3">
              <w:rPr>
                <w:color w:val="000000"/>
                <w:sz w:val="20"/>
              </w:rPr>
              <w:t>56.0</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1EC49F5" w14:textId="77777777">
            <w:pPr>
              <w:jc w:val="right"/>
              <w:rPr>
                <w:color w:val="000000"/>
                <w:sz w:val="20"/>
              </w:rPr>
            </w:pPr>
            <w:r w:rsidRPr="000B76F3">
              <w:rPr>
                <w:color w:val="000000"/>
                <w:sz w:val="20"/>
              </w:rPr>
              <w:t>47.8</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0DE3730" w14:textId="77777777">
            <w:pPr>
              <w:jc w:val="right"/>
              <w:rPr>
                <w:color w:val="000000"/>
                <w:sz w:val="20"/>
              </w:rPr>
            </w:pPr>
            <w:r w:rsidRPr="000B76F3">
              <w:rPr>
                <w:color w:val="000000"/>
                <w:sz w:val="20"/>
              </w:rPr>
              <w:t>70.5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7F7F797" w14:textId="77777777">
            <w:pPr>
              <w:jc w:val="right"/>
              <w:rPr>
                <w:color w:val="000000"/>
                <w:sz w:val="20"/>
              </w:rPr>
            </w:pPr>
            <w:r w:rsidRPr="000B76F3">
              <w:rPr>
                <w:color w:val="000000"/>
                <w:sz w:val="20"/>
              </w:rPr>
              <w:t>77.5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EE23CD0" w14:textId="77777777">
            <w:pPr>
              <w:jc w:val="right"/>
              <w:rPr>
                <w:color w:val="000000"/>
                <w:sz w:val="20"/>
              </w:rPr>
            </w:pPr>
            <w:r w:rsidRPr="000B76F3">
              <w:rPr>
                <w:color w:val="000000"/>
                <w:sz w:val="20"/>
              </w:rPr>
              <w:t>72.3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843D30E" w14:textId="77777777">
            <w:pPr>
              <w:jc w:val="right"/>
              <w:rPr>
                <w:color w:val="000000"/>
                <w:sz w:val="20"/>
              </w:rPr>
            </w:pPr>
            <w:r w:rsidRPr="000B76F3">
              <w:rPr>
                <w:color w:val="000000"/>
                <w:sz w:val="20"/>
              </w:rPr>
              <w:t>61.3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D046B3F" w14:textId="77777777">
            <w:pPr>
              <w:jc w:val="right"/>
              <w:rPr>
                <w:color w:val="000000"/>
                <w:sz w:val="20"/>
              </w:rPr>
            </w:pPr>
            <w:r w:rsidRPr="000B76F3">
              <w:rPr>
                <w:color w:val="000000"/>
                <w:sz w:val="20"/>
              </w:rPr>
              <w:t>64.4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D931B58" w14:textId="77777777">
            <w:pPr>
              <w:jc w:val="right"/>
              <w:rPr>
                <w:color w:val="000000"/>
                <w:sz w:val="20"/>
              </w:rPr>
            </w:pPr>
            <w:r w:rsidRPr="000B76F3">
              <w:rPr>
                <w:color w:val="000000"/>
                <w:sz w:val="20"/>
              </w:rPr>
              <w:t>59.7</w:t>
            </w:r>
          </w:p>
        </w:tc>
      </w:tr>
      <w:tr w:rsidRPr="002121B9" w:rsidR="00AA2E54" w:rsidTr="00D700DE" w14:paraId="05B8354E" w14:textId="77777777">
        <w:trPr>
          <w:trHeight w:val="288"/>
        </w:trPr>
        <w:tc>
          <w:tcPr>
            <w:tcW w:w="9352" w:type="dxa"/>
            <w:gridSpan w:val="9"/>
            <w:tcBorders>
              <w:top w:val="nil"/>
              <w:left w:val="nil"/>
              <w:bottom w:val="nil"/>
              <w:right w:val="nil"/>
            </w:tcBorders>
            <w:shd w:val="clear" w:color="auto" w:fill="auto"/>
            <w:noWrap/>
            <w:vAlign w:val="bottom"/>
            <w:hideMark/>
          </w:tcPr>
          <w:p w:rsidRPr="000B76F3" w:rsidR="00AA2E54" w:rsidP="00952137" w:rsidRDefault="00AA2E54" w14:paraId="432536E8" w14:textId="1CBC0986">
            <w:pPr>
              <w:rPr>
                <w:color w:val="000000"/>
                <w:sz w:val="20"/>
              </w:rPr>
            </w:pPr>
            <w:r w:rsidRPr="000B76F3">
              <w:rPr>
                <w:color w:val="000000"/>
                <w:sz w:val="20"/>
              </w:rPr>
              <w:t>Heavy-duty truck (mile/gallon oil</w:t>
            </w:r>
            <w:r w:rsidRPr="000B76F3" w:rsidR="00C22C99">
              <w:rPr>
                <w:color w:val="000000"/>
                <w:sz w:val="20"/>
              </w:rPr>
              <w:t>-</w:t>
            </w:r>
            <w:r w:rsidRPr="000B76F3">
              <w:rPr>
                <w:color w:val="000000"/>
                <w:sz w:val="20"/>
              </w:rPr>
              <w:t>e)</w:t>
            </w:r>
          </w:p>
        </w:tc>
      </w:tr>
      <w:tr w:rsidRPr="002121B9" w:rsidR="00AA2E54" w:rsidTr="00D700DE" w14:paraId="09055D7A"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06E1AEB5" w14:textId="77777777">
            <w:pPr>
              <w:ind w:firstLine="400" w:firstLineChars="200"/>
              <w:rPr>
                <w:color w:val="000000"/>
                <w:sz w:val="20"/>
              </w:rPr>
            </w:pPr>
            <w:proofErr w:type="spellStart"/>
            <w:r w:rsidRPr="000B76F3">
              <w:rPr>
                <w:color w:val="000000"/>
                <w:sz w:val="20"/>
              </w:rPr>
              <w:t>RodF_OEV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1AF8002A" w14:textId="77777777">
            <w:pPr>
              <w:jc w:val="right"/>
              <w:rPr>
                <w:color w:val="000000"/>
                <w:sz w:val="20"/>
              </w:rPr>
            </w:pPr>
            <w:r w:rsidRPr="000B76F3">
              <w:rPr>
                <w:color w:val="000000"/>
                <w:sz w:val="20"/>
              </w:rPr>
              <w:t>8.4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72B1DC1" w14:textId="77777777">
            <w:pPr>
              <w:jc w:val="right"/>
              <w:rPr>
                <w:color w:val="000000"/>
                <w:sz w:val="20"/>
              </w:rPr>
            </w:pPr>
            <w:r w:rsidRPr="000B76F3">
              <w:rPr>
                <w:color w:val="000000"/>
                <w:sz w:val="20"/>
              </w:rPr>
              <w:t>5.1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C214E6E" w14:textId="77777777">
            <w:pPr>
              <w:jc w:val="right"/>
              <w:rPr>
                <w:color w:val="000000"/>
                <w:sz w:val="20"/>
              </w:rPr>
            </w:pPr>
            <w:r w:rsidRPr="000B76F3">
              <w:rPr>
                <w:color w:val="000000"/>
                <w:sz w:val="20"/>
              </w:rPr>
              <w:t>6.7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4CA9937" w14:textId="77777777">
            <w:pPr>
              <w:jc w:val="right"/>
              <w:rPr>
                <w:color w:val="000000"/>
                <w:sz w:val="20"/>
              </w:rPr>
            </w:pPr>
            <w:r w:rsidRPr="000B76F3">
              <w:rPr>
                <w:color w:val="000000"/>
                <w:sz w:val="20"/>
              </w:rPr>
              <w:t>21.7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B64C938" w14:textId="77777777">
            <w:pPr>
              <w:jc w:val="right"/>
              <w:rPr>
                <w:color w:val="000000"/>
                <w:sz w:val="20"/>
              </w:rPr>
            </w:pPr>
            <w:r w:rsidRPr="000B76F3">
              <w:rPr>
                <w:color w:val="000000"/>
                <w:sz w:val="20"/>
              </w:rPr>
              <w:t>16.1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488351A" w14:textId="77777777">
            <w:pPr>
              <w:jc w:val="right"/>
              <w:rPr>
                <w:color w:val="000000"/>
                <w:sz w:val="20"/>
              </w:rPr>
            </w:pPr>
            <w:r w:rsidRPr="000B76F3">
              <w:rPr>
                <w:color w:val="000000"/>
                <w:sz w:val="20"/>
              </w:rPr>
              <w:t>11.5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869CC0E" w14:textId="77777777">
            <w:pPr>
              <w:jc w:val="right"/>
              <w:rPr>
                <w:color w:val="000000"/>
                <w:sz w:val="20"/>
              </w:rPr>
            </w:pPr>
            <w:r w:rsidRPr="000B76F3">
              <w:rPr>
                <w:color w:val="000000"/>
                <w:sz w:val="20"/>
              </w:rPr>
              <w:t>5.7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DC63C56" w14:textId="77777777">
            <w:pPr>
              <w:jc w:val="right"/>
              <w:rPr>
                <w:color w:val="000000"/>
                <w:sz w:val="20"/>
              </w:rPr>
            </w:pPr>
            <w:r w:rsidRPr="000B76F3">
              <w:rPr>
                <w:color w:val="000000"/>
                <w:sz w:val="20"/>
              </w:rPr>
              <w:t>6.0</w:t>
            </w:r>
          </w:p>
        </w:tc>
      </w:tr>
      <w:tr w:rsidRPr="002121B9" w:rsidR="00AA2E54" w:rsidTr="00D700DE" w14:paraId="0FEC9A30"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2DDFC792" w14:textId="77777777">
            <w:pPr>
              <w:ind w:firstLine="400" w:firstLineChars="200"/>
              <w:rPr>
                <w:color w:val="000000"/>
                <w:sz w:val="20"/>
              </w:rPr>
            </w:pPr>
            <w:proofErr w:type="spellStart"/>
            <w:r w:rsidRPr="000B76F3">
              <w:rPr>
                <w:color w:val="000000"/>
                <w:sz w:val="20"/>
              </w:rPr>
              <w:t>RodF_GasV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7CF7F2FE" w14:textId="77777777">
            <w:pPr>
              <w:jc w:val="right"/>
              <w:rPr>
                <w:color w:val="000000"/>
                <w:sz w:val="20"/>
              </w:rPr>
            </w:pPr>
            <w:r w:rsidRPr="000B76F3">
              <w:rPr>
                <w:color w:val="000000"/>
                <w:sz w:val="20"/>
              </w:rPr>
              <w:t>7.5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4F31FB00" w14:textId="77777777">
            <w:pPr>
              <w:jc w:val="right"/>
              <w:rPr>
                <w:color w:val="000000"/>
                <w:sz w:val="20"/>
              </w:rPr>
            </w:pPr>
            <w:r w:rsidRPr="000B76F3">
              <w:rPr>
                <w:color w:val="000000"/>
                <w:sz w:val="20"/>
              </w:rPr>
              <w:t>4.6</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4B770B3D" w14:textId="77777777">
            <w:pPr>
              <w:jc w:val="right"/>
              <w:rPr>
                <w:color w:val="000000"/>
                <w:sz w:val="20"/>
              </w:rPr>
            </w:pPr>
            <w:r w:rsidRPr="000B76F3">
              <w:rPr>
                <w:color w:val="000000"/>
                <w:sz w:val="20"/>
              </w:rPr>
              <w:t>6.0</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0F6EDA4" w14:textId="77777777">
            <w:pPr>
              <w:jc w:val="right"/>
              <w:rPr>
                <w:color w:val="000000"/>
                <w:sz w:val="20"/>
              </w:rPr>
            </w:pPr>
            <w:r w:rsidRPr="000B76F3">
              <w:rPr>
                <w:color w:val="000000"/>
                <w:sz w:val="20"/>
              </w:rPr>
              <w:t>19.5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C077530" w14:textId="77777777">
            <w:pPr>
              <w:jc w:val="right"/>
              <w:rPr>
                <w:color w:val="000000"/>
                <w:sz w:val="20"/>
              </w:rPr>
            </w:pPr>
            <w:r w:rsidRPr="000B76F3">
              <w:rPr>
                <w:color w:val="000000"/>
                <w:sz w:val="20"/>
              </w:rPr>
              <w:t>14.5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527664A" w14:textId="77777777">
            <w:pPr>
              <w:jc w:val="right"/>
              <w:rPr>
                <w:color w:val="000000"/>
                <w:sz w:val="20"/>
              </w:rPr>
            </w:pPr>
            <w:r w:rsidRPr="000B76F3">
              <w:rPr>
                <w:color w:val="000000"/>
                <w:sz w:val="20"/>
              </w:rPr>
              <w:t>10.3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38BF309" w14:textId="77777777">
            <w:pPr>
              <w:jc w:val="right"/>
              <w:rPr>
                <w:color w:val="000000"/>
                <w:sz w:val="20"/>
              </w:rPr>
            </w:pPr>
            <w:r w:rsidRPr="000B76F3">
              <w:rPr>
                <w:color w:val="000000"/>
                <w:sz w:val="20"/>
              </w:rPr>
              <w:t>5.2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4AF7650E" w14:textId="77777777">
            <w:pPr>
              <w:jc w:val="right"/>
              <w:rPr>
                <w:color w:val="000000"/>
                <w:sz w:val="20"/>
              </w:rPr>
            </w:pPr>
            <w:r w:rsidRPr="000B76F3">
              <w:rPr>
                <w:color w:val="000000"/>
                <w:sz w:val="20"/>
              </w:rPr>
              <w:t>5.4</w:t>
            </w:r>
          </w:p>
        </w:tc>
      </w:tr>
      <w:tr w:rsidRPr="002121B9" w:rsidR="00AA2E54" w:rsidTr="00D700DE" w14:paraId="70EB5AB0"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02E3DD96" w14:textId="77777777">
            <w:pPr>
              <w:ind w:firstLine="400" w:firstLineChars="200"/>
              <w:rPr>
                <w:color w:val="000000"/>
                <w:sz w:val="20"/>
              </w:rPr>
            </w:pPr>
            <w:proofErr w:type="spellStart"/>
            <w:r w:rsidRPr="000B76F3">
              <w:rPr>
                <w:color w:val="000000"/>
                <w:sz w:val="20"/>
              </w:rPr>
              <w:t>RodF_BEV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7AB8752B" w14:textId="77777777">
            <w:pPr>
              <w:jc w:val="right"/>
              <w:rPr>
                <w:color w:val="000000"/>
                <w:sz w:val="20"/>
              </w:rPr>
            </w:pPr>
            <w:r w:rsidRPr="000B76F3">
              <w:rPr>
                <w:color w:val="000000"/>
                <w:sz w:val="20"/>
              </w:rPr>
              <w:t>25.1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173DCE0" w14:textId="77777777">
            <w:pPr>
              <w:jc w:val="right"/>
              <w:rPr>
                <w:color w:val="000000"/>
                <w:sz w:val="20"/>
              </w:rPr>
            </w:pPr>
            <w:r w:rsidRPr="000B76F3">
              <w:rPr>
                <w:color w:val="000000"/>
                <w:sz w:val="20"/>
              </w:rPr>
              <w:t>15.2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4ED374C" w14:textId="77777777">
            <w:pPr>
              <w:jc w:val="right"/>
              <w:rPr>
                <w:color w:val="000000"/>
                <w:sz w:val="20"/>
              </w:rPr>
            </w:pPr>
            <w:r w:rsidRPr="000B76F3">
              <w:rPr>
                <w:color w:val="000000"/>
                <w:sz w:val="20"/>
              </w:rPr>
              <w:t>20.0</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B6F21BF" w14:textId="77777777">
            <w:pPr>
              <w:jc w:val="right"/>
              <w:rPr>
                <w:color w:val="000000"/>
                <w:sz w:val="20"/>
              </w:rPr>
            </w:pPr>
            <w:r w:rsidRPr="000B76F3">
              <w:rPr>
                <w:color w:val="000000"/>
                <w:sz w:val="20"/>
              </w:rPr>
              <w:t>65.2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16E6CA3" w14:textId="77777777">
            <w:pPr>
              <w:jc w:val="right"/>
              <w:rPr>
                <w:color w:val="000000"/>
                <w:sz w:val="20"/>
              </w:rPr>
            </w:pPr>
            <w:r w:rsidRPr="000B76F3">
              <w:rPr>
                <w:color w:val="000000"/>
                <w:sz w:val="20"/>
              </w:rPr>
              <w:t>48.3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44A714B" w14:textId="77777777">
            <w:pPr>
              <w:jc w:val="right"/>
              <w:rPr>
                <w:color w:val="000000"/>
                <w:sz w:val="20"/>
              </w:rPr>
            </w:pPr>
            <w:r w:rsidRPr="000B76F3">
              <w:rPr>
                <w:color w:val="000000"/>
                <w:sz w:val="20"/>
              </w:rPr>
              <w:t>34.4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6E94068" w14:textId="77777777">
            <w:pPr>
              <w:jc w:val="right"/>
              <w:rPr>
                <w:color w:val="000000"/>
                <w:sz w:val="20"/>
              </w:rPr>
            </w:pPr>
            <w:r w:rsidRPr="000B76F3">
              <w:rPr>
                <w:color w:val="000000"/>
                <w:sz w:val="20"/>
              </w:rPr>
              <w:t>17.2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1D58C0DB" w14:textId="77777777">
            <w:pPr>
              <w:jc w:val="right"/>
              <w:rPr>
                <w:color w:val="000000"/>
                <w:sz w:val="20"/>
              </w:rPr>
            </w:pPr>
            <w:r w:rsidRPr="000B76F3">
              <w:rPr>
                <w:color w:val="000000"/>
                <w:sz w:val="20"/>
              </w:rPr>
              <w:t>18.1</w:t>
            </w:r>
          </w:p>
        </w:tc>
      </w:tr>
      <w:tr w:rsidRPr="002121B9" w:rsidR="00AA2E54" w:rsidTr="00D700DE" w14:paraId="4556871A"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1002F692" w14:textId="77777777">
            <w:pPr>
              <w:ind w:firstLine="400" w:firstLineChars="200"/>
              <w:rPr>
                <w:color w:val="000000"/>
                <w:sz w:val="20"/>
              </w:rPr>
            </w:pPr>
            <w:proofErr w:type="spellStart"/>
            <w:r w:rsidRPr="000B76F3">
              <w:rPr>
                <w:color w:val="000000"/>
                <w:sz w:val="20"/>
              </w:rPr>
              <w:t>RodF_HEV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5CB9F06A" w14:textId="77777777">
            <w:pPr>
              <w:jc w:val="right"/>
              <w:rPr>
                <w:color w:val="000000"/>
                <w:sz w:val="20"/>
              </w:rPr>
            </w:pPr>
            <w:r w:rsidRPr="000B76F3">
              <w:rPr>
                <w:color w:val="000000"/>
                <w:sz w:val="20"/>
              </w:rPr>
              <w:t>10.5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449073F" w14:textId="77777777">
            <w:pPr>
              <w:jc w:val="right"/>
              <w:rPr>
                <w:color w:val="000000"/>
                <w:sz w:val="20"/>
              </w:rPr>
            </w:pPr>
            <w:r w:rsidRPr="000B76F3">
              <w:rPr>
                <w:color w:val="000000"/>
                <w:sz w:val="20"/>
              </w:rPr>
              <w:t>6.3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0A7D593" w14:textId="77777777">
            <w:pPr>
              <w:jc w:val="right"/>
              <w:rPr>
                <w:color w:val="000000"/>
                <w:sz w:val="20"/>
              </w:rPr>
            </w:pPr>
            <w:r w:rsidRPr="000B76F3">
              <w:rPr>
                <w:color w:val="000000"/>
                <w:sz w:val="20"/>
              </w:rPr>
              <w:t>8.3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1B95281" w14:textId="77777777">
            <w:pPr>
              <w:jc w:val="right"/>
              <w:rPr>
                <w:color w:val="000000"/>
                <w:sz w:val="20"/>
              </w:rPr>
            </w:pPr>
            <w:r w:rsidRPr="000B76F3">
              <w:rPr>
                <w:color w:val="000000"/>
                <w:sz w:val="20"/>
              </w:rPr>
              <w:t>27.1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D9EDA21" w14:textId="77777777">
            <w:pPr>
              <w:jc w:val="right"/>
              <w:rPr>
                <w:color w:val="000000"/>
                <w:sz w:val="20"/>
              </w:rPr>
            </w:pPr>
            <w:r w:rsidRPr="000B76F3">
              <w:rPr>
                <w:color w:val="000000"/>
                <w:sz w:val="20"/>
              </w:rPr>
              <w:t>20.1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22317D4" w14:textId="77777777">
            <w:pPr>
              <w:jc w:val="right"/>
              <w:rPr>
                <w:color w:val="000000"/>
                <w:sz w:val="20"/>
              </w:rPr>
            </w:pPr>
            <w:r w:rsidRPr="000B76F3">
              <w:rPr>
                <w:color w:val="000000"/>
                <w:sz w:val="20"/>
              </w:rPr>
              <w:t>14.3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755F2D1" w14:textId="77777777">
            <w:pPr>
              <w:jc w:val="right"/>
              <w:rPr>
                <w:color w:val="000000"/>
                <w:sz w:val="20"/>
              </w:rPr>
            </w:pPr>
            <w:r w:rsidRPr="000B76F3">
              <w:rPr>
                <w:color w:val="000000"/>
                <w:sz w:val="20"/>
              </w:rPr>
              <w:t>7.2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750E464" w14:textId="77777777">
            <w:pPr>
              <w:jc w:val="right"/>
              <w:rPr>
                <w:color w:val="000000"/>
                <w:sz w:val="20"/>
              </w:rPr>
            </w:pPr>
            <w:r w:rsidRPr="000B76F3">
              <w:rPr>
                <w:color w:val="000000"/>
                <w:sz w:val="20"/>
              </w:rPr>
              <w:t>7.5</w:t>
            </w:r>
          </w:p>
        </w:tc>
      </w:tr>
      <w:tr w:rsidRPr="002121B9" w:rsidR="00AA2E54" w:rsidTr="00D700DE" w14:paraId="30AB80E1"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2389C1D2" w14:textId="77777777">
            <w:pPr>
              <w:ind w:firstLine="400" w:firstLineChars="200"/>
              <w:rPr>
                <w:color w:val="000000"/>
                <w:sz w:val="20"/>
              </w:rPr>
            </w:pPr>
            <w:proofErr w:type="spellStart"/>
            <w:r w:rsidRPr="000B76F3">
              <w:rPr>
                <w:color w:val="000000"/>
                <w:sz w:val="20"/>
              </w:rPr>
              <w:t>RodF_FCEV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76DD52CD" w14:textId="77777777">
            <w:pPr>
              <w:jc w:val="right"/>
              <w:rPr>
                <w:color w:val="000000"/>
                <w:sz w:val="20"/>
              </w:rPr>
            </w:pPr>
            <w:r w:rsidRPr="000B76F3">
              <w:rPr>
                <w:color w:val="000000"/>
                <w:sz w:val="20"/>
              </w:rPr>
              <w:t>16.7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3BE878C" w14:textId="77777777">
            <w:pPr>
              <w:jc w:val="right"/>
              <w:rPr>
                <w:color w:val="000000"/>
                <w:sz w:val="20"/>
              </w:rPr>
            </w:pPr>
            <w:r w:rsidRPr="000B76F3">
              <w:rPr>
                <w:color w:val="000000"/>
                <w:sz w:val="20"/>
              </w:rPr>
              <w:t>10.1</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F62D01D" w14:textId="77777777">
            <w:pPr>
              <w:jc w:val="right"/>
              <w:rPr>
                <w:color w:val="000000"/>
                <w:sz w:val="20"/>
              </w:rPr>
            </w:pPr>
            <w:r w:rsidRPr="000B76F3">
              <w:rPr>
                <w:color w:val="000000"/>
                <w:sz w:val="20"/>
              </w:rPr>
              <w:t>13.3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CD6C299" w14:textId="77777777">
            <w:pPr>
              <w:jc w:val="right"/>
              <w:rPr>
                <w:color w:val="000000"/>
                <w:sz w:val="20"/>
              </w:rPr>
            </w:pPr>
            <w:r w:rsidRPr="000B76F3">
              <w:rPr>
                <w:color w:val="000000"/>
                <w:sz w:val="20"/>
              </w:rPr>
              <w:t>43.4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5F44E2A" w14:textId="77777777">
            <w:pPr>
              <w:jc w:val="right"/>
              <w:rPr>
                <w:color w:val="000000"/>
                <w:sz w:val="20"/>
              </w:rPr>
            </w:pPr>
            <w:r w:rsidRPr="000B76F3">
              <w:rPr>
                <w:color w:val="000000"/>
                <w:sz w:val="20"/>
              </w:rPr>
              <w:t>32.2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8674800" w14:textId="77777777">
            <w:pPr>
              <w:jc w:val="right"/>
              <w:rPr>
                <w:color w:val="000000"/>
                <w:sz w:val="20"/>
              </w:rPr>
            </w:pPr>
            <w:r w:rsidRPr="000B76F3">
              <w:rPr>
                <w:color w:val="000000"/>
                <w:sz w:val="20"/>
              </w:rPr>
              <w:t>22.9</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7D41D7F3" w14:textId="77777777">
            <w:pPr>
              <w:jc w:val="right"/>
              <w:rPr>
                <w:color w:val="000000"/>
                <w:sz w:val="20"/>
              </w:rPr>
            </w:pPr>
            <w:r w:rsidRPr="000B76F3">
              <w:rPr>
                <w:color w:val="000000"/>
                <w:sz w:val="20"/>
              </w:rPr>
              <w:t>11.5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62068F12" w14:textId="77777777">
            <w:pPr>
              <w:jc w:val="right"/>
              <w:rPr>
                <w:color w:val="000000"/>
                <w:sz w:val="20"/>
              </w:rPr>
            </w:pPr>
            <w:r w:rsidRPr="000B76F3">
              <w:rPr>
                <w:color w:val="000000"/>
                <w:sz w:val="20"/>
              </w:rPr>
              <w:t>12.0</w:t>
            </w:r>
          </w:p>
        </w:tc>
      </w:tr>
      <w:tr w:rsidRPr="002121B9" w:rsidR="00AA2E54" w:rsidTr="00D700DE" w14:paraId="356572D9" w14:textId="77777777">
        <w:trPr>
          <w:trHeight w:val="288"/>
        </w:trPr>
        <w:tc>
          <w:tcPr>
            <w:tcW w:w="9352" w:type="dxa"/>
            <w:gridSpan w:val="9"/>
            <w:tcBorders>
              <w:top w:val="nil"/>
              <w:left w:val="nil"/>
              <w:bottom w:val="nil"/>
              <w:right w:val="nil"/>
            </w:tcBorders>
            <w:shd w:val="clear" w:color="auto" w:fill="auto"/>
            <w:noWrap/>
            <w:vAlign w:val="bottom"/>
            <w:hideMark/>
          </w:tcPr>
          <w:p w:rsidRPr="000B76F3" w:rsidR="00AA2E54" w:rsidP="00952137" w:rsidRDefault="00AA2E54" w14:paraId="3E7BFB53" w14:textId="14264F47">
            <w:pPr>
              <w:rPr>
                <w:color w:val="000000"/>
                <w:sz w:val="20"/>
              </w:rPr>
            </w:pPr>
            <w:r w:rsidRPr="000B76F3">
              <w:rPr>
                <w:color w:val="000000"/>
                <w:sz w:val="20"/>
              </w:rPr>
              <w:t>Heavy-duty bus (mile/gallon oil</w:t>
            </w:r>
            <w:r w:rsidRPr="000B76F3" w:rsidR="00C22C99">
              <w:rPr>
                <w:color w:val="000000"/>
                <w:sz w:val="20"/>
              </w:rPr>
              <w:t>-</w:t>
            </w:r>
            <w:r w:rsidRPr="000B76F3">
              <w:rPr>
                <w:color w:val="000000"/>
                <w:sz w:val="20"/>
              </w:rPr>
              <w:t>e)</w:t>
            </w:r>
          </w:p>
        </w:tc>
      </w:tr>
      <w:tr w:rsidRPr="002121B9" w:rsidR="00AA2E54" w:rsidTr="00D700DE" w14:paraId="6F788283"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0FF3C48E" w14:textId="77777777">
            <w:pPr>
              <w:ind w:firstLine="400" w:firstLineChars="200"/>
              <w:rPr>
                <w:color w:val="000000"/>
                <w:sz w:val="20"/>
              </w:rPr>
            </w:pPr>
            <w:proofErr w:type="spellStart"/>
            <w:r w:rsidRPr="000B76F3">
              <w:rPr>
                <w:color w:val="000000"/>
                <w:sz w:val="20"/>
              </w:rPr>
              <w:t>RodP_OEV</w:t>
            </w:r>
            <w:proofErr w:type="spellEnd"/>
          </w:p>
        </w:tc>
        <w:tc>
          <w:tcPr>
            <w:tcW w:w="960" w:type="dxa"/>
            <w:tcBorders>
              <w:top w:val="nil"/>
              <w:left w:val="nil"/>
              <w:bottom w:val="nil"/>
              <w:right w:val="nil"/>
            </w:tcBorders>
            <w:shd w:val="clear" w:color="auto" w:fill="auto"/>
            <w:noWrap/>
            <w:vAlign w:val="bottom"/>
            <w:hideMark/>
          </w:tcPr>
          <w:p w:rsidRPr="000B76F3" w:rsidR="00AA2E54" w:rsidP="00952137" w:rsidRDefault="00AA2E54" w14:paraId="15C82746" w14:textId="77777777">
            <w:pPr>
              <w:jc w:val="right"/>
              <w:rPr>
                <w:color w:val="000000"/>
                <w:sz w:val="20"/>
              </w:rPr>
            </w:pPr>
            <w:r w:rsidRPr="000B76F3">
              <w:rPr>
                <w:color w:val="000000"/>
                <w:sz w:val="20"/>
              </w:rPr>
              <w:t>6.5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3A9757EF" w14:textId="77777777">
            <w:pPr>
              <w:jc w:val="right"/>
              <w:rPr>
                <w:color w:val="000000"/>
                <w:sz w:val="20"/>
              </w:rPr>
            </w:pPr>
            <w:r w:rsidRPr="000B76F3">
              <w:rPr>
                <w:color w:val="000000"/>
                <w:sz w:val="20"/>
              </w:rPr>
              <w:t>6.6</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B154BCE" w14:textId="77777777">
            <w:pPr>
              <w:jc w:val="right"/>
              <w:rPr>
                <w:color w:val="000000"/>
                <w:sz w:val="20"/>
              </w:rPr>
            </w:pPr>
            <w:r w:rsidRPr="000B76F3">
              <w:rPr>
                <w:color w:val="000000"/>
                <w:sz w:val="20"/>
              </w:rPr>
              <w:t>5.7</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5B0A11D3" w14:textId="77777777">
            <w:pPr>
              <w:jc w:val="right"/>
              <w:rPr>
                <w:color w:val="000000"/>
                <w:sz w:val="20"/>
              </w:rPr>
            </w:pPr>
            <w:r w:rsidRPr="000B76F3">
              <w:rPr>
                <w:color w:val="000000"/>
                <w:sz w:val="20"/>
              </w:rPr>
              <w:t>10.2</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C5AAC63" w14:textId="77777777">
            <w:pPr>
              <w:jc w:val="right"/>
              <w:rPr>
                <w:color w:val="000000"/>
                <w:sz w:val="20"/>
              </w:rPr>
            </w:pPr>
            <w:r w:rsidRPr="000B76F3">
              <w:rPr>
                <w:color w:val="000000"/>
                <w:sz w:val="20"/>
              </w:rPr>
              <w:t>15.4</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D94188C" w14:textId="77777777">
            <w:pPr>
              <w:jc w:val="right"/>
              <w:rPr>
                <w:color w:val="000000"/>
                <w:sz w:val="20"/>
              </w:rPr>
            </w:pPr>
            <w:r w:rsidRPr="000B76F3">
              <w:rPr>
                <w:color w:val="000000"/>
                <w:sz w:val="20"/>
              </w:rPr>
              <w:t>8.3</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257E90BF" w14:textId="77777777">
            <w:pPr>
              <w:jc w:val="right"/>
              <w:rPr>
                <w:color w:val="000000"/>
                <w:sz w:val="20"/>
              </w:rPr>
            </w:pPr>
            <w:r w:rsidRPr="000B76F3">
              <w:rPr>
                <w:color w:val="000000"/>
                <w:sz w:val="20"/>
              </w:rPr>
              <w:t>7.5</w:t>
            </w:r>
          </w:p>
        </w:tc>
        <w:tc>
          <w:tcPr>
            <w:tcW w:w="960" w:type="dxa"/>
            <w:tcBorders>
              <w:top w:val="nil"/>
              <w:left w:val="nil"/>
              <w:bottom w:val="nil"/>
              <w:right w:val="nil"/>
            </w:tcBorders>
            <w:shd w:val="clear" w:color="auto" w:fill="auto"/>
            <w:noWrap/>
            <w:vAlign w:val="bottom"/>
            <w:hideMark/>
          </w:tcPr>
          <w:p w:rsidRPr="000B76F3" w:rsidR="00AA2E54" w:rsidP="00952137" w:rsidRDefault="00AA2E54" w14:paraId="0383B9B8" w14:textId="77777777">
            <w:pPr>
              <w:jc w:val="right"/>
              <w:rPr>
                <w:color w:val="000000"/>
                <w:sz w:val="20"/>
              </w:rPr>
            </w:pPr>
            <w:r w:rsidRPr="000B76F3">
              <w:rPr>
                <w:color w:val="000000"/>
                <w:sz w:val="20"/>
              </w:rPr>
              <w:t>6.5</w:t>
            </w:r>
          </w:p>
        </w:tc>
      </w:tr>
      <w:tr w:rsidRPr="002121B9" w:rsidR="00AA2E54" w:rsidTr="00D700DE" w14:paraId="77D78E93" w14:textId="77777777">
        <w:trPr>
          <w:trHeight w:val="288"/>
        </w:trPr>
        <w:tc>
          <w:tcPr>
            <w:tcW w:w="1672" w:type="dxa"/>
            <w:tcBorders>
              <w:top w:val="nil"/>
              <w:left w:val="nil"/>
              <w:right w:val="nil"/>
            </w:tcBorders>
            <w:shd w:val="clear" w:color="auto" w:fill="auto"/>
            <w:noWrap/>
            <w:vAlign w:val="bottom"/>
            <w:hideMark/>
          </w:tcPr>
          <w:p w:rsidRPr="000B76F3" w:rsidR="00AA2E54" w:rsidP="00952137" w:rsidRDefault="00AA2E54" w14:paraId="7D33BE0B" w14:textId="77777777">
            <w:pPr>
              <w:ind w:firstLine="400" w:firstLineChars="200"/>
              <w:rPr>
                <w:color w:val="000000"/>
                <w:sz w:val="20"/>
              </w:rPr>
            </w:pPr>
            <w:proofErr w:type="spellStart"/>
            <w:r w:rsidRPr="000B76F3">
              <w:rPr>
                <w:color w:val="000000"/>
                <w:sz w:val="20"/>
              </w:rPr>
              <w:t>RodP_GasV</w:t>
            </w:r>
            <w:proofErr w:type="spellEnd"/>
          </w:p>
        </w:tc>
        <w:tc>
          <w:tcPr>
            <w:tcW w:w="960" w:type="dxa"/>
            <w:tcBorders>
              <w:top w:val="nil"/>
              <w:left w:val="nil"/>
              <w:right w:val="nil"/>
            </w:tcBorders>
            <w:shd w:val="clear" w:color="auto" w:fill="auto"/>
            <w:noWrap/>
            <w:vAlign w:val="bottom"/>
            <w:hideMark/>
          </w:tcPr>
          <w:p w:rsidRPr="000B76F3" w:rsidR="00AA2E54" w:rsidP="00952137" w:rsidRDefault="00AA2E54" w14:paraId="450E9FE9" w14:textId="77777777">
            <w:pPr>
              <w:jc w:val="right"/>
              <w:rPr>
                <w:color w:val="000000"/>
                <w:sz w:val="20"/>
              </w:rPr>
            </w:pPr>
            <w:r w:rsidRPr="000B76F3">
              <w:rPr>
                <w:color w:val="000000"/>
                <w:sz w:val="20"/>
              </w:rPr>
              <w:t>5.9</w:t>
            </w:r>
          </w:p>
        </w:tc>
        <w:tc>
          <w:tcPr>
            <w:tcW w:w="960" w:type="dxa"/>
            <w:tcBorders>
              <w:top w:val="nil"/>
              <w:left w:val="nil"/>
              <w:right w:val="nil"/>
            </w:tcBorders>
            <w:shd w:val="clear" w:color="auto" w:fill="auto"/>
            <w:noWrap/>
            <w:vAlign w:val="bottom"/>
            <w:hideMark/>
          </w:tcPr>
          <w:p w:rsidRPr="000B76F3" w:rsidR="00AA2E54" w:rsidP="00952137" w:rsidRDefault="00AA2E54" w14:paraId="5D19877B" w14:textId="77777777">
            <w:pPr>
              <w:jc w:val="right"/>
              <w:rPr>
                <w:color w:val="000000"/>
                <w:sz w:val="20"/>
              </w:rPr>
            </w:pPr>
            <w:r w:rsidRPr="000B76F3">
              <w:rPr>
                <w:color w:val="000000"/>
                <w:sz w:val="20"/>
              </w:rPr>
              <w:t>5.9</w:t>
            </w:r>
          </w:p>
        </w:tc>
        <w:tc>
          <w:tcPr>
            <w:tcW w:w="960" w:type="dxa"/>
            <w:tcBorders>
              <w:top w:val="nil"/>
              <w:left w:val="nil"/>
              <w:right w:val="nil"/>
            </w:tcBorders>
            <w:shd w:val="clear" w:color="auto" w:fill="auto"/>
            <w:noWrap/>
            <w:vAlign w:val="bottom"/>
            <w:hideMark/>
          </w:tcPr>
          <w:p w:rsidRPr="000B76F3" w:rsidR="00AA2E54" w:rsidP="00952137" w:rsidRDefault="00AA2E54" w14:paraId="376F71B8" w14:textId="77777777">
            <w:pPr>
              <w:jc w:val="right"/>
              <w:rPr>
                <w:color w:val="000000"/>
                <w:sz w:val="20"/>
              </w:rPr>
            </w:pPr>
            <w:r w:rsidRPr="000B76F3">
              <w:rPr>
                <w:color w:val="000000"/>
                <w:sz w:val="20"/>
              </w:rPr>
              <w:t>5.1</w:t>
            </w:r>
          </w:p>
        </w:tc>
        <w:tc>
          <w:tcPr>
            <w:tcW w:w="960" w:type="dxa"/>
            <w:tcBorders>
              <w:top w:val="nil"/>
              <w:left w:val="nil"/>
              <w:right w:val="nil"/>
            </w:tcBorders>
            <w:shd w:val="clear" w:color="auto" w:fill="auto"/>
            <w:noWrap/>
            <w:vAlign w:val="bottom"/>
            <w:hideMark/>
          </w:tcPr>
          <w:p w:rsidRPr="000B76F3" w:rsidR="00AA2E54" w:rsidP="00952137" w:rsidRDefault="00AA2E54" w14:paraId="496A793C" w14:textId="77777777">
            <w:pPr>
              <w:jc w:val="right"/>
              <w:rPr>
                <w:color w:val="000000"/>
                <w:sz w:val="20"/>
              </w:rPr>
            </w:pPr>
            <w:r w:rsidRPr="000B76F3">
              <w:rPr>
                <w:color w:val="000000"/>
                <w:sz w:val="20"/>
              </w:rPr>
              <w:t>9.1</w:t>
            </w:r>
          </w:p>
        </w:tc>
        <w:tc>
          <w:tcPr>
            <w:tcW w:w="960" w:type="dxa"/>
            <w:tcBorders>
              <w:top w:val="nil"/>
              <w:left w:val="nil"/>
              <w:right w:val="nil"/>
            </w:tcBorders>
            <w:shd w:val="clear" w:color="auto" w:fill="auto"/>
            <w:noWrap/>
            <w:vAlign w:val="bottom"/>
            <w:hideMark/>
          </w:tcPr>
          <w:p w:rsidRPr="000B76F3" w:rsidR="00AA2E54" w:rsidP="00952137" w:rsidRDefault="00AA2E54" w14:paraId="14B9C106" w14:textId="77777777">
            <w:pPr>
              <w:jc w:val="right"/>
              <w:rPr>
                <w:color w:val="000000"/>
                <w:sz w:val="20"/>
              </w:rPr>
            </w:pPr>
            <w:r w:rsidRPr="000B76F3">
              <w:rPr>
                <w:color w:val="000000"/>
                <w:sz w:val="20"/>
              </w:rPr>
              <w:t>13.8</w:t>
            </w:r>
          </w:p>
        </w:tc>
        <w:tc>
          <w:tcPr>
            <w:tcW w:w="960" w:type="dxa"/>
            <w:tcBorders>
              <w:top w:val="nil"/>
              <w:left w:val="nil"/>
              <w:right w:val="nil"/>
            </w:tcBorders>
            <w:shd w:val="clear" w:color="auto" w:fill="auto"/>
            <w:noWrap/>
            <w:vAlign w:val="bottom"/>
            <w:hideMark/>
          </w:tcPr>
          <w:p w:rsidRPr="000B76F3" w:rsidR="00AA2E54" w:rsidP="00952137" w:rsidRDefault="00AA2E54" w14:paraId="352ECEEF" w14:textId="77777777">
            <w:pPr>
              <w:jc w:val="right"/>
              <w:rPr>
                <w:color w:val="000000"/>
                <w:sz w:val="20"/>
              </w:rPr>
            </w:pPr>
            <w:r w:rsidRPr="000B76F3">
              <w:rPr>
                <w:color w:val="000000"/>
                <w:sz w:val="20"/>
              </w:rPr>
              <w:t>7.5</w:t>
            </w:r>
          </w:p>
        </w:tc>
        <w:tc>
          <w:tcPr>
            <w:tcW w:w="960" w:type="dxa"/>
            <w:tcBorders>
              <w:top w:val="nil"/>
              <w:left w:val="nil"/>
              <w:right w:val="nil"/>
            </w:tcBorders>
            <w:shd w:val="clear" w:color="auto" w:fill="auto"/>
            <w:noWrap/>
            <w:vAlign w:val="bottom"/>
            <w:hideMark/>
          </w:tcPr>
          <w:p w:rsidRPr="000B76F3" w:rsidR="00AA2E54" w:rsidP="00952137" w:rsidRDefault="00AA2E54" w14:paraId="5FC572CD" w14:textId="77777777">
            <w:pPr>
              <w:jc w:val="right"/>
              <w:rPr>
                <w:color w:val="000000"/>
                <w:sz w:val="20"/>
              </w:rPr>
            </w:pPr>
            <w:r w:rsidRPr="000B76F3">
              <w:rPr>
                <w:color w:val="000000"/>
                <w:sz w:val="20"/>
              </w:rPr>
              <w:t>6.7</w:t>
            </w:r>
          </w:p>
        </w:tc>
        <w:tc>
          <w:tcPr>
            <w:tcW w:w="960" w:type="dxa"/>
            <w:tcBorders>
              <w:top w:val="nil"/>
              <w:left w:val="nil"/>
              <w:right w:val="nil"/>
            </w:tcBorders>
            <w:shd w:val="clear" w:color="auto" w:fill="auto"/>
            <w:noWrap/>
            <w:vAlign w:val="bottom"/>
            <w:hideMark/>
          </w:tcPr>
          <w:p w:rsidRPr="000B76F3" w:rsidR="00AA2E54" w:rsidP="00952137" w:rsidRDefault="00AA2E54" w14:paraId="34D2035B" w14:textId="77777777">
            <w:pPr>
              <w:jc w:val="right"/>
              <w:rPr>
                <w:color w:val="000000"/>
                <w:sz w:val="20"/>
              </w:rPr>
            </w:pPr>
            <w:r w:rsidRPr="000B76F3">
              <w:rPr>
                <w:color w:val="000000"/>
                <w:sz w:val="20"/>
              </w:rPr>
              <w:t>5.8</w:t>
            </w:r>
          </w:p>
        </w:tc>
      </w:tr>
      <w:tr w:rsidRPr="002121B9" w:rsidR="00AA2E54" w:rsidTr="00D700DE" w14:paraId="1C738C7B" w14:textId="77777777">
        <w:trPr>
          <w:trHeight w:val="288"/>
        </w:trPr>
        <w:tc>
          <w:tcPr>
            <w:tcW w:w="1672" w:type="dxa"/>
            <w:tcBorders>
              <w:top w:val="nil"/>
              <w:left w:val="nil"/>
              <w:bottom w:val="single" w:color="auto" w:sz="4" w:space="0"/>
              <w:right w:val="nil"/>
            </w:tcBorders>
            <w:shd w:val="clear" w:color="auto" w:fill="auto"/>
            <w:noWrap/>
            <w:vAlign w:val="bottom"/>
            <w:hideMark/>
          </w:tcPr>
          <w:p w:rsidRPr="000B76F3" w:rsidR="00AA2E54" w:rsidP="00952137" w:rsidRDefault="00AA2E54" w14:paraId="23859969" w14:textId="77777777">
            <w:pPr>
              <w:ind w:firstLine="400" w:firstLineChars="200"/>
              <w:rPr>
                <w:color w:val="000000"/>
                <w:sz w:val="20"/>
              </w:rPr>
            </w:pPr>
            <w:proofErr w:type="spellStart"/>
            <w:r w:rsidRPr="000B76F3">
              <w:rPr>
                <w:color w:val="000000"/>
                <w:sz w:val="20"/>
              </w:rPr>
              <w:t>RodP_BEV</w:t>
            </w:r>
            <w:proofErr w:type="spellEnd"/>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575B1C4C" w14:textId="77777777">
            <w:pPr>
              <w:jc w:val="right"/>
              <w:rPr>
                <w:color w:val="000000"/>
                <w:sz w:val="20"/>
              </w:rPr>
            </w:pPr>
            <w:r w:rsidRPr="000B76F3">
              <w:rPr>
                <w:color w:val="000000"/>
                <w:sz w:val="20"/>
              </w:rPr>
              <w:t>26.0</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5D597091" w14:textId="77777777">
            <w:pPr>
              <w:jc w:val="right"/>
              <w:rPr>
                <w:color w:val="000000"/>
                <w:sz w:val="20"/>
              </w:rPr>
            </w:pPr>
            <w:r w:rsidRPr="000B76F3">
              <w:rPr>
                <w:color w:val="000000"/>
                <w:sz w:val="20"/>
              </w:rPr>
              <w:t>26.3</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4B40462A" w14:textId="77777777">
            <w:pPr>
              <w:jc w:val="right"/>
              <w:rPr>
                <w:color w:val="000000"/>
                <w:sz w:val="20"/>
              </w:rPr>
            </w:pPr>
            <w:r w:rsidRPr="000B76F3">
              <w:rPr>
                <w:color w:val="000000"/>
                <w:sz w:val="20"/>
              </w:rPr>
              <w:t>22.8</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7BD08AC7" w14:textId="77777777">
            <w:pPr>
              <w:jc w:val="right"/>
              <w:rPr>
                <w:color w:val="000000"/>
                <w:sz w:val="20"/>
              </w:rPr>
            </w:pPr>
            <w:r w:rsidRPr="000B76F3">
              <w:rPr>
                <w:color w:val="000000"/>
                <w:sz w:val="20"/>
              </w:rPr>
              <w:t>40.6</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0A68E61D" w14:textId="77777777">
            <w:pPr>
              <w:jc w:val="right"/>
              <w:rPr>
                <w:color w:val="000000"/>
                <w:sz w:val="20"/>
              </w:rPr>
            </w:pPr>
            <w:r w:rsidRPr="000B76F3">
              <w:rPr>
                <w:color w:val="000000"/>
                <w:sz w:val="20"/>
              </w:rPr>
              <w:t>61.4</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755096B6" w14:textId="77777777">
            <w:pPr>
              <w:jc w:val="right"/>
              <w:rPr>
                <w:color w:val="000000"/>
                <w:sz w:val="20"/>
              </w:rPr>
            </w:pPr>
            <w:r w:rsidRPr="000B76F3">
              <w:rPr>
                <w:color w:val="000000"/>
                <w:sz w:val="20"/>
              </w:rPr>
              <w:t>33.2</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2FB2BC74" w14:textId="77777777">
            <w:pPr>
              <w:jc w:val="right"/>
              <w:rPr>
                <w:color w:val="000000"/>
                <w:sz w:val="20"/>
              </w:rPr>
            </w:pPr>
            <w:r w:rsidRPr="000B76F3">
              <w:rPr>
                <w:color w:val="000000"/>
                <w:sz w:val="20"/>
              </w:rPr>
              <w:t>29.8</w:t>
            </w:r>
          </w:p>
        </w:tc>
        <w:tc>
          <w:tcPr>
            <w:tcW w:w="960" w:type="dxa"/>
            <w:tcBorders>
              <w:top w:val="nil"/>
              <w:left w:val="nil"/>
              <w:bottom w:val="single" w:color="auto" w:sz="4" w:space="0"/>
              <w:right w:val="nil"/>
            </w:tcBorders>
            <w:shd w:val="clear" w:color="auto" w:fill="auto"/>
            <w:noWrap/>
            <w:vAlign w:val="bottom"/>
            <w:hideMark/>
          </w:tcPr>
          <w:p w:rsidRPr="000B76F3" w:rsidR="00AA2E54" w:rsidP="00952137" w:rsidRDefault="00AA2E54" w14:paraId="76F47D30" w14:textId="77777777">
            <w:pPr>
              <w:jc w:val="right"/>
              <w:rPr>
                <w:color w:val="000000"/>
                <w:sz w:val="20"/>
              </w:rPr>
            </w:pPr>
            <w:r w:rsidRPr="000B76F3">
              <w:rPr>
                <w:color w:val="000000"/>
                <w:sz w:val="20"/>
              </w:rPr>
              <w:t>25.8</w:t>
            </w:r>
          </w:p>
        </w:tc>
      </w:tr>
    </w:tbl>
    <w:p w:rsidRPr="00D700DE" w:rsidR="00D700DE" w:rsidP="00D700DE" w:rsidRDefault="00D700DE" w14:paraId="5AD4DB87" w14:textId="30CA21C6">
      <w:pPr>
        <w:jc w:val="right"/>
        <w:rPr>
          <w:sz w:val="20"/>
        </w:rPr>
      </w:pPr>
      <w:r w:rsidRPr="00D700DE">
        <w:rPr>
          <w:sz w:val="20"/>
        </w:rPr>
        <w:t>(continued)</w:t>
      </w:r>
      <w:r w:rsidRPr="00D700DE">
        <w:rPr>
          <w:sz w:val="20"/>
        </w:rPr>
        <w:br w:type="page"/>
      </w:r>
    </w:p>
    <w:p w:rsidR="00D700DE" w:rsidP="00D700DE" w:rsidRDefault="00D700DE" w14:paraId="23E4DB73" w14:textId="73DFC97F">
      <w:pPr>
        <w:pStyle w:val="TableTitleContinued"/>
      </w:pPr>
      <w:r w:rsidRPr="00733E59">
        <w:t xml:space="preserve">Table </w:t>
      </w:r>
      <w:r>
        <w:t>6</w:t>
      </w:r>
      <w:r w:rsidRPr="00733E59">
        <w:t>-</w:t>
      </w:r>
      <w:r>
        <w:t>6.</w:t>
      </w:r>
      <w:r w:rsidRPr="00733E59">
        <w:t xml:space="preserve"> </w:t>
      </w:r>
      <w:r>
        <w:tab/>
      </w:r>
      <w:r w:rsidRPr="00733E59">
        <w:t xml:space="preserve">Fuel </w:t>
      </w:r>
      <w:r>
        <w:t>Ec</w:t>
      </w:r>
      <w:r w:rsidRPr="00733E59">
        <w:t xml:space="preserve">onomy for </w:t>
      </w:r>
      <w:r>
        <w:t>C</w:t>
      </w:r>
      <w:r w:rsidRPr="00733E59">
        <w:t xml:space="preserve">onventional and AFV </w:t>
      </w:r>
      <w:r>
        <w:t>O</w:t>
      </w:r>
      <w:r w:rsidRPr="00733E59">
        <w:t>n-</w:t>
      </w:r>
      <w:r>
        <w:t>R</w:t>
      </w:r>
      <w:r w:rsidRPr="00733E59">
        <w:t xml:space="preserve">oad </w:t>
      </w:r>
      <w:r>
        <w:t>T</w:t>
      </w:r>
      <w:r w:rsidRPr="00733E59">
        <w:t xml:space="preserve">ransportation in </w:t>
      </w:r>
      <w:r w:rsidRPr="007C0311">
        <w:t>2010</w:t>
      </w:r>
      <w:r w:rsidRPr="00733E59" w:rsidDel="00481CD9">
        <w:t xml:space="preserve"> </w:t>
      </w:r>
      <w:r>
        <w:t>(continued)</w:t>
      </w:r>
    </w:p>
    <w:tbl>
      <w:tblPr>
        <w:tblW w:w="9270" w:type="dxa"/>
        <w:tblInd w:w="-15" w:type="dxa"/>
        <w:tblLook w:val="04A0" w:firstRow="1" w:lastRow="0" w:firstColumn="1" w:lastColumn="0" w:noHBand="0" w:noVBand="1"/>
      </w:tblPr>
      <w:tblGrid>
        <w:gridCol w:w="1672"/>
        <w:gridCol w:w="957"/>
        <w:gridCol w:w="956"/>
        <w:gridCol w:w="955"/>
        <w:gridCol w:w="955"/>
        <w:gridCol w:w="955"/>
        <w:gridCol w:w="955"/>
        <w:gridCol w:w="955"/>
        <w:gridCol w:w="910"/>
      </w:tblGrid>
      <w:tr w:rsidRPr="002121B9" w:rsidR="00D700DE" w:rsidTr="00D50ADF" w14:paraId="0D40D030" w14:textId="77777777">
        <w:trPr>
          <w:trHeight w:val="312"/>
        </w:trPr>
        <w:tc>
          <w:tcPr>
            <w:tcW w:w="1672"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1DC38D9E" w14:textId="77777777">
            <w:pPr>
              <w:jc w:val="center"/>
              <w:rPr>
                <w:b/>
                <w:bCs/>
                <w:color w:val="000000"/>
                <w:sz w:val="20"/>
              </w:rPr>
            </w:pPr>
            <w:r w:rsidRPr="000B76F3">
              <w:rPr>
                <w:b/>
                <w:bCs/>
                <w:color w:val="000000"/>
                <w:sz w:val="20"/>
              </w:rPr>
              <w:t>Type of Vehicle</w:t>
            </w:r>
          </w:p>
        </w:tc>
        <w:tc>
          <w:tcPr>
            <w:tcW w:w="957"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721C9AC5" w14:textId="77777777">
            <w:pPr>
              <w:jc w:val="center"/>
              <w:rPr>
                <w:b/>
                <w:bCs/>
                <w:color w:val="000000"/>
                <w:sz w:val="20"/>
              </w:rPr>
            </w:pPr>
            <w:r w:rsidRPr="000B76F3">
              <w:rPr>
                <w:b/>
                <w:bCs/>
                <w:color w:val="000000"/>
                <w:sz w:val="20"/>
              </w:rPr>
              <w:t>USA</w:t>
            </w:r>
          </w:p>
        </w:tc>
        <w:tc>
          <w:tcPr>
            <w:tcW w:w="956"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4E6A767F" w14:textId="77777777">
            <w:pPr>
              <w:jc w:val="center"/>
              <w:rPr>
                <w:b/>
                <w:bCs/>
                <w:color w:val="000000"/>
                <w:sz w:val="20"/>
              </w:rPr>
            </w:pPr>
            <w:r w:rsidRPr="000B76F3">
              <w:rPr>
                <w:b/>
                <w:bCs/>
                <w:color w:val="000000"/>
                <w:sz w:val="20"/>
              </w:rPr>
              <w:t>AFR</w:t>
            </w:r>
          </w:p>
        </w:tc>
        <w:tc>
          <w:tcPr>
            <w:tcW w:w="955"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6550B496" w14:textId="77777777">
            <w:pPr>
              <w:jc w:val="center"/>
              <w:rPr>
                <w:b/>
                <w:bCs/>
                <w:color w:val="000000"/>
                <w:sz w:val="20"/>
              </w:rPr>
            </w:pPr>
            <w:r w:rsidRPr="000B76F3">
              <w:rPr>
                <w:b/>
                <w:bCs/>
                <w:color w:val="000000"/>
                <w:sz w:val="20"/>
              </w:rPr>
              <w:t>BRA</w:t>
            </w:r>
          </w:p>
        </w:tc>
        <w:tc>
          <w:tcPr>
            <w:tcW w:w="955"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642CBF26" w14:textId="77777777">
            <w:pPr>
              <w:jc w:val="center"/>
              <w:rPr>
                <w:b/>
                <w:bCs/>
                <w:color w:val="000000"/>
                <w:sz w:val="20"/>
              </w:rPr>
            </w:pPr>
            <w:r w:rsidRPr="000B76F3">
              <w:rPr>
                <w:b/>
                <w:bCs/>
                <w:color w:val="000000"/>
                <w:sz w:val="20"/>
              </w:rPr>
              <w:t>CHN</w:t>
            </w:r>
          </w:p>
        </w:tc>
        <w:tc>
          <w:tcPr>
            <w:tcW w:w="955"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23ADFAC9" w14:textId="77777777">
            <w:pPr>
              <w:jc w:val="center"/>
              <w:rPr>
                <w:b/>
                <w:bCs/>
                <w:color w:val="000000"/>
                <w:sz w:val="20"/>
              </w:rPr>
            </w:pPr>
            <w:r w:rsidRPr="000B76F3">
              <w:rPr>
                <w:b/>
                <w:bCs/>
                <w:color w:val="000000"/>
                <w:sz w:val="20"/>
              </w:rPr>
              <w:t>EUR</w:t>
            </w:r>
          </w:p>
        </w:tc>
        <w:tc>
          <w:tcPr>
            <w:tcW w:w="955"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647AACA9" w14:textId="77777777">
            <w:pPr>
              <w:jc w:val="center"/>
              <w:rPr>
                <w:b/>
                <w:bCs/>
                <w:color w:val="000000"/>
                <w:sz w:val="20"/>
              </w:rPr>
            </w:pPr>
            <w:r w:rsidRPr="000B76F3">
              <w:rPr>
                <w:b/>
                <w:bCs/>
                <w:color w:val="000000"/>
                <w:sz w:val="20"/>
              </w:rPr>
              <w:t>XAS</w:t>
            </w:r>
          </w:p>
        </w:tc>
        <w:tc>
          <w:tcPr>
            <w:tcW w:w="955"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513EBFB6" w14:textId="77777777">
            <w:pPr>
              <w:jc w:val="center"/>
              <w:rPr>
                <w:b/>
                <w:bCs/>
                <w:color w:val="000000"/>
                <w:sz w:val="20"/>
              </w:rPr>
            </w:pPr>
            <w:r w:rsidRPr="000B76F3">
              <w:rPr>
                <w:b/>
                <w:bCs/>
                <w:color w:val="000000"/>
                <w:sz w:val="20"/>
              </w:rPr>
              <w:t>XLM</w:t>
            </w:r>
          </w:p>
        </w:tc>
        <w:tc>
          <w:tcPr>
            <w:tcW w:w="910" w:type="dxa"/>
            <w:tcBorders>
              <w:top w:val="double" w:color="auto" w:sz="6" w:space="0"/>
              <w:left w:val="nil"/>
              <w:bottom w:val="single" w:color="auto" w:sz="4" w:space="0"/>
              <w:right w:val="nil"/>
            </w:tcBorders>
            <w:shd w:val="clear" w:color="auto" w:fill="auto"/>
            <w:noWrap/>
            <w:vAlign w:val="center"/>
            <w:hideMark/>
          </w:tcPr>
          <w:p w:rsidRPr="000B76F3" w:rsidR="00D700DE" w:rsidP="00D50ADF" w:rsidRDefault="00D700DE" w14:paraId="6F4D8DAB" w14:textId="77777777">
            <w:pPr>
              <w:jc w:val="center"/>
              <w:rPr>
                <w:b/>
                <w:bCs/>
                <w:color w:val="000000"/>
                <w:sz w:val="20"/>
              </w:rPr>
            </w:pPr>
            <w:r w:rsidRPr="000B76F3">
              <w:rPr>
                <w:b/>
                <w:bCs/>
                <w:color w:val="000000"/>
                <w:sz w:val="20"/>
              </w:rPr>
              <w:t>ROW</w:t>
            </w:r>
          </w:p>
        </w:tc>
      </w:tr>
      <w:tr w:rsidRPr="002121B9" w:rsidR="00AA2E54" w:rsidTr="00B124DA" w14:paraId="2EA4A70A" w14:textId="77777777">
        <w:trPr>
          <w:trHeight w:val="288"/>
        </w:trPr>
        <w:tc>
          <w:tcPr>
            <w:tcW w:w="1672" w:type="dxa"/>
            <w:tcBorders>
              <w:top w:val="nil"/>
              <w:left w:val="nil"/>
              <w:bottom w:val="nil"/>
              <w:right w:val="nil"/>
            </w:tcBorders>
            <w:shd w:val="clear" w:color="auto" w:fill="auto"/>
            <w:noWrap/>
            <w:vAlign w:val="bottom"/>
            <w:hideMark/>
          </w:tcPr>
          <w:p w:rsidRPr="000B76F3" w:rsidR="00AA2E54" w:rsidP="00952137" w:rsidRDefault="00AA2E54" w14:paraId="17E10FD8" w14:textId="790BF577">
            <w:pPr>
              <w:ind w:firstLine="400" w:firstLineChars="200"/>
              <w:rPr>
                <w:color w:val="000000"/>
                <w:sz w:val="20"/>
              </w:rPr>
            </w:pPr>
            <w:proofErr w:type="spellStart"/>
            <w:r w:rsidRPr="000B76F3">
              <w:rPr>
                <w:color w:val="000000"/>
                <w:sz w:val="20"/>
              </w:rPr>
              <w:t>RodP_HEV</w:t>
            </w:r>
            <w:proofErr w:type="spellEnd"/>
          </w:p>
        </w:tc>
        <w:tc>
          <w:tcPr>
            <w:tcW w:w="957" w:type="dxa"/>
            <w:tcBorders>
              <w:top w:val="nil"/>
              <w:left w:val="nil"/>
              <w:bottom w:val="nil"/>
              <w:right w:val="nil"/>
            </w:tcBorders>
            <w:shd w:val="clear" w:color="auto" w:fill="auto"/>
            <w:noWrap/>
            <w:vAlign w:val="bottom"/>
            <w:hideMark/>
          </w:tcPr>
          <w:p w:rsidRPr="000B76F3" w:rsidR="00AA2E54" w:rsidP="00952137" w:rsidRDefault="00AA2E54" w14:paraId="30299E0C" w14:textId="77777777">
            <w:pPr>
              <w:jc w:val="right"/>
              <w:rPr>
                <w:color w:val="000000"/>
                <w:sz w:val="20"/>
              </w:rPr>
            </w:pPr>
            <w:r w:rsidRPr="000B76F3">
              <w:rPr>
                <w:color w:val="000000"/>
                <w:sz w:val="20"/>
              </w:rPr>
              <w:t>9.8</w:t>
            </w:r>
          </w:p>
        </w:tc>
        <w:tc>
          <w:tcPr>
            <w:tcW w:w="956" w:type="dxa"/>
            <w:tcBorders>
              <w:top w:val="nil"/>
              <w:left w:val="nil"/>
              <w:bottom w:val="nil"/>
              <w:right w:val="nil"/>
            </w:tcBorders>
            <w:shd w:val="clear" w:color="auto" w:fill="auto"/>
            <w:noWrap/>
            <w:vAlign w:val="bottom"/>
            <w:hideMark/>
          </w:tcPr>
          <w:p w:rsidRPr="000B76F3" w:rsidR="00AA2E54" w:rsidP="00952137" w:rsidRDefault="00AA2E54" w14:paraId="47A0FE43" w14:textId="77777777">
            <w:pPr>
              <w:jc w:val="right"/>
              <w:rPr>
                <w:color w:val="000000"/>
                <w:sz w:val="20"/>
              </w:rPr>
            </w:pPr>
            <w:r w:rsidRPr="000B76F3">
              <w:rPr>
                <w:color w:val="000000"/>
                <w:sz w:val="20"/>
              </w:rPr>
              <w:t>9.9</w:t>
            </w:r>
          </w:p>
        </w:tc>
        <w:tc>
          <w:tcPr>
            <w:tcW w:w="955" w:type="dxa"/>
            <w:tcBorders>
              <w:top w:val="nil"/>
              <w:left w:val="nil"/>
              <w:bottom w:val="nil"/>
              <w:right w:val="nil"/>
            </w:tcBorders>
            <w:shd w:val="clear" w:color="auto" w:fill="auto"/>
            <w:noWrap/>
            <w:vAlign w:val="bottom"/>
            <w:hideMark/>
          </w:tcPr>
          <w:p w:rsidRPr="000B76F3" w:rsidR="00AA2E54" w:rsidP="00952137" w:rsidRDefault="00AA2E54" w14:paraId="06472A42" w14:textId="77777777">
            <w:pPr>
              <w:jc w:val="right"/>
              <w:rPr>
                <w:color w:val="000000"/>
                <w:sz w:val="20"/>
              </w:rPr>
            </w:pPr>
            <w:r w:rsidRPr="000B76F3">
              <w:rPr>
                <w:color w:val="000000"/>
                <w:sz w:val="20"/>
              </w:rPr>
              <w:t>8.6</w:t>
            </w:r>
          </w:p>
        </w:tc>
        <w:tc>
          <w:tcPr>
            <w:tcW w:w="955" w:type="dxa"/>
            <w:tcBorders>
              <w:top w:val="nil"/>
              <w:left w:val="nil"/>
              <w:bottom w:val="nil"/>
              <w:right w:val="nil"/>
            </w:tcBorders>
            <w:shd w:val="clear" w:color="auto" w:fill="auto"/>
            <w:noWrap/>
            <w:vAlign w:val="bottom"/>
            <w:hideMark/>
          </w:tcPr>
          <w:p w:rsidRPr="000B76F3" w:rsidR="00AA2E54" w:rsidP="00952137" w:rsidRDefault="00AA2E54" w14:paraId="732CD840" w14:textId="77777777">
            <w:pPr>
              <w:jc w:val="right"/>
              <w:rPr>
                <w:color w:val="000000"/>
                <w:sz w:val="20"/>
              </w:rPr>
            </w:pPr>
            <w:r w:rsidRPr="000B76F3">
              <w:rPr>
                <w:color w:val="000000"/>
                <w:sz w:val="20"/>
              </w:rPr>
              <w:t>15.2</w:t>
            </w:r>
          </w:p>
        </w:tc>
        <w:tc>
          <w:tcPr>
            <w:tcW w:w="955" w:type="dxa"/>
            <w:tcBorders>
              <w:top w:val="nil"/>
              <w:left w:val="nil"/>
              <w:bottom w:val="nil"/>
              <w:right w:val="nil"/>
            </w:tcBorders>
            <w:shd w:val="clear" w:color="auto" w:fill="auto"/>
            <w:noWrap/>
            <w:vAlign w:val="bottom"/>
            <w:hideMark/>
          </w:tcPr>
          <w:p w:rsidRPr="000B76F3" w:rsidR="00AA2E54" w:rsidP="00952137" w:rsidRDefault="00AA2E54" w14:paraId="1A710AE2" w14:textId="77777777">
            <w:pPr>
              <w:jc w:val="right"/>
              <w:rPr>
                <w:color w:val="000000"/>
                <w:sz w:val="20"/>
              </w:rPr>
            </w:pPr>
            <w:r w:rsidRPr="000B76F3">
              <w:rPr>
                <w:color w:val="000000"/>
                <w:sz w:val="20"/>
              </w:rPr>
              <w:t>23.0</w:t>
            </w:r>
          </w:p>
        </w:tc>
        <w:tc>
          <w:tcPr>
            <w:tcW w:w="955" w:type="dxa"/>
            <w:tcBorders>
              <w:top w:val="nil"/>
              <w:left w:val="nil"/>
              <w:bottom w:val="nil"/>
              <w:right w:val="nil"/>
            </w:tcBorders>
            <w:shd w:val="clear" w:color="auto" w:fill="auto"/>
            <w:noWrap/>
            <w:vAlign w:val="bottom"/>
            <w:hideMark/>
          </w:tcPr>
          <w:p w:rsidRPr="000B76F3" w:rsidR="00AA2E54" w:rsidP="00952137" w:rsidRDefault="00AA2E54" w14:paraId="7DBB4ED9" w14:textId="77777777">
            <w:pPr>
              <w:jc w:val="right"/>
              <w:rPr>
                <w:color w:val="000000"/>
                <w:sz w:val="20"/>
              </w:rPr>
            </w:pPr>
            <w:r w:rsidRPr="000B76F3">
              <w:rPr>
                <w:color w:val="000000"/>
                <w:sz w:val="20"/>
              </w:rPr>
              <w:t>12.4</w:t>
            </w:r>
          </w:p>
        </w:tc>
        <w:tc>
          <w:tcPr>
            <w:tcW w:w="955" w:type="dxa"/>
            <w:tcBorders>
              <w:top w:val="nil"/>
              <w:left w:val="nil"/>
              <w:bottom w:val="nil"/>
              <w:right w:val="nil"/>
            </w:tcBorders>
            <w:shd w:val="clear" w:color="auto" w:fill="auto"/>
            <w:noWrap/>
            <w:vAlign w:val="bottom"/>
            <w:hideMark/>
          </w:tcPr>
          <w:p w:rsidRPr="000B76F3" w:rsidR="00AA2E54" w:rsidP="00952137" w:rsidRDefault="00AA2E54" w14:paraId="15CCD75E" w14:textId="77777777">
            <w:pPr>
              <w:jc w:val="right"/>
              <w:rPr>
                <w:color w:val="000000"/>
                <w:sz w:val="20"/>
              </w:rPr>
            </w:pPr>
            <w:r w:rsidRPr="000B76F3">
              <w:rPr>
                <w:color w:val="000000"/>
                <w:sz w:val="20"/>
              </w:rPr>
              <w:t>11.2</w:t>
            </w:r>
          </w:p>
        </w:tc>
        <w:tc>
          <w:tcPr>
            <w:tcW w:w="910" w:type="dxa"/>
            <w:tcBorders>
              <w:top w:val="nil"/>
              <w:left w:val="nil"/>
              <w:bottom w:val="nil"/>
              <w:right w:val="nil"/>
            </w:tcBorders>
            <w:shd w:val="clear" w:color="auto" w:fill="auto"/>
            <w:noWrap/>
            <w:vAlign w:val="bottom"/>
            <w:hideMark/>
          </w:tcPr>
          <w:p w:rsidRPr="000B76F3" w:rsidR="00AA2E54" w:rsidP="00952137" w:rsidRDefault="00AA2E54" w14:paraId="6E6EE06D" w14:textId="77777777">
            <w:pPr>
              <w:jc w:val="right"/>
              <w:rPr>
                <w:color w:val="000000"/>
                <w:sz w:val="20"/>
              </w:rPr>
            </w:pPr>
            <w:r w:rsidRPr="000B76F3">
              <w:rPr>
                <w:color w:val="000000"/>
                <w:sz w:val="20"/>
              </w:rPr>
              <w:t>9.7</w:t>
            </w:r>
          </w:p>
        </w:tc>
      </w:tr>
      <w:tr w:rsidRPr="002121B9" w:rsidR="00AA2E54" w:rsidTr="00B124DA" w14:paraId="06D4A740" w14:textId="77777777">
        <w:trPr>
          <w:trHeight w:val="300"/>
        </w:trPr>
        <w:tc>
          <w:tcPr>
            <w:tcW w:w="1672" w:type="dxa"/>
            <w:tcBorders>
              <w:top w:val="nil"/>
              <w:left w:val="nil"/>
              <w:bottom w:val="double" w:color="auto" w:sz="6" w:space="0"/>
              <w:right w:val="nil"/>
            </w:tcBorders>
            <w:shd w:val="clear" w:color="auto" w:fill="auto"/>
            <w:noWrap/>
            <w:vAlign w:val="bottom"/>
            <w:hideMark/>
          </w:tcPr>
          <w:p w:rsidRPr="000B76F3" w:rsidR="00AA2E54" w:rsidP="00952137" w:rsidRDefault="00AA2E54" w14:paraId="7DA904C5" w14:textId="77777777">
            <w:pPr>
              <w:ind w:firstLine="400" w:firstLineChars="200"/>
              <w:rPr>
                <w:color w:val="000000"/>
                <w:sz w:val="20"/>
              </w:rPr>
            </w:pPr>
            <w:proofErr w:type="spellStart"/>
            <w:r w:rsidRPr="000B76F3">
              <w:rPr>
                <w:color w:val="000000"/>
                <w:sz w:val="20"/>
              </w:rPr>
              <w:t>RodP_FCEV</w:t>
            </w:r>
            <w:proofErr w:type="spellEnd"/>
          </w:p>
        </w:tc>
        <w:tc>
          <w:tcPr>
            <w:tcW w:w="957" w:type="dxa"/>
            <w:tcBorders>
              <w:top w:val="nil"/>
              <w:left w:val="nil"/>
              <w:bottom w:val="double" w:color="auto" w:sz="6" w:space="0"/>
              <w:right w:val="nil"/>
            </w:tcBorders>
            <w:shd w:val="clear" w:color="auto" w:fill="auto"/>
            <w:noWrap/>
            <w:vAlign w:val="bottom"/>
            <w:hideMark/>
          </w:tcPr>
          <w:p w:rsidRPr="000B76F3" w:rsidR="00AA2E54" w:rsidP="00952137" w:rsidRDefault="00AA2E54" w14:paraId="5828E71C" w14:textId="77777777">
            <w:pPr>
              <w:jc w:val="right"/>
              <w:rPr>
                <w:color w:val="000000"/>
                <w:sz w:val="20"/>
              </w:rPr>
            </w:pPr>
            <w:r w:rsidRPr="000B76F3">
              <w:rPr>
                <w:color w:val="000000"/>
                <w:sz w:val="20"/>
              </w:rPr>
              <w:t>13.0</w:t>
            </w:r>
          </w:p>
        </w:tc>
        <w:tc>
          <w:tcPr>
            <w:tcW w:w="956" w:type="dxa"/>
            <w:tcBorders>
              <w:top w:val="nil"/>
              <w:left w:val="nil"/>
              <w:bottom w:val="double" w:color="auto" w:sz="6" w:space="0"/>
              <w:right w:val="nil"/>
            </w:tcBorders>
            <w:shd w:val="clear" w:color="auto" w:fill="auto"/>
            <w:noWrap/>
            <w:vAlign w:val="bottom"/>
            <w:hideMark/>
          </w:tcPr>
          <w:p w:rsidRPr="000B76F3" w:rsidR="00AA2E54" w:rsidP="00952137" w:rsidRDefault="00AA2E54" w14:paraId="34370C97" w14:textId="77777777">
            <w:pPr>
              <w:jc w:val="right"/>
              <w:rPr>
                <w:color w:val="000000"/>
                <w:sz w:val="20"/>
              </w:rPr>
            </w:pPr>
            <w:r w:rsidRPr="000B76F3">
              <w:rPr>
                <w:color w:val="000000"/>
                <w:sz w:val="20"/>
              </w:rPr>
              <w:t>13.2</w:t>
            </w:r>
          </w:p>
        </w:tc>
        <w:tc>
          <w:tcPr>
            <w:tcW w:w="955" w:type="dxa"/>
            <w:tcBorders>
              <w:top w:val="nil"/>
              <w:left w:val="nil"/>
              <w:bottom w:val="double" w:color="auto" w:sz="6" w:space="0"/>
              <w:right w:val="nil"/>
            </w:tcBorders>
            <w:shd w:val="clear" w:color="auto" w:fill="auto"/>
            <w:noWrap/>
            <w:vAlign w:val="bottom"/>
            <w:hideMark/>
          </w:tcPr>
          <w:p w:rsidRPr="000B76F3" w:rsidR="00AA2E54" w:rsidP="00952137" w:rsidRDefault="00AA2E54" w14:paraId="3EEADA84" w14:textId="77777777">
            <w:pPr>
              <w:jc w:val="right"/>
              <w:rPr>
                <w:color w:val="000000"/>
                <w:sz w:val="20"/>
              </w:rPr>
            </w:pPr>
            <w:r w:rsidRPr="000B76F3">
              <w:rPr>
                <w:color w:val="000000"/>
                <w:sz w:val="20"/>
              </w:rPr>
              <w:t>11.4</w:t>
            </w:r>
          </w:p>
        </w:tc>
        <w:tc>
          <w:tcPr>
            <w:tcW w:w="955" w:type="dxa"/>
            <w:tcBorders>
              <w:top w:val="nil"/>
              <w:left w:val="nil"/>
              <w:bottom w:val="double" w:color="auto" w:sz="6" w:space="0"/>
              <w:right w:val="nil"/>
            </w:tcBorders>
            <w:shd w:val="clear" w:color="auto" w:fill="auto"/>
            <w:noWrap/>
            <w:vAlign w:val="bottom"/>
            <w:hideMark/>
          </w:tcPr>
          <w:p w:rsidRPr="000B76F3" w:rsidR="00AA2E54" w:rsidP="00952137" w:rsidRDefault="00AA2E54" w14:paraId="52CDD5BD" w14:textId="77777777">
            <w:pPr>
              <w:jc w:val="right"/>
              <w:rPr>
                <w:color w:val="000000"/>
                <w:sz w:val="20"/>
              </w:rPr>
            </w:pPr>
            <w:r w:rsidRPr="000B76F3">
              <w:rPr>
                <w:color w:val="000000"/>
                <w:sz w:val="20"/>
              </w:rPr>
              <w:t>20.3</w:t>
            </w:r>
          </w:p>
        </w:tc>
        <w:tc>
          <w:tcPr>
            <w:tcW w:w="955" w:type="dxa"/>
            <w:tcBorders>
              <w:top w:val="nil"/>
              <w:left w:val="nil"/>
              <w:bottom w:val="double" w:color="auto" w:sz="6" w:space="0"/>
              <w:right w:val="nil"/>
            </w:tcBorders>
            <w:shd w:val="clear" w:color="auto" w:fill="auto"/>
            <w:noWrap/>
            <w:vAlign w:val="bottom"/>
            <w:hideMark/>
          </w:tcPr>
          <w:p w:rsidRPr="000B76F3" w:rsidR="00AA2E54" w:rsidP="00952137" w:rsidRDefault="00AA2E54" w14:paraId="3D8DA10E" w14:textId="77777777">
            <w:pPr>
              <w:jc w:val="right"/>
              <w:rPr>
                <w:color w:val="000000"/>
                <w:sz w:val="20"/>
              </w:rPr>
            </w:pPr>
            <w:r w:rsidRPr="000B76F3">
              <w:rPr>
                <w:color w:val="000000"/>
                <w:sz w:val="20"/>
              </w:rPr>
              <w:t>30.7</w:t>
            </w:r>
          </w:p>
        </w:tc>
        <w:tc>
          <w:tcPr>
            <w:tcW w:w="955" w:type="dxa"/>
            <w:tcBorders>
              <w:top w:val="nil"/>
              <w:left w:val="nil"/>
              <w:bottom w:val="double" w:color="auto" w:sz="6" w:space="0"/>
              <w:right w:val="nil"/>
            </w:tcBorders>
            <w:shd w:val="clear" w:color="auto" w:fill="auto"/>
            <w:noWrap/>
            <w:vAlign w:val="bottom"/>
            <w:hideMark/>
          </w:tcPr>
          <w:p w:rsidRPr="000B76F3" w:rsidR="00AA2E54" w:rsidP="00952137" w:rsidRDefault="00AA2E54" w14:paraId="7D68776A" w14:textId="77777777">
            <w:pPr>
              <w:jc w:val="right"/>
              <w:rPr>
                <w:color w:val="000000"/>
                <w:sz w:val="20"/>
              </w:rPr>
            </w:pPr>
            <w:r w:rsidRPr="000B76F3">
              <w:rPr>
                <w:color w:val="000000"/>
                <w:sz w:val="20"/>
              </w:rPr>
              <w:t>16.6</w:t>
            </w:r>
          </w:p>
        </w:tc>
        <w:tc>
          <w:tcPr>
            <w:tcW w:w="955" w:type="dxa"/>
            <w:tcBorders>
              <w:top w:val="nil"/>
              <w:left w:val="nil"/>
              <w:bottom w:val="double" w:color="auto" w:sz="6" w:space="0"/>
              <w:right w:val="nil"/>
            </w:tcBorders>
            <w:shd w:val="clear" w:color="auto" w:fill="auto"/>
            <w:noWrap/>
            <w:vAlign w:val="bottom"/>
            <w:hideMark/>
          </w:tcPr>
          <w:p w:rsidRPr="000B76F3" w:rsidR="00AA2E54" w:rsidP="00952137" w:rsidRDefault="00AA2E54" w14:paraId="2BBA1BD7" w14:textId="77777777">
            <w:pPr>
              <w:jc w:val="right"/>
              <w:rPr>
                <w:color w:val="000000"/>
                <w:sz w:val="20"/>
              </w:rPr>
            </w:pPr>
            <w:r w:rsidRPr="000B76F3">
              <w:rPr>
                <w:color w:val="000000"/>
                <w:sz w:val="20"/>
              </w:rPr>
              <w:t>14.9</w:t>
            </w:r>
          </w:p>
        </w:tc>
        <w:tc>
          <w:tcPr>
            <w:tcW w:w="910" w:type="dxa"/>
            <w:tcBorders>
              <w:top w:val="nil"/>
              <w:left w:val="nil"/>
              <w:bottom w:val="double" w:color="auto" w:sz="6" w:space="0"/>
              <w:right w:val="nil"/>
            </w:tcBorders>
            <w:shd w:val="clear" w:color="auto" w:fill="auto"/>
            <w:noWrap/>
            <w:vAlign w:val="bottom"/>
            <w:hideMark/>
          </w:tcPr>
          <w:p w:rsidRPr="000B76F3" w:rsidR="00AA2E54" w:rsidP="00952137" w:rsidRDefault="00AA2E54" w14:paraId="1DCAC42D" w14:textId="77777777">
            <w:pPr>
              <w:jc w:val="right"/>
              <w:rPr>
                <w:color w:val="000000"/>
                <w:sz w:val="20"/>
              </w:rPr>
            </w:pPr>
            <w:r w:rsidRPr="000B76F3">
              <w:rPr>
                <w:color w:val="000000"/>
                <w:sz w:val="20"/>
              </w:rPr>
              <w:t>12.9</w:t>
            </w:r>
          </w:p>
        </w:tc>
      </w:tr>
    </w:tbl>
    <w:p w:rsidR="00AA2E54" w:rsidP="00AA2E54" w:rsidRDefault="00AA2E54" w14:paraId="2720FEDE" w14:textId="77777777">
      <w:pPr>
        <w:pStyle w:val="Source1"/>
        <w:rPr>
          <w:rStyle w:val="footnotemark"/>
          <w:rFonts w:eastAsia="MS Mincho"/>
          <w:color w:val="auto"/>
          <w:sz w:val="20"/>
          <w:vertAlign w:val="baseline"/>
        </w:rPr>
      </w:pPr>
      <w:r>
        <w:rPr>
          <w:rStyle w:val="footnotemark"/>
          <w:rFonts w:eastAsia="MS Mincho"/>
          <w:color w:val="auto"/>
          <w:sz w:val="20"/>
          <w:vertAlign w:val="baseline"/>
        </w:rPr>
        <w:t>Note:</w:t>
      </w:r>
      <w:r>
        <w:rPr>
          <w:rStyle w:val="footnotemark"/>
          <w:rFonts w:eastAsia="MS Mincho"/>
          <w:color w:val="auto"/>
          <w:sz w:val="20"/>
          <w:vertAlign w:val="baseline"/>
        </w:rPr>
        <w:tab/>
      </w:r>
      <w:r w:rsidRPr="008E0A62">
        <w:rPr>
          <w:rStyle w:val="footnotemark"/>
          <w:rFonts w:eastAsia="MS Mincho"/>
          <w:color w:val="auto"/>
          <w:sz w:val="20"/>
          <w:vertAlign w:val="baseline"/>
        </w:rPr>
        <w:t xml:space="preserve">Data </w:t>
      </w:r>
      <w:r>
        <w:rPr>
          <w:rStyle w:val="footnotemark"/>
          <w:rFonts w:eastAsia="MS Mincho"/>
          <w:color w:val="auto"/>
          <w:sz w:val="20"/>
          <w:vertAlign w:val="baseline"/>
        </w:rPr>
        <w:t>are</w:t>
      </w:r>
      <w:r w:rsidRPr="008E0A62">
        <w:rPr>
          <w:rStyle w:val="footnotemark"/>
          <w:rFonts w:eastAsia="MS Mincho"/>
          <w:color w:val="auto"/>
          <w:sz w:val="20"/>
          <w:vertAlign w:val="baseline"/>
        </w:rPr>
        <w:t xml:space="preserve"> from GCAM</w:t>
      </w:r>
      <w:r>
        <w:rPr>
          <w:rStyle w:val="footnotemark"/>
          <w:rFonts w:eastAsia="MS Mincho"/>
          <w:color w:val="auto"/>
          <w:sz w:val="20"/>
          <w:vertAlign w:val="baseline"/>
        </w:rPr>
        <w:t xml:space="preserve"> </w:t>
      </w:r>
      <w:r w:rsidRPr="008E0A62">
        <w:rPr>
          <w:rStyle w:val="footnotemark"/>
          <w:rFonts w:eastAsia="MS Mincho"/>
          <w:color w:val="auto"/>
          <w:sz w:val="20"/>
          <w:vertAlign w:val="baseline"/>
        </w:rPr>
        <w:t>4.2 and AEO201</w:t>
      </w:r>
      <w:r>
        <w:rPr>
          <w:rStyle w:val="footnotemark"/>
          <w:rFonts w:eastAsia="MS Mincho"/>
          <w:color w:val="auto"/>
          <w:sz w:val="20"/>
          <w:vertAlign w:val="baseline"/>
        </w:rPr>
        <w:t>9</w:t>
      </w:r>
      <w:r w:rsidRPr="008E0A62">
        <w:rPr>
          <w:rStyle w:val="footnotemark"/>
          <w:rFonts w:eastAsia="MS Mincho"/>
          <w:color w:val="auto"/>
          <w:sz w:val="20"/>
          <w:vertAlign w:val="baseline"/>
        </w:rPr>
        <w:t xml:space="preserve"> and processed by the author</w:t>
      </w:r>
      <w:r>
        <w:rPr>
          <w:rStyle w:val="footnotemark"/>
          <w:rFonts w:eastAsia="MS Mincho"/>
          <w:color w:val="auto"/>
          <w:sz w:val="20"/>
          <w:vertAlign w:val="baseline"/>
        </w:rPr>
        <w:t>s</w:t>
      </w:r>
      <w:r w:rsidRPr="008E0A62">
        <w:rPr>
          <w:rStyle w:val="footnotemark"/>
          <w:rFonts w:eastAsia="MS Mincho"/>
          <w:color w:val="auto"/>
          <w:sz w:val="20"/>
          <w:vertAlign w:val="baseline"/>
        </w:rPr>
        <w:t xml:space="preserve">. Fuel economy is </w:t>
      </w:r>
      <w:r>
        <w:t>the average fuel economy from all class and types</w:t>
      </w:r>
      <w:r w:rsidRPr="008E0A62">
        <w:rPr>
          <w:rStyle w:val="footnotemark"/>
          <w:rFonts w:eastAsia="MS Mincho"/>
          <w:color w:val="auto"/>
          <w:sz w:val="20"/>
          <w:vertAlign w:val="baseline"/>
        </w:rPr>
        <w:t>. Fuel econom</w:t>
      </w:r>
      <w:r>
        <w:rPr>
          <w:rStyle w:val="footnotemark"/>
          <w:rFonts w:eastAsia="MS Mincho"/>
          <w:color w:val="auto"/>
          <w:sz w:val="20"/>
          <w:vertAlign w:val="baseline"/>
        </w:rPr>
        <w:t>y</w:t>
      </w:r>
      <w:r w:rsidRPr="008E0A62">
        <w:rPr>
          <w:rStyle w:val="footnotemark"/>
          <w:rFonts w:eastAsia="MS Mincho"/>
          <w:color w:val="auto"/>
          <w:sz w:val="20"/>
          <w:vertAlign w:val="baseline"/>
        </w:rPr>
        <w:t xml:space="preserve"> grow</w:t>
      </w:r>
      <w:r>
        <w:rPr>
          <w:rStyle w:val="footnotemark"/>
          <w:rFonts w:eastAsia="MS Mincho"/>
          <w:color w:val="auto"/>
          <w:sz w:val="20"/>
          <w:vertAlign w:val="baseline"/>
        </w:rPr>
        <w:t>s</w:t>
      </w:r>
      <w:r w:rsidRPr="008E0A62">
        <w:rPr>
          <w:rStyle w:val="footnotemark"/>
          <w:rFonts w:eastAsia="MS Mincho"/>
          <w:color w:val="auto"/>
          <w:sz w:val="20"/>
          <w:vertAlign w:val="baseline"/>
        </w:rPr>
        <w:t xml:space="preserve"> gradually from 2015 t</w:t>
      </w:r>
      <w:r>
        <w:rPr>
          <w:rStyle w:val="footnotemark"/>
          <w:rFonts w:eastAsia="MS Mincho"/>
          <w:color w:val="auto"/>
          <w:sz w:val="20"/>
          <w:vertAlign w:val="baseline"/>
        </w:rPr>
        <w:t>hrough</w:t>
      </w:r>
      <w:r w:rsidRPr="008E0A62">
        <w:rPr>
          <w:rStyle w:val="footnotemark"/>
          <w:rFonts w:eastAsia="MS Mincho"/>
          <w:color w:val="auto"/>
          <w:sz w:val="20"/>
          <w:vertAlign w:val="baseline"/>
        </w:rPr>
        <w:t xml:space="preserve"> 2050 </w:t>
      </w:r>
      <w:proofErr w:type="gramStart"/>
      <w:r w:rsidRPr="008E0A62">
        <w:rPr>
          <w:rStyle w:val="footnotemark"/>
          <w:rFonts w:eastAsia="MS Mincho"/>
          <w:color w:val="auto"/>
          <w:sz w:val="20"/>
          <w:vertAlign w:val="baseline"/>
        </w:rPr>
        <w:t>as a result of</w:t>
      </w:r>
      <w:proofErr w:type="gramEnd"/>
      <w:r w:rsidRPr="008E0A62">
        <w:rPr>
          <w:rStyle w:val="footnotemark"/>
          <w:rFonts w:eastAsia="MS Mincho"/>
          <w:color w:val="auto"/>
          <w:sz w:val="20"/>
          <w:vertAlign w:val="baseline"/>
        </w:rPr>
        <w:t xml:space="preserve"> energy </w:t>
      </w:r>
      <w:r>
        <w:t xml:space="preserve">efficiency </w:t>
      </w:r>
      <w:r w:rsidRPr="008E0A62">
        <w:rPr>
          <w:rStyle w:val="footnotemark"/>
          <w:rFonts w:eastAsia="MS Mincho"/>
          <w:color w:val="auto"/>
          <w:sz w:val="20"/>
          <w:vertAlign w:val="baseline"/>
        </w:rPr>
        <w:t xml:space="preserve">improvements. </w:t>
      </w:r>
    </w:p>
    <w:p w:rsidRPr="007978C1" w:rsidR="007E16B0" w:rsidP="007978C1" w:rsidRDefault="002B7FE3" w14:paraId="68E608A9" w14:textId="2C643B02">
      <w:pPr>
        <w:pStyle w:val="FigureTitle"/>
        <w:rPr>
          <w:rStyle w:val="footnotemark"/>
          <w:rFonts w:eastAsia="MS Mincho"/>
          <w:color w:val="auto"/>
          <w:sz w:val="24"/>
          <w:vertAlign w:val="baseline"/>
        </w:rPr>
      </w:pPr>
      <w:bookmarkStart w:name="_Toc120007909" w:id="262"/>
      <w:r w:rsidRPr="007978C1">
        <w:rPr>
          <w:rStyle w:val="footnotemark"/>
          <w:rFonts w:eastAsia="MS Mincho"/>
          <w:color w:val="auto"/>
          <w:sz w:val="24"/>
          <w:vertAlign w:val="baseline"/>
        </w:rPr>
        <w:t>Figure 6-</w:t>
      </w:r>
      <w:r w:rsidRPr="007978C1" w:rsidR="001B755A">
        <w:rPr>
          <w:rStyle w:val="footnotemark"/>
          <w:rFonts w:eastAsia="MS Mincho"/>
          <w:color w:val="auto"/>
          <w:sz w:val="24"/>
          <w:vertAlign w:val="baseline"/>
        </w:rPr>
        <w:t>1</w:t>
      </w:r>
      <w:r w:rsidRPr="007978C1" w:rsidR="00E542AB">
        <w:rPr>
          <w:rStyle w:val="footnotemark"/>
          <w:rFonts w:eastAsia="MS Mincho"/>
          <w:color w:val="auto"/>
          <w:sz w:val="24"/>
          <w:vertAlign w:val="baseline"/>
        </w:rPr>
        <w:t xml:space="preserve">. Fuel Economy </w:t>
      </w:r>
      <w:r w:rsidRPr="007978C1" w:rsidR="00AF48E8">
        <w:rPr>
          <w:rStyle w:val="footnotemark"/>
          <w:rFonts w:eastAsia="MS Mincho"/>
          <w:color w:val="auto"/>
          <w:sz w:val="24"/>
          <w:vertAlign w:val="baseline"/>
        </w:rPr>
        <w:t xml:space="preserve">by Technology </w:t>
      </w:r>
      <w:r w:rsidRPr="007978C1" w:rsidR="006B19C0">
        <w:rPr>
          <w:rStyle w:val="footnotemark"/>
          <w:rFonts w:eastAsia="MS Mincho"/>
          <w:color w:val="auto"/>
          <w:sz w:val="24"/>
          <w:vertAlign w:val="baseline"/>
        </w:rPr>
        <w:t xml:space="preserve">and </w:t>
      </w:r>
      <w:r w:rsidRPr="007978C1" w:rsidR="00196EDF">
        <w:rPr>
          <w:rStyle w:val="footnotemark"/>
          <w:rFonts w:eastAsia="MS Mincho"/>
          <w:color w:val="auto"/>
          <w:sz w:val="24"/>
          <w:vertAlign w:val="baseline"/>
        </w:rPr>
        <w:t>Efficiency St</w:t>
      </w:r>
      <w:r w:rsidRPr="007978C1" w:rsidR="00AF48E8">
        <w:rPr>
          <w:rStyle w:val="footnotemark"/>
          <w:rFonts w:eastAsia="MS Mincho"/>
          <w:color w:val="auto"/>
          <w:sz w:val="24"/>
          <w:vertAlign w:val="baseline"/>
        </w:rPr>
        <w:t xml:space="preserve">andard </w:t>
      </w:r>
      <w:r w:rsidRPr="007978C1" w:rsidR="00E542AB">
        <w:rPr>
          <w:rStyle w:val="footnotemark"/>
          <w:rFonts w:eastAsia="MS Mincho"/>
          <w:color w:val="auto"/>
          <w:sz w:val="24"/>
          <w:vertAlign w:val="baseline"/>
        </w:rPr>
        <w:t xml:space="preserve">for </w:t>
      </w:r>
      <w:r w:rsidRPr="007978C1" w:rsidR="00736B5F">
        <w:rPr>
          <w:rStyle w:val="footnotemark"/>
          <w:rFonts w:eastAsia="MS Mincho"/>
          <w:color w:val="auto"/>
          <w:sz w:val="24"/>
          <w:vertAlign w:val="baseline"/>
        </w:rPr>
        <w:t>O</w:t>
      </w:r>
      <w:r w:rsidRPr="007978C1" w:rsidR="004B6465">
        <w:rPr>
          <w:rStyle w:val="footnotemark"/>
          <w:rFonts w:eastAsia="MS Mincho"/>
          <w:color w:val="auto"/>
          <w:sz w:val="24"/>
          <w:vertAlign w:val="baseline"/>
        </w:rPr>
        <w:t>n-</w:t>
      </w:r>
      <w:r w:rsidRPr="007978C1" w:rsidR="00736B5F">
        <w:rPr>
          <w:rStyle w:val="footnotemark"/>
          <w:rFonts w:eastAsia="MS Mincho"/>
          <w:color w:val="auto"/>
          <w:sz w:val="24"/>
          <w:vertAlign w:val="baseline"/>
        </w:rPr>
        <w:t>R</w:t>
      </w:r>
      <w:r w:rsidRPr="007978C1" w:rsidR="004B6465">
        <w:rPr>
          <w:rStyle w:val="footnotemark"/>
          <w:rFonts w:eastAsia="MS Mincho"/>
          <w:color w:val="auto"/>
          <w:sz w:val="24"/>
          <w:vertAlign w:val="baseline"/>
        </w:rPr>
        <w:t xml:space="preserve">oad </w:t>
      </w:r>
      <w:r w:rsidRPr="007978C1" w:rsidR="00736B5F">
        <w:rPr>
          <w:rStyle w:val="footnotemark"/>
          <w:rFonts w:eastAsia="MS Mincho"/>
          <w:color w:val="auto"/>
          <w:sz w:val="24"/>
          <w:vertAlign w:val="baseline"/>
        </w:rPr>
        <w:t>T</w:t>
      </w:r>
      <w:r w:rsidRPr="007978C1" w:rsidR="004B6465">
        <w:rPr>
          <w:rStyle w:val="footnotemark"/>
          <w:rFonts w:eastAsia="MS Mincho"/>
          <w:color w:val="auto"/>
          <w:sz w:val="24"/>
          <w:vertAlign w:val="baseline"/>
        </w:rPr>
        <w:t>ransportation</w:t>
      </w:r>
      <w:r w:rsidRPr="007978C1" w:rsidR="00736B5F">
        <w:rPr>
          <w:rStyle w:val="footnotemark"/>
          <w:rFonts w:eastAsia="MS Mincho"/>
          <w:color w:val="auto"/>
          <w:sz w:val="24"/>
          <w:vertAlign w:val="baseline"/>
        </w:rPr>
        <w:t xml:space="preserve"> in USA from 2010</w:t>
      </w:r>
      <w:r w:rsidR="00B124DA">
        <w:rPr>
          <w:rStyle w:val="footnotemark"/>
          <w:rFonts w:ascii="Calibri" w:hAnsi="Calibri" w:eastAsia="MS Mincho" w:cs="Calibri"/>
          <w:color w:val="auto"/>
          <w:sz w:val="24"/>
          <w:vertAlign w:val="baseline"/>
        </w:rPr>
        <w:t>–</w:t>
      </w:r>
      <w:r w:rsidRPr="007978C1" w:rsidR="00736B5F">
        <w:rPr>
          <w:rStyle w:val="footnotemark"/>
          <w:rFonts w:eastAsia="MS Mincho"/>
          <w:color w:val="auto"/>
          <w:sz w:val="24"/>
          <w:vertAlign w:val="baseline"/>
        </w:rPr>
        <w:t>2050</w:t>
      </w:r>
      <w:r w:rsidRPr="007978C1" w:rsidR="00AF48E8">
        <w:rPr>
          <w:rStyle w:val="footnotemark"/>
          <w:rFonts w:eastAsia="MS Mincho"/>
          <w:color w:val="auto"/>
          <w:sz w:val="24"/>
          <w:vertAlign w:val="baseline"/>
        </w:rPr>
        <w:t xml:space="preserve"> (</w:t>
      </w:r>
      <w:r w:rsidRPr="007978C1" w:rsidR="005675CE">
        <w:rPr>
          <w:rStyle w:val="footnotemark"/>
          <w:rFonts w:eastAsia="MS Mincho"/>
          <w:color w:val="auto"/>
          <w:sz w:val="24"/>
          <w:vertAlign w:val="baseline"/>
        </w:rPr>
        <w:t>mile/gallon oil</w:t>
      </w:r>
      <w:r w:rsidRPr="007978C1" w:rsidR="00AF48E8">
        <w:rPr>
          <w:rStyle w:val="footnotemark"/>
          <w:rFonts w:eastAsia="MS Mincho"/>
          <w:color w:val="auto"/>
          <w:sz w:val="24"/>
          <w:vertAlign w:val="baseline"/>
        </w:rPr>
        <w:t>-e)</w:t>
      </w:r>
      <w:bookmarkEnd w:id="262"/>
    </w:p>
    <w:p w:rsidR="00A75161" w:rsidRDefault="00676E13" w14:paraId="4FF65CE8" w14:textId="38225B8C">
      <w:pPr>
        <w:pStyle w:val="Source1"/>
        <w:rPr>
          <w:rStyle w:val="footnotemark"/>
          <w:rFonts w:eastAsia="MS Mincho"/>
          <w:color w:val="auto"/>
          <w:sz w:val="20"/>
          <w:vertAlign w:val="baseline"/>
        </w:rPr>
      </w:pPr>
      <w:r>
        <w:rPr>
          <w:noProof/>
        </w:rPr>
        <w:drawing>
          <wp:inline distT="0" distB="0" distL="0" distR="0" wp14:anchorId="191ED46A" wp14:editId="144E9538">
            <wp:extent cx="5943600" cy="3962400"/>
            <wp:effectExtent l="0" t="0" r="0" b="0"/>
            <wp:docPr id="1981386417" name="Picture 198138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2400"/>
                    </a:xfrm>
                    <a:prstGeom prst="rect">
                      <a:avLst/>
                    </a:prstGeom>
                  </pic:spPr>
                </pic:pic>
              </a:graphicData>
            </a:graphic>
          </wp:inline>
        </w:drawing>
      </w:r>
    </w:p>
    <w:p w:rsidR="008F0E0B" w:rsidP="00AA2E54" w:rsidRDefault="00B15EC1" w14:paraId="00985F2A" w14:textId="77777777">
      <w:pPr>
        <w:pStyle w:val="BodyText"/>
      </w:pPr>
      <w:r>
        <w:t>A</w:t>
      </w:r>
      <w:r w:rsidRPr="00733E59" w:rsidR="00AA2E54">
        <w:t xml:space="preserve"> markup factor </w:t>
      </w:r>
      <w:r w:rsidR="00AA2E54">
        <w:t xml:space="preserve">is incorporated </w:t>
      </w:r>
      <w:r w:rsidRPr="00733E59" w:rsidR="00AA2E54">
        <w:t xml:space="preserve">for AFVs </w:t>
      </w:r>
      <w:r w:rsidR="00AA2E54">
        <w:t xml:space="preserve">to reflect the relative costs of </w:t>
      </w:r>
      <w:r w:rsidRPr="00733E59" w:rsidR="00AA2E54">
        <w:t>AFV</w:t>
      </w:r>
      <w:r w:rsidR="00AA2E54">
        <w:t>s over time relative to</w:t>
      </w:r>
      <w:r w:rsidRPr="00733E59" w:rsidR="00AA2E54">
        <w:t xml:space="preserve"> </w:t>
      </w:r>
      <w:r w:rsidR="00A06F54">
        <w:t xml:space="preserve">costs of </w:t>
      </w:r>
      <w:r w:rsidRPr="00733E59" w:rsidR="00AA2E54">
        <w:t>conventional vehicles</w:t>
      </w:r>
      <w:r w:rsidR="00A06F54">
        <w:t xml:space="preserve"> in the base</w:t>
      </w:r>
      <w:r w:rsidR="00D41C9B">
        <w:t xml:space="preserve"> </w:t>
      </w:r>
      <w:r w:rsidR="00A06F54">
        <w:t>year</w:t>
      </w:r>
      <w:r w:rsidRPr="00733E59" w:rsidR="00AA2E54">
        <w:t xml:space="preserve">. </w:t>
      </w:r>
      <w:r w:rsidR="00AA2E54">
        <w:t xml:space="preserve">The </w:t>
      </w:r>
      <w:r w:rsidRPr="00733E59" w:rsidR="00AA2E54">
        <w:t xml:space="preserve">AFV total unit production cost </w:t>
      </w:r>
      <w:r w:rsidR="00AA2E54">
        <w:t>from</w:t>
      </w:r>
      <w:r w:rsidRPr="00733E59" w:rsidR="00AA2E54">
        <w:t xml:space="preserve"> 2015 t</w:t>
      </w:r>
      <w:r w:rsidR="00AA2E54">
        <w:t>hrough</w:t>
      </w:r>
      <w:r w:rsidRPr="00733E59" w:rsidR="00AA2E54">
        <w:t xml:space="preserve"> 2050 </w:t>
      </w:r>
      <w:r w:rsidR="00AA2E54">
        <w:t>was</w:t>
      </w:r>
      <w:r w:rsidRPr="00733E59" w:rsidR="00AA2E54">
        <w:t xml:space="preserve"> </w:t>
      </w:r>
      <w:r w:rsidR="00AA2E54">
        <w:t>gathered</w:t>
      </w:r>
      <w:r w:rsidRPr="00733E59" w:rsidR="00AA2E54">
        <w:t xml:space="preserve"> from the simulated results </w:t>
      </w:r>
      <w:r w:rsidR="00AA2E54">
        <w:t xml:space="preserve">in the reference case </w:t>
      </w:r>
      <w:r w:rsidRPr="00733E59" w:rsidR="00AA2E54">
        <w:t xml:space="preserve">from </w:t>
      </w:r>
      <w:r w:rsidR="00AA2E54">
        <w:t xml:space="preserve">GCAM </w:t>
      </w:r>
      <w:r w:rsidRPr="00733E59" w:rsidR="00AA2E54">
        <w:t>4.2</w:t>
      </w:r>
      <w:r w:rsidR="00AA2E54">
        <w:t>,</w:t>
      </w:r>
      <w:r w:rsidRPr="00733E59" w:rsidR="00AA2E54">
        <w:t xml:space="preserve"> where </w:t>
      </w:r>
      <w:r w:rsidR="00170066">
        <w:t xml:space="preserve">VMT </w:t>
      </w:r>
      <w:r w:rsidRPr="00733E59" w:rsidR="00AA2E54">
        <w:t xml:space="preserve">in 2015 </w:t>
      </w:r>
      <w:r w:rsidR="00AA2E54">
        <w:t>w</w:t>
      </w:r>
      <w:r w:rsidR="00170066">
        <w:t>as</w:t>
      </w:r>
      <w:r w:rsidRPr="00733E59" w:rsidR="00AA2E54">
        <w:t xml:space="preserve"> </w:t>
      </w:r>
      <w:r w:rsidR="00AA2E54">
        <w:t xml:space="preserve">again </w:t>
      </w:r>
      <w:r w:rsidRPr="00733E59" w:rsidR="00AA2E54">
        <w:t>used as the weight</w:t>
      </w:r>
      <w:r w:rsidR="00AA2E54">
        <w:t>s</w:t>
      </w:r>
      <w:r w:rsidRPr="00733E59" w:rsidR="00AA2E54">
        <w:t xml:space="preserve"> for </w:t>
      </w:r>
      <w:r w:rsidR="00AA2E54">
        <w:t xml:space="preserve">both </w:t>
      </w:r>
      <w:r w:rsidRPr="00733E59" w:rsidR="00AA2E54">
        <w:t xml:space="preserve">aggregation and averaging. </w:t>
      </w:r>
      <w:r w:rsidRPr="006A6A28" w:rsidR="00AA2E54">
        <w:t xml:space="preserve">Figure </w:t>
      </w:r>
      <w:r w:rsidR="00AA2E54">
        <w:t>6</w:t>
      </w:r>
      <w:r w:rsidRPr="006A6A28" w:rsidR="00AA2E54">
        <w:t>-</w:t>
      </w:r>
      <w:r w:rsidR="001B755A">
        <w:t>2</w:t>
      </w:r>
      <w:r w:rsidRPr="001B7757" w:rsidR="00AA2E54">
        <w:t xml:space="preserve"> shows</w:t>
      </w:r>
      <w:r w:rsidRPr="00733E59" w:rsidR="00AA2E54">
        <w:t xml:space="preserve"> </w:t>
      </w:r>
      <w:r w:rsidR="00AA2E54">
        <w:t xml:space="preserve">the projected </w:t>
      </w:r>
      <w:r w:rsidRPr="00733E59" w:rsidR="00AA2E54">
        <w:t xml:space="preserve">total unit production cost </w:t>
      </w:r>
      <w:r w:rsidR="00AA2E54">
        <w:t xml:space="preserve">of </w:t>
      </w:r>
      <w:r w:rsidRPr="00733E59" w:rsidR="00AA2E54">
        <w:t>AFV</w:t>
      </w:r>
      <w:r w:rsidR="00AA2E54">
        <w:t>s</w:t>
      </w:r>
      <w:r w:rsidRPr="00733E59" w:rsidR="00AA2E54">
        <w:t xml:space="preserve"> from 201</w:t>
      </w:r>
      <w:r w:rsidR="00AA2E54">
        <w:t>0</w:t>
      </w:r>
      <w:r w:rsidRPr="00733E59" w:rsidR="00AA2E54">
        <w:t xml:space="preserve"> t</w:t>
      </w:r>
      <w:r w:rsidR="00AA2E54">
        <w:t>hrough</w:t>
      </w:r>
      <w:r w:rsidRPr="00733E59" w:rsidR="00AA2E54">
        <w:t xml:space="preserve"> 2050 for </w:t>
      </w:r>
      <w:r w:rsidR="00AA2E54">
        <w:t>the</w:t>
      </w:r>
      <w:r w:rsidRPr="00733E59" w:rsidR="00AA2E54">
        <w:t xml:space="preserve"> U</w:t>
      </w:r>
      <w:r w:rsidR="00AA2E54">
        <w:t>nited States</w:t>
      </w:r>
      <w:r w:rsidRPr="00733E59" w:rsidR="00AA2E54">
        <w:t xml:space="preserve">. The unit cost </w:t>
      </w:r>
      <w:r w:rsidR="00AA2E54">
        <w:t>is high</w:t>
      </w:r>
      <w:r w:rsidRPr="00733E59" w:rsidR="00AA2E54">
        <w:t xml:space="preserve"> in the earlier periods</w:t>
      </w:r>
      <w:r w:rsidR="00AA2E54">
        <w:t xml:space="preserve"> and</w:t>
      </w:r>
      <w:r w:rsidRPr="00733E59" w:rsidR="00AA2E54">
        <w:t xml:space="preserve"> then decline</w:t>
      </w:r>
      <w:r w:rsidR="00AA2E54">
        <w:t>s</w:t>
      </w:r>
      <w:r w:rsidRPr="00733E59" w:rsidR="00AA2E54">
        <w:t xml:space="preserve"> gradually over time due to projected technological improvements. The cost for </w:t>
      </w:r>
      <w:r w:rsidR="00AA2E54">
        <w:t xml:space="preserve">FCEV and </w:t>
      </w:r>
      <w:r w:rsidRPr="00733E59" w:rsidR="00AA2E54">
        <w:t xml:space="preserve">BEV </w:t>
      </w:r>
      <w:r w:rsidR="00AA2E54">
        <w:t>shows</w:t>
      </w:r>
      <w:r w:rsidRPr="00733E59" w:rsidR="00AA2E54">
        <w:t xml:space="preserve"> a</w:t>
      </w:r>
    </w:p>
    <w:p w:rsidR="008F0E0B" w:rsidP="008F0E0B" w:rsidRDefault="008F0E0B" w14:paraId="708771FF" w14:textId="77777777">
      <w:pPr>
        <w:pStyle w:val="TableTitle"/>
        <w:rPr>
          <w:rStyle w:val="footnotemark"/>
          <w:rFonts w:eastAsiaTheme="minorEastAsia"/>
          <w:sz w:val="20"/>
        </w:rPr>
      </w:pPr>
      <w:bookmarkStart w:name="_Toc120007949" w:id="263"/>
      <w:r w:rsidRPr="00733E59">
        <w:t xml:space="preserve">Table </w:t>
      </w:r>
      <w:r>
        <w:t>6</w:t>
      </w:r>
      <w:r w:rsidRPr="00733E59">
        <w:t>-</w:t>
      </w:r>
      <w:r>
        <w:t>7.</w:t>
      </w:r>
      <w:r>
        <w:tab/>
      </w:r>
      <w:r w:rsidRPr="00733E59">
        <w:t xml:space="preserve">Input </w:t>
      </w:r>
      <w:r>
        <w:t>C</w:t>
      </w:r>
      <w:r w:rsidRPr="00733E59">
        <w:t xml:space="preserve">ost </w:t>
      </w:r>
      <w:r>
        <w:t>S</w:t>
      </w:r>
      <w:r w:rsidRPr="00733E59">
        <w:t>hare</w:t>
      </w:r>
      <w:r>
        <w:t>s</w:t>
      </w:r>
      <w:r w:rsidRPr="00733E59">
        <w:t xml:space="preserve"> of </w:t>
      </w:r>
      <w:r>
        <w:t xml:space="preserve">OEVs and </w:t>
      </w:r>
      <w:r w:rsidRPr="00733E59">
        <w:t>AFVs in the U</w:t>
      </w:r>
      <w:r>
        <w:t>nited States</w:t>
      </w:r>
      <w:bookmarkEnd w:id="263"/>
      <w:r>
        <w:rPr>
          <w:rStyle w:val="footnotemark"/>
          <w:rFonts w:eastAsiaTheme="minorEastAsia"/>
          <w:sz w:val="20"/>
        </w:rPr>
        <w:t xml:space="preserve"> </w:t>
      </w:r>
    </w:p>
    <w:tbl>
      <w:tblPr>
        <w:tblStyle w:val="TableFormat2"/>
        <w:tblW w:w="8774" w:type="dxa"/>
        <w:tblLook w:val="04A0" w:firstRow="1" w:lastRow="0" w:firstColumn="1" w:lastColumn="0" w:noHBand="0" w:noVBand="1"/>
      </w:tblPr>
      <w:tblGrid>
        <w:gridCol w:w="1675"/>
        <w:gridCol w:w="576"/>
        <w:gridCol w:w="576"/>
        <w:gridCol w:w="576"/>
        <w:gridCol w:w="639"/>
        <w:gridCol w:w="581"/>
        <w:gridCol w:w="621"/>
        <w:gridCol w:w="576"/>
        <w:gridCol w:w="722"/>
        <w:gridCol w:w="760"/>
        <w:gridCol w:w="866"/>
        <w:gridCol w:w="606"/>
      </w:tblGrid>
      <w:tr w:rsidRPr="001426C5" w:rsidR="008F0E0B" w:rsidTr="00585C8B" w14:paraId="4905A575" w14:textId="77777777">
        <w:trPr>
          <w:cnfStyle w:val="100000000000" w:firstRow="1" w:lastRow="0" w:firstColumn="0" w:lastColumn="0" w:oddVBand="0" w:evenVBand="0" w:oddHBand="0" w:evenHBand="0" w:firstRowFirstColumn="0" w:firstRowLastColumn="0" w:lastRowFirstColumn="0" w:lastRowLastColumn="0"/>
          <w:trHeight w:val="300"/>
        </w:trPr>
        <w:tc>
          <w:tcPr>
            <w:tcW w:w="1675" w:type="dxa"/>
            <w:vMerge w:val="restart"/>
            <w:hideMark/>
          </w:tcPr>
          <w:p w:rsidRPr="001426C5" w:rsidR="008F0E0B" w:rsidP="00096E94" w:rsidRDefault="008F0E0B" w14:paraId="172D3622" w14:textId="77777777">
            <w:pPr>
              <w:rPr>
                <w:color w:val="000000"/>
                <w:sz w:val="20"/>
              </w:rPr>
            </w:pPr>
            <w:r w:rsidRPr="001426C5">
              <w:rPr>
                <w:color w:val="000000"/>
                <w:sz w:val="20"/>
              </w:rPr>
              <w:t> </w:t>
            </w:r>
          </w:p>
        </w:tc>
        <w:tc>
          <w:tcPr>
            <w:tcW w:w="2367" w:type="dxa"/>
            <w:gridSpan w:val="4"/>
            <w:tcBorders>
              <w:bottom w:val="nil"/>
            </w:tcBorders>
            <w:hideMark/>
          </w:tcPr>
          <w:p w:rsidRPr="001426C5" w:rsidR="008F0E0B" w:rsidP="00096E94" w:rsidRDefault="008F0E0B" w14:paraId="3C8263FC" w14:textId="77777777">
            <w:pPr>
              <w:jc w:val="center"/>
              <w:rPr>
                <w:b/>
                <w:bCs/>
                <w:color w:val="000000"/>
                <w:sz w:val="20"/>
              </w:rPr>
            </w:pPr>
            <w:r w:rsidRPr="001426C5">
              <w:rPr>
                <w:b/>
                <w:bCs/>
                <w:color w:val="000000"/>
                <w:sz w:val="20"/>
              </w:rPr>
              <w:t>Energy</w:t>
            </w:r>
          </w:p>
        </w:tc>
        <w:tc>
          <w:tcPr>
            <w:tcW w:w="2500" w:type="dxa"/>
            <w:gridSpan w:val="4"/>
            <w:tcBorders>
              <w:bottom w:val="nil"/>
            </w:tcBorders>
            <w:hideMark/>
          </w:tcPr>
          <w:p w:rsidRPr="001426C5" w:rsidR="008F0E0B" w:rsidP="00096E94" w:rsidRDefault="008F0E0B" w14:paraId="714285C6" w14:textId="77777777">
            <w:pPr>
              <w:jc w:val="center"/>
              <w:rPr>
                <w:b/>
                <w:bCs/>
                <w:color w:val="000000"/>
                <w:sz w:val="20"/>
              </w:rPr>
            </w:pPr>
            <w:r w:rsidRPr="001426C5">
              <w:rPr>
                <w:b/>
                <w:bCs/>
                <w:color w:val="000000"/>
                <w:sz w:val="20"/>
              </w:rPr>
              <w:t>Materials Bundle (Intermediate Goods)</w:t>
            </w:r>
          </w:p>
        </w:tc>
        <w:tc>
          <w:tcPr>
            <w:tcW w:w="760" w:type="dxa"/>
            <w:vMerge w:val="restart"/>
            <w:vAlign w:val="bottom"/>
            <w:hideMark/>
          </w:tcPr>
          <w:p w:rsidRPr="001426C5" w:rsidR="008F0E0B" w:rsidP="00096E94" w:rsidRDefault="008F0E0B" w14:paraId="2012E4DC" w14:textId="77777777">
            <w:pPr>
              <w:jc w:val="center"/>
              <w:rPr>
                <w:b/>
                <w:bCs/>
                <w:color w:val="000000"/>
                <w:sz w:val="20"/>
              </w:rPr>
            </w:pPr>
            <w:r w:rsidRPr="001426C5">
              <w:rPr>
                <w:b/>
                <w:bCs/>
                <w:color w:val="000000"/>
                <w:sz w:val="20"/>
              </w:rPr>
              <w:t>Labor</w:t>
            </w:r>
          </w:p>
        </w:tc>
        <w:tc>
          <w:tcPr>
            <w:tcW w:w="866" w:type="dxa"/>
            <w:vMerge w:val="restart"/>
            <w:vAlign w:val="bottom"/>
            <w:hideMark/>
          </w:tcPr>
          <w:p w:rsidRPr="001426C5" w:rsidR="008F0E0B" w:rsidP="00096E94" w:rsidRDefault="008F0E0B" w14:paraId="0FE27D01" w14:textId="77777777">
            <w:pPr>
              <w:jc w:val="center"/>
              <w:rPr>
                <w:b/>
                <w:bCs/>
                <w:color w:val="000000"/>
                <w:sz w:val="20"/>
              </w:rPr>
            </w:pPr>
            <w:r w:rsidRPr="001426C5">
              <w:rPr>
                <w:b/>
                <w:bCs/>
                <w:color w:val="000000"/>
                <w:sz w:val="20"/>
              </w:rPr>
              <w:t>Capital</w:t>
            </w:r>
          </w:p>
        </w:tc>
        <w:tc>
          <w:tcPr>
            <w:tcW w:w="606" w:type="dxa"/>
            <w:vMerge w:val="restart"/>
            <w:vAlign w:val="bottom"/>
            <w:hideMark/>
          </w:tcPr>
          <w:p w:rsidRPr="001426C5" w:rsidR="008F0E0B" w:rsidP="00096E94" w:rsidRDefault="008F0E0B" w14:paraId="7EE241DD" w14:textId="77777777">
            <w:pPr>
              <w:jc w:val="center"/>
              <w:rPr>
                <w:b/>
                <w:bCs/>
                <w:color w:val="000000"/>
                <w:sz w:val="20"/>
              </w:rPr>
            </w:pPr>
            <w:r w:rsidRPr="001426C5">
              <w:rPr>
                <w:b/>
                <w:bCs/>
                <w:color w:val="000000"/>
                <w:sz w:val="20"/>
              </w:rPr>
              <w:t>Sum</w:t>
            </w:r>
          </w:p>
        </w:tc>
      </w:tr>
      <w:tr w:rsidRPr="001426C5" w:rsidR="008F0E0B" w:rsidTr="00585C8B" w14:paraId="35782F70" w14:textId="77777777">
        <w:trPr>
          <w:trHeight w:val="336"/>
        </w:trPr>
        <w:tc>
          <w:tcPr>
            <w:tcW w:w="1675" w:type="dxa"/>
            <w:vMerge/>
            <w:tcBorders>
              <w:top w:val="single" w:color="auto" w:sz="4" w:space="0"/>
              <w:bottom w:val="single" w:color="auto" w:sz="4" w:space="0"/>
            </w:tcBorders>
            <w:hideMark/>
          </w:tcPr>
          <w:p w:rsidRPr="001426C5" w:rsidR="008F0E0B" w:rsidP="00096E94" w:rsidRDefault="008F0E0B" w14:paraId="78A9622D" w14:textId="77777777">
            <w:pPr>
              <w:rPr>
                <w:color w:val="000000"/>
                <w:sz w:val="20"/>
              </w:rPr>
            </w:pPr>
          </w:p>
        </w:tc>
        <w:tc>
          <w:tcPr>
            <w:tcW w:w="576" w:type="dxa"/>
            <w:tcBorders>
              <w:top w:val="nil"/>
              <w:bottom w:val="single" w:color="auto" w:sz="4" w:space="0"/>
            </w:tcBorders>
            <w:hideMark/>
          </w:tcPr>
          <w:p w:rsidRPr="001426C5" w:rsidR="008F0E0B" w:rsidP="00096E94" w:rsidRDefault="008F0E0B" w14:paraId="15284F09" w14:textId="77777777">
            <w:pPr>
              <w:jc w:val="center"/>
              <w:rPr>
                <w:b/>
                <w:bCs/>
                <w:color w:val="000000"/>
                <w:sz w:val="20"/>
              </w:rPr>
            </w:pPr>
            <w:proofErr w:type="spellStart"/>
            <w:r w:rsidRPr="001426C5">
              <w:rPr>
                <w:b/>
                <w:bCs/>
                <w:color w:val="000000"/>
                <w:sz w:val="20"/>
              </w:rPr>
              <w:t>Ele</w:t>
            </w:r>
            <w:proofErr w:type="spellEnd"/>
            <w:r w:rsidRPr="001426C5">
              <w:rPr>
                <w:b/>
                <w:bCs/>
                <w:color w:val="000000"/>
                <w:sz w:val="20"/>
              </w:rPr>
              <w:t xml:space="preserve"> </w:t>
            </w:r>
          </w:p>
        </w:tc>
        <w:tc>
          <w:tcPr>
            <w:tcW w:w="576" w:type="dxa"/>
            <w:tcBorders>
              <w:top w:val="nil"/>
              <w:bottom w:val="single" w:color="auto" w:sz="4" w:space="0"/>
            </w:tcBorders>
            <w:hideMark/>
          </w:tcPr>
          <w:p w:rsidRPr="001426C5" w:rsidR="008F0E0B" w:rsidP="00096E94" w:rsidRDefault="008F0E0B" w14:paraId="466CDB52" w14:textId="77777777">
            <w:pPr>
              <w:jc w:val="center"/>
              <w:rPr>
                <w:b/>
                <w:bCs/>
                <w:color w:val="000000"/>
                <w:sz w:val="20"/>
              </w:rPr>
            </w:pPr>
            <w:r w:rsidRPr="001426C5">
              <w:rPr>
                <w:b/>
                <w:bCs/>
                <w:color w:val="000000"/>
                <w:sz w:val="20"/>
              </w:rPr>
              <w:t xml:space="preserve">Gas </w:t>
            </w:r>
          </w:p>
        </w:tc>
        <w:tc>
          <w:tcPr>
            <w:tcW w:w="576" w:type="dxa"/>
            <w:tcBorders>
              <w:top w:val="nil"/>
              <w:bottom w:val="single" w:color="auto" w:sz="4" w:space="0"/>
            </w:tcBorders>
            <w:hideMark/>
          </w:tcPr>
          <w:p w:rsidRPr="001426C5" w:rsidR="008F0E0B" w:rsidP="00096E94" w:rsidRDefault="008F0E0B" w14:paraId="5926A477" w14:textId="77777777">
            <w:pPr>
              <w:jc w:val="center"/>
              <w:rPr>
                <w:b/>
                <w:bCs/>
                <w:color w:val="000000"/>
                <w:sz w:val="20"/>
              </w:rPr>
            </w:pPr>
            <w:r w:rsidRPr="001426C5">
              <w:rPr>
                <w:b/>
                <w:bCs/>
                <w:color w:val="000000"/>
                <w:sz w:val="20"/>
              </w:rPr>
              <w:t xml:space="preserve">Oil </w:t>
            </w:r>
          </w:p>
        </w:tc>
        <w:tc>
          <w:tcPr>
            <w:tcW w:w="639" w:type="dxa"/>
            <w:tcBorders>
              <w:top w:val="nil"/>
              <w:bottom w:val="single" w:color="auto" w:sz="4" w:space="0"/>
            </w:tcBorders>
            <w:hideMark/>
          </w:tcPr>
          <w:p w:rsidRPr="001426C5" w:rsidR="008F0E0B" w:rsidP="00096E94" w:rsidRDefault="008F0E0B" w14:paraId="3A80549A" w14:textId="77777777">
            <w:pPr>
              <w:jc w:val="center"/>
              <w:rPr>
                <w:b/>
                <w:bCs/>
                <w:color w:val="000000"/>
                <w:sz w:val="20"/>
              </w:rPr>
            </w:pPr>
            <w:proofErr w:type="spellStart"/>
            <w:r w:rsidRPr="001426C5">
              <w:rPr>
                <w:b/>
                <w:bCs/>
                <w:color w:val="000000"/>
                <w:sz w:val="20"/>
              </w:rPr>
              <w:t>Biof</w:t>
            </w:r>
            <w:r w:rsidRPr="001426C5">
              <w:rPr>
                <w:b/>
                <w:bCs/>
                <w:color w:val="000000"/>
                <w:sz w:val="20"/>
                <w:vertAlign w:val="superscript"/>
              </w:rPr>
              <w:t>a</w:t>
            </w:r>
            <w:proofErr w:type="spellEnd"/>
          </w:p>
        </w:tc>
        <w:tc>
          <w:tcPr>
            <w:tcW w:w="581" w:type="dxa"/>
            <w:tcBorders>
              <w:top w:val="nil"/>
              <w:bottom w:val="single" w:color="auto" w:sz="4" w:space="0"/>
            </w:tcBorders>
            <w:hideMark/>
          </w:tcPr>
          <w:p w:rsidRPr="001426C5" w:rsidR="008F0E0B" w:rsidP="00096E94" w:rsidRDefault="008F0E0B" w14:paraId="683A7CF2" w14:textId="77777777">
            <w:pPr>
              <w:jc w:val="center"/>
              <w:rPr>
                <w:b/>
                <w:bCs/>
                <w:color w:val="000000"/>
                <w:sz w:val="20"/>
              </w:rPr>
            </w:pPr>
            <w:proofErr w:type="spellStart"/>
            <w:r w:rsidRPr="001426C5">
              <w:rPr>
                <w:b/>
                <w:bCs/>
                <w:color w:val="000000"/>
                <w:sz w:val="20"/>
              </w:rPr>
              <w:t>Eim</w:t>
            </w:r>
            <w:proofErr w:type="spellEnd"/>
            <w:r w:rsidRPr="001426C5">
              <w:rPr>
                <w:b/>
                <w:bCs/>
                <w:color w:val="000000"/>
                <w:sz w:val="20"/>
              </w:rPr>
              <w:t xml:space="preserve"> </w:t>
            </w:r>
          </w:p>
        </w:tc>
        <w:tc>
          <w:tcPr>
            <w:tcW w:w="621" w:type="dxa"/>
            <w:tcBorders>
              <w:top w:val="nil"/>
              <w:bottom w:val="single" w:color="auto" w:sz="4" w:space="0"/>
            </w:tcBorders>
            <w:hideMark/>
          </w:tcPr>
          <w:p w:rsidRPr="001426C5" w:rsidR="008F0E0B" w:rsidP="00096E94" w:rsidRDefault="008F0E0B" w14:paraId="26D84A6C" w14:textId="77777777">
            <w:pPr>
              <w:jc w:val="center"/>
              <w:rPr>
                <w:b/>
                <w:bCs/>
                <w:color w:val="000000"/>
                <w:sz w:val="20"/>
              </w:rPr>
            </w:pPr>
            <w:r w:rsidRPr="001426C5">
              <w:rPr>
                <w:b/>
                <w:bCs/>
                <w:color w:val="000000"/>
                <w:sz w:val="20"/>
              </w:rPr>
              <w:t xml:space="preserve">Man </w:t>
            </w:r>
          </w:p>
        </w:tc>
        <w:tc>
          <w:tcPr>
            <w:tcW w:w="576" w:type="dxa"/>
            <w:tcBorders>
              <w:top w:val="nil"/>
              <w:bottom w:val="single" w:color="auto" w:sz="4" w:space="0"/>
            </w:tcBorders>
            <w:hideMark/>
          </w:tcPr>
          <w:p w:rsidRPr="001426C5" w:rsidR="008F0E0B" w:rsidP="00096E94" w:rsidRDefault="008F0E0B" w14:paraId="52ABEA66" w14:textId="77777777">
            <w:pPr>
              <w:jc w:val="center"/>
              <w:rPr>
                <w:b/>
                <w:bCs/>
                <w:color w:val="000000"/>
                <w:sz w:val="20"/>
              </w:rPr>
            </w:pPr>
            <w:proofErr w:type="spellStart"/>
            <w:r w:rsidRPr="001426C5">
              <w:rPr>
                <w:b/>
                <w:bCs/>
                <w:color w:val="000000"/>
                <w:sz w:val="20"/>
              </w:rPr>
              <w:t>Srv</w:t>
            </w:r>
            <w:proofErr w:type="spellEnd"/>
            <w:r w:rsidRPr="001426C5">
              <w:rPr>
                <w:b/>
                <w:bCs/>
                <w:color w:val="000000"/>
                <w:sz w:val="20"/>
              </w:rPr>
              <w:t xml:space="preserve"> </w:t>
            </w:r>
          </w:p>
        </w:tc>
        <w:tc>
          <w:tcPr>
            <w:tcW w:w="722" w:type="dxa"/>
            <w:tcBorders>
              <w:top w:val="nil"/>
              <w:bottom w:val="single" w:color="auto" w:sz="4" w:space="0"/>
            </w:tcBorders>
            <w:hideMark/>
          </w:tcPr>
          <w:p w:rsidRPr="001426C5" w:rsidR="008F0E0B" w:rsidP="00096E94" w:rsidRDefault="008F0E0B" w14:paraId="284C2ABD" w14:textId="77777777">
            <w:pPr>
              <w:jc w:val="center"/>
              <w:rPr>
                <w:b/>
                <w:bCs/>
                <w:color w:val="000000"/>
                <w:sz w:val="20"/>
              </w:rPr>
            </w:pPr>
            <w:proofErr w:type="spellStart"/>
            <w:r w:rsidRPr="001426C5">
              <w:rPr>
                <w:b/>
                <w:bCs/>
                <w:color w:val="000000"/>
                <w:sz w:val="20"/>
              </w:rPr>
              <w:t>Tran</w:t>
            </w:r>
            <w:r w:rsidRPr="001426C5">
              <w:rPr>
                <w:b/>
                <w:bCs/>
                <w:color w:val="000000"/>
                <w:sz w:val="20"/>
                <w:vertAlign w:val="superscript"/>
              </w:rPr>
              <w:t>b</w:t>
            </w:r>
            <w:proofErr w:type="spellEnd"/>
            <w:r w:rsidRPr="001426C5">
              <w:rPr>
                <w:b/>
                <w:bCs/>
                <w:color w:val="000000"/>
                <w:sz w:val="20"/>
              </w:rPr>
              <w:t xml:space="preserve"> </w:t>
            </w:r>
          </w:p>
        </w:tc>
        <w:tc>
          <w:tcPr>
            <w:tcW w:w="760" w:type="dxa"/>
            <w:vMerge/>
            <w:tcBorders>
              <w:top w:val="nil"/>
              <w:bottom w:val="single" w:color="auto" w:sz="4" w:space="0"/>
            </w:tcBorders>
            <w:hideMark/>
          </w:tcPr>
          <w:p w:rsidRPr="001426C5" w:rsidR="008F0E0B" w:rsidP="00096E94" w:rsidRDefault="008F0E0B" w14:paraId="0D106CC7" w14:textId="77777777">
            <w:pPr>
              <w:rPr>
                <w:b/>
                <w:bCs/>
                <w:color w:val="000000"/>
                <w:sz w:val="20"/>
              </w:rPr>
            </w:pPr>
          </w:p>
        </w:tc>
        <w:tc>
          <w:tcPr>
            <w:tcW w:w="866" w:type="dxa"/>
            <w:vMerge/>
            <w:tcBorders>
              <w:top w:val="nil"/>
              <w:bottom w:val="single" w:color="auto" w:sz="4" w:space="0"/>
            </w:tcBorders>
            <w:hideMark/>
          </w:tcPr>
          <w:p w:rsidRPr="001426C5" w:rsidR="008F0E0B" w:rsidP="00096E94" w:rsidRDefault="008F0E0B" w14:paraId="4A29D925" w14:textId="77777777">
            <w:pPr>
              <w:rPr>
                <w:b/>
                <w:bCs/>
                <w:color w:val="000000"/>
                <w:sz w:val="20"/>
              </w:rPr>
            </w:pPr>
          </w:p>
        </w:tc>
        <w:tc>
          <w:tcPr>
            <w:tcW w:w="606" w:type="dxa"/>
            <w:vMerge/>
            <w:tcBorders>
              <w:top w:val="nil"/>
              <w:bottom w:val="single" w:color="auto" w:sz="4" w:space="0"/>
            </w:tcBorders>
            <w:hideMark/>
          </w:tcPr>
          <w:p w:rsidRPr="001426C5" w:rsidR="008F0E0B" w:rsidP="00096E94" w:rsidRDefault="008F0E0B" w14:paraId="427C4BE4" w14:textId="77777777">
            <w:pPr>
              <w:rPr>
                <w:b/>
                <w:bCs/>
                <w:color w:val="000000"/>
                <w:sz w:val="20"/>
              </w:rPr>
            </w:pPr>
          </w:p>
        </w:tc>
      </w:tr>
      <w:tr w:rsidRPr="001426C5" w:rsidR="008F0E0B" w:rsidTr="00096E94" w14:paraId="20883EA9" w14:textId="77777777">
        <w:trPr>
          <w:trHeight w:val="288"/>
        </w:trPr>
        <w:tc>
          <w:tcPr>
            <w:tcW w:w="8774" w:type="dxa"/>
            <w:gridSpan w:val="12"/>
            <w:hideMark/>
          </w:tcPr>
          <w:p w:rsidRPr="001426C5" w:rsidR="008F0E0B" w:rsidP="00096E94" w:rsidRDefault="008F0E0B" w14:paraId="5EC0ABB6" w14:textId="77777777">
            <w:pPr>
              <w:rPr>
                <w:color w:val="000000"/>
                <w:sz w:val="20"/>
              </w:rPr>
            </w:pPr>
            <w:r w:rsidRPr="001426C5">
              <w:rPr>
                <w:color w:val="000000"/>
                <w:sz w:val="20"/>
              </w:rPr>
              <w:t>Light-duty vehicle</w:t>
            </w:r>
          </w:p>
        </w:tc>
      </w:tr>
      <w:tr w:rsidRPr="001426C5" w:rsidR="008F0E0B" w:rsidTr="00096E94" w14:paraId="604F84F3" w14:textId="77777777">
        <w:trPr>
          <w:trHeight w:val="276"/>
        </w:trPr>
        <w:tc>
          <w:tcPr>
            <w:tcW w:w="1675" w:type="dxa"/>
            <w:hideMark/>
          </w:tcPr>
          <w:p w:rsidRPr="001426C5" w:rsidR="008F0E0B" w:rsidP="00096E94" w:rsidRDefault="008F0E0B" w14:paraId="25D88F32" w14:textId="77777777">
            <w:pPr>
              <w:ind w:firstLine="400" w:firstLineChars="200"/>
              <w:rPr>
                <w:color w:val="000000"/>
                <w:sz w:val="20"/>
              </w:rPr>
            </w:pPr>
            <w:proofErr w:type="spellStart"/>
            <w:r w:rsidRPr="001426C5">
              <w:rPr>
                <w:color w:val="000000"/>
                <w:sz w:val="20"/>
              </w:rPr>
              <w:t>Auto_OEV</w:t>
            </w:r>
            <w:proofErr w:type="spellEnd"/>
          </w:p>
        </w:tc>
        <w:tc>
          <w:tcPr>
            <w:tcW w:w="576" w:type="dxa"/>
            <w:hideMark/>
          </w:tcPr>
          <w:p w:rsidRPr="001426C5" w:rsidR="008F0E0B" w:rsidP="00096E94" w:rsidRDefault="008F0E0B" w14:paraId="7FFA34AC" w14:textId="77777777">
            <w:pPr>
              <w:rPr>
                <w:color w:val="000000"/>
                <w:sz w:val="20"/>
              </w:rPr>
            </w:pPr>
            <w:r w:rsidRPr="001426C5">
              <w:rPr>
                <w:color w:val="000000"/>
                <w:sz w:val="20"/>
              </w:rPr>
              <w:t> </w:t>
            </w:r>
          </w:p>
        </w:tc>
        <w:tc>
          <w:tcPr>
            <w:tcW w:w="576" w:type="dxa"/>
            <w:hideMark/>
          </w:tcPr>
          <w:p w:rsidRPr="001426C5" w:rsidR="008F0E0B" w:rsidP="00096E94" w:rsidRDefault="008F0E0B" w14:paraId="3CC39D93" w14:textId="77777777">
            <w:pPr>
              <w:rPr>
                <w:color w:val="000000"/>
                <w:sz w:val="20"/>
              </w:rPr>
            </w:pPr>
            <w:r w:rsidRPr="001426C5">
              <w:rPr>
                <w:color w:val="000000"/>
                <w:sz w:val="20"/>
              </w:rPr>
              <w:t> </w:t>
            </w:r>
          </w:p>
        </w:tc>
        <w:tc>
          <w:tcPr>
            <w:tcW w:w="576" w:type="dxa"/>
            <w:hideMark/>
          </w:tcPr>
          <w:p w:rsidRPr="001426C5" w:rsidR="008F0E0B" w:rsidP="00096E94" w:rsidRDefault="008F0E0B" w14:paraId="3780EA3E" w14:textId="77777777">
            <w:pPr>
              <w:jc w:val="right"/>
              <w:rPr>
                <w:color w:val="000000"/>
                <w:sz w:val="20"/>
              </w:rPr>
            </w:pPr>
            <w:r w:rsidRPr="001426C5">
              <w:rPr>
                <w:color w:val="000000"/>
                <w:sz w:val="20"/>
              </w:rPr>
              <w:t>0.18</w:t>
            </w:r>
          </w:p>
        </w:tc>
        <w:tc>
          <w:tcPr>
            <w:tcW w:w="639" w:type="dxa"/>
            <w:hideMark/>
          </w:tcPr>
          <w:p w:rsidRPr="001426C5" w:rsidR="008F0E0B" w:rsidP="00096E94" w:rsidRDefault="008F0E0B" w14:paraId="67A71E31" w14:textId="77777777">
            <w:pPr>
              <w:jc w:val="right"/>
              <w:rPr>
                <w:color w:val="000000"/>
                <w:sz w:val="20"/>
              </w:rPr>
            </w:pPr>
            <w:r w:rsidRPr="001426C5">
              <w:rPr>
                <w:color w:val="000000"/>
                <w:sz w:val="20"/>
              </w:rPr>
              <w:t>0.01</w:t>
            </w:r>
          </w:p>
        </w:tc>
        <w:tc>
          <w:tcPr>
            <w:tcW w:w="581" w:type="dxa"/>
            <w:hideMark/>
          </w:tcPr>
          <w:p w:rsidRPr="001426C5" w:rsidR="008F0E0B" w:rsidP="00096E94" w:rsidRDefault="008F0E0B" w14:paraId="113E3D8F" w14:textId="77777777">
            <w:pPr>
              <w:rPr>
                <w:color w:val="000000"/>
                <w:sz w:val="20"/>
              </w:rPr>
            </w:pPr>
            <w:r w:rsidRPr="001426C5">
              <w:rPr>
                <w:color w:val="000000"/>
                <w:sz w:val="20"/>
              </w:rPr>
              <w:t> </w:t>
            </w:r>
          </w:p>
        </w:tc>
        <w:tc>
          <w:tcPr>
            <w:tcW w:w="621" w:type="dxa"/>
            <w:hideMark/>
          </w:tcPr>
          <w:p w:rsidRPr="001426C5" w:rsidR="008F0E0B" w:rsidP="00096E94" w:rsidRDefault="008F0E0B" w14:paraId="1BCC3ED0" w14:textId="77777777">
            <w:pPr>
              <w:rPr>
                <w:color w:val="000000"/>
                <w:sz w:val="20"/>
              </w:rPr>
            </w:pPr>
            <w:r w:rsidRPr="001426C5">
              <w:rPr>
                <w:color w:val="000000"/>
                <w:sz w:val="20"/>
              </w:rPr>
              <w:t> </w:t>
            </w:r>
          </w:p>
        </w:tc>
        <w:tc>
          <w:tcPr>
            <w:tcW w:w="576" w:type="dxa"/>
            <w:hideMark/>
          </w:tcPr>
          <w:p w:rsidRPr="001426C5" w:rsidR="008F0E0B" w:rsidP="00096E94" w:rsidRDefault="008F0E0B" w14:paraId="05927D52" w14:textId="77777777">
            <w:pPr>
              <w:jc w:val="right"/>
              <w:rPr>
                <w:color w:val="000000"/>
                <w:sz w:val="20"/>
              </w:rPr>
            </w:pPr>
            <w:r w:rsidRPr="001426C5">
              <w:rPr>
                <w:color w:val="000000"/>
                <w:sz w:val="20"/>
              </w:rPr>
              <w:t>0.37</w:t>
            </w:r>
          </w:p>
        </w:tc>
        <w:tc>
          <w:tcPr>
            <w:tcW w:w="722" w:type="dxa"/>
            <w:hideMark/>
          </w:tcPr>
          <w:p w:rsidRPr="001426C5" w:rsidR="008F0E0B" w:rsidP="00096E94" w:rsidRDefault="008F0E0B" w14:paraId="5FDE5867" w14:textId="77777777">
            <w:pPr>
              <w:rPr>
                <w:color w:val="000000"/>
                <w:sz w:val="20"/>
              </w:rPr>
            </w:pPr>
            <w:r w:rsidRPr="001426C5">
              <w:rPr>
                <w:color w:val="000000"/>
                <w:sz w:val="20"/>
              </w:rPr>
              <w:t> </w:t>
            </w:r>
          </w:p>
        </w:tc>
        <w:tc>
          <w:tcPr>
            <w:tcW w:w="760" w:type="dxa"/>
            <w:hideMark/>
          </w:tcPr>
          <w:p w:rsidRPr="001426C5" w:rsidR="008F0E0B" w:rsidP="00096E94" w:rsidRDefault="008F0E0B" w14:paraId="6FF2484C" w14:textId="77777777">
            <w:pPr>
              <w:rPr>
                <w:color w:val="000000"/>
                <w:sz w:val="20"/>
              </w:rPr>
            </w:pPr>
            <w:r w:rsidRPr="001426C5">
              <w:rPr>
                <w:color w:val="000000"/>
                <w:sz w:val="20"/>
              </w:rPr>
              <w:t> </w:t>
            </w:r>
          </w:p>
        </w:tc>
        <w:tc>
          <w:tcPr>
            <w:tcW w:w="866" w:type="dxa"/>
            <w:hideMark/>
          </w:tcPr>
          <w:p w:rsidRPr="001426C5" w:rsidR="008F0E0B" w:rsidP="00096E94" w:rsidRDefault="008F0E0B" w14:paraId="3CCC867E" w14:textId="77777777">
            <w:pPr>
              <w:jc w:val="right"/>
              <w:rPr>
                <w:color w:val="000000"/>
                <w:sz w:val="20"/>
              </w:rPr>
            </w:pPr>
            <w:r w:rsidRPr="001426C5">
              <w:rPr>
                <w:color w:val="000000"/>
                <w:sz w:val="20"/>
              </w:rPr>
              <w:t>0.43</w:t>
            </w:r>
          </w:p>
        </w:tc>
        <w:tc>
          <w:tcPr>
            <w:tcW w:w="606" w:type="dxa"/>
            <w:hideMark/>
          </w:tcPr>
          <w:p w:rsidRPr="001426C5" w:rsidR="008F0E0B" w:rsidP="00096E94" w:rsidRDefault="008F0E0B" w14:paraId="0D50656B" w14:textId="77777777">
            <w:pPr>
              <w:jc w:val="right"/>
              <w:rPr>
                <w:color w:val="000000"/>
                <w:sz w:val="20"/>
              </w:rPr>
            </w:pPr>
            <w:r w:rsidRPr="001426C5">
              <w:rPr>
                <w:color w:val="000000"/>
                <w:sz w:val="20"/>
              </w:rPr>
              <w:t>1.00</w:t>
            </w:r>
          </w:p>
        </w:tc>
      </w:tr>
      <w:tr w:rsidRPr="001426C5" w:rsidR="008F0E0B" w:rsidTr="00096E94" w14:paraId="20AE67DF" w14:textId="77777777">
        <w:trPr>
          <w:trHeight w:val="276"/>
        </w:trPr>
        <w:tc>
          <w:tcPr>
            <w:tcW w:w="1675" w:type="dxa"/>
            <w:hideMark/>
          </w:tcPr>
          <w:p w:rsidRPr="001426C5" w:rsidR="008F0E0B" w:rsidP="00096E94" w:rsidRDefault="008F0E0B" w14:paraId="65AC3844" w14:textId="77777777">
            <w:pPr>
              <w:ind w:firstLine="400" w:firstLineChars="200"/>
              <w:rPr>
                <w:color w:val="000000"/>
                <w:sz w:val="20"/>
              </w:rPr>
            </w:pPr>
            <w:proofErr w:type="spellStart"/>
            <w:r w:rsidRPr="001426C5">
              <w:rPr>
                <w:color w:val="000000"/>
                <w:sz w:val="20"/>
              </w:rPr>
              <w:t>Auto_GasV</w:t>
            </w:r>
            <w:proofErr w:type="spellEnd"/>
          </w:p>
        </w:tc>
        <w:tc>
          <w:tcPr>
            <w:tcW w:w="576" w:type="dxa"/>
            <w:hideMark/>
          </w:tcPr>
          <w:p w:rsidRPr="001426C5" w:rsidR="008F0E0B" w:rsidP="00096E94" w:rsidRDefault="008F0E0B" w14:paraId="1AF76850" w14:textId="77777777">
            <w:pPr>
              <w:rPr>
                <w:color w:val="000000"/>
                <w:sz w:val="20"/>
              </w:rPr>
            </w:pPr>
            <w:r w:rsidRPr="001426C5">
              <w:rPr>
                <w:color w:val="000000"/>
                <w:sz w:val="20"/>
              </w:rPr>
              <w:t> </w:t>
            </w:r>
          </w:p>
        </w:tc>
        <w:tc>
          <w:tcPr>
            <w:tcW w:w="576" w:type="dxa"/>
            <w:hideMark/>
          </w:tcPr>
          <w:p w:rsidRPr="001426C5" w:rsidR="008F0E0B" w:rsidP="00096E94" w:rsidRDefault="008F0E0B" w14:paraId="20699636"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0DB46498" w14:textId="77777777">
            <w:pPr>
              <w:jc w:val="right"/>
              <w:rPr>
                <w:color w:val="000000"/>
                <w:sz w:val="20"/>
              </w:rPr>
            </w:pPr>
            <w:r w:rsidRPr="001426C5">
              <w:rPr>
                <w:color w:val="000000"/>
                <w:sz w:val="20"/>
              </w:rPr>
              <w:t>0.02</w:t>
            </w:r>
          </w:p>
        </w:tc>
        <w:tc>
          <w:tcPr>
            <w:tcW w:w="639" w:type="dxa"/>
            <w:hideMark/>
          </w:tcPr>
          <w:p w:rsidRPr="001426C5" w:rsidR="008F0E0B" w:rsidP="00096E94" w:rsidRDefault="008F0E0B" w14:paraId="5C83DFED" w14:textId="77777777">
            <w:pPr>
              <w:rPr>
                <w:color w:val="000000"/>
                <w:sz w:val="20"/>
              </w:rPr>
            </w:pPr>
            <w:r w:rsidRPr="001426C5">
              <w:rPr>
                <w:color w:val="000000"/>
                <w:sz w:val="20"/>
              </w:rPr>
              <w:t> </w:t>
            </w:r>
          </w:p>
        </w:tc>
        <w:tc>
          <w:tcPr>
            <w:tcW w:w="581" w:type="dxa"/>
            <w:hideMark/>
          </w:tcPr>
          <w:p w:rsidRPr="001426C5" w:rsidR="008F0E0B" w:rsidP="00096E94" w:rsidRDefault="008F0E0B" w14:paraId="4A327697" w14:textId="77777777">
            <w:pPr>
              <w:rPr>
                <w:color w:val="000000"/>
                <w:sz w:val="20"/>
              </w:rPr>
            </w:pPr>
          </w:p>
        </w:tc>
        <w:tc>
          <w:tcPr>
            <w:tcW w:w="621" w:type="dxa"/>
            <w:hideMark/>
          </w:tcPr>
          <w:p w:rsidRPr="001426C5" w:rsidR="008F0E0B" w:rsidP="00096E94" w:rsidRDefault="008F0E0B" w14:paraId="0CFC637D" w14:textId="77777777">
            <w:pPr>
              <w:rPr>
                <w:sz w:val="20"/>
              </w:rPr>
            </w:pPr>
          </w:p>
        </w:tc>
        <w:tc>
          <w:tcPr>
            <w:tcW w:w="576" w:type="dxa"/>
            <w:hideMark/>
          </w:tcPr>
          <w:p w:rsidRPr="001426C5" w:rsidR="008F0E0B" w:rsidP="00096E94" w:rsidRDefault="008F0E0B" w14:paraId="498163B6" w14:textId="77777777">
            <w:pPr>
              <w:jc w:val="right"/>
              <w:rPr>
                <w:color w:val="000000"/>
                <w:sz w:val="20"/>
              </w:rPr>
            </w:pPr>
            <w:r w:rsidRPr="001426C5">
              <w:rPr>
                <w:color w:val="000000"/>
                <w:sz w:val="20"/>
              </w:rPr>
              <w:t>0.36</w:t>
            </w:r>
          </w:p>
        </w:tc>
        <w:tc>
          <w:tcPr>
            <w:tcW w:w="722" w:type="dxa"/>
            <w:hideMark/>
          </w:tcPr>
          <w:p w:rsidRPr="001426C5" w:rsidR="008F0E0B" w:rsidP="00096E94" w:rsidRDefault="008F0E0B" w14:paraId="03DB2AE4" w14:textId="77777777">
            <w:pPr>
              <w:jc w:val="right"/>
              <w:rPr>
                <w:color w:val="000000"/>
                <w:sz w:val="20"/>
              </w:rPr>
            </w:pPr>
          </w:p>
        </w:tc>
        <w:tc>
          <w:tcPr>
            <w:tcW w:w="760" w:type="dxa"/>
            <w:hideMark/>
          </w:tcPr>
          <w:p w:rsidRPr="001426C5" w:rsidR="008F0E0B" w:rsidP="00096E94" w:rsidRDefault="008F0E0B" w14:paraId="0A092447" w14:textId="77777777">
            <w:pPr>
              <w:rPr>
                <w:color w:val="000000"/>
                <w:sz w:val="20"/>
              </w:rPr>
            </w:pPr>
            <w:r w:rsidRPr="001426C5">
              <w:rPr>
                <w:color w:val="000000"/>
                <w:sz w:val="20"/>
              </w:rPr>
              <w:t> </w:t>
            </w:r>
          </w:p>
        </w:tc>
        <w:tc>
          <w:tcPr>
            <w:tcW w:w="866" w:type="dxa"/>
            <w:hideMark/>
          </w:tcPr>
          <w:p w:rsidRPr="001426C5" w:rsidR="008F0E0B" w:rsidP="00096E94" w:rsidRDefault="008F0E0B" w14:paraId="1BC17B28" w14:textId="77777777">
            <w:pPr>
              <w:jc w:val="right"/>
              <w:rPr>
                <w:color w:val="000000"/>
                <w:sz w:val="20"/>
              </w:rPr>
            </w:pPr>
            <w:r w:rsidRPr="001426C5">
              <w:rPr>
                <w:color w:val="000000"/>
                <w:sz w:val="20"/>
              </w:rPr>
              <w:t>0.61</w:t>
            </w:r>
          </w:p>
        </w:tc>
        <w:tc>
          <w:tcPr>
            <w:tcW w:w="606" w:type="dxa"/>
            <w:hideMark/>
          </w:tcPr>
          <w:p w:rsidRPr="001426C5" w:rsidR="008F0E0B" w:rsidP="00096E94" w:rsidRDefault="008F0E0B" w14:paraId="689E6C52" w14:textId="77777777">
            <w:pPr>
              <w:jc w:val="right"/>
              <w:rPr>
                <w:color w:val="000000"/>
                <w:sz w:val="20"/>
              </w:rPr>
            </w:pPr>
            <w:r w:rsidRPr="001426C5">
              <w:rPr>
                <w:color w:val="000000"/>
                <w:sz w:val="20"/>
              </w:rPr>
              <w:t>1.00</w:t>
            </w:r>
          </w:p>
        </w:tc>
      </w:tr>
      <w:tr w:rsidRPr="001426C5" w:rsidR="008F0E0B" w:rsidTr="00096E94" w14:paraId="4FB69BA3" w14:textId="77777777">
        <w:trPr>
          <w:trHeight w:val="276"/>
        </w:trPr>
        <w:tc>
          <w:tcPr>
            <w:tcW w:w="1675" w:type="dxa"/>
            <w:hideMark/>
          </w:tcPr>
          <w:p w:rsidRPr="001426C5" w:rsidR="008F0E0B" w:rsidP="00096E94" w:rsidRDefault="008F0E0B" w14:paraId="5DD3A6EF" w14:textId="77777777">
            <w:pPr>
              <w:ind w:firstLine="400" w:firstLineChars="200"/>
              <w:rPr>
                <w:color w:val="000000"/>
                <w:sz w:val="20"/>
              </w:rPr>
            </w:pPr>
            <w:proofErr w:type="spellStart"/>
            <w:r w:rsidRPr="001426C5">
              <w:rPr>
                <w:color w:val="000000"/>
                <w:sz w:val="20"/>
              </w:rPr>
              <w:t>Auto_BEV</w:t>
            </w:r>
            <w:proofErr w:type="spellEnd"/>
          </w:p>
        </w:tc>
        <w:tc>
          <w:tcPr>
            <w:tcW w:w="576" w:type="dxa"/>
            <w:hideMark/>
          </w:tcPr>
          <w:p w:rsidRPr="001426C5" w:rsidR="008F0E0B" w:rsidP="00096E94" w:rsidRDefault="008F0E0B" w14:paraId="1BB7FF42" w14:textId="77777777">
            <w:pPr>
              <w:jc w:val="right"/>
              <w:rPr>
                <w:color w:val="000000"/>
                <w:sz w:val="20"/>
              </w:rPr>
            </w:pPr>
            <w:r w:rsidRPr="001426C5">
              <w:rPr>
                <w:color w:val="000000"/>
                <w:sz w:val="20"/>
              </w:rPr>
              <w:t>0.03</w:t>
            </w:r>
          </w:p>
        </w:tc>
        <w:tc>
          <w:tcPr>
            <w:tcW w:w="576" w:type="dxa"/>
            <w:hideMark/>
          </w:tcPr>
          <w:p w:rsidRPr="001426C5" w:rsidR="008F0E0B" w:rsidP="00096E94" w:rsidRDefault="008F0E0B" w14:paraId="7CC8580C" w14:textId="77777777">
            <w:pPr>
              <w:jc w:val="right"/>
              <w:rPr>
                <w:color w:val="000000"/>
                <w:sz w:val="20"/>
              </w:rPr>
            </w:pPr>
          </w:p>
        </w:tc>
        <w:tc>
          <w:tcPr>
            <w:tcW w:w="576" w:type="dxa"/>
            <w:hideMark/>
          </w:tcPr>
          <w:p w:rsidRPr="001426C5" w:rsidR="008F0E0B" w:rsidP="00096E94" w:rsidRDefault="008F0E0B" w14:paraId="2CE6B2BB" w14:textId="77777777">
            <w:pPr>
              <w:rPr>
                <w:sz w:val="20"/>
              </w:rPr>
            </w:pPr>
          </w:p>
        </w:tc>
        <w:tc>
          <w:tcPr>
            <w:tcW w:w="639" w:type="dxa"/>
            <w:hideMark/>
          </w:tcPr>
          <w:p w:rsidRPr="001426C5" w:rsidR="008F0E0B" w:rsidP="00096E94" w:rsidRDefault="008F0E0B" w14:paraId="296378D7" w14:textId="77777777">
            <w:pPr>
              <w:rPr>
                <w:color w:val="000000"/>
                <w:sz w:val="20"/>
              </w:rPr>
            </w:pPr>
            <w:r w:rsidRPr="001426C5">
              <w:rPr>
                <w:color w:val="000000"/>
                <w:sz w:val="20"/>
              </w:rPr>
              <w:t> </w:t>
            </w:r>
          </w:p>
        </w:tc>
        <w:tc>
          <w:tcPr>
            <w:tcW w:w="581" w:type="dxa"/>
            <w:hideMark/>
          </w:tcPr>
          <w:p w:rsidRPr="001426C5" w:rsidR="008F0E0B" w:rsidP="00096E94" w:rsidRDefault="008F0E0B" w14:paraId="681F9FD4" w14:textId="77777777">
            <w:pPr>
              <w:rPr>
                <w:color w:val="000000"/>
                <w:sz w:val="20"/>
              </w:rPr>
            </w:pPr>
          </w:p>
        </w:tc>
        <w:tc>
          <w:tcPr>
            <w:tcW w:w="621" w:type="dxa"/>
            <w:hideMark/>
          </w:tcPr>
          <w:p w:rsidRPr="001426C5" w:rsidR="008F0E0B" w:rsidP="00096E94" w:rsidRDefault="008F0E0B" w14:paraId="20436C0C" w14:textId="77777777">
            <w:pPr>
              <w:rPr>
                <w:sz w:val="20"/>
              </w:rPr>
            </w:pPr>
          </w:p>
        </w:tc>
        <w:tc>
          <w:tcPr>
            <w:tcW w:w="576" w:type="dxa"/>
            <w:hideMark/>
          </w:tcPr>
          <w:p w:rsidRPr="001426C5" w:rsidR="008F0E0B" w:rsidP="00096E94" w:rsidRDefault="008F0E0B" w14:paraId="5594CEA4" w14:textId="77777777">
            <w:pPr>
              <w:jc w:val="right"/>
              <w:rPr>
                <w:color w:val="000000"/>
                <w:sz w:val="20"/>
              </w:rPr>
            </w:pPr>
            <w:r w:rsidRPr="001426C5">
              <w:rPr>
                <w:color w:val="000000"/>
                <w:sz w:val="20"/>
              </w:rPr>
              <w:t>0.27</w:t>
            </w:r>
          </w:p>
        </w:tc>
        <w:tc>
          <w:tcPr>
            <w:tcW w:w="722" w:type="dxa"/>
            <w:hideMark/>
          </w:tcPr>
          <w:p w:rsidRPr="001426C5" w:rsidR="008F0E0B" w:rsidP="00096E94" w:rsidRDefault="008F0E0B" w14:paraId="48C851F4" w14:textId="77777777">
            <w:pPr>
              <w:jc w:val="right"/>
              <w:rPr>
                <w:color w:val="000000"/>
                <w:sz w:val="20"/>
              </w:rPr>
            </w:pPr>
          </w:p>
        </w:tc>
        <w:tc>
          <w:tcPr>
            <w:tcW w:w="760" w:type="dxa"/>
            <w:hideMark/>
          </w:tcPr>
          <w:p w:rsidRPr="001426C5" w:rsidR="008F0E0B" w:rsidP="00096E94" w:rsidRDefault="008F0E0B" w14:paraId="47FCD874" w14:textId="77777777">
            <w:pPr>
              <w:rPr>
                <w:color w:val="000000"/>
                <w:sz w:val="20"/>
              </w:rPr>
            </w:pPr>
            <w:r w:rsidRPr="001426C5">
              <w:rPr>
                <w:color w:val="000000"/>
                <w:sz w:val="20"/>
              </w:rPr>
              <w:t> </w:t>
            </w:r>
          </w:p>
        </w:tc>
        <w:tc>
          <w:tcPr>
            <w:tcW w:w="866" w:type="dxa"/>
            <w:hideMark/>
          </w:tcPr>
          <w:p w:rsidRPr="001426C5" w:rsidR="008F0E0B" w:rsidP="00096E94" w:rsidRDefault="008F0E0B" w14:paraId="4A08B9AD" w14:textId="77777777">
            <w:pPr>
              <w:jc w:val="right"/>
              <w:rPr>
                <w:color w:val="000000"/>
                <w:sz w:val="20"/>
              </w:rPr>
            </w:pPr>
            <w:r w:rsidRPr="001426C5">
              <w:rPr>
                <w:color w:val="000000"/>
                <w:sz w:val="20"/>
              </w:rPr>
              <w:t>0.70</w:t>
            </w:r>
          </w:p>
        </w:tc>
        <w:tc>
          <w:tcPr>
            <w:tcW w:w="606" w:type="dxa"/>
            <w:hideMark/>
          </w:tcPr>
          <w:p w:rsidRPr="001426C5" w:rsidR="008F0E0B" w:rsidP="00096E94" w:rsidRDefault="008F0E0B" w14:paraId="4BC7EC07" w14:textId="77777777">
            <w:pPr>
              <w:jc w:val="right"/>
              <w:rPr>
                <w:color w:val="000000"/>
                <w:sz w:val="20"/>
              </w:rPr>
            </w:pPr>
            <w:r w:rsidRPr="001426C5">
              <w:rPr>
                <w:color w:val="000000"/>
                <w:sz w:val="20"/>
              </w:rPr>
              <w:t>1.00</w:t>
            </w:r>
          </w:p>
        </w:tc>
      </w:tr>
      <w:tr w:rsidRPr="001426C5" w:rsidR="008F0E0B" w:rsidTr="00096E94" w14:paraId="2738ADF4" w14:textId="77777777">
        <w:trPr>
          <w:trHeight w:val="276"/>
        </w:trPr>
        <w:tc>
          <w:tcPr>
            <w:tcW w:w="1675" w:type="dxa"/>
            <w:hideMark/>
          </w:tcPr>
          <w:p w:rsidRPr="001426C5" w:rsidR="008F0E0B" w:rsidP="00096E94" w:rsidRDefault="008F0E0B" w14:paraId="2B7DA6EA" w14:textId="77777777">
            <w:pPr>
              <w:ind w:firstLine="400" w:firstLineChars="200"/>
              <w:rPr>
                <w:color w:val="000000"/>
                <w:sz w:val="20"/>
              </w:rPr>
            </w:pPr>
            <w:proofErr w:type="spellStart"/>
            <w:r w:rsidRPr="001426C5">
              <w:rPr>
                <w:color w:val="000000"/>
                <w:sz w:val="20"/>
              </w:rPr>
              <w:t>Auto_HEV</w:t>
            </w:r>
            <w:proofErr w:type="spellEnd"/>
          </w:p>
        </w:tc>
        <w:tc>
          <w:tcPr>
            <w:tcW w:w="576" w:type="dxa"/>
            <w:hideMark/>
          </w:tcPr>
          <w:p w:rsidRPr="001426C5" w:rsidR="008F0E0B" w:rsidP="00096E94" w:rsidRDefault="008F0E0B" w14:paraId="0E792BAA"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598CC544" w14:textId="77777777">
            <w:pPr>
              <w:jc w:val="right"/>
              <w:rPr>
                <w:color w:val="000000"/>
                <w:sz w:val="20"/>
              </w:rPr>
            </w:pPr>
          </w:p>
        </w:tc>
        <w:tc>
          <w:tcPr>
            <w:tcW w:w="576" w:type="dxa"/>
            <w:hideMark/>
          </w:tcPr>
          <w:p w:rsidRPr="001426C5" w:rsidR="008F0E0B" w:rsidP="00096E94" w:rsidRDefault="008F0E0B" w14:paraId="08789780" w14:textId="77777777">
            <w:pPr>
              <w:jc w:val="right"/>
              <w:rPr>
                <w:color w:val="000000"/>
                <w:sz w:val="20"/>
              </w:rPr>
            </w:pPr>
            <w:r w:rsidRPr="001426C5">
              <w:rPr>
                <w:color w:val="000000"/>
                <w:sz w:val="20"/>
              </w:rPr>
              <w:t>0.08</w:t>
            </w:r>
          </w:p>
        </w:tc>
        <w:tc>
          <w:tcPr>
            <w:tcW w:w="639" w:type="dxa"/>
            <w:hideMark/>
          </w:tcPr>
          <w:p w:rsidRPr="001426C5" w:rsidR="008F0E0B" w:rsidP="00096E94" w:rsidRDefault="008F0E0B" w14:paraId="1558BC28" w14:textId="77777777">
            <w:pPr>
              <w:jc w:val="right"/>
              <w:rPr>
                <w:color w:val="000000"/>
                <w:sz w:val="20"/>
              </w:rPr>
            </w:pPr>
            <w:r w:rsidRPr="001426C5">
              <w:rPr>
                <w:color w:val="000000"/>
                <w:sz w:val="20"/>
              </w:rPr>
              <w:t>0.01</w:t>
            </w:r>
          </w:p>
        </w:tc>
        <w:tc>
          <w:tcPr>
            <w:tcW w:w="581" w:type="dxa"/>
            <w:hideMark/>
          </w:tcPr>
          <w:p w:rsidRPr="001426C5" w:rsidR="008F0E0B" w:rsidP="00096E94" w:rsidRDefault="008F0E0B" w14:paraId="0836F5EB" w14:textId="77777777">
            <w:pPr>
              <w:jc w:val="right"/>
              <w:rPr>
                <w:color w:val="000000"/>
                <w:sz w:val="20"/>
              </w:rPr>
            </w:pPr>
          </w:p>
        </w:tc>
        <w:tc>
          <w:tcPr>
            <w:tcW w:w="621" w:type="dxa"/>
            <w:hideMark/>
          </w:tcPr>
          <w:p w:rsidRPr="001426C5" w:rsidR="008F0E0B" w:rsidP="00096E94" w:rsidRDefault="008F0E0B" w14:paraId="3F84F25E" w14:textId="77777777">
            <w:pPr>
              <w:rPr>
                <w:sz w:val="20"/>
              </w:rPr>
            </w:pPr>
          </w:p>
        </w:tc>
        <w:tc>
          <w:tcPr>
            <w:tcW w:w="576" w:type="dxa"/>
            <w:hideMark/>
          </w:tcPr>
          <w:p w:rsidRPr="001426C5" w:rsidR="008F0E0B" w:rsidP="00096E94" w:rsidRDefault="008F0E0B" w14:paraId="6A52CA40" w14:textId="77777777">
            <w:pPr>
              <w:jc w:val="right"/>
              <w:rPr>
                <w:color w:val="000000"/>
                <w:sz w:val="20"/>
              </w:rPr>
            </w:pPr>
            <w:r w:rsidRPr="001426C5">
              <w:rPr>
                <w:color w:val="000000"/>
                <w:sz w:val="20"/>
              </w:rPr>
              <w:t>0.39</w:t>
            </w:r>
          </w:p>
        </w:tc>
        <w:tc>
          <w:tcPr>
            <w:tcW w:w="722" w:type="dxa"/>
            <w:hideMark/>
          </w:tcPr>
          <w:p w:rsidRPr="001426C5" w:rsidR="008F0E0B" w:rsidP="00096E94" w:rsidRDefault="008F0E0B" w14:paraId="0525EBBF" w14:textId="77777777">
            <w:pPr>
              <w:jc w:val="right"/>
              <w:rPr>
                <w:color w:val="000000"/>
                <w:sz w:val="20"/>
              </w:rPr>
            </w:pPr>
          </w:p>
        </w:tc>
        <w:tc>
          <w:tcPr>
            <w:tcW w:w="760" w:type="dxa"/>
            <w:hideMark/>
          </w:tcPr>
          <w:p w:rsidRPr="001426C5" w:rsidR="008F0E0B" w:rsidP="00096E94" w:rsidRDefault="008F0E0B" w14:paraId="1AD1A07B" w14:textId="77777777">
            <w:pPr>
              <w:rPr>
                <w:color w:val="000000"/>
                <w:sz w:val="20"/>
              </w:rPr>
            </w:pPr>
            <w:r w:rsidRPr="001426C5">
              <w:rPr>
                <w:color w:val="000000"/>
                <w:sz w:val="20"/>
              </w:rPr>
              <w:t> </w:t>
            </w:r>
          </w:p>
        </w:tc>
        <w:tc>
          <w:tcPr>
            <w:tcW w:w="866" w:type="dxa"/>
            <w:hideMark/>
          </w:tcPr>
          <w:p w:rsidRPr="001426C5" w:rsidR="008F0E0B" w:rsidP="00096E94" w:rsidRDefault="008F0E0B" w14:paraId="77065AF5" w14:textId="77777777">
            <w:pPr>
              <w:jc w:val="right"/>
              <w:rPr>
                <w:color w:val="000000"/>
                <w:sz w:val="20"/>
              </w:rPr>
            </w:pPr>
            <w:r w:rsidRPr="001426C5">
              <w:rPr>
                <w:color w:val="000000"/>
                <w:sz w:val="20"/>
              </w:rPr>
              <w:t>0.51</w:t>
            </w:r>
          </w:p>
        </w:tc>
        <w:tc>
          <w:tcPr>
            <w:tcW w:w="606" w:type="dxa"/>
            <w:hideMark/>
          </w:tcPr>
          <w:p w:rsidRPr="001426C5" w:rsidR="008F0E0B" w:rsidP="00096E94" w:rsidRDefault="008F0E0B" w14:paraId="49DC65C2" w14:textId="77777777">
            <w:pPr>
              <w:jc w:val="right"/>
              <w:rPr>
                <w:color w:val="000000"/>
                <w:sz w:val="20"/>
              </w:rPr>
            </w:pPr>
            <w:r w:rsidRPr="001426C5">
              <w:rPr>
                <w:color w:val="000000"/>
                <w:sz w:val="20"/>
              </w:rPr>
              <w:t>1.00</w:t>
            </w:r>
          </w:p>
        </w:tc>
      </w:tr>
      <w:tr w:rsidRPr="001426C5" w:rsidR="008F0E0B" w:rsidTr="00096E94" w14:paraId="3EBA3954" w14:textId="77777777">
        <w:trPr>
          <w:trHeight w:val="288"/>
        </w:trPr>
        <w:tc>
          <w:tcPr>
            <w:tcW w:w="1675" w:type="dxa"/>
            <w:hideMark/>
          </w:tcPr>
          <w:p w:rsidRPr="001426C5" w:rsidR="008F0E0B" w:rsidP="00096E94" w:rsidRDefault="008F0E0B" w14:paraId="44762163" w14:textId="77777777">
            <w:pPr>
              <w:ind w:firstLine="400" w:firstLineChars="200"/>
              <w:rPr>
                <w:color w:val="000000"/>
                <w:sz w:val="20"/>
              </w:rPr>
            </w:pPr>
            <w:proofErr w:type="spellStart"/>
            <w:r w:rsidRPr="001426C5">
              <w:rPr>
                <w:color w:val="000000"/>
                <w:sz w:val="20"/>
              </w:rPr>
              <w:t>Auto_FCEV</w:t>
            </w:r>
            <w:proofErr w:type="spellEnd"/>
          </w:p>
        </w:tc>
        <w:tc>
          <w:tcPr>
            <w:tcW w:w="576" w:type="dxa"/>
            <w:hideMark/>
          </w:tcPr>
          <w:p w:rsidRPr="001426C5" w:rsidR="008F0E0B" w:rsidP="00096E94" w:rsidRDefault="008F0E0B" w14:paraId="02EBB234" w14:textId="77777777">
            <w:pPr>
              <w:jc w:val="right"/>
              <w:rPr>
                <w:color w:val="000000"/>
                <w:sz w:val="20"/>
              </w:rPr>
            </w:pPr>
            <w:r w:rsidRPr="001426C5">
              <w:rPr>
                <w:color w:val="000000"/>
                <w:sz w:val="20"/>
              </w:rPr>
              <w:t>0.00</w:t>
            </w:r>
          </w:p>
        </w:tc>
        <w:tc>
          <w:tcPr>
            <w:tcW w:w="576" w:type="dxa"/>
            <w:hideMark/>
          </w:tcPr>
          <w:p w:rsidRPr="001426C5" w:rsidR="008F0E0B" w:rsidP="00096E94" w:rsidRDefault="008F0E0B" w14:paraId="27202333" w14:textId="77777777">
            <w:pPr>
              <w:jc w:val="right"/>
              <w:rPr>
                <w:color w:val="000000"/>
                <w:sz w:val="20"/>
              </w:rPr>
            </w:pPr>
            <w:r w:rsidRPr="001426C5">
              <w:rPr>
                <w:color w:val="000000"/>
                <w:sz w:val="20"/>
              </w:rPr>
              <w:t>0.00</w:t>
            </w:r>
          </w:p>
        </w:tc>
        <w:tc>
          <w:tcPr>
            <w:tcW w:w="576" w:type="dxa"/>
            <w:hideMark/>
          </w:tcPr>
          <w:p w:rsidRPr="001426C5" w:rsidR="008F0E0B" w:rsidP="00096E94" w:rsidRDefault="008F0E0B" w14:paraId="16F318C0" w14:textId="77777777">
            <w:pPr>
              <w:rPr>
                <w:color w:val="000000"/>
                <w:sz w:val="20"/>
              </w:rPr>
            </w:pPr>
            <w:r w:rsidRPr="001426C5">
              <w:rPr>
                <w:color w:val="000000"/>
                <w:sz w:val="20"/>
              </w:rPr>
              <w:t> </w:t>
            </w:r>
          </w:p>
        </w:tc>
        <w:tc>
          <w:tcPr>
            <w:tcW w:w="639" w:type="dxa"/>
            <w:hideMark/>
          </w:tcPr>
          <w:p w:rsidRPr="001426C5" w:rsidR="008F0E0B" w:rsidP="00096E94" w:rsidRDefault="008F0E0B" w14:paraId="0709313B" w14:textId="77777777">
            <w:pPr>
              <w:rPr>
                <w:color w:val="000000"/>
                <w:sz w:val="20"/>
              </w:rPr>
            </w:pPr>
            <w:r w:rsidRPr="001426C5">
              <w:rPr>
                <w:color w:val="000000"/>
                <w:sz w:val="20"/>
              </w:rPr>
              <w:t> </w:t>
            </w:r>
          </w:p>
        </w:tc>
        <w:tc>
          <w:tcPr>
            <w:tcW w:w="581" w:type="dxa"/>
            <w:hideMark/>
          </w:tcPr>
          <w:p w:rsidRPr="001426C5" w:rsidR="008F0E0B" w:rsidP="00096E94" w:rsidRDefault="008F0E0B" w14:paraId="06B24FBF" w14:textId="77777777">
            <w:pPr>
              <w:rPr>
                <w:color w:val="000000"/>
                <w:sz w:val="20"/>
              </w:rPr>
            </w:pPr>
            <w:r w:rsidRPr="001426C5">
              <w:rPr>
                <w:color w:val="000000"/>
                <w:sz w:val="20"/>
              </w:rPr>
              <w:t> </w:t>
            </w:r>
          </w:p>
        </w:tc>
        <w:tc>
          <w:tcPr>
            <w:tcW w:w="621" w:type="dxa"/>
            <w:hideMark/>
          </w:tcPr>
          <w:p w:rsidRPr="001426C5" w:rsidR="008F0E0B" w:rsidP="00096E94" w:rsidRDefault="008F0E0B" w14:paraId="01AA056B" w14:textId="77777777">
            <w:pPr>
              <w:rPr>
                <w:color w:val="000000"/>
                <w:sz w:val="20"/>
              </w:rPr>
            </w:pPr>
            <w:r w:rsidRPr="001426C5">
              <w:rPr>
                <w:color w:val="000000"/>
                <w:sz w:val="20"/>
              </w:rPr>
              <w:t> </w:t>
            </w:r>
          </w:p>
        </w:tc>
        <w:tc>
          <w:tcPr>
            <w:tcW w:w="576" w:type="dxa"/>
            <w:hideMark/>
          </w:tcPr>
          <w:p w:rsidRPr="001426C5" w:rsidR="008F0E0B" w:rsidP="00096E94" w:rsidRDefault="008F0E0B" w14:paraId="729E81BB" w14:textId="77777777">
            <w:pPr>
              <w:jc w:val="right"/>
              <w:rPr>
                <w:color w:val="000000"/>
                <w:sz w:val="20"/>
              </w:rPr>
            </w:pPr>
            <w:r w:rsidRPr="001426C5">
              <w:rPr>
                <w:color w:val="000000"/>
                <w:sz w:val="20"/>
              </w:rPr>
              <w:t>0.17</w:t>
            </w:r>
          </w:p>
        </w:tc>
        <w:tc>
          <w:tcPr>
            <w:tcW w:w="722" w:type="dxa"/>
            <w:hideMark/>
          </w:tcPr>
          <w:p w:rsidRPr="001426C5" w:rsidR="008F0E0B" w:rsidP="00096E94" w:rsidRDefault="008F0E0B" w14:paraId="45E3D50D" w14:textId="77777777">
            <w:pPr>
              <w:rPr>
                <w:color w:val="000000"/>
                <w:sz w:val="20"/>
              </w:rPr>
            </w:pPr>
            <w:r w:rsidRPr="001426C5">
              <w:rPr>
                <w:color w:val="000000"/>
                <w:sz w:val="20"/>
              </w:rPr>
              <w:t> </w:t>
            </w:r>
          </w:p>
        </w:tc>
        <w:tc>
          <w:tcPr>
            <w:tcW w:w="760" w:type="dxa"/>
            <w:hideMark/>
          </w:tcPr>
          <w:p w:rsidRPr="001426C5" w:rsidR="008F0E0B" w:rsidP="00096E94" w:rsidRDefault="008F0E0B" w14:paraId="50712B50" w14:textId="77777777">
            <w:pPr>
              <w:rPr>
                <w:color w:val="000000"/>
                <w:sz w:val="20"/>
              </w:rPr>
            </w:pPr>
            <w:r w:rsidRPr="001426C5">
              <w:rPr>
                <w:color w:val="000000"/>
                <w:sz w:val="20"/>
              </w:rPr>
              <w:t> </w:t>
            </w:r>
          </w:p>
        </w:tc>
        <w:tc>
          <w:tcPr>
            <w:tcW w:w="866" w:type="dxa"/>
            <w:hideMark/>
          </w:tcPr>
          <w:p w:rsidRPr="001426C5" w:rsidR="008F0E0B" w:rsidP="00096E94" w:rsidRDefault="008F0E0B" w14:paraId="209782DE" w14:textId="77777777">
            <w:pPr>
              <w:jc w:val="right"/>
              <w:rPr>
                <w:color w:val="000000"/>
                <w:sz w:val="20"/>
              </w:rPr>
            </w:pPr>
            <w:r w:rsidRPr="001426C5">
              <w:rPr>
                <w:color w:val="000000"/>
                <w:sz w:val="20"/>
              </w:rPr>
              <w:t>0.82</w:t>
            </w:r>
          </w:p>
        </w:tc>
        <w:tc>
          <w:tcPr>
            <w:tcW w:w="606" w:type="dxa"/>
            <w:hideMark/>
          </w:tcPr>
          <w:p w:rsidRPr="001426C5" w:rsidR="008F0E0B" w:rsidP="00096E94" w:rsidRDefault="008F0E0B" w14:paraId="6F843A37" w14:textId="77777777">
            <w:pPr>
              <w:jc w:val="right"/>
              <w:rPr>
                <w:color w:val="000000"/>
                <w:sz w:val="20"/>
              </w:rPr>
            </w:pPr>
            <w:r w:rsidRPr="001426C5">
              <w:rPr>
                <w:color w:val="000000"/>
                <w:sz w:val="20"/>
              </w:rPr>
              <w:t>1.00</w:t>
            </w:r>
          </w:p>
        </w:tc>
      </w:tr>
      <w:tr w:rsidRPr="001426C5" w:rsidR="008F0E0B" w:rsidTr="00096E94" w14:paraId="7F82CBDD" w14:textId="77777777">
        <w:trPr>
          <w:trHeight w:val="288"/>
        </w:trPr>
        <w:tc>
          <w:tcPr>
            <w:tcW w:w="8774" w:type="dxa"/>
            <w:gridSpan w:val="12"/>
            <w:hideMark/>
          </w:tcPr>
          <w:p w:rsidRPr="001426C5" w:rsidR="008F0E0B" w:rsidP="00096E94" w:rsidRDefault="008F0E0B" w14:paraId="09363458" w14:textId="77777777">
            <w:pPr>
              <w:rPr>
                <w:color w:val="000000"/>
                <w:sz w:val="20"/>
              </w:rPr>
            </w:pPr>
            <w:r w:rsidRPr="001426C5">
              <w:rPr>
                <w:color w:val="000000"/>
                <w:sz w:val="20"/>
              </w:rPr>
              <w:t>Heavy-duty freight truck</w:t>
            </w:r>
          </w:p>
        </w:tc>
      </w:tr>
      <w:tr w:rsidRPr="001426C5" w:rsidR="008F0E0B" w:rsidTr="00096E94" w14:paraId="5BD41764" w14:textId="77777777">
        <w:trPr>
          <w:trHeight w:val="276"/>
        </w:trPr>
        <w:tc>
          <w:tcPr>
            <w:tcW w:w="1675" w:type="dxa"/>
            <w:hideMark/>
          </w:tcPr>
          <w:p w:rsidRPr="001426C5" w:rsidR="008F0E0B" w:rsidP="00096E94" w:rsidRDefault="008F0E0B" w14:paraId="57D3CA74" w14:textId="77777777">
            <w:pPr>
              <w:ind w:firstLine="400" w:firstLineChars="200"/>
              <w:rPr>
                <w:color w:val="000000"/>
                <w:sz w:val="20"/>
              </w:rPr>
            </w:pPr>
            <w:proofErr w:type="spellStart"/>
            <w:r w:rsidRPr="001426C5">
              <w:rPr>
                <w:color w:val="000000"/>
                <w:sz w:val="20"/>
              </w:rPr>
              <w:t>RodF_OEV</w:t>
            </w:r>
            <w:proofErr w:type="spellEnd"/>
          </w:p>
        </w:tc>
        <w:tc>
          <w:tcPr>
            <w:tcW w:w="576" w:type="dxa"/>
            <w:hideMark/>
          </w:tcPr>
          <w:p w:rsidRPr="001426C5" w:rsidR="008F0E0B" w:rsidP="00096E94" w:rsidRDefault="008F0E0B" w14:paraId="730AB701" w14:textId="77777777">
            <w:pPr>
              <w:rPr>
                <w:color w:val="000000"/>
                <w:sz w:val="20"/>
              </w:rPr>
            </w:pPr>
            <w:r w:rsidRPr="001426C5">
              <w:rPr>
                <w:color w:val="000000"/>
                <w:sz w:val="20"/>
              </w:rPr>
              <w:t> </w:t>
            </w:r>
          </w:p>
        </w:tc>
        <w:tc>
          <w:tcPr>
            <w:tcW w:w="576" w:type="dxa"/>
            <w:hideMark/>
          </w:tcPr>
          <w:p w:rsidRPr="001426C5" w:rsidR="008F0E0B" w:rsidP="00096E94" w:rsidRDefault="008F0E0B" w14:paraId="7D1B8CA8" w14:textId="77777777">
            <w:pPr>
              <w:rPr>
                <w:color w:val="000000"/>
                <w:sz w:val="20"/>
              </w:rPr>
            </w:pPr>
            <w:r w:rsidRPr="001426C5">
              <w:rPr>
                <w:color w:val="000000"/>
                <w:sz w:val="20"/>
              </w:rPr>
              <w:t> </w:t>
            </w:r>
          </w:p>
        </w:tc>
        <w:tc>
          <w:tcPr>
            <w:tcW w:w="576" w:type="dxa"/>
            <w:hideMark/>
          </w:tcPr>
          <w:p w:rsidRPr="001426C5" w:rsidR="008F0E0B" w:rsidP="00096E94" w:rsidRDefault="008F0E0B" w14:paraId="24F00D6E" w14:textId="77777777">
            <w:pPr>
              <w:jc w:val="right"/>
              <w:rPr>
                <w:color w:val="000000"/>
                <w:sz w:val="20"/>
              </w:rPr>
            </w:pPr>
            <w:r w:rsidRPr="001426C5">
              <w:rPr>
                <w:color w:val="000000"/>
                <w:sz w:val="20"/>
              </w:rPr>
              <w:t>0.17</w:t>
            </w:r>
          </w:p>
        </w:tc>
        <w:tc>
          <w:tcPr>
            <w:tcW w:w="639" w:type="dxa"/>
            <w:hideMark/>
          </w:tcPr>
          <w:p w:rsidRPr="001426C5" w:rsidR="008F0E0B" w:rsidP="00096E94" w:rsidRDefault="008F0E0B" w14:paraId="28400D4E" w14:textId="77777777">
            <w:pPr>
              <w:jc w:val="right"/>
              <w:rPr>
                <w:color w:val="000000"/>
                <w:sz w:val="20"/>
              </w:rPr>
            </w:pPr>
            <w:r w:rsidRPr="001426C5">
              <w:rPr>
                <w:color w:val="000000"/>
                <w:sz w:val="20"/>
              </w:rPr>
              <w:t>0.01</w:t>
            </w:r>
          </w:p>
        </w:tc>
        <w:tc>
          <w:tcPr>
            <w:tcW w:w="581" w:type="dxa"/>
            <w:hideMark/>
          </w:tcPr>
          <w:p w:rsidRPr="001426C5" w:rsidR="008F0E0B" w:rsidP="00096E94" w:rsidRDefault="008F0E0B" w14:paraId="3C4B22BB"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29803F05" w14:textId="77777777">
            <w:pPr>
              <w:jc w:val="right"/>
              <w:rPr>
                <w:color w:val="000000"/>
                <w:sz w:val="20"/>
              </w:rPr>
            </w:pPr>
            <w:r w:rsidRPr="001426C5">
              <w:rPr>
                <w:color w:val="000000"/>
                <w:sz w:val="20"/>
              </w:rPr>
              <w:t>0.05</w:t>
            </w:r>
          </w:p>
        </w:tc>
        <w:tc>
          <w:tcPr>
            <w:tcW w:w="576" w:type="dxa"/>
            <w:hideMark/>
          </w:tcPr>
          <w:p w:rsidRPr="001426C5" w:rsidR="008F0E0B" w:rsidP="00096E94" w:rsidRDefault="008F0E0B" w14:paraId="37FE698D" w14:textId="77777777">
            <w:pPr>
              <w:jc w:val="right"/>
              <w:rPr>
                <w:color w:val="000000"/>
                <w:sz w:val="20"/>
              </w:rPr>
            </w:pPr>
            <w:r w:rsidRPr="001426C5">
              <w:rPr>
                <w:color w:val="000000"/>
                <w:sz w:val="20"/>
              </w:rPr>
              <w:t>0.17</w:t>
            </w:r>
          </w:p>
        </w:tc>
        <w:tc>
          <w:tcPr>
            <w:tcW w:w="722" w:type="dxa"/>
            <w:hideMark/>
          </w:tcPr>
          <w:p w:rsidRPr="001426C5" w:rsidR="008F0E0B" w:rsidP="00096E94" w:rsidRDefault="008F0E0B" w14:paraId="36240BAF" w14:textId="77777777">
            <w:pPr>
              <w:jc w:val="right"/>
              <w:rPr>
                <w:color w:val="000000"/>
                <w:sz w:val="20"/>
              </w:rPr>
            </w:pPr>
            <w:r w:rsidRPr="001426C5">
              <w:rPr>
                <w:color w:val="000000"/>
                <w:sz w:val="20"/>
              </w:rPr>
              <w:t>0.07</w:t>
            </w:r>
          </w:p>
        </w:tc>
        <w:tc>
          <w:tcPr>
            <w:tcW w:w="760" w:type="dxa"/>
            <w:hideMark/>
          </w:tcPr>
          <w:p w:rsidRPr="001426C5" w:rsidR="008F0E0B" w:rsidP="00096E94" w:rsidRDefault="008F0E0B" w14:paraId="1FE0FAAA" w14:textId="77777777">
            <w:pPr>
              <w:jc w:val="right"/>
              <w:rPr>
                <w:color w:val="000000"/>
                <w:sz w:val="20"/>
              </w:rPr>
            </w:pPr>
            <w:r w:rsidRPr="001426C5">
              <w:rPr>
                <w:color w:val="000000"/>
                <w:sz w:val="20"/>
              </w:rPr>
              <w:t>0.31</w:t>
            </w:r>
          </w:p>
        </w:tc>
        <w:tc>
          <w:tcPr>
            <w:tcW w:w="866" w:type="dxa"/>
            <w:hideMark/>
          </w:tcPr>
          <w:p w:rsidRPr="001426C5" w:rsidR="008F0E0B" w:rsidP="00096E94" w:rsidRDefault="008F0E0B" w14:paraId="14FD072E" w14:textId="77777777">
            <w:pPr>
              <w:jc w:val="right"/>
              <w:rPr>
                <w:color w:val="000000"/>
                <w:sz w:val="20"/>
              </w:rPr>
            </w:pPr>
            <w:r w:rsidRPr="001426C5">
              <w:rPr>
                <w:color w:val="000000"/>
                <w:sz w:val="20"/>
              </w:rPr>
              <w:t>0.20</w:t>
            </w:r>
          </w:p>
        </w:tc>
        <w:tc>
          <w:tcPr>
            <w:tcW w:w="606" w:type="dxa"/>
            <w:hideMark/>
          </w:tcPr>
          <w:p w:rsidRPr="001426C5" w:rsidR="008F0E0B" w:rsidP="00096E94" w:rsidRDefault="008F0E0B" w14:paraId="4A0924C3" w14:textId="77777777">
            <w:pPr>
              <w:jc w:val="right"/>
              <w:rPr>
                <w:color w:val="000000"/>
                <w:sz w:val="20"/>
              </w:rPr>
            </w:pPr>
            <w:r w:rsidRPr="001426C5">
              <w:rPr>
                <w:color w:val="000000"/>
                <w:sz w:val="20"/>
              </w:rPr>
              <w:t>1.00</w:t>
            </w:r>
          </w:p>
        </w:tc>
      </w:tr>
      <w:tr w:rsidRPr="001426C5" w:rsidR="008F0E0B" w:rsidTr="00096E94" w14:paraId="6EABBB0E" w14:textId="77777777">
        <w:trPr>
          <w:trHeight w:val="276"/>
        </w:trPr>
        <w:tc>
          <w:tcPr>
            <w:tcW w:w="1675" w:type="dxa"/>
            <w:hideMark/>
          </w:tcPr>
          <w:p w:rsidRPr="001426C5" w:rsidR="008F0E0B" w:rsidP="00096E94" w:rsidRDefault="008F0E0B" w14:paraId="72924D43" w14:textId="77777777">
            <w:pPr>
              <w:ind w:firstLine="400" w:firstLineChars="200"/>
              <w:rPr>
                <w:color w:val="000000"/>
                <w:sz w:val="20"/>
              </w:rPr>
            </w:pPr>
            <w:proofErr w:type="spellStart"/>
            <w:r w:rsidRPr="001426C5">
              <w:rPr>
                <w:color w:val="000000"/>
                <w:sz w:val="20"/>
              </w:rPr>
              <w:t>RodF_GasV</w:t>
            </w:r>
            <w:proofErr w:type="spellEnd"/>
          </w:p>
        </w:tc>
        <w:tc>
          <w:tcPr>
            <w:tcW w:w="576" w:type="dxa"/>
            <w:hideMark/>
          </w:tcPr>
          <w:p w:rsidRPr="001426C5" w:rsidR="008F0E0B" w:rsidP="00096E94" w:rsidRDefault="008F0E0B" w14:paraId="71AAFFCB" w14:textId="77777777">
            <w:pPr>
              <w:rPr>
                <w:color w:val="000000"/>
                <w:sz w:val="20"/>
              </w:rPr>
            </w:pPr>
            <w:r w:rsidRPr="001426C5">
              <w:rPr>
                <w:color w:val="000000"/>
                <w:sz w:val="20"/>
              </w:rPr>
              <w:t> </w:t>
            </w:r>
          </w:p>
        </w:tc>
        <w:tc>
          <w:tcPr>
            <w:tcW w:w="576" w:type="dxa"/>
            <w:hideMark/>
          </w:tcPr>
          <w:p w:rsidRPr="001426C5" w:rsidR="008F0E0B" w:rsidP="00096E94" w:rsidRDefault="008F0E0B" w14:paraId="482403B6"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28AF256D" w14:textId="77777777">
            <w:pPr>
              <w:jc w:val="right"/>
              <w:rPr>
                <w:color w:val="000000"/>
                <w:sz w:val="20"/>
              </w:rPr>
            </w:pPr>
          </w:p>
        </w:tc>
        <w:tc>
          <w:tcPr>
            <w:tcW w:w="639" w:type="dxa"/>
            <w:hideMark/>
          </w:tcPr>
          <w:p w:rsidRPr="001426C5" w:rsidR="008F0E0B" w:rsidP="00096E94" w:rsidRDefault="008F0E0B" w14:paraId="623B84F0" w14:textId="77777777">
            <w:pPr>
              <w:rPr>
                <w:color w:val="000000"/>
                <w:sz w:val="20"/>
              </w:rPr>
            </w:pPr>
            <w:r w:rsidRPr="001426C5">
              <w:rPr>
                <w:color w:val="000000"/>
                <w:sz w:val="20"/>
              </w:rPr>
              <w:t> </w:t>
            </w:r>
          </w:p>
        </w:tc>
        <w:tc>
          <w:tcPr>
            <w:tcW w:w="581" w:type="dxa"/>
            <w:hideMark/>
          </w:tcPr>
          <w:p w:rsidRPr="001426C5" w:rsidR="008F0E0B" w:rsidP="00096E94" w:rsidRDefault="008F0E0B" w14:paraId="2067C9D3"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48B666F0" w14:textId="77777777">
            <w:pPr>
              <w:jc w:val="right"/>
              <w:rPr>
                <w:color w:val="000000"/>
                <w:sz w:val="20"/>
              </w:rPr>
            </w:pPr>
            <w:r w:rsidRPr="001426C5">
              <w:rPr>
                <w:color w:val="000000"/>
                <w:sz w:val="20"/>
              </w:rPr>
              <w:t>0.05</w:t>
            </w:r>
          </w:p>
        </w:tc>
        <w:tc>
          <w:tcPr>
            <w:tcW w:w="576" w:type="dxa"/>
            <w:hideMark/>
          </w:tcPr>
          <w:p w:rsidRPr="001426C5" w:rsidR="008F0E0B" w:rsidP="00096E94" w:rsidRDefault="008F0E0B" w14:paraId="1897E360" w14:textId="77777777">
            <w:pPr>
              <w:jc w:val="right"/>
              <w:rPr>
                <w:color w:val="000000"/>
                <w:sz w:val="20"/>
              </w:rPr>
            </w:pPr>
            <w:r w:rsidRPr="001426C5">
              <w:rPr>
                <w:color w:val="000000"/>
                <w:sz w:val="20"/>
              </w:rPr>
              <w:t>0.18</w:t>
            </w:r>
          </w:p>
        </w:tc>
        <w:tc>
          <w:tcPr>
            <w:tcW w:w="722" w:type="dxa"/>
            <w:hideMark/>
          </w:tcPr>
          <w:p w:rsidRPr="001426C5" w:rsidR="008F0E0B" w:rsidP="00096E94" w:rsidRDefault="008F0E0B" w14:paraId="15FA99B8" w14:textId="77777777">
            <w:pPr>
              <w:jc w:val="right"/>
              <w:rPr>
                <w:color w:val="000000"/>
                <w:sz w:val="20"/>
              </w:rPr>
            </w:pPr>
            <w:r w:rsidRPr="001426C5">
              <w:rPr>
                <w:color w:val="000000"/>
                <w:sz w:val="20"/>
              </w:rPr>
              <w:t>0.08</w:t>
            </w:r>
          </w:p>
        </w:tc>
        <w:tc>
          <w:tcPr>
            <w:tcW w:w="760" w:type="dxa"/>
            <w:hideMark/>
          </w:tcPr>
          <w:p w:rsidRPr="001426C5" w:rsidR="008F0E0B" w:rsidP="00096E94" w:rsidRDefault="008F0E0B" w14:paraId="49E7D207" w14:textId="77777777">
            <w:pPr>
              <w:jc w:val="right"/>
              <w:rPr>
                <w:color w:val="000000"/>
                <w:sz w:val="20"/>
              </w:rPr>
            </w:pPr>
            <w:r w:rsidRPr="001426C5">
              <w:rPr>
                <w:color w:val="000000"/>
                <w:sz w:val="20"/>
              </w:rPr>
              <w:t>0.33</w:t>
            </w:r>
          </w:p>
        </w:tc>
        <w:tc>
          <w:tcPr>
            <w:tcW w:w="866" w:type="dxa"/>
            <w:hideMark/>
          </w:tcPr>
          <w:p w:rsidRPr="001426C5" w:rsidR="008F0E0B" w:rsidP="00096E94" w:rsidRDefault="008F0E0B" w14:paraId="5D713A7F" w14:textId="77777777">
            <w:pPr>
              <w:jc w:val="right"/>
              <w:rPr>
                <w:color w:val="000000"/>
                <w:sz w:val="20"/>
              </w:rPr>
            </w:pPr>
            <w:r w:rsidRPr="001426C5">
              <w:rPr>
                <w:color w:val="000000"/>
                <w:sz w:val="20"/>
              </w:rPr>
              <w:t>0.32</w:t>
            </w:r>
          </w:p>
        </w:tc>
        <w:tc>
          <w:tcPr>
            <w:tcW w:w="606" w:type="dxa"/>
            <w:hideMark/>
          </w:tcPr>
          <w:p w:rsidRPr="001426C5" w:rsidR="008F0E0B" w:rsidP="00096E94" w:rsidRDefault="008F0E0B" w14:paraId="5BDDFFD0" w14:textId="77777777">
            <w:pPr>
              <w:jc w:val="right"/>
              <w:rPr>
                <w:color w:val="000000"/>
                <w:sz w:val="20"/>
              </w:rPr>
            </w:pPr>
            <w:r w:rsidRPr="001426C5">
              <w:rPr>
                <w:color w:val="000000"/>
                <w:sz w:val="20"/>
              </w:rPr>
              <w:t>1.00</w:t>
            </w:r>
          </w:p>
        </w:tc>
      </w:tr>
      <w:tr w:rsidRPr="001426C5" w:rsidR="008F0E0B" w:rsidTr="00096E94" w14:paraId="44CEAFC3" w14:textId="77777777">
        <w:trPr>
          <w:trHeight w:val="276"/>
        </w:trPr>
        <w:tc>
          <w:tcPr>
            <w:tcW w:w="1675" w:type="dxa"/>
            <w:hideMark/>
          </w:tcPr>
          <w:p w:rsidRPr="001426C5" w:rsidR="008F0E0B" w:rsidP="00096E94" w:rsidRDefault="008F0E0B" w14:paraId="4D3408E3" w14:textId="77777777">
            <w:pPr>
              <w:ind w:firstLine="400" w:firstLineChars="200"/>
              <w:rPr>
                <w:color w:val="000000"/>
                <w:sz w:val="20"/>
              </w:rPr>
            </w:pPr>
            <w:proofErr w:type="spellStart"/>
            <w:r w:rsidRPr="001426C5">
              <w:rPr>
                <w:color w:val="000000"/>
                <w:sz w:val="20"/>
              </w:rPr>
              <w:t>RodF_BEV</w:t>
            </w:r>
            <w:proofErr w:type="spellEnd"/>
          </w:p>
        </w:tc>
        <w:tc>
          <w:tcPr>
            <w:tcW w:w="576" w:type="dxa"/>
            <w:hideMark/>
          </w:tcPr>
          <w:p w:rsidRPr="001426C5" w:rsidR="008F0E0B" w:rsidP="00096E94" w:rsidRDefault="008F0E0B" w14:paraId="6045CF98" w14:textId="77777777">
            <w:pPr>
              <w:jc w:val="right"/>
              <w:rPr>
                <w:color w:val="000000"/>
                <w:sz w:val="20"/>
              </w:rPr>
            </w:pPr>
            <w:r w:rsidRPr="001426C5">
              <w:rPr>
                <w:color w:val="000000"/>
                <w:sz w:val="20"/>
              </w:rPr>
              <w:t>0.03</w:t>
            </w:r>
          </w:p>
        </w:tc>
        <w:tc>
          <w:tcPr>
            <w:tcW w:w="576" w:type="dxa"/>
            <w:hideMark/>
          </w:tcPr>
          <w:p w:rsidRPr="001426C5" w:rsidR="008F0E0B" w:rsidP="00096E94" w:rsidRDefault="008F0E0B" w14:paraId="7139DFF8" w14:textId="77777777">
            <w:pPr>
              <w:jc w:val="right"/>
              <w:rPr>
                <w:color w:val="000000"/>
                <w:sz w:val="20"/>
              </w:rPr>
            </w:pPr>
          </w:p>
        </w:tc>
        <w:tc>
          <w:tcPr>
            <w:tcW w:w="576" w:type="dxa"/>
            <w:hideMark/>
          </w:tcPr>
          <w:p w:rsidRPr="001426C5" w:rsidR="008F0E0B" w:rsidP="00096E94" w:rsidRDefault="008F0E0B" w14:paraId="5452208F" w14:textId="77777777">
            <w:pPr>
              <w:rPr>
                <w:sz w:val="20"/>
              </w:rPr>
            </w:pPr>
          </w:p>
        </w:tc>
        <w:tc>
          <w:tcPr>
            <w:tcW w:w="639" w:type="dxa"/>
            <w:hideMark/>
          </w:tcPr>
          <w:p w:rsidRPr="001426C5" w:rsidR="008F0E0B" w:rsidP="00096E94" w:rsidRDefault="008F0E0B" w14:paraId="6DB7E457" w14:textId="77777777">
            <w:pPr>
              <w:rPr>
                <w:color w:val="000000"/>
                <w:sz w:val="20"/>
              </w:rPr>
            </w:pPr>
            <w:r w:rsidRPr="001426C5">
              <w:rPr>
                <w:color w:val="000000"/>
                <w:sz w:val="20"/>
              </w:rPr>
              <w:t> </w:t>
            </w:r>
          </w:p>
        </w:tc>
        <w:tc>
          <w:tcPr>
            <w:tcW w:w="581" w:type="dxa"/>
            <w:hideMark/>
          </w:tcPr>
          <w:p w:rsidRPr="001426C5" w:rsidR="008F0E0B" w:rsidP="00096E94" w:rsidRDefault="008F0E0B" w14:paraId="42BFC801"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5268A581" w14:textId="77777777">
            <w:pPr>
              <w:jc w:val="right"/>
              <w:rPr>
                <w:color w:val="000000"/>
                <w:sz w:val="20"/>
              </w:rPr>
            </w:pPr>
            <w:r w:rsidRPr="001426C5">
              <w:rPr>
                <w:color w:val="000000"/>
                <w:sz w:val="20"/>
              </w:rPr>
              <w:t>0.04</w:t>
            </w:r>
          </w:p>
        </w:tc>
        <w:tc>
          <w:tcPr>
            <w:tcW w:w="576" w:type="dxa"/>
            <w:hideMark/>
          </w:tcPr>
          <w:p w:rsidRPr="001426C5" w:rsidR="008F0E0B" w:rsidP="00096E94" w:rsidRDefault="008F0E0B" w14:paraId="13A22939" w14:textId="77777777">
            <w:pPr>
              <w:jc w:val="right"/>
              <w:rPr>
                <w:color w:val="000000"/>
                <w:sz w:val="20"/>
              </w:rPr>
            </w:pPr>
            <w:r w:rsidRPr="001426C5">
              <w:rPr>
                <w:color w:val="000000"/>
                <w:sz w:val="20"/>
              </w:rPr>
              <w:t>0.14</w:t>
            </w:r>
          </w:p>
        </w:tc>
        <w:tc>
          <w:tcPr>
            <w:tcW w:w="722" w:type="dxa"/>
            <w:hideMark/>
          </w:tcPr>
          <w:p w:rsidRPr="001426C5" w:rsidR="008F0E0B" w:rsidP="00096E94" w:rsidRDefault="008F0E0B" w14:paraId="4F141DA3" w14:textId="77777777">
            <w:pPr>
              <w:jc w:val="right"/>
              <w:rPr>
                <w:color w:val="000000"/>
                <w:sz w:val="20"/>
              </w:rPr>
            </w:pPr>
            <w:r w:rsidRPr="001426C5">
              <w:rPr>
                <w:color w:val="000000"/>
                <w:sz w:val="20"/>
              </w:rPr>
              <w:t>0.06</w:t>
            </w:r>
          </w:p>
        </w:tc>
        <w:tc>
          <w:tcPr>
            <w:tcW w:w="760" w:type="dxa"/>
            <w:hideMark/>
          </w:tcPr>
          <w:p w:rsidRPr="001426C5" w:rsidR="008F0E0B" w:rsidP="00096E94" w:rsidRDefault="008F0E0B" w14:paraId="51C1DD51" w14:textId="77777777">
            <w:pPr>
              <w:jc w:val="right"/>
              <w:rPr>
                <w:color w:val="000000"/>
                <w:sz w:val="20"/>
              </w:rPr>
            </w:pPr>
            <w:r w:rsidRPr="001426C5">
              <w:rPr>
                <w:color w:val="000000"/>
                <w:sz w:val="20"/>
              </w:rPr>
              <w:t>0.28</w:t>
            </w:r>
          </w:p>
        </w:tc>
        <w:tc>
          <w:tcPr>
            <w:tcW w:w="866" w:type="dxa"/>
            <w:hideMark/>
          </w:tcPr>
          <w:p w:rsidRPr="001426C5" w:rsidR="008F0E0B" w:rsidP="00096E94" w:rsidRDefault="008F0E0B" w14:paraId="155443DF" w14:textId="77777777">
            <w:pPr>
              <w:jc w:val="right"/>
              <w:rPr>
                <w:color w:val="000000"/>
                <w:sz w:val="20"/>
              </w:rPr>
            </w:pPr>
            <w:r w:rsidRPr="001426C5">
              <w:rPr>
                <w:color w:val="000000"/>
                <w:sz w:val="20"/>
              </w:rPr>
              <w:t>0.43</w:t>
            </w:r>
          </w:p>
        </w:tc>
        <w:tc>
          <w:tcPr>
            <w:tcW w:w="606" w:type="dxa"/>
            <w:hideMark/>
          </w:tcPr>
          <w:p w:rsidRPr="001426C5" w:rsidR="008F0E0B" w:rsidP="00096E94" w:rsidRDefault="008F0E0B" w14:paraId="5CBC7483" w14:textId="77777777">
            <w:pPr>
              <w:jc w:val="right"/>
              <w:rPr>
                <w:color w:val="000000"/>
                <w:sz w:val="20"/>
              </w:rPr>
            </w:pPr>
            <w:r w:rsidRPr="001426C5">
              <w:rPr>
                <w:color w:val="000000"/>
                <w:sz w:val="20"/>
              </w:rPr>
              <w:t>1.00</w:t>
            </w:r>
          </w:p>
        </w:tc>
      </w:tr>
      <w:tr w:rsidRPr="001426C5" w:rsidR="008F0E0B" w:rsidTr="00096E94" w14:paraId="4BCE82F9" w14:textId="77777777">
        <w:trPr>
          <w:trHeight w:val="276"/>
        </w:trPr>
        <w:tc>
          <w:tcPr>
            <w:tcW w:w="1675" w:type="dxa"/>
            <w:hideMark/>
          </w:tcPr>
          <w:p w:rsidRPr="001426C5" w:rsidR="008F0E0B" w:rsidP="00096E94" w:rsidRDefault="008F0E0B" w14:paraId="4839B471" w14:textId="77777777">
            <w:pPr>
              <w:ind w:firstLine="400" w:firstLineChars="200"/>
              <w:rPr>
                <w:color w:val="000000"/>
                <w:sz w:val="20"/>
              </w:rPr>
            </w:pPr>
            <w:proofErr w:type="spellStart"/>
            <w:r w:rsidRPr="001426C5">
              <w:rPr>
                <w:color w:val="000000"/>
                <w:sz w:val="20"/>
              </w:rPr>
              <w:t>RodF_HEV</w:t>
            </w:r>
            <w:proofErr w:type="spellEnd"/>
          </w:p>
        </w:tc>
        <w:tc>
          <w:tcPr>
            <w:tcW w:w="576" w:type="dxa"/>
            <w:hideMark/>
          </w:tcPr>
          <w:p w:rsidRPr="001426C5" w:rsidR="008F0E0B" w:rsidP="00096E94" w:rsidRDefault="008F0E0B" w14:paraId="68CC1C67"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796A94F3" w14:textId="77777777">
            <w:pPr>
              <w:jc w:val="right"/>
              <w:rPr>
                <w:color w:val="000000"/>
                <w:sz w:val="20"/>
              </w:rPr>
            </w:pPr>
          </w:p>
        </w:tc>
        <w:tc>
          <w:tcPr>
            <w:tcW w:w="576" w:type="dxa"/>
            <w:hideMark/>
          </w:tcPr>
          <w:p w:rsidRPr="001426C5" w:rsidR="008F0E0B" w:rsidP="00096E94" w:rsidRDefault="008F0E0B" w14:paraId="08E11FF2" w14:textId="77777777">
            <w:pPr>
              <w:jc w:val="right"/>
              <w:rPr>
                <w:color w:val="000000"/>
                <w:sz w:val="20"/>
              </w:rPr>
            </w:pPr>
            <w:r w:rsidRPr="001426C5">
              <w:rPr>
                <w:color w:val="000000"/>
                <w:sz w:val="20"/>
              </w:rPr>
              <w:t>0.06</w:t>
            </w:r>
          </w:p>
        </w:tc>
        <w:tc>
          <w:tcPr>
            <w:tcW w:w="639" w:type="dxa"/>
            <w:hideMark/>
          </w:tcPr>
          <w:p w:rsidRPr="001426C5" w:rsidR="008F0E0B" w:rsidP="00096E94" w:rsidRDefault="008F0E0B" w14:paraId="3F934F85" w14:textId="77777777">
            <w:pPr>
              <w:jc w:val="right"/>
              <w:rPr>
                <w:color w:val="000000"/>
                <w:sz w:val="20"/>
              </w:rPr>
            </w:pPr>
            <w:r w:rsidRPr="001426C5">
              <w:rPr>
                <w:color w:val="000000"/>
                <w:sz w:val="20"/>
              </w:rPr>
              <w:t>0.00</w:t>
            </w:r>
          </w:p>
        </w:tc>
        <w:tc>
          <w:tcPr>
            <w:tcW w:w="581" w:type="dxa"/>
            <w:hideMark/>
          </w:tcPr>
          <w:p w:rsidRPr="001426C5" w:rsidR="008F0E0B" w:rsidP="00096E94" w:rsidRDefault="008F0E0B" w14:paraId="115E7B89"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70B5DE8E" w14:textId="77777777">
            <w:pPr>
              <w:jc w:val="right"/>
              <w:rPr>
                <w:color w:val="000000"/>
                <w:sz w:val="20"/>
              </w:rPr>
            </w:pPr>
            <w:r w:rsidRPr="001426C5">
              <w:rPr>
                <w:color w:val="000000"/>
                <w:sz w:val="20"/>
              </w:rPr>
              <w:t>0.05</w:t>
            </w:r>
          </w:p>
        </w:tc>
        <w:tc>
          <w:tcPr>
            <w:tcW w:w="576" w:type="dxa"/>
            <w:hideMark/>
          </w:tcPr>
          <w:p w:rsidRPr="001426C5" w:rsidR="008F0E0B" w:rsidP="00096E94" w:rsidRDefault="008F0E0B" w14:paraId="0C27D8BD" w14:textId="77777777">
            <w:pPr>
              <w:jc w:val="right"/>
              <w:rPr>
                <w:color w:val="000000"/>
                <w:sz w:val="20"/>
              </w:rPr>
            </w:pPr>
            <w:r w:rsidRPr="001426C5">
              <w:rPr>
                <w:color w:val="000000"/>
                <w:sz w:val="20"/>
              </w:rPr>
              <w:t>0.16</w:t>
            </w:r>
          </w:p>
        </w:tc>
        <w:tc>
          <w:tcPr>
            <w:tcW w:w="722" w:type="dxa"/>
            <w:hideMark/>
          </w:tcPr>
          <w:p w:rsidRPr="001426C5" w:rsidR="008F0E0B" w:rsidP="00096E94" w:rsidRDefault="008F0E0B" w14:paraId="6FB2748B" w14:textId="77777777">
            <w:pPr>
              <w:jc w:val="right"/>
              <w:rPr>
                <w:color w:val="000000"/>
                <w:sz w:val="20"/>
              </w:rPr>
            </w:pPr>
            <w:r w:rsidRPr="001426C5">
              <w:rPr>
                <w:color w:val="000000"/>
                <w:sz w:val="20"/>
              </w:rPr>
              <w:t>0.07</w:t>
            </w:r>
          </w:p>
        </w:tc>
        <w:tc>
          <w:tcPr>
            <w:tcW w:w="760" w:type="dxa"/>
            <w:hideMark/>
          </w:tcPr>
          <w:p w:rsidRPr="001426C5" w:rsidR="008F0E0B" w:rsidP="00096E94" w:rsidRDefault="008F0E0B" w14:paraId="2C2DE6F1" w14:textId="77777777">
            <w:pPr>
              <w:jc w:val="right"/>
              <w:rPr>
                <w:color w:val="000000"/>
                <w:sz w:val="20"/>
              </w:rPr>
            </w:pPr>
            <w:r w:rsidRPr="001426C5">
              <w:rPr>
                <w:color w:val="000000"/>
                <w:sz w:val="20"/>
              </w:rPr>
              <w:t>0.29</w:t>
            </w:r>
          </w:p>
        </w:tc>
        <w:tc>
          <w:tcPr>
            <w:tcW w:w="866" w:type="dxa"/>
            <w:hideMark/>
          </w:tcPr>
          <w:p w:rsidRPr="001426C5" w:rsidR="008F0E0B" w:rsidP="00096E94" w:rsidRDefault="008F0E0B" w14:paraId="78017B7F" w14:textId="77777777">
            <w:pPr>
              <w:jc w:val="right"/>
              <w:rPr>
                <w:color w:val="000000"/>
                <w:sz w:val="20"/>
              </w:rPr>
            </w:pPr>
            <w:r w:rsidRPr="001426C5">
              <w:rPr>
                <w:color w:val="000000"/>
                <w:sz w:val="20"/>
              </w:rPr>
              <w:t>0.34</w:t>
            </w:r>
          </w:p>
        </w:tc>
        <w:tc>
          <w:tcPr>
            <w:tcW w:w="606" w:type="dxa"/>
            <w:hideMark/>
          </w:tcPr>
          <w:p w:rsidRPr="001426C5" w:rsidR="008F0E0B" w:rsidP="00096E94" w:rsidRDefault="008F0E0B" w14:paraId="6BEBB012" w14:textId="77777777">
            <w:pPr>
              <w:jc w:val="right"/>
              <w:rPr>
                <w:color w:val="000000"/>
                <w:sz w:val="20"/>
              </w:rPr>
            </w:pPr>
            <w:r w:rsidRPr="001426C5">
              <w:rPr>
                <w:color w:val="000000"/>
                <w:sz w:val="20"/>
              </w:rPr>
              <w:t>1.00</w:t>
            </w:r>
          </w:p>
        </w:tc>
      </w:tr>
      <w:tr w:rsidRPr="001426C5" w:rsidR="008F0E0B" w:rsidTr="00096E94" w14:paraId="51FEC4EE" w14:textId="77777777">
        <w:trPr>
          <w:trHeight w:val="288"/>
        </w:trPr>
        <w:tc>
          <w:tcPr>
            <w:tcW w:w="1675" w:type="dxa"/>
            <w:hideMark/>
          </w:tcPr>
          <w:p w:rsidRPr="001426C5" w:rsidR="008F0E0B" w:rsidP="00096E94" w:rsidRDefault="008F0E0B" w14:paraId="4C835B9B" w14:textId="77777777">
            <w:pPr>
              <w:ind w:firstLine="400" w:firstLineChars="200"/>
              <w:rPr>
                <w:color w:val="000000"/>
                <w:sz w:val="20"/>
              </w:rPr>
            </w:pPr>
            <w:proofErr w:type="spellStart"/>
            <w:r w:rsidRPr="001426C5">
              <w:rPr>
                <w:color w:val="000000"/>
                <w:sz w:val="20"/>
              </w:rPr>
              <w:t>RodF_FCEV</w:t>
            </w:r>
            <w:proofErr w:type="spellEnd"/>
          </w:p>
        </w:tc>
        <w:tc>
          <w:tcPr>
            <w:tcW w:w="576" w:type="dxa"/>
            <w:hideMark/>
          </w:tcPr>
          <w:p w:rsidRPr="001426C5" w:rsidR="008F0E0B" w:rsidP="00096E94" w:rsidRDefault="008F0E0B" w14:paraId="665E1848" w14:textId="77777777">
            <w:pPr>
              <w:jc w:val="right"/>
              <w:rPr>
                <w:color w:val="000000"/>
                <w:sz w:val="20"/>
              </w:rPr>
            </w:pPr>
            <w:r w:rsidRPr="001426C5">
              <w:rPr>
                <w:color w:val="000000"/>
                <w:sz w:val="20"/>
              </w:rPr>
              <w:t>0.00</w:t>
            </w:r>
          </w:p>
        </w:tc>
        <w:tc>
          <w:tcPr>
            <w:tcW w:w="576" w:type="dxa"/>
            <w:hideMark/>
          </w:tcPr>
          <w:p w:rsidRPr="001426C5" w:rsidR="008F0E0B" w:rsidP="00096E94" w:rsidRDefault="008F0E0B" w14:paraId="42D66D3B" w14:textId="77777777">
            <w:pPr>
              <w:jc w:val="right"/>
              <w:rPr>
                <w:color w:val="000000"/>
                <w:sz w:val="20"/>
              </w:rPr>
            </w:pPr>
            <w:r w:rsidRPr="001426C5">
              <w:rPr>
                <w:color w:val="000000"/>
                <w:sz w:val="20"/>
              </w:rPr>
              <w:t>0.01</w:t>
            </w:r>
          </w:p>
        </w:tc>
        <w:tc>
          <w:tcPr>
            <w:tcW w:w="576" w:type="dxa"/>
            <w:hideMark/>
          </w:tcPr>
          <w:p w:rsidRPr="001426C5" w:rsidR="008F0E0B" w:rsidP="00096E94" w:rsidRDefault="008F0E0B" w14:paraId="37293991" w14:textId="77777777">
            <w:pPr>
              <w:rPr>
                <w:color w:val="000000"/>
                <w:sz w:val="20"/>
              </w:rPr>
            </w:pPr>
            <w:r w:rsidRPr="001426C5">
              <w:rPr>
                <w:color w:val="000000"/>
                <w:sz w:val="20"/>
              </w:rPr>
              <w:t> </w:t>
            </w:r>
          </w:p>
        </w:tc>
        <w:tc>
          <w:tcPr>
            <w:tcW w:w="639" w:type="dxa"/>
            <w:hideMark/>
          </w:tcPr>
          <w:p w:rsidRPr="001426C5" w:rsidR="008F0E0B" w:rsidP="00096E94" w:rsidRDefault="008F0E0B" w14:paraId="43922DF1" w14:textId="77777777">
            <w:pPr>
              <w:rPr>
                <w:color w:val="000000"/>
                <w:sz w:val="20"/>
              </w:rPr>
            </w:pPr>
            <w:r w:rsidRPr="001426C5">
              <w:rPr>
                <w:color w:val="000000"/>
                <w:sz w:val="20"/>
              </w:rPr>
              <w:t> </w:t>
            </w:r>
          </w:p>
        </w:tc>
        <w:tc>
          <w:tcPr>
            <w:tcW w:w="581" w:type="dxa"/>
            <w:hideMark/>
          </w:tcPr>
          <w:p w:rsidRPr="001426C5" w:rsidR="008F0E0B" w:rsidP="00096E94" w:rsidRDefault="008F0E0B" w14:paraId="59F94E37"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4C3A81C0" w14:textId="77777777">
            <w:pPr>
              <w:jc w:val="right"/>
              <w:rPr>
                <w:color w:val="000000"/>
                <w:sz w:val="20"/>
              </w:rPr>
            </w:pPr>
            <w:r w:rsidRPr="001426C5">
              <w:rPr>
                <w:color w:val="000000"/>
                <w:sz w:val="20"/>
              </w:rPr>
              <w:t>0.05</w:t>
            </w:r>
          </w:p>
        </w:tc>
        <w:tc>
          <w:tcPr>
            <w:tcW w:w="576" w:type="dxa"/>
            <w:hideMark/>
          </w:tcPr>
          <w:p w:rsidRPr="001426C5" w:rsidR="008F0E0B" w:rsidP="00096E94" w:rsidRDefault="008F0E0B" w14:paraId="7B90808F" w14:textId="77777777">
            <w:pPr>
              <w:jc w:val="right"/>
              <w:rPr>
                <w:color w:val="000000"/>
                <w:sz w:val="20"/>
              </w:rPr>
            </w:pPr>
            <w:r w:rsidRPr="001426C5">
              <w:rPr>
                <w:color w:val="000000"/>
                <w:sz w:val="20"/>
              </w:rPr>
              <w:t>0.15</w:t>
            </w:r>
          </w:p>
        </w:tc>
        <w:tc>
          <w:tcPr>
            <w:tcW w:w="722" w:type="dxa"/>
            <w:hideMark/>
          </w:tcPr>
          <w:p w:rsidRPr="001426C5" w:rsidR="008F0E0B" w:rsidP="00096E94" w:rsidRDefault="008F0E0B" w14:paraId="71A0D7AC" w14:textId="77777777">
            <w:pPr>
              <w:jc w:val="right"/>
              <w:rPr>
                <w:color w:val="000000"/>
                <w:sz w:val="20"/>
              </w:rPr>
            </w:pPr>
            <w:r w:rsidRPr="001426C5">
              <w:rPr>
                <w:color w:val="000000"/>
                <w:sz w:val="20"/>
              </w:rPr>
              <w:t>0.07</w:t>
            </w:r>
          </w:p>
        </w:tc>
        <w:tc>
          <w:tcPr>
            <w:tcW w:w="760" w:type="dxa"/>
            <w:hideMark/>
          </w:tcPr>
          <w:p w:rsidRPr="001426C5" w:rsidR="008F0E0B" w:rsidP="00096E94" w:rsidRDefault="008F0E0B" w14:paraId="427EC6B6" w14:textId="77777777">
            <w:pPr>
              <w:jc w:val="right"/>
              <w:rPr>
                <w:color w:val="000000"/>
                <w:sz w:val="20"/>
              </w:rPr>
            </w:pPr>
            <w:r w:rsidRPr="001426C5">
              <w:rPr>
                <w:color w:val="000000"/>
                <w:sz w:val="20"/>
              </w:rPr>
              <w:t>0.30</w:t>
            </w:r>
          </w:p>
        </w:tc>
        <w:tc>
          <w:tcPr>
            <w:tcW w:w="866" w:type="dxa"/>
            <w:hideMark/>
          </w:tcPr>
          <w:p w:rsidRPr="001426C5" w:rsidR="008F0E0B" w:rsidP="00096E94" w:rsidRDefault="008F0E0B" w14:paraId="149A1D3F" w14:textId="77777777">
            <w:pPr>
              <w:jc w:val="right"/>
              <w:rPr>
                <w:color w:val="000000"/>
                <w:sz w:val="20"/>
              </w:rPr>
            </w:pPr>
            <w:r w:rsidRPr="001426C5">
              <w:rPr>
                <w:color w:val="000000"/>
                <w:sz w:val="20"/>
              </w:rPr>
              <w:t>0.40</w:t>
            </w:r>
          </w:p>
        </w:tc>
        <w:tc>
          <w:tcPr>
            <w:tcW w:w="606" w:type="dxa"/>
            <w:hideMark/>
          </w:tcPr>
          <w:p w:rsidRPr="001426C5" w:rsidR="008F0E0B" w:rsidP="00096E94" w:rsidRDefault="008F0E0B" w14:paraId="7760A74A" w14:textId="77777777">
            <w:pPr>
              <w:jc w:val="right"/>
              <w:rPr>
                <w:color w:val="000000"/>
                <w:sz w:val="20"/>
              </w:rPr>
            </w:pPr>
            <w:r w:rsidRPr="001426C5">
              <w:rPr>
                <w:color w:val="000000"/>
                <w:sz w:val="20"/>
              </w:rPr>
              <w:t>1.00</w:t>
            </w:r>
          </w:p>
        </w:tc>
      </w:tr>
      <w:tr w:rsidRPr="001426C5" w:rsidR="008F0E0B" w:rsidTr="00096E94" w14:paraId="6705C5DC" w14:textId="77777777">
        <w:trPr>
          <w:trHeight w:val="288"/>
        </w:trPr>
        <w:tc>
          <w:tcPr>
            <w:tcW w:w="8774" w:type="dxa"/>
            <w:gridSpan w:val="12"/>
            <w:hideMark/>
          </w:tcPr>
          <w:p w:rsidRPr="001426C5" w:rsidR="008F0E0B" w:rsidP="00096E94" w:rsidRDefault="008F0E0B" w14:paraId="35D5D2D3" w14:textId="77777777">
            <w:pPr>
              <w:rPr>
                <w:color w:val="000000"/>
                <w:sz w:val="20"/>
              </w:rPr>
            </w:pPr>
            <w:r w:rsidRPr="001426C5">
              <w:rPr>
                <w:color w:val="000000"/>
                <w:sz w:val="20"/>
              </w:rPr>
              <w:t>Heavy-duty bus</w:t>
            </w:r>
          </w:p>
        </w:tc>
      </w:tr>
      <w:tr w:rsidRPr="001426C5" w:rsidR="008F0E0B" w:rsidTr="00096E94" w14:paraId="3BFD1C67" w14:textId="77777777">
        <w:trPr>
          <w:trHeight w:val="276"/>
        </w:trPr>
        <w:tc>
          <w:tcPr>
            <w:tcW w:w="1675" w:type="dxa"/>
            <w:hideMark/>
          </w:tcPr>
          <w:p w:rsidRPr="001426C5" w:rsidR="008F0E0B" w:rsidP="00096E94" w:rsidRDefault="008F0E0B" w14:paraId="638487A0" w14:textId="77777777">
            <w:pPr>
              <w:ind w:firstLine="400" w:firstLineChars="200"/>
              <w:rPr>
                <w:color w:val="000000"/>
                <w:sz w:val="20"/>
              </w:rPr>
            </w:pPr>
            <w:proofErr w:type="spellStart"/>
            <w:r w:rsidRPr="001426C5">
              <w:rPr>
                <w:color w:val="000000"/>
                <w:sz w:val="20"/>
              </w:rPr>
              <w:t>RodP_OEV</w:t>
            </w:r>
            <w:proofErr w:type="spellEnd"/>
          </w:p>
        </w:tc>
        <w:tc>
          <w:tcPr>
            <w:tcW w:w="576" w:type="dxa"/>
            <w:hideMark/>
          </w:tcPr>
          <w:p w:rsidRPr="001426C5" w:rsidR="008F0E0B" w:rsidP="00096E94" w:rsidRDefault="008F0E0B" w14:paraId="6E53E4E1" w14:textId="77777777">
            <w:pPr>
              <w:rPr>
                <w:color w:val="000000"/>
                <w:sz w:val="20"/>
              </w:rPr>
            </w:pPr>
            <w:r w:rsidRPr="001426C5">
              <w:rPr>
                <w:color w:val="000000"/>
                <w:sz w:val="20"/>
              </w:rPr>
              <w:t> </w:t>
            </w:r>
          </w:p>
        </w:tc>
        <w:tc>
          <w:tcPr>
            <w:tcW w:w="576" w:type="dxa"/>
            <w:hideMark/>
          </w:tcPr>
          <w:p w:rsidRPr="001426C5" w:rsidR="008F0E0B" w:rsidP="00096E94" w:rsidRDefault="008F0E0B" w14:paraId="23809130" w14:textId="77777777">
            <w:pPr>
              <w:jc w:val="right"/>
              <w:rPr>
                <w:color w:val="000000"/>
                <w:sz w:val="20"/>
              </w:rPr>
            </w:pPr>
            <w:r w:rsidRPr="001426C5">
              <w:rPr>
                <w:color w:val="000000"/>
                <w:sz w:val="20"/>
              </w:rPr>
              <w:t>0.01</w:t>
            </w:r>
          </w:p>
        </w:tc>
        <w:tc>
          <w:tcPr>
            <w:tcW w:w="576" w:type="dxa"/>
            <w:hideMark/>
          </w:tcPr>
          <w:p w:rsidRPr="001426C5" w:rsidR="008F0E0B" w:rsidP="00096E94" w:rsidRDefault="008F0E0B" w14:paraId="164EA53F" w14:textId="77777777">
            <w:pPr>
              <w:jc w:val="right"/>
              <w:rPr>
                <w:color w:val="000000"/>
                <w:sz w:val="20"/>
              </w:rPr>
            </w:pPr>
            <w:r w:rsidRPr="001426C5">
              <w:rPr>
                <w:color w:val="000000"/>
                <w:sz w:val="20"/>
              </w:rPr>
              <w:t>0.18</w:t>
            </w:r>
          </w:p>
        </w:tc>
        <w:tc>
          <w:tcPr>
            <w:tcW w:w="639" w:type="dxa"/>
            <w:hideMark/>
          </w:tcPr>
          <w:p w:rsidRPr="001426C5" w:rsidR="008F0E0B" w:rsidP="00096E94" w:rsidRDefault="008F0E0B" w14:paraId="62262E50" w14:textId="77777777">
            <w:pPr>
              <w:jc w:val="right"/>
              <w:rPr>
                <w:color w:val="000000"/>
                <w:sz w:val="20"/>
              </w:rPr>
            </w:pPr>
            <w:r w:rsidRPr="001426C5">
              <w:rPr>
                <w:color w:val="000000"/>
                <w:sz w:val="20"/>
              </w:rPr>
              <w:t>0.01</w:t>
            </w:r>
          </w:p>
        </w:tc>
        <w:tc>
          <w:tcPr>
            <w:tcW w:w="581" w:type="dxa"/>
            <w:hideMark/>
          </w:tcPr>
          <w:p w:rsidRPr="001426C5" w:rsidR="008F0E0B" w:rsidP="00096E94" w:rsidRDefault="008F0E0B" w14:paraId="6DCB9764"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367BB97C"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4387A216" w14:textId="77777777">
            <w:pPr>
              <w:jc w:val="right"/>
              <w:rPr>
                <w:color w:val="000000"/>
                <w:sz w:val="20"/>
              </w:rPr>
            </w:pPr>
            <w:r w:rsidRPr="001426C5">
              <w:rPr>
                <w:color w:val="000000"/>
                <w:sz w:val="20"/>
              </w:rPr>
              <w:t>0.20</w:t>
            </w:r>
          </w:p>
        </w:tc>
        <w:tc>
          <w:tcPr>
            <w:tcW w:w="722" w:type="dxa"/>
            <w:hideMark/>
          </w:tcPr>
          <w:p w:rsidRPr="001426C5" w:rsidR="008F0E0B" w:rsidP="00096E94" w:rsidRDefault="008F0E0B" w14:paraId="4562103E" w14:textId="77777777">
            <w:pPr>
              <w:jc w:val="right"/>
              <w:rPr>
                <w:color w:val="000000"/>
                <w:sz w:val="20"/>
              </w:rPr>
            </w:pPr>
            <w:r w:rsidRPr="001426C5">
              <w:rPr>
                <w:color w:val="000000"/>
                <w:sz w:val="20"/>
              </w:rPr>
              <w:t>0.03</w:t>
            </w:r>
          </w:p>
        </w:tc>
        <w:tc>
          <w:tcPr>
            <w:tcW w:w="760" w:type="dxa"/>
            <w:hideMark/>
          </w:tcPr>
          <w:p w:rsidRPr="001426C5" w:rsidR="008F0E0B" w:rsidP="00096E94" w:rsidRDefault="008F0E0B" w14:paraId="5E15E3BA" w14:textId="77777777">
            <w:pPr>
              <w:jc w:val="right"/>
              <w:rPr>
                <w:color w:val="000000"/>
                <w:sz w:val="20"/>
              </w:rPr>
            </w:pPr>
            <w:r w:rsidRPr="001426C5">
              <w:rPr>
                <w:color w:val="000000"/>
                <w:sz w:val="20"/>
              </w:rPr>
              <w:t>0.37</w:t>
            </w:r>
          </w:p>
        </w:tc>
        <w:tc>
          <w:tcPr>
            <w:tcW w:w="866" w:type="dxa"/>
            <w:hideMark/>
          </w:tcPr>
          <w:p w:rsidRPr="001426C5" w:rsidR="008F0E0B" w:rsidP="00096E94" w:rsidRDefault="008F0E0B" w14:paraId="08CE422C" w14:textId="77777777">
            <w:pPr>
              <w:jc w:val="right"/>
              <w:rPr>
                <w:color w:val="000000"/>
                <w:sz w:val="20"/>
              </w:rPr>
            </w:pPr>
            <w:r w:rsidRPr="001426C5">
              <w:rPr>
                <w:color w:val="000000"/>
                <w:sz w:val="20"/>
              </w:rPr>
              <w:t>0.16</w:t>
            </w:r>
          </w:p>
        </w:tc>
        <w:tc>
          <w:tcPr>
            <w:tcW w:w="606" w:type="dxa"/>
            <w:hideMark/>
          </w:tcPr>
          <w:p w:rsidRPr="001426C5" w:rsidR="008F0E0B" w:rsidP="00096E94" w:rsidRDefault="008F0E0B" w14:paraId="6BCD3F2A" w14:textId="77777777">
            <w:pPr>
              <w:jc w:val="right"/>
              <w:rPr>
                <w:color w:val="000000"/>
                <w:sz w:val="20"/>
              </w:rPr>
            </w:pPr>
            <w:r w:rsidRPr="001426C5">
              <w:rPr>
                <w:color w:val="000000"/>
                <w:sz w:val="20"/>
              </w:rPr>
              <w:t>1.00</w:t>
            </w:r>
          </w:p>
        </w:tc>
      </w:tr>
      <w:tr w:rsidRPr="001426C5" w:rsidR="008F0E0B" w:rsidTr="00096E94" w14:paraId="1DCA8811" w14:textId="77777777">
        <w:trPr>
          <w:trHeight w:val="276"/>
        </w:trPr>
        <w:tc>
          <w:tcPr>
            <w:tcW w:w="1675" w:type="dxa"/>
            <w:hideMark/>
          </w:tcPr>
          <w:p w:rsidRPr="001426C5" w:rsidR="008F0E0B" w:rsidP="00096E94" w:rsidRDefault="008F0E0B" w14:paraId="783775DA" w14:textId="77777777">
            <w:pPr>
              <w:ind w:firstLine="400" w:firstLineChars="200"/>
              <w:rPr>
                <w:color w:val="000000"/>
                <w:sz w:val="20"/>
              </w:rPr>
            </w:pPr>
            <w:proofErr w:type="spellStart"/>
            <w:r w:rsidRPr="001426C5">
              <w:rPr>
                <w:color w:val="000000"/>
                <w:sz w:val="20"/>
              </w:rPr>
              <w:t>RodP_GasV</w:t>
            </w:r>
            <w:proofErr w:type="spellEnd"/>
          </w:p>
        </w:tc>
        <w:tc>
          <w:tcPr>
            <w:tcW w:w="576" w:type="dxa"/>
            <w:hideMark/>
          </w:tcPr>
          <w:p w:rsidRPr="001426C5" w:rsidR="008F0E0B" w:rsidP="00096E94" w:rsidRDefault="008F0E0B" w14:paraId="02B1359E" w14:textId="77777777">
            <w:pPr>
              <w:rPr>
                <w:color w:val="000000"/>
                <w:sz w:val="20"/>
              </w:rPr>
            </w:pPr>
            <w:r w:rsidRPr="001426C5">
              <w:rPr>
                <w:color w:val="000000"/>
                <w:sz w:val="20"/>
              </w:rPr>
              <w:t> </w:t>
            </w:r>
          </w:p>
        </w:tc>
        <w:tc>
          <w:tcPr>
            <w:tcW w:w="576" w:type="dxa"/>
            <w:hideMark/>
          </w:tcPr>
          <w:p w:rsidRPr="001426C5" w:rsidR="008F0E0B" w:rsidP="00096E94" w:rsidRDefault="008F0E0B" w14:paraId="6362A6F8"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5AAC5741" w14:textId="77777777">
            <w:pPr>
              <w:jc w:val="right"/>
              <w:rPr>
                <w:color w:val="000000"/>
                <w:sz w:val="20"/>
              </w:rPr>
            </w:pPr>
          </w:p>
        </w:tc>
        <w:tc>
          <w:tcPr>
            <w:tcW w:w="639" w:type="dxa"/>
            <w:hideMark/>
          </w:tcPr>
          <w:p w:rsidRPr="001426C5" w:rsidR="008F0E0B" w:rsidP="00096E94" w:rsidRDefault="008F0E0B" w14:paraId="209C3D52" w14:textId="77777777">
            <w:pPr>
              <w:rPr>
                <w:color w:val="000000"/>
                <w:sz w:val="20"/>
              </w:rPr>
            </w:pPr>
            <w:r w:rsidRPr="001426C5">
              <w:rPr>
                <w:color w:val="000000"/>
                <w:sz w:val="20"/>
              </w:rPr>
              <w:t> </w:t>
            </w:r>
          </w:p>
        </w:tc>
        <w:tc>
          <w:tcPr>
            <w:tcW w:w="581" w:type="dxa"/>
            <w:hideMark/>
          </w:tcPr>
          <w:p w:rsidRPr="001426C5" w:rsidR="008F0E0B" w:rsidP="00096E94" w:rsidRDefault="008F0E0B" w14:paraId="24E92B10"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2025C81A" w14:textId="77777777">
            <w:pPr>
              <w:jc w:val="right"/>
              <w:rPr>
                <w:color w:val="000000"/>
                <w:sz w:val="20"/>
              </w:rPr>
            </w:pPr>
            <w:r w:rsidRPr="001426C5">
              <w:rPr>
                <w:color w:val="000000"/>
                <w:sz w:val="20"/>
              </w:rPr>
              <w:t>0.03</w:t>
            </w:r>
          </w:p>
        </w:tc>
        <w:tc>
          <w:tcPr>
            <w:tcW w:w="576" w:type="dxa"/>
            <w:hideMark/>
          </w:tcPr>
          <w:p w:rsidRPr="001426C5" w:rsidR="008F0E0B" w:rsidP="00096E94" w:rsidRDefault="008F0E0B" w14:paraId="647A4544" w14:textId="77777777">
            <w:pPr>
              <w:jc w:val="right"/>
              <w:rPr>
                <w:color w:val="000000"/>
                <w:sz w:val="20"/>
              </w:rPr>
            </w:pPr>
            <w:r w:rsidRPr="001426C5">
              <w:rPr>
                <w:color w:val="000000"/>
                <w:sz w:val="20"/>
              </w:rPr>
              <w:t>0.22</w:t>
            </w:r>
          </w:p>
        </w:tc>
        <w:tc>
          <w:tcPr>
            <w:tcW w:w="722" w:type="dxa"/>
            <w:hideMark/>
          </w:tcPr>
          <w:p w:rsidRPr="001426C5" w:rsidR="008F0E0B" w:rsidP="00096E94" w:rsidRDefault="008F0E0B" w14:paraId="41C027E8" w14:textId="77777777">
            <w:pPr>
              <w:jc w:val="right"/>
              <w:rPr>
                <w:color w:val="000000"/>
                <w:sz w:val="20"/>
              </w:rPr>
            </w:pPr>
            <w:r w:rsidRPr="001426C5">
              <w:rPr>
                <w:color w:val="000000"/>
                <w:sz w:val="20"/>
              </w:rPr>
              <w:t>0.04</w:t>
            </w:r>
          </w:p>
        </w:tc>
        <w:tc>
          <w:tcPr>
            <w:tcW w:w="760" w:type="dxa"/>
            <w:hideMark/>
          </w:tcPr>
          <w:p w:rsidRPr="001426C5" w:rsidR="008F0E0B" w:rsidP="00096E94" w:rsidRDefault="008F0E0B" w14:paraId="03C7BFD5" w14:textId="77777777">
            <w:pPr>
              <w:jc w:val="right"/>
              <w:rPr>
                <w:color w:val="000000"/>
                <w:sz w:val="20"/>
              </w:rPr>
            </w:pPr>
            <w:r w:rsidRPr="001426C5">
              <w:rPr>
                <w:color w:val="000000"/>
                <w:sz w:val="20"/>
              </w:rPr>
              <w:t>0.42</w:t>
            </w:r>
          </w:p>
        </w:tc>
        <w:tc>
          <w:tcPr>
            <w:tcW w:w="866" w:type="dxa"/>
            <w:hideMark/>
          </w:tcPr>
          <w:p w:rsidRPr="001426C5" w:rsidR="008F0E0B" w:rsidP="00096E94" w:rsidRDefault="008F0E0B" w14:paraId="21170BF9" w14:textId="77777777">
            <w:pPr>
              <w:jc w:val="right"/>
              <w:rPr>
                <w:color w:val="000000"/>
                <w:sz w:val="20"/>
              </w:rPr>
            </w:pPr>
            <w:r w:rsidRPr="001426C5">
              <w:rPr>
                <w:color w:val="000000"/>
                <w:sz w:val="20"/>
              </w:rPr>
              <w:t>0.27</w:t>
            </w:r>
          </w:p>
        </w:tc>
        <w:tc>
          <w:tcPr>
            <w:tcW w:w="606" w:type="dxa"/>
            <w:hideMark/>
          </w:tcPr>
          <w:p w:rsidRPr="001426C5" w:rsidR="008F0E0B" w:rsidP="00096E94" w:rsidRDefault="008F0E0B" w14:paraId="0C330EC6" w14:textId="77777777">
            <w:pPr>
              <w:jc w:val="right"/>
              <w:rPr>
                <w:color w:val="000000"/>
                <w:sz w:val="20"/>
              </w:rPr>
            </w:pPr>
            <w:r w:rsidRPr="001426C5">
              <w:rPr>
                <w:color w:val="000000"/>
                <w:sz w:val="20"/>
              </w:rPr>
              <w:t>1.00</w:t>
            </w:r>
          </w:p>
        </w:tc>
      </w:tr>
      <w:tr w:rsidRPr="001426C5" w:rsidR="008F0E0B" w:rsidTr="00096E94" w14:paraId="09FB953C" w14:textId="77777777">
        <w:trPr>
          <w:trHeight w:val="276"/>
        </w:trPr>
        <w:tc>
          <w:tcPr>
            <w:tcW w:w="1675" w:type="dxa"/>
            <w:hideMark/>
          </w:tcPr>
          <w:p w:rsidRPr="001426C5" w:rsidR="008F0E0B" w:rsidP="00096E94" w:rsidRDefault="008F0E0B" w14:paraId="7DD2A83F" w14:textId="77777777">
            <w:pPr>
              <w:ind w:firstLine="400" w:firstLineChars="200"/>
              <w:rPr>
                <w:color w:val="000000"/>
                <w:sz w:val="20"/>
              </w:rPr>
            </w:pPr>
            <w:proofErr w:type="spellStart"/>
            <w:r w:rsidRPr="001426C5">
              <w:rPr>
                <w:color w:val="000000"/>
                <w:sz w:val="20"/>
              </w:rPr>
              <w:t>RodP_BEV</w:t>
            </w:r>
            <w:proofErr w:type="spellEnd"/>
          </w:p>
        </w:tc>
        <w:tc>
          <w:tcPr>
            <w:tcW w:w="576" w:type="dxa"/>
            <w:hideMark/>
          </w:tcPr>
          <w:p w:rsidRPr="001426C5" w:rsidR="008F0E0B" w:rsidP="00096E94" w:rsidRDefault="008F0E0B" w14:paraId="158D824F"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70CCC944" w14:textId="77777777">
            <w:pPr>
              <w:jc w:val="right"/>
              <w:rPr>
                <w:color w:val="000000"/>
                <w:sz w:val="20"/>
              </w:rPr>
            </w:pPr>
          </w:p>
        </w:tc>
        <w:tc>
          <w:tcPr>
            <w:tcW w:w="576" w:type="dxa"/>
            <w:hideMark/>
          </w:tcPr>
          <w:p w:rsidRPr="001426C5" w:rsidR="008F0E0B" w:rsidP="00096E94" w:rsidRDefault="008F0E0B" w14:paraId="7B523B39" w14:textId="77777777">
            <w:pPr>
              <w:rPr>
                <w:sz w:val="20"/>
              </w:rPr>
            </w:pPr>
          </w:p>
        </w:tc>
        <w:tc>
          <w:tcPr>
            <w:tcW w:w="639" w:type="dxa"/>
            <w:hideMark/>
          </w:tcPr>
          <w:p w:rsidRPr="001426C5" w:rsidR="008F0E0B" w:rsidP="00096E94" w:rsidRDefault="008F0E0B" w14:paraId="1CB6EDEC" w14:textId="77777777">
            <w:pPr>
              <w:rPr>
                <w:color w:val="000000"/>
                <w:sz w:val="20"/>
              </w:rPr>
            </w:pPr>
            <w:r w:rsidRPr="001426C5">
              <w:rPr>
                <w:color w:val="000000"/>
                <w:sz w:val="20"/>
              </w:rPr>
              <w:t> </w:t>
            </w:r>
          </w:p>
        </w:tc>
        <w:tc>
          <w:tcPr>
            <w:tcW w:w="581" w:type="dxa"/>
            <w:hideMark/>
          </w:tcPr>
          <w:p w:rsidRPr="001426C5" w:rsidR="008F0E0B" w:rsidP="00096E94" w:rsidRDefault="008F0E0B" w14:paraId="30D24616" w14:textId="77777777">
            <w:pPr>
              <w:jc w:val="right"/>
              <w:rPr>
                <w:color w:val="000000"/>
                <w:sz w:val="20"/>
              </w:rPr>
            </w:pPr>
            <w:r w:rsidRPr="001426C5">
              <w:rPr>
                <w:color w:val="000000"/>
                <w:sz w:val="20"/>
              </w:rPr>
              <w:t>0.00</w:t>
            </w:r>
          </w:p>
        </w:tc>
        <w:tc>
          <w:tcPr>
            <w:tcW w:w="621" w:type="dxa"/>
            <w:hideMark/>
          </w:tcPr>
          <w:p w:rsidRPr="001426C5" w:rsidR="008F0E0B" w:rsidP="00096E94" w:rsidRDefault="008F0E0B" w14:paraId="0DD77B2F"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1E9D6E9A" w14:textId="77777777">
            <w:pPr>
              <w:jc w:val="right"/>
              <w:rPr>
                <w:color w:val="000000"/>
                <w:sz w:val="20"/>
              </w:rPr>
            </w:pPr>
            <w:r w:rsidRPr="001426C5">
              <w:rPr>
                <w:color w:val="000000"/>
                <w:sz w:val="20"/>
              </w:rPr>
              <w:t>0.12</w:t>
            </w:r>
          </w:p>
        </w:tc>
        <w:tc>
          <w:tcPr>
            <w:tcW w:w="722" w:type="dxa"/>
            <w:hideMark/>
          </w:tcPr>
          <w:p w:rsidRPr="001426C5" w:rsidR="008F0E0B" w:rsidP="00096E94" w:rsidRDefault="008F0E0B" w14:paraId="18A8CA16" w14:textId="77777777">
            <w:pPr>
              <w:jc w:val="right"/>
              <w:rPr>
                <w:color w:val="000000"/>
                <w:sz w:val="20"/>
              </w:rPr>
            </w:pPr>
            <w:r w:rsidRPr="001426C5">
              <w:rPr>
                <w:color w:val="000000"/>
                <w:sz w:val="20"/>
              </w:rPr>
              <w:t>0.02</w:t>
            </w:r>
          </w:p>
        </w:tc>
        <w:tc>
          <w:tcPr>
            <w:tcW w:w="760" w:type="dxa"/>
            <w:hideMark/>
          </w:tcPr>
          <w:p w:rsidRPr="001426C5" w:rsidR="008F0E0B" w:rsidP="00096E94" w:rsidRDefault="008F0E0B" w14:paraId="1E5D740D" w14:textId="77777777">
            <w:pPr>
              <w:jc w:val="right"/>
              <w:rPr>
                <w:color w:val="000000"/>
                <w:sz w:val="20"/>
              </w:rPr>
            </w:pPr>
            <w:r w:rsidRPr="001426C5">
              <w:rPr>
                <w:color w:val="000000"/>
                <w:sz w:val="20"/>
              </w:rPr>
              <w:t>0.26</w:t>
            </w:r>
          </w:p>
        </w:tc>
        <w:tc>
          <w:tcPr>
            <w:tcW w:w="866" w:type="dxa"/>
            <w:hideMark/>
          </w:tcPr>
          <w:p w:rsidRPr="001426C5" w:rsidR="008F0E0B" w:rsidP="00096E94" w:rsidRDefault="008F0E0B" w14:paraId="0239EA32" w14:textId="77777777">
            <w:pPr>
              <w:jc w:val="right"/>
              <w:rPr>
                <w:color w:val="000000"/>
                <w:sz w:val="20"/>
              </w:rPr>
            </w:pPr>
            <w:r w:rsidRPr="001426C5">
              <w:rPr>
                <w:color w:val="000000"/>
                <w:sz w:val="20"/>
              </w:rPr>
              <w:t>0.55</w:t>
            </w:r>
          </w:p>
        </w:tc>
        <w:tc>
          <w:tcPr>
            <w:tcW w:w="606" w:type="dxa"/>
            <w:hideMark/>
          </w:tcPr>
          <w:p w:rsidRPr="001426C5" w:rsidR="008F0E0B" w:rsidP="00096E94" w:rsidRDefault="008F0E0B" w14:paraId="02DA40FB" w14:textId="77777777">
            <w:pPr>
              <w:jc w:val="right"/>
              <w:rPr>
                <w:color w:val="000000"/>
                <w:sz w:val="20"/>
              </w:rPr>
            </w:pPr>
            <w:r w:rsidRPr="001426C5">
              <w:rPr>
                <w:color w:val="000000"/>
                <w:sz w:val="20"/>
              </w:rPr>
              <w:t>1.00</w:t>
            </w:r>
          </w:p>
        </w:tc>
      </w:tr>
      <w:tr w:rsidRPr="001426C5" w:rsidR="008F0E0B" w:rsidTr="00096E94" w14:paraId="46D69A59" w14:textId="77777777">
        <w:trPr>
          <w:trHeight w:val="276"/>
        </w:trPr>
        <w:tc>
          <w:tcPr>
            <w:tcW w:w="1675" w:type="dxa"/>
            <w:hideMark/>
          </w:tcPr>
          <w:p w:rsidRPr="001426C5" w:rsidR="008F0E0B" w:rsidP="00096E94" w:rsidRDefault="008F0E0B" w14:paraId="1398E42E" w14:textId="77777777">
            <w:pPr>
              <w:ind w:firstLine="400" w:firstLineChars="200"/>
              <w:rPr>
                <w:color w:val="000000"/>
                <w:sz w:val="20"/>
              </w:rPr>
            </w:pPr>
            <w:proofErr w:type="spellStart"/>
            <w:r w:rsidRPr="001426C5">
              <w:rPr>
                <w:color w:val="000000"/>
                <w:sz w:val="20"/>
              </w:rPr>
              <w:t>RodP_HEV</w:t>
            </w:r>
            <w:proofErr w:type="spellEnd"/>
          </w:p>
        </w:tc>
        <w:tc>
          <w:tcPr>
            <w:tcW w:w="576" w:type="dxa"/>
            <w:hideMark/>
          </w:tcPr>
          <w:p w:rsidRPr="001426C5" w:rsidR="008F0E0B" w:rsidP="00096E94" w:rsidRDefault="008F0E0B" w14:paraId="6B766C34" w14:textId="77777777">
            <w:pPr>
              <w:jc w:val="right"/>
              <w:rPr>
                <w:color w:val="000000"/>
                <w:sz w:val="20"/>
              </w:rPr>
            </w:pPr>
            <w:r w:rsidRPr="001426C5">
              <w:rPr>
                <w:color w:val="000000"/>
                <w:sz w:val="20"/>
              </w:rPr>
              <w:t>0.01</w:t>
            </w:r>
          </w:p>
        </w:tc>
        <w:tc>
          <w:tcPr>
            <w:tcW w:w="576" w:type="dxa"/>
            <w:hideMark/>
          </w:tcPr>
          <w:p w:rsidRPr="001426C5" w:rsidR="008F0E0B" w:rsidP="00096E94" w:rsidRDefault="008F0E0B" w14:paraId="3921F714" w14:textId="77777777">
            <w:pPr>
              <w:jc w:val="right"/>
              <w:rPr>
                <w:color w:val="000000"/>
                <w:sz w:val="20"/>
              </w:rPr>
            </w:pPr>
          </w:p>
        </w:tc>
        <w:tc>
          <w:tcPr>
            <w:tcW w:w="576" w:type="dxa"/>
            <w:hideMark/>
          </w:tcPr>
          <w:p w:rsidRPr="001426C5" w:rsidR="008F0E0B" w:rsidP="00096E94" w:rsidRDefault="008F0E0B" w14:paraId="6710892A" w14:textId="77777777">
            <w:pPr>
              <w:jc w:val="right"/>
              <w:rPr>
                <w:color w:val="000000"/>
                <w:sz w:val="20"/>
              </w:rPr>
            </w:pPr>
            <w:r w:rsidRPr="001426C5">
              <w:rPr>
                <w:color w:val="000000"/>
                <w:sz w:val="20"/>
              </w:rPr>
              <w:t>0.04</w:t>
            </w:r>
          </w:p>
        </w:tc>
        <w:tc>
          <w:tcPr>
            <w:tcW w:w="639" w:type="dxa"/>
            <w:hideMark/>
          </w:tcPr>
          <w:p w:rsidRPr="001426C5" w:rsidR="008F0E0B" w:rsidP="00096E94" w:rsidRDefault="008F0E0B" w14:paraId="006AF45E" w14:textId="77777777">
            <w:pPr>
              <w:jc w:val="right"/>
              <w:rPr>
                <w:color w:val="000000"/>
                <w:sz w:val="20"/>
              </w:rPr>
            </w:pPr>
            <w:r w:rsidRPr="001426C5">
              <w:rPr>
                <w:color w:val="000000"/>
                <w:sz w:val="20"/>
              </w:rPr>
              <w:t>0.00</w:t>
            </w:r>
          </w:p>
        </w:tc>
        <w:tc>
          <w:tcPr>
            <w:tcW w:w="581" w:type="dxa"/>
            <w:hideMark/>
          </w:tcPr>
          <w:p w:rsidRPr="001426C5" w:rsidR="008F0E0B" w:rsidP="00096E94" w:rsidRDefault="008F0E0B" w14:paraId="222D610A" w14:textId="77777777">
            <w:pPr>
              <w:jc w:val="right"/>
              <w:rPr>
                <w:color w:val="000000"/>
                <w:sz w:val="20"/>
              </w:rPr>
            </w:pPr>
            <w:r w:rsidRPr="001426C5">
              <w:rPr>
                <w:color w:val="000000"/>
                <w:sz w:val="20"/>
              </w:rPr>
              <w:t>0.01</w:t>
            </w:r>
          </w:p>
        </w:tc>
        <w:tc>
          <w:tcPr>
            <w:tcW w:w="621" w:type="dxa"/>
            <w:hideMark/>
          </w:tcPr>
          <w:p w:rsidRPr="001426C5" w:rsidR="008F0E0B" w:rsidP="00096E94" w:rsidRDefault="008F0E0B" w14:paraId="41F07A86"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41994D5F" w14:textId="77777777">
            <w:pPr>
              <w:jc w:val="right"/>
              <w:rPr>
                <w:color w:val="000000"/>
                <w:sz w:val="20"/>
              </w:rPr>
            </w:pPr>
            <w:r w:rsidRPr="001426C5">
              <w:rPr>
                <w:color w:val="000000"/>
                <w:sz w:val="20"/>
              </w:rPr>
              <w:t>0.17</w:t>
            </w:r>
          </w:p>
        </w:tc>
        <w:tc>
          <w:tcPr>
            <w:tcW w:w="722" w:type="dxa"/>
            <w:hideMark/>
          </w:tcPr>
          <w:p w:rsidRPr="001426C5" w:rsidR="008F0E0B" w:rsidP="00096E94" w:rsidRDefault="008F0E0B" w14:paraId="3139F9D9" w14:textId="77777777">
            <w:pPr>
              <w:jc w:val="right"/>
              <w:rPr>
                <w:color w:val="000000"/>
                <w:sz w:val="20"/>
              </w:rPr>
            </w:pPr>
            <w:r w:rsidRPr="001426C5">
              <w:rPr>
                <w:color w:val="000000"/>
                <w:sz w:val="20"/>
              </w:rPr>
              <w:t>0.03</w:t>
            </w:r>
          </w:p>
        </w:tc>
        <w:tc>
          <w:tcPr>
            <w:tcW w:w="760" w:type="dxa"/>
            <w:hideMark/>
          </w:tcPr>
          <w:p w:rsidRPr="001426C5" w:rsidR="008F0E0B" w:rsidP="00096E94" w:rsidRDefault="008F0E0B" w14:paraId="1832C67D" w14:textId="77777777">
            <w:pPr>
              <w:jc w:val="right"/>
              <w:rPr>
                <w:color w:val="000000"/>
                <w:sz w:val="20"/>
              </w:rPr>
            </w:pPr>
            <w:r w:rsidRPr="001426C5">
              <w:rPr>
                <w:color w:val="000000"/>
                <w:sz w:val="20"/>
              </w:rPr>
              <w:t>0.33</w:t>
            </w:r>
          </w:p>
        </w:tc>
        <w:tc>
          <w:tcPr>
            <w:tcW w:w="866" w:type="dxa"/>
            <w:hideMark/>
          </w:tcPr>
          <w:p w:rsidRPr="001426C5" w:rsidR="008F0E0B" w:rsidP="00096E94" w:rsidRDefault="008F0E0B" w14:paraId="6EF555EA" w14:textId="77777777">
            <w:pPr>
              <w:jc w:val="right"/>
              <w:rPr>
                <w:color w:val="000000"/>
                <w:sz w:val="20"/>
              </w:rPr>
            </w:pPr>
            <w:r w:rsidRPr="001426C5">
              <w:rPr>
                <w:color w:val="000000"/>
                <w:sz w:val="20"/>
              </w:rPr>
              <w:t>0.38</w:t>
            </w:r>
          </w:p>
        </w:tc>
        <w:tc>
          <w:tcPr>
            <w:tcW w:w="606" w:type="dxa"/>
            <w:hideMark/>
          </w:tcPr>
          <w:p w:rsidRPr="001426C5" w:rsidR="008F0E0B" w:rsidP="00096E94" w:rsidRDefault="008F0E0B" w14:paraId="54EDEE2A" w14:textId="77777777">
            <w:pPr>
              <w:jc w:val="right"/>
              <w:rPr>
                <w:color w:val="000000"/>
                <w:sz w:val="20"/>
              </w:rPr>
            </w:pPr>
            <w:r w:rsidRPr="001426C5">
              <w:rPr>
                <w:color w:val="000000"/>
                <w:sz w:val="20"/>
              </w:rPr>
              <w:t>1.00</w:t>
            </w:r>
          </w:p>
        </w:tc>
      </w:tr>
      <w:tr w:rsidRPr="001426C5" w:rsidR="008F0E0B" w:rsidTr="00096E94" w14:paraId="5FA5299E" w14:textId="77777777">
        <w:trPr>
          <w:trHeight w:val="288"/>
        </w:trPr>
        <w:tc>
          <w:tcPr>
            <w:tcW w:w="1675" w:type="dxa"/>
            <w:hideMark/>
          </w:tcPr>
          <w:p w:rsidRPr="001426C5" w:rsidR="008F0E0B" w:rsidP="00096E94" w:rsidRDefault="008F0E0B" w14:paraId="31EC210C" w14:textId="77777777">
            <w:pPr>
              <w:ind w:firstLine="400" w:firstLineChars="200"/>
              <w:rPr>
                <w:color w:val="000000"/>
                <w:sz w:val="20"/>
              </w:rPr>
            </w:pPr>
            <w:proofErr w:type="spellStart"/>
            <w:r w:rsidRPr="001426C5">
              <w:rPr>
                <w:color w:val="000000"/>
                <w:sz w:val="20"/>
              </w:rPr>
              <w:t>RodP_FCEV</w:t>
            </w:r>
            <w:proofErr w:type="spellEnd"/>
          </w:p>
        </w:tc>
        <w:tc>
          <w:tcPr>
            <w:tcW w:w="576" w:type="dxa"/>
            <w:hideMark/>
          </w:tcPr>
          <w:p w:rsidRPr="001426C5" w:rsidR="008F0E0B" w:rsidP="00096E94" w:rsidRDefault="008F0E0B" w14:paraId="4ABCA599" w14:textId="77777777">
            <w:pPr>
              <w:jc w:val="right"/>
              <w:rPr>
                <w:color w:val="000000"/>
                <w:sz w:val="20"/>
              </w:rPr>
            </w:pPr>
            <w:r w:rsidRPr="001426C5">
              <w:rPr>
                <w:color w:val="000000"/>
                <w:sz w:val="20"/>
              </w:rPr>
              <w:t>0.00</w:t>
            </w:r>
          </w:p>
        </w:tc>
        <w:tc>
          <w:tcPr>
            <w:tcW w:w="576" w:type="dxa"/>
            <w:hideMark/>
          </w:tcPr>
          <w:p w:rsidRPr="001426C5" w:rsidR="008F0E0B" w:rsidP="00096E94" w:rsidRDefault="008F0E0B" w14:paraId="4229A910" w14:textId="77777777">
            <w:pPr>
              <w:jc w:val="right"/>
              <w:rPr>
                <w:color w:val="000000"/>
                <w:sz w:val="20"/>
              </w:rPr>
            </w:pPr>
            <w:r w:rsidRPr="001426C5">
              <w:rPr>
                <w:color w:val="000000"/>
                <w:sz w:val="20"/>
              </w:rPr>
              <w:t>0.01</w:t>
            </w:r>
          </w:p>
        </w:tc>
        <w:tc>
          <w:tcPr>
            <w:tcW w:w="576" w:type="dxa"/>
            <w:hideMark/>
          </w:tcPr>
          <w:p w:rsidRPr="001426C5" w:rsidR="008F0E0B" w:rsidP="00096E94" w:rsidRDefault="008F0E0B" w14:paraId="5347936B" w14:textId="77777777">
            <w:pPr>
              <w:rPr>
                <w:color w:val="000000"/>
                <w:sz w:val="20"/>
              </w:rPr>
            </w:pPr>
            <w:r w:rsidRPr="001426C5">
              <w:rPr>
                <w:color w:val="000000"/>
                <w:sz w:val="20"/>
              </w:rPr>
              <w:t> </w:t>
            </w:r>
          </w:p>
        </w:tc>
        <w:tc>
          <w:tcPr>
            <w:tcW w:w="639" w:type="dxa"/>
            <w:hideMark/>
          </w:tcPr>
          <w:p w:rsidRPr="001426C5" w:rsidR="008F0E0B" w:rsidP="00096E94" w:rsidRDefault="008F0E0B" w14:paraId="7BEF4A15" w14:textId="77777777">
            <w:pPr>
              <w:rPr>
                <w:color w:val="000000"/>
                <w:sz w:val="20"/>
              </w:rPr>
            </w:pPr>
            <w:r w:rsidRPr="001426C5">
              <w:rPr>
                <w:color w:val="000000"/>
                <w:sz w:val="20"/>
              </w:rPr>
              <w:t> </w:t>
            </w:r>
          </w:p>
        </w:tc>
        <w:tc>
          <w:tcPr>
            <w:tcW w:w="581" w:type="dxa"/>
            <w:hideMark/>
          </w:tcPr>
          <w:p w:rsidRPr="001426C5" w:rsidR="008F0E0B" w:rsidP="00096E94" w:rsidRDefault="008F0E0B" w14:paraId="25F9FC25" w14:textId="77777777">
            <w:pPr>
              <w:jc w:val="right"/>
              <w:rPr>
                <w:color w:val="000000"/>
                <w:sz w:val="20"/>
              </w:rPr>
            </w:pPr>
            <w:r w:rsidRPr="001426C5">
              <w:rPr>
                <w:color w:val="000000"/>
                <w:sz w:val="20"/>
              </w:rPr>
              <w:t>0.00</w:t>
            </w:r>
          </w:p>
        </w:tc>
        <w:tc>
          <w:tcPr>
            <w:tcW w:w="621" w:type="dxa"/>
            <w:hideMark/>
          </w:tcPr>
          <w:p w:rsidRPr="001426C5" w:rsidR="008F0E0B" w:rsidP="00096E94" w:rsidRDefault="008F0E0B" w14:paraId="024ADC4E" w14:textId="77777777">
            <w:pPr>
              <w:jc w:val="right"/>
              <w:rPr>
                <w:color w:val="000000"/>
                <w:sz w:val="20"/>
              </w:rPr>
            </w:pPr>
            <w:r w:rsidRPr="001426C5">
              <w:rPr>
                <w:color w:val="000000"/>
                <w:sz w:val="20"/>
              </w:rPr>
              <w:t>0.02</w:t>
            </w:r>
          </w:p>
        </w:tc>
        <w:tc>
          <w:tcPr>
            <w:tcW w:w="576" w:type="dxa"/>
            <w:hideMark/>
          </w:tcPr>
          <w:p w:rsidRPr="001426C5" w:rsidR="008F0E0B" w:rsidP="00096E94" w:rsidRDefault="008F0E0B" w14:paraId="0CF24D0B" w14:textId="77777777">
            <w:pPr>
              <w:jc w:val="right"/>
              <w:rPr>
                <w:color w:val="000000"/>
                <w:sz w:val="20"/>
              </w:rPr>
            </w:pPr>
            <w:r w:rsidRPr="001426C5">
              <w:rPr>
                <w:color w:val="000000"/>
                <w:sz w:val="20"/>
              </w:rPr>
              <w:t>0.13</w:t>
            </w:r>
          </w:p>
        </w:tc>
        <w:tc>
          <w:tcPr>
            <w:tcW w:w="722" w:type="dxa"/>
            <w:hideMark/>
          </w:tcPr>
          <w:p w:rsidRPr="001426C5" w:rsidR="008F0E0B" w:rsidP="00096E94" w:rsidRDefault="008F0E0B" w14:paraId="46825506" w14:textId="77777777">
            <w:pPr>
              <w:jc w:val="right"/>
              <w:rPr>
                <w:color w:val="000000"/>
                <w:sz w:val="20"/>
              </w:rPr>
            </w:pPr>
            <w:r w:rsidRPr="001426C5">
              <w:rPr>
                <w:color w:val="000000"/>
                <w:sz w:val="20"/>
              </w:rPr>
              <w:t>0.03</w:t>
            </w:r>
          </w:p>
        </w:tc>
        <w:tc>
          <w:tcPr>
            <w:tcW w:w="760" w:type="dxa"/>
            <w:hideMark/>
          </w:tcPr>
          <w:p w:rsidRPr="001426C5" w:rsidR="008F0E0B" w:rsidP="00096E94" w:rsidRDefault="008F0E0B" w14:paraId="1104903B" w14:textId="77777777">
            <w:pPr>
              <w:jc w:val="right"/>
              <w:rPr>
                <w:color w:val="000000"/>
                <w:sz w:val="20"/>
              </w:rPr>
            </w:pPr>
            <w:r w:rsidRPr="001426C5">
              <w:rPr>
                <w:color w:val="000000"/>
                <w:sz w:val="20"/>
              </w:rPr>
              <w:t>0.29</w:t>
            </w:r>
          </w:p>
        </w:tc>
        <w:tc>
          <w:tcPr>
            <w:tcW w:w="866" w:type="dxa"/>
            <w:hideMark/>
          </w:tcPr>
          <w:p w:rsidRPr="001426C5" w:rsidR="008F0E0B" w:rsidP="00096E94" w:rsidRDefault="008F0E0B" w14:paraId="771DCF71" w14:textId="77777777">
            <w:pPr>
              <w:jc w:val="right"/>
              <w:rPr>
                <w:color w:val="000000"/>
                <w:sz w:val="20"/>
              </w:rPr>
            </w:pPr>
            <w:r w:rsidRPr="001426C5">
              <w:rPr>
                <w:color w:val="000000"/>
                <w:sz w:val="20"/>
              </w:rPr>
              <w:t>0.51</w:t>
            </w:r>
          </w:p>
        </w:tc>
        <w:tc>
          <w:tcPr>
            <w:tcW w:w="606" w:type="dxa"/>
            <w:hideMark/>
          </w:tcPr>
          <w:p w:rsidRPr="001426C5" w:rsidR="008F0E0B" w:rsidP="00096E94" w:rsidRDefault="008F0E0B" w14:paraId="4DAC221A" w14:textId="77777777">
            <w:pPr>
              <w:jc w:val="right"/>
              <w:rPr>
                <w:color w:val="000000"/>
                <w:sz w:val="20"/>
              </w:rPr>
            </w:pPr>
            <w:r w:rsidRPr="001426C5">
              <w:rPr>
                <w:color w:val="000000"/>
                <w:sz w:val="20"/>
              </w:rPr>
              <w:t>1.00</w:t>
            </w:r>
          </w:p>
        </w:tc>
      </w:tr>
    </w:tbl>
    <w:p w:rsidRPr="00733E59" w:rsidR="008F0E0B" w:rsidP="008F0E0B" w:rsidRDefault="008F0E0B" w14:paraId="5E3A7AFF" w14:textId="77777777">
      <w:pPr>
        <w:pStyle w:val="Source2"/>
      </w:pPr>
      <w:r>
        <w:rPr>
          <w:rStyle w:val="footnotemark"/>
          <w:rFonts w:eastAsiaTheme="minorEastAsia"/>
          <w:sz w:val="20"/>
        </w:rPr>
        <w:t>a</w:t>
      </w:r>
      <w:r w:rsidRPr="00733E59">
        <w:t xml:space="preserve"> “</w:t>
      </w:r>
      <w:proofErr w:type="spellStart"/>
      <w:r>
        <w:t>Biof</w:t>
      </w:r>
      <w:proofErr w:type="spellEnd"/>
      <w:r w:rsidRPr="00733E59">
        <w:t xml:space="preserve">” in the energy part represents biofuels </w:t>
      </w:r>
      <w:r>
        <w:t>in</w:t>
      </w:r>
      <w:r w:rsidRPr="00733E59">
        <w:t>clud</w:t>
      </w:r>
      <w:r>
        <w:t>ing</w:t>
      </w:r>
      <w:r w:rsidRPr="00733E59">
        <w:t xml:space="preserve"> corn ethanol.</w:t>
      </w:r>
    </w:p>
    <w:p w:rsidRPr="00733E59" w:rsidR="008F0E0B" w:rsidP="008F0E0B" w:rsidRDefault="008F0E0B" w14:paraId="048D785C" w14:textId="77777777">
      <w:pPr>
        <w:pStyle w:val="Source3"/>
      </w:pPr>
      <w:r>
        <w:rPr>
          <w:rStyle w:val="footnotemark"/>
          <w:rFonts w:eastAsiaTheme="minorEastAsia"/>
          <w:sz w:val="20"/>
        </w:rPr>
        <w:t>b</w:t>
      </w:r>
      <w:r w:rsidRPr="00733E59">
        <w:t xml:space="preserve"> “Tran” represents total transportation service</w:t>
      </w:r>
      <w:r>
        <w:t>s</w:t>
      </w:r>
      <w:r w:rsidRPr="00733E59">
        <w:t xml:space="preserve"> produced by </w:t>
      </w:r>
      <w:proofErr w:type="spellStart"/>
      <w:r w:rsidRPr="00733E59">
        <w:t>RalF</w:t>
      </w:r>
      <w:proofErr w:type="spellEnd"/>
      <w:r w:rsidRPr="00733E59">
        <w:t xml:space="preserve">, </w:t>
      </w:r>
      <w:proofErr w:type="spellStart"/>
      <w:r w:rsidRPr="00733E59">
        <w:t>RodF</w:t>
      </w:r>
      <w:proofErr w:type="spellEnd"/>
      <w:r w:rsidRPr="00733E59">
        <w:t xml:space="preserve">, </w:t>
      </w:r>
      <w:proofErr w:type="spellStart"/>
      <w:r w:rsidRPr="00733E59">
        <w:t>RodP</w:t>
      </w:r>
      <w:proofErr w:type="spellEnd"/>
      <w:r>
        <w:t>,</w:t>
      </w:r>
      <w:r w:rsidRPr="00733E59">
        <w:t xml:space="preserve"> and </w:t>
      </w:r>
      <w:proofErr w:type="spellStart"/>
      <w:r w:rsidRPr="00733E59">
        <w:t>Otrn</w:t>
      </w:r>
      <w:proofErr w:type="spellEnd"/>
      <w:r>
        <w:t xml:space="preserve">.  </w:t>
      </w:r>
    </w:p>
    <w:p w:rsidR="008F0E0B" w:rsidP="008F0E0B" w:rsidRDefault="008F0E0B" w14:paraId="424F0E3B" w14:textId="1C388FF3">
      <w:pPr>
        <w:pStyle w:val="Source1"/>
      </w:pPr>
      <w:r>
        <w:t>Source:</w:t>
      </w:r>
      <w:r>
        <w:tab/>
      </w:r>
      <w:r>
        <w:t>D</w:t>
      </w:r>
      <w:r w:rsidRPr="00733E59">
        <w:t xml:space="preserve">ata </w:t>
      </w:r>
      <w:r>
        <w:t>are</w:t>
      </w:r>
      <w:r w:rsidRPr="00733E59">
        <w:t xml:space="preserve"> from </w:t>
      </w:r>
      <w:r>
        <w:t xml:space="preserve">GCAM 4.2; </w:t>
      </w:r>
      <w:r w:rsidRPr="00733E59">
        <w:t>A</w:t>
      </w:r>
      <w:r>
        <w:t>EO2</w:t>
      </w:r>
      <w:r w:rsidRPr="00733E59">
        <w:t>01</w:t>
      </w:r>
      <w:r>
        <w:t xml:space="preserve">9; </w:t>
      </w:r>
      <w:r>
        <w:rPr>
          <w:rFonts w:eastAsiaTheme="minorEastAsia"/>
          <w:szCs w:val="24"/>
        </w:rPr>
        <w:t xml:space="preserve">DOE, 2015; and </w:t>
      </w:r>
      <w:proofErr w:type="spellStart"/>
      <w:r>
        <w:rPr>
          <w:rFonts w:eastAsiaTheme="minorEastAsia"/>
          <w:szCs w:val="24"/>
        </w:rPr>
        <w:t>Nykvist</w:t>
      </w:r>
      <w:proofErr w:type="spellEnd"/>
      <w:r>
        <w:rPr>
          <w:rFonts w:eastAsiaTheme="minorEastAsia"/>
          <w:szCs w:val="24"/>
        </w:rPr>
        <w:t xml:space="preserve"> and Nilsson, 2015</w:t>
      </w:r>
      <w:r w:rsidRPr="00733E59">
        <w:t xml:space="preserve">. </w:t>
      </w:r>
      <w:r>
        <w:t xml:space="preserve">Input cost shares for other regions are available but not listed here. Table entries with blanks denote values of zero, while those with 0.00 represent small positive numbers that round to 0.00. </w:t>
      </w:r>
    </w:p>
    <w:p w:rsidR="00AA2E54" w:rsidP="008F0E0B" w:rsidRDefault="00AA2E54" w14:paraId="37DE6277" w14:textId="40F7170C">
      <w:pPr>
        <w:pStyle w:val="BodyText"/>
        <w:ind w:firstLine="0"/>
      </w:pPr>
      <w:r w:rsidRPr="00733E59">
        <w:t xml:space="preserve">rapid </w:t>
      </w:r>
      <w:r>
        <w:t>reduction</w:t>
      </w:r>
      <w:r w:rsidRPr="00733E59">
        <w:t xml:space="preserve"> </w:t>
      </w:r>
      <w:r w:rsidR="00CF4776">
        <w:t>from</w:t>
      </w:r>
      <w:r w:rsidRPr="00733E59">
        <w:t xml:space="preserve"> 2010</w:t>
      </w:r>
      <w:r w:rsidR="00CF4776">
        <w:t xml:space="preserve"> through </w:t>
      </w:r>
      <w:r w:rsidRPr="00733E59">
        <w:t>2020</w:t>
      </w:r>
      <w:r>
        <w:t xml:space="preserve"> and </w:t>
      </w:r>
      <w:r w:rsidRPr="00733E59">
        <w:t xml:space="preserve">then </w:t>
      </w:r>
      <w:r>
        <w:t>declines more slowly thereafter</w:t>
      </w:r>
      <w:r w:rsidRPr="00733E59">
        <w:t xml:space="preserve">. </w:t>
      </w:r>
      <w:r>
        <w:t xml:space="preserve">Battery technology becomes the lowest cost technology after 2030. </w:t>
      </w:r>
      <w:r w:rsidRPr="00733E59">
        <w:t>T</w:t>
      </w:r>
      <w:r>
        <w:t>o</w:t>
      </w:r>
      <w:r w:rsidRPr="00733E59">
        <w:t xml:space="preserve"> preserve the </w:t>
      </w:r>
      <w:r>
        <w:t>consistency</w:t>
      </w:r>
      <w:r w:rsidRPr="00733E59">
        <w:t xml:space="preserve"> of</w:t>
      </w:r>
      <w:r>
        <w:t xml:space="preserve"> the</w:t>
      </w:r>
      <w:r w:rsidRPr="00733E59">
        <w:t xml:space="preserve"> fuel economy</w:t>
      </w:r>
      <w:r>
        <w:t xml:space="preserve"> measure</w:t>
      </w:r>
      <w:r w:rsidRPr="00733E59">
        <w:t xml:space="preserve">, </w:t>
      </w:r>
      <w:r>
        <w:t>the</w:t>
      </w:r>
      <w:r w:rsidRPr="00733E59">
        <w:t xml:space="preserve"> markup factor for AFVs </w:t>
      </w:r>
      <w:r>
        <w:t>wa</w:t>
      </w:r>
      <w:r w:rsidRPr="00733E59">
        <w:t xml:space="preserve">s applied to all inputs other than energy inputs. </w:t>
      </w:r>
      <w:r>
        <w:t>I</w:t>
      </w:r>
      <w:r w:rsidRPr="00733E59">
        <w:t xml:space="preserve">f it is applied to energy inputs, </w:t>
      </w:r>
      <w:r>
        <w:t>the</w:t>
      </w:r>
      <w:r w:rsidRPr="00733E59">
        <w:t xml:space="preserve"> underl</w:t>
      </w:r>
      <w:r>
        <w:t>ying</w:t>
      </w:r>
      <w:r w:rsidRPr="00733E59">
        <w:t xml:space="preserve"> fuel economy would change </w:t>
      </w:r>
      <w:r>
        <w:t>over time</w:t>
      </w:r>
      <w:r w:rsidRPr="00733E59">
        <w:t xml:space="preserve"> along with the markup factor</w:t>
      </w:r>
      <w:r>
        <w:t>,</w:t>
      </w:r>
      <w:r w:rsidRPr="00733E59">
        <w:t xml:space="preserve"> especially in earlier periods. The fuel economy growth rate from 2015 </w:t>
      </w:r>
      <w:r>
        <w:t>through 2050</w:t>
      </w:r>
      <w:r w:rsidRPr="00733E59">
        <w:t xml:space="preserve"> </w:t>
      </w:r>
      <w:r>
        <w:t>wa</w:t>
      </w:r>
      <w:r w:rsidRPr="00733E59">
        <w:t xml:space="preserve">s assumed </w:t>
      </w:r>
      <w:r>
        <w:t xml:space="preserve">to grow </w:t>
      </w:r>
      <w:r w:rsidRPr="00733E59">
        <w:t xml:space="preserve">exogenously </w:t>
      </w:r>
      <w:r>
        <w:t>at</w:t>
      </w:r>
      <w:r w:rsidRPr="00733E59">
        <w:t xml:space="preserve"> the rate </w:t>
      </w:r>
      <w:r>
        <w:t xml:space="preserve">used </w:t>
      </w:r>
      <w:r w:rsidRPr="00733E59">
        <w:t>in GCAM</w:t>
      </w:r>
      <w:r>
        <w:t xml:space="preserve"> </w:t>
      </w:r>
      <w:r w:rsidRPr="00733E59">
        <w:t>4.2.</w:t>
      </w:r>
      <w:r>
        <w:t xml:space="preserve"> </w:t>
      </w:r>
    </w:p>
    <w:p w:rsidR="006170BC" w:rsidP="006170BC" w:rsidRDefault="006170BC" w14:paraId="1B6A7359" w14:textId="77777777">
      <w:pPr>
        <w:pStyle w:val="BodyText"/>
      </w:pPr>
      <w:r>
        <w:t>ADAGE currently assumes that all non-drivetrain vehicle capital costs are identical for OEVs, BEVs, and FCEVs. As data about the costs of non-drivetrain components become more widely available, this can be updated. But, in the current model, only drivetrain costs differentiate the capital cost of BEV and FCEV relative to OEV capital costs. For BEVs and FCEVs, these drivetrain costs are built up from assumptions about the cost of the battery pack and fuel cell, respectively.</w:t>
      </w:r>
    </w:p>
    <w:p w:rsidRPr="00733E59" w:rsidR="00AA2E54" w:rsidP="007978C1" w:rsidRDefault="00AA2E54" w14:paraId="4856A9E7" w14:textId="0E07C014">
      <w:pPr>
        <w:pStyle w:val="FigureTitle"/>
      </w:pPr>
      <w:bookmarkStart w:name="_Toc120007910" w:id="264"/>
      <w:r w:rsidRPr="00733E59">
        <w:t xml:space="preserve">Figure </w:t>
      </w:r>
      <w:r w:rsidR="00664C8A">
        <w:t>6</w:t>
      </w:r>
      <w:r w:rsidRPr="00733E59">
        <w:t>-</w:t>
      </w:r>
      <w:r w:rsidR="001B755A">
        <w:t>2.</w:t>
      </w:r>
      <w:r w:rsidRPr="00733E59">
        <w:t xml:space="preserve"> </w:t>
      </w:r>
      <w:r>
        <w:tab/>
      </w:r>
      <w:r w:rsidRPr="00733E59">
        <w:t>On-</w:t>
      </w:r>
      <w:r>
        <w:t>R</w:t>
      </w:r>
      <w:r w:rsidRPr="00733E59">
        <w:t xml:space="preserve">oad </w:t>
      </w:r>
      <w:r>
        <w:t>T</w:t>
      </w:r>
      <w:r w:rsidRPr="00733E59">
        <w:t xml:space="preserve">ransportation </w:t>
      </w:r>
      <w:r>
        <w:t>S</w:t>
      </w:r>
      <w:r w:rsidRPr="00733E59">
        <w:t xml:space="preserve">ervice </w:t>
      </w:r>
      <w:r>
        <w:t>C</w:t>
      </w:r>
      <w:r w:rsidRPr="00733E59">
        <w:t xml:space="preserve">ost in </w:t>
      </w:r>
      <w:r>
        <w:t>the United States</w:t>
      </w:r>
      <w:r w:rsidRPr="00733E59">
        <w:t xml:space="preserve"> (2010</w:t>
      </w:r>
      <w:r w:rsidR="007C0311">
        <w:t>$</w:t>
      </w:r>
      <w:r w:rsidRPr="00733E59">
        <w:t>/</w:t>
      </w:r>
      <w:r w:rsidR="00CE7A23">
        <w:t>V</w:t>
      </w:r>
      <w:r>
        <w:t>MT</w:t>
      </w:r>
      <w:r w:rsidRPr="00733E59">
        <w:t>)</w:t>
      </w:r>
      <w:bookmarkEnd w:id="264"/>
    </w:p>
    <w:p w:rsidRPr="005864A8" w:rsidR="00AA2E54" w:rsidP="00AA2E54" w:rsidRDefault="00AA2E54" w14:paraId="3FC0CC46" w14:textId="5FB22EF5">
      <w:pPr>
        <w:pStyle w:val="figurewobox"/>
      </w:pPr>
      <w:r w:rsidRPr="003D6EDF">
        <w:rPr>
          <w:noProof/>
        </w:rPr>
        <w:t xml:space="preserve"> </w:t>
      </w:r>
      <w:r w:rsidR="00CE7A23">
        <w:rPr>
          <w:noProof/>
        </w:rPr>
        <w:drawing>
          <wp:inline distT="0" distB="0" distL="0" distR="0" wp14:anchorId="51C05514" wp14:editId="5A8CC591">
            <wp:extent cx="5334462" cy="4572396"/>
            <wp:effectExtent l="0" t="0" r="0" b="0"/>
            <wp:docPr id="1981386363" name="Picture 198138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462" cy="4572396"/>
                    </a:xfrm>
                    <a:prstGeom prst="rect">
                      <a:avLst/>
                    </a:prstGeom>
                  </pic:spPr>
                </pic:pic>
              </a:graphicData>
            </a:graphic>
          </wp:inline>
        </w:drawing>
      </w:r>
    </w:p>
    <w:p w:rsidRPr="008E0A62" w:rsidR="00AA2E54" w:rsidP="00AA2E54" w:rsidRDefault="00AA2E54" w14:paraId="62696C99" w14:textId="79B1C015">
      <w:pPr>
        <w:pStyle w:val="Source1"/>
      </w:pPr>
      <w:r>
        <w:t>Source: D</w:t>
      </w:r>
      <w:r w:rsidRPr="00733E59">
        <w:t xml:space="preserve">ata </w:t>
      </w:r>
      <w:r>
        <w:t>are</w:t>
      </w:r>
      <w:r w:rsidRPr="00733E59">
        <w:t xml:space="preserve"> from </w:t>
      </w:r>
      <w:r>
        <w:t>GCAM 4.2;</w:t>
      </w:r>
      <w:r w:rsidR="00CE7A23">
        <w:t xml:space="preserve"> </w:t>
      </w:r>
      <w:r w:rsidRPr="00733E59">
        <w:t>A</w:t>
      </w:r>
      <w:r>
        <w:t>EO2</w:t>
      </w:r>
      <w:r w:rsidRPr="00733E59">
        <w:t>01</w:t>
      </w:r>
      <w:r>
        <w:t xml:space="preserve">9; Department of Energy, 2015; and </w:t>
      </w:r>
      <w:proofErr w:type="spellStart"/>
      <w:r>
        <w:t>Ny</w:t>
      </w:r>
      <w:r w:rsidR="001D0FC5">
        <w:t>kv</w:t>
      </w:r>
      <w:r>
        <w:t>ist</w:t>
      </w:r>
      <w:proofErr w:type="spellEnd"/>
      <w:r w:rsidR="001D0FC5">
        <w:t xml:space="preserve"> and Nilsson</w:t>
      </w:r>
      <w:r>
        <w:t>, 2015</w:t>
      </w:r>
      <w:r w:rsidRPr="00733E59">
        <w:t xml:space="preserve">. </w:t>
      </w:r>
    </w:p>
    <w:p w:rsidR="00B124DA" w:rsidP="00B124DA" w:rsidRDefault="00B124DA" w14:paraId="31A01741" w14:textId="19F6CB68">
      <w:pPr>
        <w:pStyle w:val="BodyText"/>
      </w:pPr>
      <w:r>
        <w:t xml:space="preserve">Battery pack costs for BEVs are built up from assumptions about the range and fuel intensity of BEVs and the cost of lithium-ion batteries in 2010 dollars per kilowatt hour of capacity. We assumed that lithium-ion battery technology costs $275/kWh in 2015, based on the U.S. DOE Vehicle Technologies Office (VTO) 2015 cost target (DOE, EERE, 2017a). We assumed further that this cost gradually falls to $80/kWh in 2050 as the technology matures, based on VTO’s long-run cost target (DOE, EERE, 2017a). </w:t>
      </w:r>
    </w:p>
    <w:p w:rsidR="00B124DA" w:rsidP="00B124DA" w:rsidRDefault="00B124DA" w14:paraId="65A8F55F" w14:textId="35BA5C6A">
      <w:pPr>
        <w:pStyle w:val="BodyText"/>
      </w:pPr>
      <w:r>
        <w:t>Similarly, fuel cell costs for FCEVs</w:t>
      </w:r>
      <w:r w:rsidRPr="00245807">
        <w:t xml:space="preserve"> </w:t>
      </w:r>
      <w:r>
        <w:t>are built up from assumptions about the range and fuel intensity of FCEVs and the cost of fuel cells in 2010 dollars per kilowatt of capacity. We assumed that fuel cell technology costs $45/kW in 2020, based on U.S. DOE Fuel Cell Technologies Office (FCTO) 2020 cost target (DOE, EERE, 2017b). We assumed further that this cost gradually falls to $15/kWh in 2050 as the technology matures, based on FCTO’s long-run cost target (DOE, EERE, 2017c).</w:t>
      </w:r>
    </w:p>
    <w:p w:rsidR="00AA2E54" w:rsidP="00AA2E54" w:rsidRDefault="00AA2E54" w14:paraId="01781B41" w14:textId="623C02EC">
      <w:pPr>
        <w:pStyle w:val="BodyText"/>
      </w:pPr>
      <w:r w:rsidRPr="0011094A">
        <w:t>Several factors affect the market penetration of AFVs, such as the development of charg</w:t>
      </w:r>
      <w:r>
        <w:t>ing</w:t>
      </w:r>
      <w:r w:rsidRPr="0011094A">
        <w:t xml:space="preserve"> station </w:t>
      </w:r>
      <w:r>
        <w:t>technology,</w:t>
      </w:r>
      <w:r w:rsidRPr="005556D6">
        <w:t xml:space="preserve"> </w:t>
      </w:r>
      <w:r>
        <w:t xml:space="preserve">construction of supporting </w:t>
      </w:r>
      <w:r w:rsidRPr="0011094A">
        <w:t>infrastructure,</w:t>
      </w:r>
      <w:r w:rsidRPr="00CF37E1">
        <w:t xml:space="preserve"> </w:t>
      </w:r>
      <w:r>
        <w:t xml:space="preserve">and </w:t>
      </w:r>
      <w:r w:rsidRPr="0011094A">
        <w:t>fleet turnover.</w:t>
      </w:r>
      <w:r>
        <w:t xml:space="preserve"> </w:t>
      </w:r>
      <w:r w:rsidRPr="005556D6">
        <w:t xml:space="preserve">The fixed factor </w:t>
      </w:r>
      <w:r>
        <w:t>for new vehicles i</w:t>
      </w:r>
      <w:r w:rsidRPr="005556D6">
        <w:t xml:space="preserve">s assumed to be 1% of the total cost per </w:t>
      </w:r>
      <w:r w:rsidR="00B124DA">
        <w:rPr>
          <w:bCs/>
        </w:rPr>
        <w:t>VMT</w:t>
      </w:r>
      <w:r>
        <w:rPr>
          <w:bCs/>
        </w:rPr>
        <w:t xml:space="preserve"> </w:t>
      </w:r>
      <w:r>
        <w:t>in the AFVs</w:t>
      </w:r>
      <w:r w:rsidR="00B124DA">
        <w:t>’</w:t>
      </w:r>
      <w:r>
        <w:t xml:space="preserve"> CES production function. The endowment of a </w:t>
      </w:r>
      <w:r w:rsidRPr="0011094A">
        <w:t>fixed factor</w:t>
      </w:r>
      <w:r>
        <w:t xml:space="preserve"> would mimic the </w:t>
      </w:r>
      <w:r w:rsidRPr="005556D6">
        <w:t xml:space="preserve">availability of </w:t>
      </w:r>
      <w:r>
        <w:t>these factors</w:t>
      </w:r>
      <w:r w:rsidRPr="0011094A">
        <w:t xml:space="preserve"> t</w:t>
      </w:r>
      <w:r>
        <w:t>o imply t</w:t>
      </w:r>
      <w:r w:rsidRPr="005556D6">
        <w:t>he growth of AFVs is</w:t>
      </w:r>
      <w:r>
        <w:t xml:space="preserve"> not only related to the variable cost of transportation, but also affected by the fixed cost of facilities. In ADAGE, </w:t>
      </w:r>
      <w:r>
        <w:rPr>
          <w:rStyle w:val="normaltextrun"/>
          <w:color w:val="000000"/>
          <w:shd w:val="clear" w:color="auto" w:fill="FFFFFF"/>
        </w:rPr>
        <w:t>new vehicles</w:t>
      </w:r>
      <w:r w:rsidR="00B124DA">
        <w:rPr>
          <w:rStyle w:val="normaltextrun"/>
          <w:color w:val="000000"/>
          <w:shd w:val="clear" w:color="auto" w:fill="FFFFFF"/>
        </w:rPr>
        <w:t>’</w:t>
      </w:r>
      <w:r>
        <w:rPr>
          <w:rStyle w:val="normaltextrun"/>
          <w:color w:val="000000"/>
          <w:shd w:val="clear" w:color="auto" w:fill="FFFFFF"/>
        </w:rPr>
        <w:t xml:space="preserve"> fixed factor endowment in each period is assumed to be </w:t>
      </w:r>
      <w:r w:rsidR="008A0B66">
        <w:rPr>
          <w:rStyle w:val="normaltextrun"/>
          <w:color w:val="000000"/>
          <w:shd w:val="clear" w:color="auto" w:fill="FFFFFF"/>
        </w:rPr>
        <w:t>proportional to</w:t>
      </w:r>
      <w:r w:rsidRPr="00D50ADF">
        <w:rPr>
          <w:rStyle w:val="normaltextrun"/>
          <w:color w:val="0078D4"/>
          <w:shd w:val="clear" w:color="auto" w:fill="FFFFFF"/>
        </w:rPr>
        <w:t> </w:t>
      </w:r>
      <w:r>
        <w:rPr>
          <w:rStyle w:val="normaltextrun"/>
          <w:color w:val="000000"/>
          <w:shd w:val="clear" w:color="auto" w:fill="FFFFFF"/>
        </w:rPr>
        <w:t xml:space="preserve">its service production in the previous period. </w:t>
      </w:r>
      <w:r>
        <w:t xml:space="preserve">In addition, the elasticity of substitution between the fixed factor and the rest of the bundle provides the degree of substitution between the fixed factor and the rest of the bundle. The elasticity of substitution in the </w:t>
      </w:r>
      <w:r w:rsidRPr="00733E59">
        <w:t xml:space="preserve">EPPA model </w:t>
      </w:r>
      <w:r>
        <w:t>is</w:t>
      </w:r>
      <w:r w:rsidRPr="00733E59">
        <w:t xml:space="preserve"> 0.4 (</w:t>
      </w:r>
      <w:proofErr w:type="spellStart"/>
      <w:r w:rsidRPr="00733E59">
        <w:t>Cossa</w:t>
      </w:r>
      <w:proofErr w:type="spellEnd"/>
      <w:r>
        <w:t xml:space="preserve">, </w:t>
      </w:r>
      <w:r w:rsidRPr="00733E59">
        <w:t>2004</w:t>
      </w:r>
      <w:r>
        <w:t>;</w:t>
      </w:r>
      <w:r w:rsidRPr="00733E59">
        <w:t xml:space="preserve"> Paltsev </w:t>
      </w:r>
      <w:r w:rsidRPr="007D789B">
        <w:t>et al.</w:t>
      </w:r>
      <w:r>
        <w:t xml:space="preserve">, </w:t>
      </w:r>
      <w:r w:rsidRPr="00733E59">
        <w:t>2005</w:t>
      </w:r>
      <w:r>
        <w:t>;</w:t>
      </w:r>
      <w:r w:rsidRPr="00733E59">
        <w:t xml:space="preserve"> Karplus, Paltsev</w:t>
      </w:r>
      <w:r>
        <w:t>, and</w:t>
      </w:r>
      <w:r w:rsidRPr="00733E59">
        <w:t xml:space="preserve"> Reilly</w:t>
      </w:r>
      <w:r>
        <w:t xml:space="preserve">, </w:t>
      </w:r>
      <w:r w:rsidRPr="00733E59">
        <w:t>2010</w:t>
      </w:r>
      <w:r>
        <w:t xml:space="preserve">) for </w:t>
      </w:r>
      <w:proofErr w:type="spellStart"/>
      <w:r>
        <w:t>Auto_GasV</w:t>
      </w:r>
      <w:proofErr w:type="spellEnd"/>
      <w:r>
        <w:t xml:space="preserve"> and</w:t>
      </w:r>
      <w:r w:rsidRPr="00733E59">
        <w:t xml:space="preserve"> 0.5</w:t>
      </w:r>
      <w:r>
        <w:t xml:space="preserve"> to </w:t>
      </w:r>
      <w:r w:rsidRPr="00733E59">
        <w:t>0.76 (Karplus</w:t>
      </w:r>
      <w:r>
        <w:t xml:space="preserve"> et al., </w:t>
      </w:r>
      <w:r w:rsidRPr="00733E59">
        <w:t xml:space="preserve">2013) </w:t>
      </w:r>
      <w:r>
        <w:t>f</w:t>
      </w:r>
      <w:r w:rsidRPr="00733E59">
        <w:t xml:space="preserve">or </w:t>
      </w:r>
      <w:proofErr w:type="spellStart"/>
      <w:r w:rsidRPr="00733E59">
        <w:t>Auto_HEV</w:t>
      </w:r>
      <w:proofErr w:type="spellEnd"/>
      <w:r w:rsidRPr="00733E59">
        <w:t xml:space="preserve">. </w:t>
      </w:r>
      <w:r>
        <w:t>However, these values are based on professional judgment of the EPPA modeling team as opposed to empirical data. Because</w:t>
      </w:r>
      <w:r w:rsidRPr="00733E59">
        <w:t xml:space="preserve"> there are no empirical studies identified for the elasticity of substitution for AFVs in LDV</w:t>
      </w:r>
      <w:r>
        <w:t>s</w:t>
      </w:r>
      <w:r w:rsidRPr="00733E59">
        <w:t xml:space="preserve"> and HDV</w:t>
      </w:r>
      <w:r>
        <w:t>s</w:t>
      </w:r>
      <w:r w:rsidRPr="00733E59">
        <w:t>, especially by individual AFV type, we conduct</w:t>
      </w:r>
      <w:r>
        <w:t>ed</w:t>
      </w:r>
      <w:r w:rsidRPr="00733E59">
        <w:t xml:space="preserve"> </w:t>
      </w:r>
      <w:r>
        <w:t>a simple</w:t>
      </w:r>
      <w:r w:rsidRPr="00733E59">
        <w:t xml:space="preserve"> econometric estimation </w:t>
      </w:r>
      <w:r>
        <w:t xml:space="preserve">using </w:t>
      </w:r>
      <w:r w:rsidRPr="00733E59">
        <w:t>Wards Auto Sales</w:t>
      </w:r>
      <w:r>
        <w:t xml:space="preserve"> and fuel cost, and GDP per capita </w:t>
      </w:r>
      <w:r w:rsidRPr="00733E59">
        <w:t xml:space="preserve">to </w:t>
      </w:r>
      <w:r>
        <w:t>estimate the elasticity of substitution for hybrid and battery vehicle</w:t>
      </w:r>
      <w:r w:rsidR="00B124DA">
        <w:t>s</w:t>
      </w:r>
      <w:r w:rsidRPr="00733E59">
        <w:t xml:space="preserve">. </w:t>
      </w:r>
      <w:r>
        <w:t xml:space="preserve">Based on these results and values assumed in other models, we selected a final elasticity in ADAGE of 0.2 for hybrid and battery and 0.1 for natural gas and fuel cell vehicles to account for the infrastructure hurdle. </w:t>
      </w:r>
    </w:p>
    <w:p w:rsidR="00AA2E54" w:rsidP="00AA2E54" w:rsidRDefault="00AA2E54" w14:paraId="77BA2EC7" w14:textId="42157ACD">
      <w:pPr>
        <w:spacing w:after="240" w:line="360" w:lineRule="atLeast"/>
        <w:ind w:firstLine="720"/>
      </w:pPr>
      <w:r w:rsidRPr="00D94C94">
        <w:t>The fleet turnover is determined by the characteristics of used vehicles.</w:t>
      </w:r>
      <w:r w:rsidRPr="00D50ADF">
        <w:rPr>
          <w:rStyle w:val="normaltextrun"/>
          <w:color w:val="0078D4"/>
          <w:shd w:val="clear" w:color="auto" w:fill="FFFFFF"/>
        </w:rPr>
        <w:t xml:space="preserve"> </w:t>
      </w:r>
      <w:r>
        <w:t>Vehicle lifetimes are relatively long, they</w:t>
      </w:r>
      <w:r w:rsidR="005910F3">
        <w:t xml:space="preserve"> </w:t>
      </w:r>
      <w:r>
        <w:t>do not depreciate uniformly, and average annual miles driven declines with vehicle age, so it is important for ADAGE to capture these characteristics. The maximum lifetime for light-duty and heavy-duty vehicles in ADAGE is assumed to be 30 years</w:t>
      </w:r>
      <w:r w:rsidRPr="00367737">
        <w:t xml:space="preserve"> </w:t>
      </w:r>
      <w:r>
        <w:t xml:space="preserve">and vehicles are grouped into </w:t>
      </w:r>
      <w:r w:rsidR="00B124DA">
        <w:t xml:space="preserve">six </w:t>
      </w:r>
      <w:r>
        <w:t xml:space="preserve">age groups, denoted as </w:t>
      </w:r>
      <w:r w:rsidRPr="0068093A">
        <w:rPr>
          <w:i/>
          <w:iCs/>
        </w:rPr>
        <w:t>i</w:t>
      </w:r>
      <w:r>
        <w:t xml:space="preserve"> with a range from 0 to 5, </w:t>
      </w:r>
      <w:r w:rsidRPr="0068093A">
        <w:rPr>
          <w:rFonts w:eastAsiaTheme="minorEastAsia"/>
        </w:rPr>
        <w:t>representing vehicle age</w:t>
      </w:r>
      <w:r>
        <w:rPr>
          <w:rFonts w:eastAsiaTheme="minorEastAsia"/>
        </w:rPr>
        <w:t>s</w:t>
      </w:r>
      <w:r w:rsidRPr="0068093A">
        <w:rPr>
          <w:rFonts w:eastAsiaTheme="minorEastAsia"/>
        </w:rPr>
        <w:t xml:space="preserve"> 0</w:t>
      </w:r>
      <w:r w:rsidR="00B124DA">
        <w:rPr>
          <w:rFonts w:eastAsiaTheme="minorEastAsia"/>
        </w:rPr>
        <w:t xml:space="preserve"> to </w:t>
      </w:r>
      <w:r w:rsidRPr="0068093A">
        <w:rPr>
          <w:rFonts w:eastAsiaTheme="minorEastAsia"/>
        </w:rPr>
        <w:t>4</w:t>
      </w:r>
      <w:r w:rsidR="00B124DA">
        <w:rPr>
          <w:rFonts w:eastAsiaTheme="minorEastAsia"/>
        </w:rPr>
        <w:t xml:space="preserve"> years</w:t>
      </w:r>
      <w:r w:rsidRPr="0068093A">
        <w:rPr>
          <w:rFonts w:eastAsiaTheme="minorEastAsia"/>
        </w:rPr>
        <w:t>, 5</w:t>
      </w:r>
      <w:r w:rsidR="00B124DA">
        <w:rPr>
          <w:rFonts w:eastAsiaTheme="minorEastAsia"/>
        </w:rPr>
        <w:t xml:space="preserve"> to </w:t>
      </w:r>
      <w:r w:rsidRPr="0068093A">
        <w:rPr>
          <w:rFonts w:eastAsiaTheme="minorEastAsia"/>
        </w:rPr>
        <w:t>9</w:t>
      </w:r>
      <w:r w:rsidRPr="00B124DA" w:rsidR="00B124DA">
        <w:rPr>
          <w:rFonts w:eastAsiaTheme="minorEastAsia"/>
        </w:rPr>
        <w:t xml:space="preserve"> </w:t>
      </w:r>
      <w:proofErr w:type="gramStart"/>
      <w:r w:rsidR="00B124DA">
        <w:rPr>
          <w:rFonts w:eastAsiaTheme="minorEastAsia"/>
        </w:rPr>
        <w:t>years</w:t>
      </w:r>
      <w:r>
        <w:rPr>
          <w:rFonts w:eastAsiaTheme="minorEastAsia"/>
        </w:rPr>
        <w:t>, ..</w:t>
      </w:r>
      <w:proofErr w:type="gramEnd"/>
      <w:r>
        <w:rPr>
          <w:rFonts w:eastAsiaTheme="minorEastAsia"/>
        </w:rPr>
        <w:t>…</w:t>
      </w:r>
      <w:r w:rsidRPr="0068093A">
        <w:rPr>
          <w:rFonts w:eastAsiaTheme="minorEastAsia"/>
        </w:rPr>
        <w:t>, 24</w:t>
      </w:r>
      <w:r w:rsidR="00B124DA">
        <w:rPr>
          <w:rFonts w:eastAsiaTheme="minorEastAsia"/>
        </w:rPr>
        <w:t xml:space="preserve"> to </w:t>
      </w:r>
      <w:r w:rsidRPr="0068093A">
        <w:rPr>
          <w:rFonts w:eastAsiaTheme="minorEastAsia"/>
        </w:rPr>
        <w:t>29</w:t>
      </w:r>
      <w:r w:rsidRPr="00B124DA" w:rsidR="00B124DA">
        <w:rPr>
          <w:rFonts w:eastAsiaTheme="minorEastAsia"/>
        </w:rPr>
        <w:t xml:space="preserve"> </w:t>
      </w:r>
      <w:r w:rsidR="00B124DA">
        <w:rPr>
          <w:rFonts w:eastAsiaTheme="minorEastAsia"/>
        </w:rPr>
        <w:t>years</w:t>
      </w:r>
      <w:r w:rsidRPr="0068093A">
        <w:rPr>
          <w:rFonts w:eastAsiaTheme="minorEastAsia"/>
        </w:rPr>
        <w:t>.</w:t>
      </w:r>
      <w:r>
        <w:t xml:space="preserve"> As vehicles age, some are retired from use. In addition, surviving vehicles are typically driven fewer miles per year as they get older. Vehicle survival rate (</w:t>
      </w:r>
      <m:oMath>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r>
          <w:rPr>
            <w:rFonts w:ascii="Cambria Math" w:hAnsi="Cambria Math"/>
          </w:rPr>
          <m:t xml:space="preserve">) </m:t>
        </m:r>
      </m:oMath>
      <w:r>
        <w:rPr>
          <w:rFonts w:eastAsiaTheme="minorEastAsia"/>
        </w:rPr>
        <w:t xml:space="preserve">and average annual </w:t>
      </w:r>
      <w:r>
        <w:t xml:space="preserve">VMT </w:t>
      </w:r>
      <m:oMath>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r>
          <w:rPr>
            <w:rFonts w:ascii="Cambria Math" w:hAnsi="Cambria Math"/>
          </w:rPr>
          <m:t xml:space="preserve">) </m:t>
        </m:r>
      </m:oMath>
      <w:r>
        <w:t xml:space="preserve">were collected from </w:t>
      </w:r>
      <w:r w:rsidRPr="003900B8">
        <w:t>EPA</w:t>
      </w:r>
      <w:r w:rsidR="00B124DA">
        <w:t>’</w:t>
      </w:r>
      <w:r w:rsidRPr="003900B8">
        <w:t>s M</w:t>
      </w:r>
      <w:r w:rsidR="004A1381">
        <w:t>o</w:t>
      </w:r>
      <w:r w:rsidRPr="003900B8">
        <w:t>tor Vehicle Emission Simulator (MOVES</w:t>
      </w:r>
      <w:r>
        <w:t>2014a</w:t>
      </w:r>
      <w:r w:rsidRPr="003900B8">
        <w:t>)</w:t>
      </w:r>
      <w:r>
        <w:t xml:space="preserve"> and aggregated to six age groups for auto, freight truck, and passenger bus using vehicle sales in 2010 as weights. Table 6-</w:t>
      </w:r>
      <w:r w:rsidR="008D4F6C">
        <w:t>8</w:t>
      </w:r>
      <w:r>
        <w:t xml:space="preserve"> shows the vehicle survival rate and VMT schedule by age group</w:t>
      </w:r>
      <w:r w:rsidRPr="006F68FF" w:rsidR="006F68FF">
        <w:t xml:space="preserve"> </w:t>
      </w:r>
      <w:r w:rsidR="006F68FF">
        <w:t xml:space="preserve">where the superscript </w:t>
      </w:r>
      <w:r w:rsidR="006F68FF">
        <w:rPr>
          <w:i/>
        </w:rPr>
        <w:t>n</w:t>
      </w:r>
      <w:r w:rsidR="006F68FF">
        <w:t xml:space="preserve"> denotes the vehicle type (i.e., Auto, </w:t>
      </w:r>
      <w:proofErr w:type="spellStart"/>
      <w:r w:rsidR="006F68FF">
        <w:t>RodP</w:t>
      </w:r>
      <w:proofErr w:type="spellEnd"/>
      <w:r w:rsidR="006F68FF">
        <w:t xml:space="preserve">, </w:t>
      </w:r>
      <w:proofErr w:type="spellStart"/>
      <w:r w:rsidR="006F68FF">
        <w:t>RodF</w:t>
      </w:r>
      <w:proofErr w:type="spellEnd"/>
      <w:r w:rsidR="006F68FF">
        <w:t>).</w:t>
      </w:r>
      <w:r>
        <w:t xml:space="preserve"> At age </w:t>
      </w:r>
      <w:r w:rsidRPr="0068093A" w:rsidR="00B124DA">
        <w:rPr>
          <w:rFonts w:eastAsiaTheme="minorEastAsia"/>
        </w:rPr>
        <w:t>0</w:t>
      </w:r>
      <w:r w:rsidR="00B124DA">
        <w:rPr>
          <w:rFonts w:eastAsiaTheme="minorEastAsia"/>
        </w:rPr>
        <w:t xml:space="preserve"> to </w:t>
      </w:r>
      <w:r w:rsidRPr="0068093A" w:rsidR="00B124DA">
        <w:rPr>
          <w:rFonts w:eastAsiaTheme="minorEastAsia"/>
        </w:rPr>
        <w:t>4</w:t>
      </w:r>
      <w:r w:rsidR="00B124DA">
        <w:rPr>
          <w:rFonts w:eastAsiaTheme="minorEastAsia"/>
        </w:rPr>
        <w:t xml:space="preserve"> years</w:t>
      </w:r>
      <w:r>
        <w:t>, all vehicles are considered “new</w:t>
      </w:r>
      <w:r w:rsidR="00B124DA">
        <w:t>,</w:t>
      </w:r>
      <w:r>
        <w:t>” and their VMT schedule is normalized to 1.</w:t>
      </w:r>
      <w:r w:rsidR="004C726C">
        <w:t xml:space="preserve"> </w:t>
      </w:r>
      <w:r>
        <w:t>Survival rates for the new vehicle category are assumed to be 1.0 for heavy-duty and 0.987 for light-duty</w:t>
      </w:r>
      <w:r w:rsidRPr="00B124DA" w:rsidR="00B124DA">
        <w:t xml:space="preserve"> </w:t>
      </w:r>
      <w:r w:rsidR="00B124DA">
        <w:t>vehicles</w:t>
      </w:r>
      <w:r>
        <w:t xml:space="preserve">. Vehicle survival rates and annual VMTs decline as they age. Conventional vehicles and AFVs are assumed to have the same survival rate and VMT schedule. For example, survival rates for </w:t>
      </w:r>
      <w:proofErr w:type="spellStart"/>
      <w:r>
        <w:t>Auto_OEV</w:t>
      </w:r>
      <w:proofErr w:type="spellEnd"/>
      <w:r w:rsidR="00B124DA">
        <w:t>,</w:t>
      </w:r>
      <w:r>
        <w:t xml:space="preserve"> </w:t>
      </w:r>
      <w:proofErr w:type="spellStart"/>
      <w:proofErr w:type="gramStart"/>
      <w:r>
        <w:t>Auto</w:t>
      </w:r>
      <w:proofErr w:type="gramEnd"/>
      <w:r>
        <w:t>_GasV</w:t>
      </w:r>
      <w:proofErr w:type="spellEnd"/>
      <w:r>
        <w:t xml:space="preserve">, </w:t>
      </w:r>
      <w:proofErr w:type="spellStart"/>
      <w:r>
        <w:t>Auto_BEV</w:t>
      </w:r>
      <w:proofErr w:type="spellEnd"/>
      <w:r>
        <w:t xml:space="preserve">, </w:t>
      </w:r>
      <w:proofErr w:type="spellStart"/>
      <w:r>
        <w:t>Auto_HEV</w:t>
      </w:r>
      <w:proofErr w:type="spellEnd"/>
      <w:r w:rsidR="00B124DA">
        <w:t>,</w:t>
      </w:r>
      <w:r>
        <w:t xml:space="preserve"> and </w:t>
      </w:r>
      <w:proofErr w:type="spellStart"/>
      <w:r>
        <w:t>Auto_FCEV</w:t>
      </w:r>
      <w:proofErr w:type="spellEnd"/>
      <w:r>
        <w:t xml:space="preserve"> in age group 2 (vehicles 10</w:t>
      </w:r>
      <w:r w:rsidR="00B124DA">
        <w:t xml:space="preserve"> to </w:t>
      </w:r>
      <w:r>
        <w:t xml:space="preserve">14 years old) are all equal to 0.727. </w:t>
      </w:r>
    </w:p>
    <w:p w:rsidR="00AA2E54" w:rsidP="00AA2E54" w:rsidRDefault="00AA2E54" w14:paraId="1B0158CE" w14:textId="0D2CDC93">
      <w:pPr>
        <w:rPr>
          <w:b/>
          <w:bCs/>
        </w:rPr>
      </w:pPr>
      <w:r w:rsidRPr="008F1575">
        <w:rPr>
          <w:b/>
          <w:bCs/>
        </w:rPr>
        <w:t xml:space="preserve">Table </w:t>
      </w:r>
      <w:r>
        <w:rPr>
          <w:b/>
          <w:bCs/>
        </w:rPr>
        <w:t>6-</w:t>
      </w:r>
      <w:r w:rsidR="008D4F6C">
        <w:rPr>
          <w:b/>
          <w:bCs/>
        </w:rPr>
        <w:t>8</w:t>
      </w:r>
      <w:r w:rsidRPr="008F1575">
        <w:rPr>
          <w:b/>
          <w:bCs/>
        </w:rPr>
        <w:t xml:space="preserve">. Vehicle </w:t>
      </w:r>
      <w:r w:rsidRPr="008F1575" w:rsidR="000B76F3">
        <w:rPr>
          <w:b/>
          <w:bCs/>
        </w:rPr>
        <w:t xml:space="preserve">Survival Rate </w:t>
      </w:r>
      <w:r w:rsidRPr="008F1575">
        <w:rPr>
          <w:b/>
          <w:bCs/>
        </w:rPr>
        <w:t xml:space="preserve">and VMT </w:t>
      </w:r>
      <w:r w:rsidRPr="008F1575" w:rsidR="000B76F3">
        <w:rPr>
          <w:b/>
          <w:bCs/>
        </w:rPr>
        <w:t xml:space="preserve">Schedule </w:t>
      </w:r>
      <w:r w:rsidR="000B76F3">
        <w:rPr>
          <w:b/>
          <w:bCs/>
        </w:rPr>
        <w:t xml:space="preserve">Index </w:t>
      </w:r>
      <w:r w:rsidRPr="008F1575">
        <w:rPr>
          <w:b/>
          <w:bCs/>
        </w:rPr>
        <w:t xml:space="preserve">by </w:t>
      </w:r>
      <w:r w:rsidRPr="008F1575" w:rsidR="000B76F3">
        <w:rPr>
          <w:b/>
          <w:bCs/>
        </w:rPr>
        <w:t>Age Group</w:t>
      </w:r>
    </w:p>
    <w:tbl>
      <w:tblPr>
        <w:tblStyle w:val="TableFormat2"/>
        <w:tblW w:w="5000" w:type="pct"/>
        <w:tblLook w:val="04A0" w:firstRow="1" w:lastRow="0" w:firstColumn="1" w:lastColumn="0" w:noHBand="0" w:noVBand="1"/>
      </w:tblPr>
      <w:tblGrid>
        <w:gridCol w:w="783"/>
        <w:gridCol w:w="1195"/>
        <w:gridCol w:w="1221"/>
        <w:gridCol w:w="963"/>
        <w:gridCol w:w="718"/>
        <w:gridCol w:w="718"/>
        <w:gridCol w:w="722"/>
        <w:gridCol w:w="1014"/>
        <w:gridCol w:w="1013"/>
        <w:gridCol w:w="1013"/>
      </w:tblGrid>
      <w:tr w:rsidRPr="00FD6C61" w:rsidR="00AA2E54" w:rsidTr="00B124DA" w14:paraId="7AFC7787" w14:textId="77777777">
        <w:trPr>
          <w:cnfStyle w:val="100000000000" w:firstRow="1" w:lastRow="0" w:firstColumn="0" w:lastColumn="0" w:oddVBand="0" w:evenVBand="0" w:oddHBand="0" w:evenHBand="0" w:firstRowFirstColumn="0" w:firstRowLastColumn="0" w:lastRowFirstColumn="0" w:lastRowLastColumn="0"/>
          <w:trHeight w:val="375"/>
        </w:trPr>
        <w:tc>
          <w:tcPr>
            <w:tcW w:w="415" w:type="pct"/>
            <w:vMerge w:val="restart"/>
            <w:noWrap/>
            <w:vAlign w:val="center"/>
            <w:hideMark/>
          </w:tcPr>
          <w:p w:rsidRPr="00FD6C61" w:rsidR="00AA2E54" w:rsidP="00B124DA" w:rsidRDefault="00AA2E54" w14:paraId="1DB8A12B" w14:textId="71B357FC">
            <w:pPr>
              <w:jc w:val="center"/>
              <w:rPr>
                <w:b/>
                <w:bCs/>
                <w:color w:val="000000"/>
                <w:sz w:val="20"/>
              </w:rPr>
            </w:pPr>
            <w:r w:rsidRPr="00FD6C61">
              <w:rPr>
                <w:b/>
                <w:bCs/>
                <w:color w:val="000000"/>
                <w:sz w:val="20"/>
              </w:rPr>
              <w:t>Age</w:t>
            </w:r>
          </w:p>
          <w:p w:rsidRPr="00FD6C61" w:rsidR="00AA2E54" w:rsidP="00B124DA" w:rsidRDefault="000B76F3" w14:paraId="4F0BA94A" w14:textId="39E18DD7">
            <w:pPr>
              <w:jc w:val="center"/>
              <w:rPr>
                <w:b/>
                <w:bCs/>
                <w:color w:val="000000"/>
                <w:sz w:val="20"/>
              </w:rPr>
            </w:pPr>
            <w:r w:rsidRPr="00FD6C61">
              <w:rPr>
                <w:b/>
                <w:bCs/>
                <w:color w:val="000000"/>
                <w:sz w:val="20"/>
              </w:rPr>
              <w:t>Group</w:t>
            </w:r>
          </w:p>
        </w:tc>
        <w:tc>
          <w:tcPr>
            <w:tcW w:w="1807" w:type="pct"/>
            <w:gridSpan w:val="3"/>
            <w:noWrap/>
            <w:vAlign w:val="center"/>
            <w:hideMark/>
          </w:tcPr>
          <w:p w:rsidRPr="00FD6C61" w:rsidR="00AA2E54" w:rsidP="00B124DA" w:rsidRDefault="00AA2E54" w14:paraId="0D6A5E58" w14:textId="55807500">
            <w:pPr>
              <w:jc w:val="center"/>
              <w:rPr>
                <w:b/>
                <w:bCs/>
                <w:color w:val="000000"/>
                <w:sz w:val="20"/>
              </w:rPr>
            </w:pPr>
            <w:r w:rsidRPr="00FD6C61">
              <w:rPr>
                <w:b/>
                <w:bCs/>
                <w:color w:val="000000"/>
                <w:sz w:val="20"/>
              </w:rPr>
              <w:t xml:space="preserve">Survival </w:t>
            </w:r>
            <w:r w:rsidRPr="00FD6C61" w:rsidR="000B76F3">
              <w:rPr>
                <w:b/>
                <w:bCs/>
                <w:color w:val="000000"/>
                <w:sz w:val="20"/>
              </w:rPr>
              <w:t xml:space="preserve">Rate </w:t>
            </w:r>
            <w:r w:rsidRPr="00FD6C61">
              <w:rPr>
                <w:b/>
                <w:bCs/>
                <w:color w:val="000000"/>
                <w:sz w:val="20"/>
              </w:rPr>
              <w:t>(</w:t>
            </w:r>
            <m:oMath>
              <m:sSubSup>
                <m:sSubSupPr>
                  <m:ctrlPr>
                    <w:rPr>
                      <w:rFonts w:ascii="Cambria Math" w:hAnsi="Cambria Math"/>
                      <w:b/>
                      <w:bCs/>
                      <w:i/>
                      <w:color w:val="000000"/>
                      <w:sz w:val="20"/>
                    </w:rPr>
                  </m:ctrlPr>
                </m:sSubSupPr>
                <m:e>
                  <m:r>
                    <m:rPr>
                      <m:sty m:val="bi"/>
                    </m:rPr>
                    <w:rPr>
                      <w:rFonts w:ascii="Cambria Math" w:hAnsi="Cambria Math"/>
                      <w:color w:val="000000"/>
                      <w:sz w:val="20"/>
                    </w:rPr>
                    <m:t>α</m:t>
                  </m:r>
                </m:e>
                <m:sub>
                  <m:r>
                    <m:rPr>
                      <m:sty m:val="bi"/>
                    </m:rPr>
                    <w:rPr>
                      <w:rFonts w:ascii="Cambria Math" w:hAnsi="Cambria Math"/>
                      <w:color w:val="000000"/>
                      <w:sz w:val="20"/>
                    </w:rPr>
                    <m:t>i</m:t>
                  </m:r>
                </m:sub>
                <m:sup>
                  <m:r>
                    <m:rPr>
                      <m:sty m:val="bi"/>
                    </m:rPr>
                    <w:rPr>
                      <w:rFonts w:ascii="Cambria Math" w:hAnsi="Cambria Math"/>
                      <w:color w:val="000000"/>
                      <w:sz w:val="20"/>
                    </w:rPr>
                    <m:t>n</m:t>
                  </m:r>
                </m:sup>
              </m:sSubSup>
            </m:oMath>
            <w:r w:rsidRPr="00FD6C61">
              <w:rPr>
                <w:b/>
                <w:bCs/>
                <w:color w:val="000000"/>
                <w:sz w:val="20"/>
              </w:rPr>
              <w:t>)</w:t>
            </w:r>
          </w:p>
        </w:tc>
        <w:tc>
          <w:tcPr>
            <w:tcW w:w="1154" w:type="pct"/>
            <w:gridSpan w:val="3"/>
            <w:noWrap/>
            <w:vAlign w:val="center"/>
            <w:hideMark/>
          </w:tcPr>
          <w:p w:rsidRPr="00FD6C61" w:rsidR="00AA2E54" w:rsidP="00B124DA" w:rsidRDefault="00AA2E54" w14:paraId="44B1FD02" w14:textId="195F0662">
            <w:pPr>
              <w:jc w:val="center"/>
              <w:rPr>
                <w:b/>
                <w:bCs/>
                <w:color w:val="000000"/>
                <w:sz w:val="20"/>
              </w:rPr>
            </w:pPr>
            <w:r w:rsidRPr="00FD6C61">
              <w:rPr>
                <w:b/>
                <w:bCs/>
                <w:color w:val="000000"/>
                <w:sz w:val="20"/>
              </w:rPr>
              <w:t xml:space="preserve">VMT </w:t>
            </w:r>
            <w:r w:rsidRPr="00FD6C61" w:rsidR="000B76F3">
              <w:rPr>
                <w:b/>
                <w:bCs/>
                <w:color w:val="000000"/>
                <w:sz w:val="20"/>
              </w:rPr>
              <w:t xml:space="preserve">Schedule </w:t>
            </w:r>
            <w:r w:rsidRPr="00FD6C61">
              <w:rPr>
                <w:b/>
                <w:bCs/>
                <w:color w:val="000000"/>
                <w:sz w:val="20"/>
              </w:rPr>
              <w:t>(</w:t>
            </w:r>
            <m:oMath>
              <m:sSubSup>
                <m:sSubSupPr>
                  <m:ctrlPr>
                    <w:rPr>
                      <w:rFonts w:ascii="Cambria Math" w:hAnsi="Cambria Math"/>
                      <w:b/>
                      <w:bCs/>
                      <w:i/>
                      <w:color w:val="000000"/>
                      <w:sz w:val="20"/>
                      <w:vertAlign w:val="subscript"/>
                    </w:rPr>
                  </m:ctrlPr>
                </m:sSubSupPr>
                <m:e>
                  <m:r>
                    <m:rPr>
                      <m:sty m:val="bi"/>
                    </m:rPr>
                    <w:rPr>
                      <w:rFonts w:ascii="Cambria Math" w:hAnsi="Cambria Math"/>
                      <w:color w:val="000000"/>
                      <w:sz w:val="20"/>
                      <w:vertAlign w:val="subscript"/>
                    </w:rPr>
                    <m:t>β</m:t>
                  </m:r>
                </m:e>
                <m:sub>
                  <m:r>
                    <m:rPr>
                      <m:sty m:val="bi"/>
                    </m:rPr>
                    <w:rPr>
                      <w:rFonts w:ascii="Cambria Math" w:hAnsi="Cambria Math"/>
                      <w:color w:val="000000"/>
                      <w:sz w:val="20"/>
                      <w:vertAlign w:val="subscript"/>
                    </w:rPr>
                    <m:t>i</m:t>
                  </m:r>
                </m:sub>
                <m:sup>
                  <m:r>
                    <m:rPr>
                      <m:sty m:val="bi"/>
                    </m:rPr>
                    <w:rPr>
                      <w:rFonts w:ascii="Cambria Math" w:hAnsi="Cambria Math"/>
                      <w:color w:val="000000"/>
                      <w:sz w:val="20"/>
                      <w:vertAlign w:val="subscript"/>
                    </w:rPr>
                    <m:t>n</m:t>
                  </m:r>
                </m:sup>
              </m:sSubSup>
            </m:oMath>
            <w:r w:rsidRPr="00FD6C61">
              <w:rPr>
                <w:b/>
                <w:bCs/>
                <w:color w:val="000000"/>
                <w:sz w:val="20"/>
              </w:rPr>
              <w:t>)</w:t>
            </w:r>
          </w:p>
        </w:tc>
        <w:tc>
          <w:tcPr>
            <w:tcW w:w="1624" w:type="pct"/>
            <w:gridSpan w:val="3"/>
            <w:noWrap/>
            <w:vAlign w:val="center"/>
            <w:hideMark/>
          </w:tcPr>
          <w:p w:rsidRPr="00FD6C61" w:rsidR="00AA2E54" w:rsidP="00B124DA" w:rsidRDefault="00AA2E54" w14:paraId="7B44018D" w14:textId="77777777">
            <w:pPr>
              <w:jc w:val="center"/>
              <w:rPr>
                <w:b/>
                <w:bCs/>
                <w:color w:val="000000"/>
                <w:sz w:val="20"/>
              </w:rPr>
            </w:pPr>
            <w:r w:rsidRPr="00FD6C61">
              <w:rPr>
                <w:b/>
                <w:bCs/>
                <w:color w:val="000000"/>
                <w:sz w:val="20"/>
              </w:rPr>
              <w:t>Average VMT Schedule (</w:t>
            </w:r>
            <m:oMath>
              <m:sSubSup>
                <m:sSubSupPr>
                  <m:ctrlPr>
                    <w:rPr>
                      <w:rFonts w:ascii="Cambria Math" w:hAnsi="Cambria Math"/>
                      <w:b/>
                      <w:bCs/>
                      <w:i/>
                      <w:color w:val="000000"/>
                      <w:sz w:val="20"/>
                      <w:vertAlign w:val="subscript"/>
                    </w:rPr>
                  </m:ctrlPr>
                </m:sSubSupPr>
                <m:e>
                  <m:r>
                    <m:rPr>
                      <m:sty m:val="bi"/>
                    </m:rPr>
                    <w:rPr>
                      <w:rFonts w:ascii="Cambria Math" w:hAnsi="Cambria Math"/>
                      <w:color w:val="000000"/>
                      <w:sz w:val="20"/>
                      <w:vertAlign w:val="subscript"/>
                    </w:rPr>
                    <m:t>α</m:t>
                  </m:r>
                </m:e>
                <m:sub>
                  <m:r>
                    <m:rPr>
                      <m:sty m:val="bi"/>
                    </m:rPr>
                    <w:rPr>
                      <w:rFonts w:ascii="Cambria Math" w:hAnsi="Cambria Math"/>
                      <w:color w:val="000000"/>
                      <w:sz w:val="20"/>
                      <w:vertAlign w:val="subscript"/>
                    </w:rPr>
                    <m:t>i</m:t>
                  </m:r>
                </m:sub>
                <m:sup>
                  <m:r>
                    <m:rPr>
                      <m:sty m:val="bi"/>
                    </m:rPr>
                    <w:rPr>
                      <w:rFonts w:ascii="Cambria Math" w:hAnsi="Cambria Math"/>
                      <w:color w:val="000000"/>
                      <w:sz w:val="20"/>
                      <w:vertAlign w:val="subscript"/>
                    </w:rPr>
                    <m:t>n</m:t>
                  </m:r>
                </m:sup>
              </m:sSubSup>
              <m:sSubSup>
                <m:sSubSupPr>
                  <m:ctrlPr>
                    <w:rPr>
                      <w:rFonts w:ascii="Cambria Math" w:hAnsi="Cambria Math"/>
                      <w:b/>
                      <w:bCs/>
                      <w:i/>
                      <w:color w:val="000000"/>
                      <w:sz w:val="20"/>
                      <w:vertAlign w:val="subscript"/>
                    </w:rPr>
                  </m:ctrlPr>
                </m:sSubSupPr>
                <m:e>
                  <m:r>
                    <m:rPr>
                      <m:sty m:val="bi"/>
                    </m:rPr>
                    <w:rPr>
                      <w:rFonts w:ascii="Cambria Math" w:hAnsi="Cambria Math"/>
                      <w:color w:val="000000"/>
                      <w:sz w:val="20"/>
                      <w:vertAlign w:val="subscript"/>
                    </w:rPr>
                    <m:t>β</m:t>
                  </m:r>
                </m:e>
                <m:sub>
                  <m:r>
                    <m:rPr>
                      <m:sty m:val="bi"/>
                    </m:rPr>
                    <w:rPr>
                      <w:rFonts w:ascii="Cambria Math" w:hAnsi="Cambria Math"/>
                      <w:color w:val="000000"/>
                      <w:sz w:val="20"/>
                      <w:vertAlign w:val="subscript"/>
                    </w:rPr>
                    <m:t>i</m:t>
                  </m:r>
                </m:sub>
                <m:sup>
                  <m:r>
                    <m:rPr>
                      <m:sty m:val="bi"/>
                    </m:rPr>
                    <w:rPr>
                      <w:rFonts w:ascii="Cambria Math" w:hAnsi="Cambria Math"/>
                      <w:color w:val="000000"/>
                      <w:sz w:val="20"/>
                      <w:vertAlign w:val="subscript"/>
                    </w:rPr>
                    <m:t>n</m:t>
                  </m:r>
                </m:sup>
              </m:sSubSup>
            </m:oMath>
            <w:r w:rsidRPr="00FD6C61">
              <w:rPr>
                <w:b/>
                <w:bCs/>
                <w:color w:val="000000"/>
                <w:sz w:val="20"/>
              </w:rPr>
              <w:t>)</w:t>
            </w:r>
          </w:p>
        </w:tc>
      </w:tr>
      <w:tr w:rsidRPr="00FD6C61" w:rsidR="00AA2E54" w:rsidTr="00B124DA" w14:paraId="034BAC8C" w14:textId="77777777">
        <w:trPr>
          <w:trHeight w:val="315"/>
        </w:trPr>
        <w:tc>
          <w:tcPr>
            <w:tcW w:w="415" w:type="pct"/>
            <w:vMerge/>
            <w:tcBorders>
              <w:top w:val="single" w:color="auto" w:sz="4" w:space="0"/>
              <w:bottom w:val="single" w:color="auto" w:sz="4" w:space="0"/>
            </w:tcBorders>
            <w:hideMark/>
          </w:tcPr>
          <w:p w:rsidRPr="00FD6C61" w:rsidR="00AA2E54" w:rsidP="00952137" w:rsidRDefault="00AA2E54" w14:paraId="4282793E" w14:textId="77777777">
            <w:pPr>
              <w:rPr>
                <w:b/>
                <w:bCs/>
                <w:color w:val="000000"/>
                <w:sz w:val="20"/>
              </w:rPr>
            </w:pPr>
          </w:p>
        </w:tc>
        <w:tc>
          <w:tcPr>
            <w:tcW w:w="639" w:type="pct"/>
            <w:tcBorders>
              <w:top w:val="single" w:color="auto" w:sz="4" w:space="0"/>
              <w:bottom w:val="single" w:color="auto" w:sz="4" w:space="0"/>
            </w:tcBorders>
            <w:vAlign w:val="center"/>
            <w:hideMark/>
          </w:tcPr>
          <w:p w:rsidRPr="00FD6C61" w:rsidR="00AA2E54" w:rsidP="00B124DA" w:rsidRDefault="00AA2E54" w14:paraId="22721B76" w14:textId="77777777">
            <w:pPr>
              <w:jc w:val="center"/>
              <w:rPr>
                <w:b/>
                <w:bCs/>
                <w:color w:val="000000"/>
                <w:sz w:val="20"/>
              </w:rPr>
            </w:pPr>
            <w:r w:rsidRPr="00FD6C61">
              <w:rPr>
                <w:b/>
                <w:bCs/>
                <w:color w:val="000000"/>
                <w:sz w:val="20"/>
              </w:rPr>
              <w:t>Auto</w:t>
            </w:r>
          </w:p>
        </w:tc>
        <w:tc>
          <w:tcPr>
            <w:tcW w:w="653" w:type="pct"/>
            <w:tcBorders>
              <w:top w:val="single" w:color="auto" w:sz="4" w:space="0"/>
              <w:bottom w:val="single" w:color="auto" w:sz="4" w:space="0"/>
            </w:tcBorders>
            <w:vAlign w:val="center"/>
            <w:hideMark/>
          </w:tcPr>
          <w:p w:rsidRPr="00FD6C61" w:rsidR="00AA2E54" w:rsidP="00B124DA" w:rsidRDefault="00AA2E54" w14:paraId="0E9452D7" w14:textId="77777777">
            <w:pPr>
              <w:jc w:val="center"/>
              <w:rPr>
                <w:b/>
                <w:bCs/>
                <w:color w:val="000000"/>
                <w:sz w:val="20"/>
              </w:rPr>
            </w:pPr>
            <w:proofErr w:type="spellStart"/>
            <w:r w:rsidRPr="00FD6C61">
              <w:rPr>
                <w:b/>
                <w:bCs/>
                <w:color w:val="000000"/>
                <w:sz w:val="20"/>
              </w:rPr>
              <w:t>RodP</w:t>
            </w:r>
            <w:proofErr w:type="spellEnd"/>
          </w:p>
        </w:tc>
        <w:tc>
          <w:tcPr>
            <w:tcW w:w="515" w:type="pct"/>
            <w:tcBorders>
              <w:top w:val="single" w:color="auto" w:sz="4" w:space="0"/>
              <w:bottom w:val="single" w:color="auto" w:sz="4" w:space="0"/>
            </w:tcBorders>
            <w:vAlign w:val="center"/>
            <w:hideMark/>
          </w:tcPr>
          <w:p w:rsidRPr="00FD6C61" w:rsidR="00AA2E54" w:rsidP="00B124DA" w:rsidRDefault="00AA2E54" w14:paraId="6B3AB4D4" w14:textId="77777777">
            <w:pPr>
              <w:jc w:val="center"/>
              <w:rPr>
                <w:b/>
                <w:bCs/>
                <w:color w:val="000000"/>
                <w:sz w:val="20"/>
              </w:rPr>
            </w:pPr>
            <w:proofErr w:type="spellStart"/>
            <w:r w:rsidRPr="00FD6C61">
              <w:rPr>
                <w:b/>
                <w:bCs/>
                <w:color w:val="000000"/>
                <w:sz w:val="20"/>
              </w:rPr>
              <w:t>RodF</w:t>
            </w:r>
            <w:proofErr w:type="spellEnd"/>
          </w:p>
        </w:tc>
        <w:tc>
          <w:tcPr>
            <w:tcW w:w="384" w:type="pct"/>
            <w:tcBorders>
              <w:top w:val="single" w:color="auto" w:sz="4" w:space="0"/>
              <w:bottom w:val="single" w:color="auto" w:sz="4" w:space="0"/>
            </w:tcBorders>
            <w:vAlign w:val="center"/>
            <w:hideMark/>
          </w:tcPr>
          <w:p w:rsidRPr="00FD6C61" w:rsidR="00AA2E54" w:rsidP="00B124DA" w:rsidRDefault="00AA2E54" w14:paraId="46382818" w14:textId="77777777">
            <w:pPr>
              <w:jc w:val="center"/>
              <w:rPr>
                <w:b/>
                <w:bCs/>
                <w:color w:val="000000"/>
                <w:sz w:val="20"/>
              </w:rPr>
            </w:pPr>
            <w:r w:rsidRPr="00FD6C61">
              <w:rPr>
                <w:b/>
                <w:bCs/>
                <w:color w:val="000000"/>
                <w:sz w:val="20"/>
              </w:rPr>
              <w:t>Auto</w:t>
            </w:r>
          </w:p>
        </w:tc>
        <w:tc>
          <w:tcPr>
            <w:tcW w:w="384" w:type="pct"/>
            <w:tcBorders>
              <w:top w:val="single" w:color="auto" w:sz="4" w:space="0"/>
              <w:bottom w:val="single" w:color="auto" w:sz="4" w:space="0"/>
            </w:tcBorders>
            <w:vAlign w:val="center"/>
            <w:hideMark/>
          </w:tcPr>
          <w:p w:rsidRPr="00FD6C61" w:rsidR="00AA2E54" w:rsidP="00B124DA" w:rsidRDefault="00AA2E54" w14:paraId="7366FCF4" w14:textId="77777777">
            <w:pPr>
              <w:jc w:val="center"/>
              <w:rPr>
                <w:b/>
                <w:bCs/>
                <w:color w:val="000000"/>
                <w:sz w:val="20"/>
              </w:rPr>
            </w:pPr>
            <w:proofErr w:type="spellStart"/>
            <w:r w:rsidRPr="00FD6C61">
              <w:rPr>
                <w:b/>
                <w:bCs/>
                <w:color w:val="000000"/>
                <w:sz w:val="20"/>
              </w:rPr>
              <w:t>RodP</w:t>
            </w:r>
            <w:proofErr w:type="spellEnd"/>
          </w:p>
        </w:tc>
        <w:tc>
          <w:tcPr>
            <w:tcW w:w="385" w:type="pct"/>
            <w:tcBorders>
              <w:top w:val="single" w:color="auto" w:sz="4" w:space="0"/>
              <w:bottom w:val="single" w:color="auto" w:sz="4" w:space="0"/>
            </w:tcBorders>
            <w:vAlign w:val="center"/>
            <w:hideMark/>
          </w:tcPr>
          <w:p w:rsidRPr="00FD6C61" w:rsidR="00AA2E54" w:rsidP="00B124DA" w:rsidRDefault="00AA2E54" w14:paraId="51030D7B" w14:textId="77777777">
            <w:pPr>
              <w:jc w:val="center"/>
              <w:rPr>
                <w:b/>
                <w:bCs/>
                <w:color w:val="000000"/>
                <w:sz w:val="20"/>
              </w:rPr>
            </w:pPr>
            <w:proofErr w:type="spellStart"/>
            <w:r w:rsidRPr="00FD6C61">
              <w:rPr>
                <w:b/>
                <w:bCs/>
                <w:color w:val="000000"/>
                <w:sz w:val="20"/>
              </w:rPr>
              <w:t>RodF</w:t>
            </w:r>
            <w:proofErr w:type="spellEnd"/>
          </w:p>
        </w:tc>
        <w:tc>
          <w:tcPr>
            <w:tcW w:w="542" w:type="pct"/>
            <w:tcBorders>
              <w:top w:val="single" w:color="auto" w:sz="4" w:space="0"/>
              <w:bottom w:val="single" w:color="auto" w:sz="4" w:space="0"/>
            </w:tcBorders>
            <w:vAlign w:val="center"/>
            <w:hideMark/>
          </w:tcPr>
          <w:p w:rsidRPr="00FD6C61" w:rsidR="00AA2E54" w:rsidP="00B124DA" w:rsidRDefault="00AA2E54" w14:paraId="7D2916CD" w14:textId="77777777">
            <w:pPr>
              <w:jc w:val="center"/>
              <w:rPr>
                <w:b/>
                <w:bCs/>
                <w:color w:val="000000"/>
                <w:sz w:val="20"/>
              </w:rPr>
            </w:pPr>
            <w:r w:rsidRPr="00FD6C61">
              <w:rPr>
                <w:b/>
                <w:bCs/>
                <w:color w:val="000000"/>
                <w:sz w:val="20"/>
              </w:rPr>
              <w:t>Auto</w:t>
            </w:r>
          </w:p>
        </w:tc>
        <w:tc>
          <w:tcPr>
            <w:tcW w:w="541" w:type="pct"/>
            <w:tcBorders>
              <w:top w:val="single" w:color="auto" w:sz="4" w:space="0"/>
              <w:bottom w:val="single" w:color="auto" w:sz="4" w:space="0"/>
            </w:tcBorders>
            <w:vAlign w:val="center"/>
            <w:hideMark/>
          </w:tcPr>
          <w:p w:rsidRPr="00FD6C61" w:rsidR="00AA2E54" w:rsidP="00B124DA" w:rsidRDefault="00AA2E54" w14:paraId="2C5C9EA0" w14:textId="77777777">
            <w:pPr>
              <w:jc w:val="center"/>
              <w:rPr>
                <w:b/>
                <w:bCs/>
                <w:color w:val="000000"/>
                <w:sz w:val="20"/>
              </w:rPr>
            </w:pPr>
            <w:proofErr w:type="spellStart"/>
            <w:r w:rsidRPr="00FD6C61">
              <w:rPr>
                <w:b/>
                <w:bCs/>
                <w:color w:val="000000"/>
                <w:sz w:val="20"/>
              </w:rPr>
              <w:t>RodP</w:t>
            </w:r>
            <w:proofErr w:type="spellEnd"/>
          </w:p>
        </w:tc>
        <w:tc>
          <w:tcPr>
            <w:tcW w:w="541" w:type="pct"/>
            <w:tcBorders>
              <w:top w:val="single" w:color="auto" w:sz="4" w:space="0"/>
              <w:bottom w:val="single" w:color="auto" w:sz="4" w:space="0"/>
            </w:tcBorders>
            <w:vAlign w:val="center"/>
            <w:hideMark/>
          </w:tcPr>
          <w:p w:rsidRPr="00FD6C61" w:rsidR="00AA2E54" w:rsidP="00B124DA" w:rsidRDefault="00AA2E54" w14:paraId="783E262E" w14:textId="77777777">
            <w:pPr>
              <w:jc w:val="center"/>
              <w:rPr>
                <w:b/>
                <w:bCs/>
                <w:color w:val="000000"/>
                <w:sz w:val="20"/>
              </w:rPr>
            </w:pPr>
            <w:proofErr w:type="spellStart"/>
            <w:r w:rsidRPr="00FD6C61">
              <w:rPr>
                <w:b/>
                <w:bCs/>
                <w:color w:val="000000"/>
                <w:sz w:val="20"/>
              </w:rPr>
              <w:t>RodF</w:t>
            </w:r>
            <w:proofErr w:type="spellEnd"/>
          </w:p>
        </w:tc>
      </w:tr>
      <w:tr w:rsidRPr="00FD6C61" w:rsidR="00AA2E54" w:rsidTr="00B124DA" w14:paraId="2049B552" w14:textId="77777777">
        <w:trPr>
          <w:trHeight w:val="300"/>
        </w:trPr>
        <w:tc>
          <w:tcPr>
            <w:tcW w:w="415" w:type="pct"/>
            <w:tcBorders>
              <w:top w:val="single" w:color="auto" w:sz="4" w:space="0"/>
            </w:tcBorders>
            <w:noWrap/>
            <w:hideMark/>
          </w:tcPr>
          <w:p w:rsidRPr="00FD6C61" w:rsidR="00AA2E54" w:rsidP="00952137" w:rsidRDefault="00AA2E54" w14:paraId="092737D3" w14:textId="77777777">
            <w:pPr>
              <w:jc w:val="right"/>
              <w:rPr>
                <w:color w:val="000000"/>
                <w:sz w:val="20"/>
              </w:rPr>
            </w:pPr>
            <w:r w:rsidRPr="00FD6C61">
              <w:rPr>
                <w:color w:val="000000"/>
                <w:sz w:val="20"/>
              </w:rPr>
              <w:t>0</w:t>
            </w:r>
          </w:p>
        </w:tc>
        <w:tc>
          <w:tcPr>
            <w:tcW w:w="639" w:type="pct"/>
            <w:tcBorders>
              <w:top w:val="single" w:color="auto" w:sz="4" w:space="0"/>
            </w:tcBorders>
            <w:noWrap/>
            <w:hideMark/>
          </w:tcPr>
          <w:p w:rsidRPr="00FD6C61" w:rsidR="00AA2E54" w:rsidP="00952137" w:rsidRDefault="00AA2E54" w14:paraId="40955FA3" w14:textId="77777777">
            <w:pPr>
              <w:jc w:val="center"/>
              <w:rPr>
                <w:color w:val="000000"/>
                <w:sz w:val="20"/>
              </w:rPr>
            </w:pPr>
            <w:r w:rsidRPr="00FD6C61">
              <w:rPr>
                <w:color w:val="000000"/>
                <w:sz w:val="20"/>
              </w:rPr>
              <w:t>0.987</w:t>
            </w:r>
          </w:p>
        </w:tc>
        <w:tc>
          <w:tcPr>
            <w:tcW w:w="653" w:type="pct"/>
            <w:tcBorders>
              <w:top w:val="single" w:color="auto" w:sz="4" w:space="0"/>
            </w:tcBorders>
            <w:noWrap/>
            <w:hideMark/>
          </w:tcPr>
          <w:p w:rsidRPr="00FD6C61" w:rsidR="00AA2E54" w:rsidP="00952137" w:rsidRDefault="00AA2E54" w14:paraId="3D82D3B6" w14:textId="77777777">
            <w:pPr>
              <w:jc w:val="center"/>
              <w:rPr>
                <w:color w:val="000000"/>
                <w:sz w:val="20"/>
              </w:rPr>
            </w:pPr>
            <w:r w:rsidRPr="00FD6C61">
              <w:rPr>
                <w:color w:val="000000"/>
                <w:sz w:val="20"/>
              </w:rPr>
              <w:t>1.000</w:t>
            </w:r>
          </w:p>
        </w:tc>
        <w:tc>
          <w:tcPr>
            <w:tcW w:w="515" w:type="pct"/>
            <w:tcBorders>
              <w:top w:val="single" w:color="auto" w:sz="4" w:space="0"/>
            </w:tcBorders>
            <w:noWrap/>
            <w:hideMark/>
          </w:tcPr>
          <w:p w:rsidRPr="00FD6C61" w:rsidR="00AA2E54" w:rsidP="00952137" w:rsidRDefault="00AA2E54" w14:paraId="5F00C010" w14:textId="77777777">
            <w:pPr>
              <w:jc w:val="center"/>
              <w:rPr>
                <w:color w:val="000000"/>
                <w:sz w:val="20"/>
              </w:rPr>
            </w:pPr>
            <w:r w:rsidRPr="00FD6C61">
              <w:rPr>
                <w:color w:val="000000"/>
                <w:sz w:val="20"/>
              </w:rPr>
              <w:t>1.000</w:t>
            </w:r>
          </w:p>
        </w:tc>
        <w:tc>
          <w:tcPr>
            <w:tcW w:w="384" w:type="pct"/>
            <w:tcBorders>
              <w:top w:val="single" w:color="auto" w:sz="4" w:space="0"/>
            </w:tcBorders>
            <w:noWrap/>
            <w:hideMark/>
          </w:tcPr>
          <w:p w:rsidRPr="00FD6C61" w:rsidR="00AA2E54" w:rsidP="00952137" w:rsidRDefault="00AA2E54" w14:paraId="3AD50293" w14:textId="77777777">
            <w:pPr>
              <w:jc w:val="center"/>
              <w:rPr>
                <w:color w:val="000000"/>
                <w:sz w:val="20"/>
              </w:rPr>
            </w:pPr>
            <w:r w:rsidRPr="00FD6C61">
              <w:rPr>
                <w:color w:val="000000"/>
                <w:sz w:val="20"/>
              </w:rPr>
              <w:t>1.000</w:t>
            </w:r>
          </w:p>
        </w:tc>
        <w:tc>
          <w:tcPr>
            <w:tcW w:w="384" w:type="pct"/>
            <w:tcBorders>
              <w:top w:val="single" w:color="auto" w:sz="4" w:space="0"/>
            </w:tcBorders>
            <w:noWrap/>
            <w:hideMark/>
          </w:tcPr>
          <w:p w:rsidRPr="00FD6C61" w:rsidR="00AA2E54" w:rsidP="00952137" w:rsidRDefault="00AA2E54" w14:paraId="18D0964C" w14:textId="77777777">
            <w:pPr>
              <w:jc w:val="center"/>
              <w:rPr>
                <w:color w:val="000000"/>
                <w:sz w:val="20"/>
              </w:rPr>
            </w:pPr>
            <w:r w:rsidRPr="00FD6C61">
              <w:rPr>
                <w:color w:val="000000"/>
                <w:sz w:val="20"/>
              </w:rPr>
              <w:t>1.000</w:t>
            </w:r>
          </w:p>
        </w:tc>
        <w:tc>
          <w:tcPr>
            <w:tcW w:w="385" w:type="pct"/>
            <w:tcBorders>
              <w:top w:val="single" w:color="auto" w:sz="4" w:space="0"/>
            </w:tcBorders>
            <w:noWrap/>
            <w:hideMark/>
          </w:tcPr>
          <w:p w:rsidRPr="00FD6C61" w:rsidR="00AA2E54" w:rsidP="00952137" w:rsidRDefault="00AA2E54" w14:paraId="1522B3BC" w14:textId="77777777">
            <w:pPr>
              <w:jc w:val="center"/>
              <w:rPr>
                <w:color w:val="000000"/>
                <w:sz w:val="20"/>
              </w:rPr>
            </w:pPr>
            <w:r w:rsidRPr="00FD6C61">
              <w:rPr>
                <w:color w:val="000000"/>
                <w:sz w:val="20"/>
              </w:rPr>
              <w:t>1.000</w:t>
            </w:r>
          </w:p>
        </w:tc>
        <w:tc>
          <w:tcPr>
            <w:tcW w:w="542" w:type="pct"/>
            <w:tcBorders>
              <w:top w:val="single" w:color="auto" w:sz="4" w:space="0"/>
            </w:tcBorders>
            <w:noWrap/>
            <w:hideMark/>
          </w:tcPr>
          <w:p w:rsidRPr="00FD6C61" w:rsidR="00AA2E54" w:rsidP="00952137" w:rsidRDefault="00AA2E54" w14:paraId="6F55E9C4" w14:textId="77777777">
            <w:pPr>
              <w:jc w:val="center"/>
              <w:rPr>
                <w:color w:val="000000"/>
                <w:sz w:val="20"/>
              </w:rPr>
            </w:pPr>
            <w:r w:rsidRPr="00FD6C61">
              <w:rPr>
                <w:color w:val="000000"/>
                <w:sz w:val="20"/>
              </w:rPr>
              <w:t>0.987</w:t>
            </w:r>
          </w:p>
        </w:tc>
        <w:tc>
          <w:tcPr>
            <w:tcW w:w="541" w:type="pct"/>
            <w:tcBorders>
              <w:top w:val="single" w:color="auto" w:sz="4" w:space="0"/>
            </w:tcBorders>
            <w:noWrap/>
            <w:hideMark/>
          </w:tcPr>
          <w:p w:rsidRPr="00FD6C61" w:rsidR="00AA2E54" w:rsidP="00952137" w:rsidRDefault="00AA2E54" w14:paraId="4DF6066E" w14:textId="77777777">
            <w:pPr>
              <w:jc w:val="center"/>
              <w:rPr>
                <w:color w:val="000000"/>
                <w:sz w:val="20"/>
              </w:rPr>
            </w:pPr>
            <w:r w:rsidRPr="00FD6C61">
              <w:rPr>
                <w:color w:val="000000"/>
                <w:sz w:val="20"/>
              </w:rPr>
              <w:t>1.000</w:t>
            </w:r>
          </w:p>
        </w:tc>
        <w:tc>
          <w:tcPr>
            <w:tcW w:w="541" w:type="pct"/>
            <w:tcBorders>
              <w:top w:val="single" w:color="auto" w:sz="4" w:space="0"/>
            </w:tcBorders>
            <w:noWrap/>
            <w:hideMark/>
          </w:tcPr>
          <w:p w:rsidRPr="00FD6C61" w:rsidR="00AA2E54" w:rsidP="00952137" w:rsidRDefault="00AA2E54" w14:paraId="7261781C" w14:textId="77777777">
            <w:pPr>
              <w:jc w:val="center"/>
              <w:rPr>
                <w:color w:val="000000"/>
                <w:sz w:val="20"/>
              </w:rPr>
            </w:pPr>
            <w:r w:rsidRPr="00FD6C61">
              <w:rPr>
                <w:color w:val="000000"/>
                <w:sz w:val="20"/>
              </w:rPr>
              <w:t>1.000</w:t>
            </w:r>
          </w:p>
        </w:tc>
      </w:tr>
      <w:tr w:rsidRPr="00FD6C61" w:rsidR="00AA2E54" w:rsidTr="00FD6C61" w14:paraId="2F26E761" w14:textId="77777777">
        <w:trPr>
          <w:trHeight w:val="300"/>
        </w:trPr>
        <w:tc>
          <w:tcPr>
            <w:tcW w:w="415" w:type="pct"/>
            <w:noWrap/>
            <w:hideMark/>
          </w:tcPr>
          <w:p w:rsidRPr="00FD6C61" w:rsidR="00AA2E54" w:rsidP="00952137" w:rsidRDefault="00AA2E54" w14:paraId="46BDDB0A" w14:textId="77777777">
            <w:pPr>
              <w:jc w:val="right"/>
              <w:rPr>
                <w:color w:val="000000"/>
                <w:sz w:val="20"/>
              </w:rPr>
            </w:pPr>
            <w:r w:rsidRPr="00FD6C61">
              <w:rPr>
                <w:color w:val="000000"/>
                <w:sz w:val="20"/>
              </w:rPr>
              <w:t>1</w:t>
            </w:r>
          </w:p>
        </w:tc>
        <w:tc>
          <w:tcPr>
            <w:tcW w:w="639" w:type="pct"/>
            <w:noWrap/>
            <w:hideMark/>
          </w:tcPr>
          <w:p w:rsidRPr="00FD6C61" w:rsidR="00AA2E54" w:rsidP="00952137" w:rsidRDefault="00AA2E54" w14:paraId="7C88D6B6" w14:textId="77777777">
            <w:pPr>
              <w:jc w:val="center"/>
              <w:rPr>
                <w:color w:val="000000"/>
                <w:sz w:val="20"/>
              </w:rPr>
            </w:pPr>
            <w:r w:rsidRPr="00FD6C61">
              <w:rPr>
                <w:color w:val="000000"/>
                <w:sz w:val="20"/>
              </w:rPr>
              <w:t>0.909</w:t>
            </w:r>
          </w:p>
        </w:tc>
        <w:tc>
          <w:tcPr>
            <w:tcW w:w="653" w:type="pct"/>
            <w:noWrap/>
            <w:hideMark/>
          </w:tcPr>
          <w:p w:rsidRPr="00FD6C61" w:rsidR="00AA2E54" w:rsidP="00952137" w:rsidRDefault="00AA2E54" w14:paraId="28A1FA48" w14:textId="77777777">
            <w:pPr>
              <w:jc w:val="center"/>
              <w:rPr>
                <w:color w:val="000000"/>
                <w:sz w:val="20"/>
              </w:rPr>
            </w:pPr>
            <w:r w:rsidRPr="00FD6C61">
              <w:rPr>
                <w:color w:val="000000"/>
                <w:sz w:val="20"/>
              </w:rPr>
              <w:t>0.946</w:t>
            </w:r>
          </w:p>
        </w:tc>
        <w:tc>
          <w:tcPr>
            <w:tcW w:w="515" w:type="pct"/>
            <w:noWrap/>
            <w:hideMark/>
          </w:tcPr>
          <w:p w:rsidRPr="00FD6C61" w:rsidR="00AA2E54" w:rsidP="00952137" w:rsidRDefault="00AA2E54" w14:paraId="690B60DD" w14:textId="77777777">
            <w:pPr>
              <w:jc w:val="center"/>
              <w:rPr>
                <w:color w:val="000000"/>
                <w:sz w:val="20"/>
              </w:rPr>
            </w:pPr>
            <w:r w:rsidRPr="00FD6C61">
              <w:rPr>
                <w:color w:val="000000"/>
                <w:sz w:val="20"/>
              </w:rPr>
              <w:t>0.946</w:t>
            </w:r>
          </w:p>
        </w:tc>
        <w:tc>
          <w:tcPr>
            <w:tcW w:w="384" w:type="pct"/>
            <w:noWrap/>
            <w:hideMark/>
          </w:tcPr>
          <w:p w:rsidRPr="00FD6C61" w:rsidR="00AA2E54" w:rsidP="00952137" w:rsidRDefault="00AA2E54" w14:paraId="748FEDC7" w14:textId="77777777">
            <w:pPr>
              <w:jc w:val="center"/>
              <w:rPr>
                <w:color w:val="000000"/>
                <w:sz w:val="20"/>
              </w:rPr>
            </w:pPr>
            <w:r w:rsidRPr="00FD6C61">
              <w:rPr>
                <w:color w:val="000000"/>
                <w:sz w:val="20"/>
              </w:rPr>
              <w:t>0.866</w:t>
            </w:r>
          </w:p>
        </w:tc>
        <w:tc>
          <w:tcPr>
            <w:tcW w:w="384" w:type="pct"/>
            <w:noWrap/>
            <w:hideMark/>
          </w:tcPr>
          <w:p w:rsidRPr="00FD6C61" w:rsidR="00AA2E54" w:rsidP="00952137" w:rsidRDefault="00AA2E54" w14:paraId="50A1CFEC" w14:textId="77777777">
            <w:pPr>
              <w:jc w:val="center"/>
              <w:rPr>
                <w:color w:val="000000"/>
                <w:sz w:val="20"/>
              </w:rPr>
            </w:pPr>
            <w:r w:rsidRPr="00FD6C61">
              <w:rPr>
                <w:color w:val="000000"/>
                <w:sz w:val="20"/>
              </w:rPr>
              <w:t>0.973</w:t>
            </w:r>
          </w:p>
        </w:tc>
        <w:tc>
          <w:tcPr>
            <w:tcW w:w="385" w:type="pct"/>
            <w:noWrap/>
            <w:hideMark/>
          </w:tcPr>
          <w:p w:rsidRPr="00FD6C61" w:rsidR="00AA2E54" w:rsidP="00952137" w:rsidRDefault="00AA2E54" w14:paraId="6AB26879" w14:textId="77777777">
            <w:pPr>
              <w:jc w:val="center"/>
              <w:rPr>
                <w:color w:val="000000"/>
                <w:sz w:val="20"/>
              </w:rPr>
            </w:pPr>
            <w:r w:rsidRPr="00FD6C61">
              <w:rPr>
                <w:color w:val="000000"/>
                <w:sz w:val="20"/>
              </w:rPr>
              <w:t>0.810</w:t>
            </w:r>
          </w:p>
        </w:tc>
        <w:tc>
          <w:tcPr>
            <w:tcW w:w="542" w:type="pct"/>
            <w:noWrap/>
            <w:hideMark/>
          </w:tcPr>
          <w:p w:rsidRPr="00FD6C61" w:rsidR="00AA2E54" w:rsidP="00952137" w:rsidRDefault="00AA2E54" w14:paraId="595EDEB2" w14:textId="77777777">
            <w:pPr>
              <w:jc w:val="center"/>
              <w:rPr>
                <w:color w:val="000000"/>
                <w:sz w:val="20"/>
              </w:rPr>
            </w:pPr>
            <w:r w:rsidRPr="00FD6C61">
              <w:rPr>
                <w:color w:val="000000"/>
                <w:sz w:val="20"/>
              </w:rPr>
              <w:t>0.788</w:t>
            </w:r>
          </w:p>
        </w:tc>
        <w:tc>
          <w:tcPr>
            <w:tcW w:w="541" w:type="pct"/>
            <w:noWrap/>
            <w:hideMark/>
          </w:tcPr>
          <w:p w:rsidRPr="00FD6C61" w:rsidR="00AA2E54" w:rsidP="00952137" w:rsidRDefault="00AA2E54" w14:paraId="27922C5B" w14:textId="77777777">
            <w:pPr>
              <w:jc w:val="center"/>
              <w:rPr>
                <w:color w:val="000000"/>
                <w:sz w:val="20"/>
              </w:rPr>
            </w:pPr>
            <w:r w:rsidRPr="00FD6C61">
              <w:rPr>
                <w:color w:val="000000"/>
                <w:sz w:val="20"/>
              </w:rPr>
              <w:t>0.920</w:t>
            </w:r>
          </w:p>
        </w:tc>
        <w:tc>
          <w:tcPr>
            <w:tcW w:w="541" w:type="pct"/>
            <w:noWrap/>
            <w:hideMark/>
          </w:tcPr>
          <w:p w:rsidRPr="00FD6C61" w:rsidR="00AA2E54" w:rsidP="00952137" w:rsidRDefault="00AA2E54" w14:paraId="2DBC62CC" w14:textId="77777777">
            <w:pPr>
              <w:jc w:val="center"/>
              <w:rPr>
                <w:color w:val="000000"/>
                <w:sz w:val="20"/>
              </w:rPr>
            </w:pPr>
            <w:r w:rsidRPr="00FD6C61">
              <w:rPr>
                <w:color w:val="000000"/>
                <w:sz w:val="20"/>
              </w:rPr>
              <w:t>0.766</w:t>
            </w:r>
          </w:p>
        </w:tc>
      </w:tr>
      <w:tr w:rsidRPr="00FD6C61" w:rsidR="00AA2E54" w:rsidTr="00FD6C61" w14:paraId="19602234" w14:textId="77777777">
        <w:trPr>
          <w:trHeight w:val="300"/>
        </w:trPr>
        <w:tc>
          <w:tcPr>
            <w:tcW w:w="415" w:type="pct"/>
            <w:noWrap/>
            <w:hideMark/>
          </w:tcPr>
          <w:p w:rsidRPr="00FD6C61" w:rsidR="00AA2E54" w:rsidP="00952137" w:rsidRDefault="00AA2E54" w14:paraId="028741B8" w14:textId="77777777">
            <w:pPr>
              <w:jc w:val="right"/>
              <w:rPr>
                <w:color w:val="000000"/>
                <w:sz w:val="20"/>
              </w:rPr>
            </w:pPr>
            <w:r w:rsidRPr="00FD6C61">
              <w:rPr>
                <w:color w:val="000000"/>
                <w:sz w:val="20"/>
              </w:rPr>
              <w:t>2</w:t>
            </w:r>
          </w:p>
        </w:tc>
        <w:tc>
          <w:tcPr>
            <w:tcW w:w="639" w:type="pct"/>
            <w:noWrap/>
            <w:hideMark/>
          </w:tcPr>
          <w:p w:rsidRPr="00FD6C61" w:rsidR="00AA2E54" w:rsidP="00952137" w:rsidRDefault="00AA2E54" w14:paraId="19F0DC47" w14:textId="77777777">
            <w:pPr>
              <w:jc w:val="center"/>
              <w:rPr>
                <w:color w:val="000000"/>
                <w:sz w:val="20"/>
              </w:rPr>
            </w:pPr>
            <w:r w:rsidRPr="00FD6C61">
              <w:rPr>
                <w:color w:val="000000"/>
                <w:sz w:val="20"/>
              </w:rPr>
              <w:t>0.727</w:t>
            </w:r>
          </w:p>
        </w:tc>
        <w:tc>
          <w:tcPr>
            <w:tcW w:w="653" w:type="pct"/>
            <w:noWrap/>
            <w:hideMark/>
          </w:tcPr>
          <w:p w:rsidRPr="00FD6C61" w:rsidR="00AA2E54" w:rsidP="00952137" w:rsidRDefault="00AA2E54" w14:paraId="483F5E9F" w14:textId="77777777">
            <w:pPr>
              <w:jc w:val="center"/>
              <w:rPr>
                <w:color w:val="000000"/>
                <w:sz w:val="20"/>
              </w:rPr>
            </w:pPr>
            <w:r w:rsidRPr="00FD6C61">
              <w:rPr>
                <w:color w:val="000000"/>
                <w:sz w:val="20"/>
              </w:rPr>
              <w:t>0.796</w:t>
            </w:r>
          </w:p>
        </w:tc>
        <w:tc>
          <w:tcPr>
            <w:tcW w:w="515" w:type="pct"/>
            <w:noWrap/>
            <w:hideMark/>
          </w:tcPr>
          <w:p w:rsidRPr="00FD6C61" w:rsidR="00AA2E54" w:rsidP="00952137" w:rsidRDefault="00AA2E54" w14:paraId="421DC78A" w14:textId="77777777">
            <w:pPr>
              <w:jc w:val="center"/>
              <w:rPr>
                <w:color w:val="000000"/>
                <w:sz w:val="20"/>
              </w:rPr>
            </w:pPr>
            <w:r w:rsidRPr="00FD6C61">
              <w:rPr>
                <w:color w:val="000000"/>
                <w:sz w:val="20"/>
              </w:rPr>
              <w:t>0.796</w:t>
            </w:r>
          </w:p>
        </w:tc>
        <w:tc>
          <w:tcPr>
            <w:tcW w:w="384" w:type="pct"/>
            <w:noWrap/>
            <w:hideMark/>
          </w:tcPr>
          <w:p w:rsidRPr="00FD6C61" w:rsidR="00AA2E54" w:rsidP="00952137" w:rsidRDefault="00AA2E54" w14:paraId="0B7CC171" w14:textId="77777777">
            <w:pPr>
              <w:jc w:val="center"/>
              <w:rPr>
                <w:color w:val="000000"/>
                <w:sz w:val="20"/>
              </w:rPr>
            </w:pPr>
            <w:r w:rsidRPr="00FD6C61">
              <w:rPr>
                <w:color w:val="000000"/>
                <w:sz w:val="20"/>
              </w:rPr>
              <w:t>0.719</w:t>
            </w:r>
          </w:p>
        </w:tc>
        <w:tc>
          <w:tcPr>
            <w:tcW w:w="384" w:type="pct"/>
            <w:noWrap/>
            <w:hideMark/>
          </w:tcPr>
          <w:p w:rsidRPr="00FD6C61" w:rsidR="00AA2E54" w:rsidP="00952137" w:rsidRDefault="00AA2E54" w14:paraId="4C15CA64" w14:textId="77777777">
            <w:pPr>
              <w:jc w:val="center"/>
              <w:rPr>
                <w:color w:val="000000"/>
                <w:sz w:val="20"/>
              </w:rPr>
            </w:pPr>
            <w:r w:rsidRPr="00FD6C61">
              <w:rPr>
                <w:color w:val="000000"/>
                <w:sz w:val="20"/>
              </w:rPr>
              <w:t>0.950</w:t>
            </w:r>
          </w:p>
        </w:tc>
        <w:tc>
          <w:tcPr>
            <w:tcW w:w="385" w:type="pct"/>
            <w:noWrap/>
            <w:hideMark/>
          </w:tcPr>
          <w:p w:rsidRPr="00FD6C61" w:rsidR="00AA2E54" w:rsidP="00952137" w:rsidRDefault="00AA2E54" w14:paraId="7B023CF6" w14:textId="77777777">
            <w:pPr>
              <w:jc w:val="center"/>
              <w:rPr>
                <w:color w:val="000000"/>
                <w:sz w:val="20"/>
              </w:rPr>
            </w:pPr>
            <w:r w:rsidRPr="00FD6C61">
              <w:rPr>
                <w:color w:val="000000"/>
                <w:sz w:val="20"/>
              </w:rPr>
              <w:t>0.563</w:t>
            </w:r>
          </w:p>
        </w:tc>
        <w:tc>
          <w:tcPr>
            <w:tcW w:w="542" w:type="pct"/>
            <w:noWrap/>
            <w:hideMark/>
          </w:tcPr>
          <w:p w:rsidRPr="00FD6C61" w:rsidR="00AA2E54" w:rsidP="00952137" w:rsidRDefault="00AA2E54" w14:paraId="1FE99305" w14:textId="77777777">
            <w:pPr>
              <w:jc w:val="center"/>
              <w:rPr>
                <w:color w:val="000000"/>
                <w:sz w:val="20"/>
              </w:rPr>
            </w:pPr>
            <w:r w:rsidRPr="00FD6C61">
              <w:rPr>
                <w:color w:val="000000"/>
                <w:sz w:val="20"/>
              </w:rPr>
              <w:t>0.522</w:t>
            </w:r>
          </w:p>
        </w:tc>
        <w:tc>
          <w:tcPr>
            <w:tcW w:w="541" w:type="pct"/>
            <w:noWrap/>
            <w:hideMark/>
          </w:tcPr>
          <w:p w:rsidRPr="00FD6C61" w:rsidR="00AA2E54" w:rsidP="00952137" w:rsidRDefault="00AA2E54" w14:paraId="5EB9DEC9" w14:textId="77777777">
            <w:pPr>
              <w:jc w:val="center"/>
              <w:rPr>
                <w:color w:val="000000"/>
                <w:sz w:val="20"/>
              </w:rPr>
            </w:pPr>
            <w:r w:rsidRPr="00FD6C61">
              <w:rPr>
                <w:color w:val="000000"/>
                <w:sz w:val="20"/>
              </w:rPr>
              <w:t>0.756</w:t>
            </w:r>
          </w:p>
        </w:tc>
        <w:tc>
          <w:tcPr>
            <w:tcW w:w="541" w:type="pct"/>
            <w:noWrap/>
            <w:hideMark/>
          </w:tcPr>
          <w:p w:rsidRPr="00FD6C61" w:rsidR="00AA2E54" w:rsidP="00952137" w:rsidRDefault="00AA2E54" w14:paraId="1BA4B929" w14:textId="77777777">
            <w:pPr>
              <w:jc w:val="center"/>
              <w:rPr>
                <w:color w:val="000000"/>
                <w:sz w:val="20"/>
              </w:rPr>
            </w:pPr>
            <w:r w:rsidRPr="00FD6C61">
              <w:rPr>
                <w:color w:val="000000"/>
                <w:sz w:val="20"/>
              </w:rPr>
              <w:t>0.448</w:t>
            </w:r>
          </w:p>
        </w:tc>
      </w:tr>
      <w:tr w:rsidRPr="00FD6C61" w:rsidR="00AA2E54" w:rsidTr="00FD6C61" w14:paraId="0CAF7016" w14:textId="77777777">
        <w:trPr>
          <w:trHeight w:val="300"/>
        </w:trPr>
        <w:tc>
          <w:tcPr>
            <w:tcW w:w="415" w:type="pct"/>
            <w:noWrap/>
            <w:hideMark/>
          </w:tcPr>
          <w:p w:rsidRPr="00FD6C61" w:rsidR="00AA2E54" w:rsidP="00952137" w:rsidRDefault="00AA2E54" w14:paraId="180CE33C" w14:textId="77777777">
            <w:pPr>
              <w:jc w:val="right"/>
              <w:rPr>
                <w:color w:val="000000"/>
                <w:sz w:val="20"/>
              </w:rPr>
            </w:pPr>
            <w:r w:rsidRPr="00FD6C61">
              <w:rPr>
                <w:color w:val="000000"/>
                <w:sz w:val="20"/>
              </w:rPr>
              <w:t>3</w:t>
            </w:r>
          </w:p>
        </w:tc>
        <w:tc>
          <w:tcPr>
            <w:tcW w:w="639" w:type="pct"/>
            <w:noWrap/>
            <w:hideMark/>
          </w:tcPr>
          <w:p w:rsidRPr="00FD6C61" w:rsidR="00AA2E54" w:rsidP="00952137" w:rsidRDefault="00AA2E54" w14:paraId="41762D11" w14:textId="77777777">
            <w:pPr>
              <w:jc w:val="center"/>
              <w:rPr>
                <w:color w:val="000000"/>
                <w:sz w:val="20"/>
              </w:rPr>
            </w:pPr>
            <w:r w:rsidRPr="00FD6C61">
              <w:rPr>
                <w:color w:val="000000"/>
                <w:sz w:val="20"/>
              </w:rPr>
              <w:t>0.386</w:t>
            </w:r>
          </w:p>
        </w:tc>
        <w:tc>
          <w:tcPr>
            <w:tcW w:w="653" w:type="pct"/>
            <w:noWrap/>
            <w:hideMark/>
          </w:tcPr>
          <w:p w:rsidRPr="00FD6C61" w:rsidR="00AA2E54" w:rsidP="00952137" w:rsidRDefault="00AA2E54" w14:paraId="6DABCED2" w14:textId="77777777">
            <w:pPr>
              <w:jc w:val="center"/>
              <w:rPr>
                <w:color w:val="000000"/>
                <w:sz w:val="20"/>
              </w:rPr>
            </w:pPr>
            <w:r w:rsidRPr="00FD6C61">
              <w:rPr>
                <w:color w:val="000000"/>
                <w:sz w:val="20"/>
              </w:rPr>
              <w:t>0.605</w:t>
            </w:r>
          </w:p>
        </w:tc>
        <w:tc>
          <w:tcPr>
            <w:tcW w:w="515" w:type="pct"/>
            <w:noWrap/>
            <w:hideMark/>
          </w:tcPr>
          <w:p w:rsidRPr="00FD6C61" w:rsidR="00AA2E54" w:rsidP="00952137" w:rsidRDefault="00AA2E54" w14:paraId="732A52D6" w14:textId="77777777">
            <w:pPr>
              <w:jc w:val="center"/>
              <w:rPr>
                <w:color w:val="000000"/>
                <w:sz w:val="20"/>
              </w:rPr>
            </w:pPr>
            <w:r w:rsidRPr="00FD6C61">
              <w:rPr>
                <w:color w:val="000000"/>
                <w:sz w:val="20"/>
              </w:rPr>
              <w:t>0.605</w:t>
            </w:r>
          </w:p>
        </w:tc>
        <w:tc>
          <w:tcPr>
            <w:tcW w:w="384" w:type="pct"/>
            <w:noWrap/>
            <w:hideMark/>
          </w:tcPr>
          <w:p w:rsidRPr="00FD6C61" w:rsidR="00AA2E54" w:rsidP="00952137" w:rsidRDefault="00AA2E54" w14:paraId="39B8C205" w14:textId="77777777">
            <w:pPr>
              <w:jc w:val="center"/>
              <w:rPr>
                <w:color w:val="000000"/>
                <w:sz w:val="20"/>
              </w:rPr>
            </w:pPr>
            <w:r w:rsidRPr="00FD6C61">
              <w:rPr>
                <w:color w:val="000000"/>
                <w:sz w:val="20"/>
              </w:rPr>
              <w:t>0.579</w:t>
            </w:r>
          </w:p>
        </w:tc>
        <w:tc>
          <w:tcPr>
            <w:tcW w:w="384" w:type="pct"/>
            <w:noWrap/>
            <w:hideMark/>
          </w:tcPr>
          <w:p w:rsidRPr="00FD6C61" w:rsidR="00AA2E54" w:rsidP="00952137" w:rsidRDefault="00AA2E54" w14:paraId="7FF81167" w14:textId="77777777">
            <w:pPr>
              <w:jc w:val="center"/>
              <w:rPr>
                <w:color w:val="000000"/>
                <w:sz w:val="20"/>
              </w:rPr>
            </w:pPr>
            <w:r w:rsidRPr="00FD6C61">
              <w:rPr>
                <w:color w:val="000000"/>
                <w:sz w:val="20"/>
              </w:rPr>
              <w:t>0.930</w:t>
            </w:r>
          </w:p>
        </w:tc>
        <w:tc>
          <w:tcPr>
            <w:tcW w:w="385" w:type="pct"/>
            <w:noWrap/>
            <w:hideMark/>
          </w:tcPr>
          <w:p w:rsidRPr="00FD6C61" w:rsidR="00AA2E54" w:rsidP="00952137" w:rsidRDefault="00AA2E54" w14:paraId="6AC0A995" w14:textId="77777777">
            <w:pPr>
              <w:jc w:val="center"/>
              <w:rPr>
                <w:color w:val="000000"/>
                <w:sz w:val="20"/>
              </w:rPr>
            </w:pPr>
            <w:r w:rsidRPr="00FD6C61">
              <w:rPr>
                <w:color w:val="000000"/>
                <w:sz w:val="20"/>
              </w:rPr>
              <w:t>0.350</w:t>
            </w:r>
          </w:p>
        </w:tc>
        <w:tc>
          <w:tcPr>
            <w:tcW w:w="542" w:type="pct"/>
            <w:noWrap/>
            <w:hideMark/>
          </w:tcPr>
          <w:p w:rsidRPr="00FD6C61" w:rsidR="00AA2E54" w:rsidP="00952137" w:rsidRDefault="00AA2E54" w14:paraId="7C369B0F" w14:textId="77777777">
            <w:pPr>
              <w:jc w:val="center"/>
              <w:rPr>
                <w:color w:val="000000"/>
                <w:sz w:val="20"/>
              </w:rPr>
            </w:pPr>
            <w:r w:rsidRPr="00FD6C61">
              <w:rPr>
                <w:color w:val="000000"/>
                <w:sz w:val="20"/>
              </w:rPr>
              <w:t>0.224</w:t>
            </w:r>
          </w:p>
        </w:tc>
        <w:tc>
          <w:tcPr>
            <w:tcW w:w="541" w:type="pct"/>
            <w:noWrap/>
            <w:hideMark/>
          </w:tcPr>
          <w:p w:rsidRPr="00FD6C61" w:rsidR="00AA2E54" w:rsidP="00952137" w:rsidRDefault="00AA2E54" w14:paraId="55E777CC" w14:textId="77777777">
            <w:pPr>
              <w:jc w:val="center"/>
              <w:rPr>
                <w:color w:val="000000"/>
                <w:sz w:val="20"/>
              </w:rPr>
            </w:pPr>
            <w:r w:rsidRPr="00FD6C61">
              <w:rPr>
                <w:color w:val="000000"/>
                <w:sz w:val="20"/>
              </w:rPr>
              <w:t>0.562</w:t>
            </w:r>
          </w:p>
        </w:tc>
        <w:tc>
          <w:tcPr>
            <w:tcW w:w="541" w:type="pct"/>
            <w:noWrap/>
            <w:hideMark/>
          </w:tcPr>
          <w:p w:rsidRPr="00FD6C61" w:rsidR="00AA2E54" w:rsidP="00952137" w:rsidRDefault="00AA2E54" w14:paraId="2BEBB5F0" w14:textId="77777777">
            <w:pPr>
              <w:jc w:val="center"/>
              <w:rPr>
                <w:color w:val="000000"/>
                <w:sz w:val="20"/>
              </w:rPr>
            </w:pPr>
            <w:r w:rsidRPr="00FD6C61">
              <w:rPr>
                <w:color w:val="000000"/>
                <w:sz w:val="20"/>
              </w:rPr>
              <w:t>0.211</w:t>
            </w:r>
          </w:p>
        </w:tc>
      </w:tr>
      <w:tr w:rsidRPr="00FD6C61" w:rsidR="00AA2E54" w:rsidTr="00FD6C61" w14:paraId="625CDEA3" w14:textId="77777777">
        <w:trPr>
          <w:trHeight w:val="300"/>
        </w:trPr>
        <w:tc>
          <w:tcPr>
            <w:tcW w:w="415" w:type="pct"/>
            <w:noWrap/>
            <w:hideMark/>
          </w:tcPr>
          <w:p w:rsidRPr="00FD6C61" w:rsidR="00AA2E54" w:rsidP="00952137" w:rsidRDefault="00AA2E54" w14:paraId="416BC2CD" w14:textId="77777777">
            <w:pPr>
              <w:jc w:val="right"/>
              <w:rPr>
                <w:color w:val="000000"/>
                <w:sz w:val="20"/>
              </w:rPr>
            </w:pPr>
            <w:r w:rsidRPr="00FD6C61">
              <w:rPr>
                <w:color w:val="000000"/>
                <w:sz w:val="20"/>
              </w:rPr>
              <w:t>4</w:t>
            </w:r>
          </w:p>
        </w:tc>
        <w:tc>
          <w:tcPr>
            <w:tcW w:w="639" w:type="pct"/>
            <w:noWrap/>
            <w:hideMark/>
          </w:tcPr>
          <w:p w:rsidRPr="00FD6C61" w:rsidR="00AA2E54" w:rsidP="00952137" w:rsidRDefault="00AA2E54" w14:paraId="5E1CFEE6" w14:textId="77777777">
            <w:pPr>
              <w:jc w:val="center"/>
              <w:rPr>
                <w:color w:val="000000"/>
                <w:sz w:val="20"/>
              </w:rPr>
            </w:pPr>
            <w:r w:rsidRPr="00FD6C61">
              <w:rPr>
                <w:color w:val="000000"/>
                <w:sz w:val="20"/>
              </w:rPr>
              <w:t>0.165</w:t>
            </w:r>
          </w:p>
        </w:tc>
        <w:tc>
          <w:tcPr>
            <w:tcW w:w="653" w:type="pct"/>
            <w:noWrap/>
            <w:hideMark/>
          </w:tcPr>
          <w:p w:rsidRPr="00FD6C61" w:rsidR="00AA2E54" w:rsidP="00952137" w:rsidRDefault="00AA2E54" w14:paraId="196BA1E3" w14:textId="77777777">
            <w:pPr>
              <w:jc w:val="center"/>
              <w:rPr>
                <w:color w:val="000000"/>
                <w:sz w:val="20"/>
              </w:rPr>
            </w:pPr>
            <w:r w:rsidRPr="00FD6C61">
              <w:rPr>
                <w:color w:val="000000"/>
                <w:sz w:val="20"/>
              </w:rPr>
              <w:t>0.409</w:t>
            </w:r>
          </w:p>
        </w:tc>
        <w:tc>
          <w:tcPr>
            <w:tcW w:w="515" w:type="pct"/>
            <w:noWrap/>
            <w:hideMark/>
          </w:tcPr>
          <w:p w:rsidRPr="00FD6C61" w:rsidR="00AA2E54" w:rsidP="00952137" w:rsidRDefault="00AA2E54" w14:paraId="512E3D42" w14:textId="77777777">
            <w:pPr>
              <w:jc w:val="center"/>
              <w:rPr>
                <w:color w:val="000000"/>
                <w:sz w:val="20"/>
              </w:rPr>
            </w:pPr>
            <w:r w:rsidRPr="00FD6C61">
              <w:rPr>
                <w:color w:val="000000"/>
                <w:sz w:val="20"/>
              </w:rPr>
              <w:t>0.409</w:t>
            </w:r>
          </w:p>
        </w:tc>
        <w:tc>
          <w:tcPr>
            <w:tcW w:w="384" w:type="pct"/>
            <w:noWrap/>
            <w:hideMark/>
          </w:tcPr>
          <w:p w:rsidRPr="00FD6C61" w:rsidR="00AA2E54" w:rsidP="00952137" w:rsidRDefault="00AA2E54" w14:paraId="75F0E4DD" w14:textId="77777777">
            <w:pPr>
              <w:jc w:val="center"/>
              <w:rPr>
                <w:color w:val="000000"/>
                <w:sz w:val="20"/>
              </w:rPr>
            </w:pPr>
            <w:r w:rsidRPr="00FD6C61">
              <w:rPr>
                <w:color w:val="000000"/>
                <w:sz w:val="20"/>
              </w:rPr>
              <w:t>0.473</w:t>
            </w:r>
          </w:p>
        </w:tc>
        <w:tc>
          <w:tcPr>
            <w:tcW w:w="384" w:type="pct"/>
            <w:noWrap/>
            <w:hideMark/>
          </w:tcPr>
          <w:p w:rsidRPr="00FD6C61" w:rsidR="00AA2E54" w:rsidP="00952137" w:rsidRDefault="00AA2E54" w14:paraId="3588F4F6" w14:textId="77777777">
            <w:pPr>
              <w:jc w:val="center"/>
              <w:rPr>
                <w:color w:val="000000"/>
                <w:sz w:val="20"/>
              </w:rPr>
            </w:pPr>
            <w:r w:rsidRPr="00FD6C61">
              <w:rPr>
                <w:color w:val="000000"/>
                <w:sz w:val="20"/>
              </w:rPr>
              <w:t>0.913</w:t>
            </w:r>
          </w:p>
        </w:tc>
        <w:tc>
          <w:tcPr>
            <w:tcW w:w="385" w:type="pct"/>
            <w:noWrap/>
            <w:hideMark/>
          </w:tcPr>
          <w:p w:rsidRPr="00FD6C61" w:rsidR="00AA2E54" w:rsidP="00952137" w:rsidRDefault="00AA2E54" w14:paraId="622A52D0" w14:textId="77777777">
            <w:pPr>
              <w:jc w:val="center"/>
              <w:rPr>
                <w:color w:val="000000"/>
                <w:sz w:val="20"/>
              </w:rPr>
            </w:pPr>
            <w:r w:rsidRPr="00FD6C61">
              <w:rPr>
                <w:color w:val="000000"/>
                <w:sz w:val="20"/>
              </w:rPr>
              <w:t>0.241</w:t>
            </w:r>
          </w:p>
        </w:tc>
        <w:tc>
          <w:tcPr>
            <w:tcW w:w="542" w:type="pct"/>
            <w:noWrap/>
            <w:hideMark/>
          </w:tcPr>
          <w:p w:rsidRPr="00FD6C61" w:rsidR="00AA2E54" w:rsidP="00952137" w:rsidRDefault="00AA2E54" w14:paraId="0CB7E06A" w14:textId="77777777">
            <w:pPr>
              <w:jc w:val="center"/>
              <w:rPr>
                <w:color w:val="000000"/>
                <w:sz w:val="20"/>
              </w:rPr>
            </w:pPr>
            <w:r w:rsidRPr="00FD6C61">
              <w:rPr>
                <w:color w:val="000000"/>
                <w:sz w:val="20"/>
              </w:rPr>
              <w:t>0.078</w:t>
            </w:r>
          </w:p>
        </w:tc>
        <w:tc>
          <w:tcPr>
            <w:tcW w:w="541" w:type="pct"/>
            <w:noWrap/>
            <w:hideMark/>
          </w:tcPr>
          <w:p w:rsidRPr="00FD6C61" w:rsidR="00AA2E54" w:rsidP="00952137" w:rsidRDefault="00AA2E54" w14:paraId="0528F6BD" w14:textId="77777777">
            <w:pPr>
              <w:jc w:val="center"/>
              <w:rPr>
                <w:color w:val="000000"/>
                <w:sz w:val="20"/>
              </w:rPr>
            </w:pPr>
            <w:r w:rsidRPr="00FD6C61">
              <w:rPr>
                <w:color w:val="000000"/>
                <w:sz w:val="20"/>
              </w:rPr>
              <w:t>0.373</w:t>
            </w:r>
          </w:p>
        </w:tc>
        <w:tc>
          <w:tcPr>
            <w:tcW w:w="541" w:type="pct"/>
            <w:noWrap/>
            <w:hideMark/>
          </w:tcPr>
          <w:p w:rsidRPr="00FD6C61" w:rsidR="00AA2E54" w:rsidP="00952137" w:rsidRDefault="00AA2E54" w14:paraId="0F8E54EE" w14:textId="77777777">
            <w:pPr>
              <w:jc w:val="center"/>
              <w:rPr>
                <w:color w:val="000000"/>
                <w:sz w:val="20"/>
              </w:rPr>
            </w:pPr>
            <w:r w:rsidRPr="00FD6C61">
              <w:rPr>
                <w:color w:val="000000"/>
                <w:sz w:val="20"/>
              </w:rPr>
              <w:t>0.098</w:t>
            </w:r>
          </w:p>
        </w:tc>
      </w:tr>
      <w:tr w:rsidRPr="00FD6C61" w:rsidR="00AA2E54" w:rsidTr="00FD6C61" w14:paraId="10585115" w14:textId="77777777">
        <w:trPr>
          <w:trHeight w:val="315"/>
        </w:trPr>
        <w:tc>
          <w:tcPr>
            <w:tcW w:w="415" w:type="pct"/>
            <w:noWrap/>
            <w:hideMark/>
          </w:tcPr>
          <w:p w:rsidRPr="00FD6C61" w:rsidR="00AA2E54" w:rsidP="00952137" w:rsidRDefault="00AA2E54" w14:paraId="1FD60B8D" w14:textId="77777777">
            <w:pPr>
              <w:jc w:val="right"/>
              <w:rPr>
                <w:color w:val="000000"/>
                <w:sz w:val="20"/>
              </w:rPr>
            </w:pPr>
            <w:r w:rsidRPr="00FD6C61">
              <w:rPr>
                <w:color w:val="000000"/>
                <w:sz w:val="20"/>
              </w:rPr>
              <w:t>5</w:t>
            </w:r>
          </w:p>
        </w:tc>
        <w:tc>
          <w:tcPr>
            <w:tcW w:w="639" w:type="pct"/>
            <w:noWrap/>
            <w:hideMark/>
          </w:tcPr>
          <w:p w:rsidRPr="00FD6C61" w:rsidR="00AA2E54" w:rsidP="00952137" w:rsidRDefault="00AA2E54" w14:paraId="7185EF1F" w14:textId="77777777">
            <w:pPr>
              <w:jc w:val="center"/>
              <w:rPr>
                <w:color w:val="000000"/>
                <w:sz w:val="20"/>
              </w:rPr>
            </w:pPr>
            <w:r w:rsidRPr="00FD6C61">
              <w:rPr>
                <w:color w:val="000000"/>
                <w:sz w:val="20"/>
              </w:rPr>
              <w:t>0.073</w:t>
            </w:r>
          </w:p>
        </w:tc>
        <w:tc>
          <w:tcPr>
            <w:tcW w:w="653" w:type="pct"/>
            <w:noWrap/>
            <w:hideMark/>
          </w:tcPr>
          <w:p w:rsidRPr="00FD6C61" w:rsidR="00AA2E54" w:rsidP="00952137" w:rsidRDefault="00AA2E54" w14:paraId="3A335C5E" w14:textId="77777777">
            <w:pPr>
              <w:jc w:val="center"/>
              <w:rPr>
                <w:color w:val="000000"/>
                <w:sz w:val="20"/>
              </w:rPr>
            </w:pPr>
            <w:r w:rsidRPr="00FD6C61">
              <w:rPr>
                <w:color w:val="000000"/>
                <w:sz w:val="20"/>
              </w:rPr>
              <w:t>0.251</w:t>
            </w:r>
          </w:p>
        </w:tc>
        <w:tc>
          <w:tcPr>
            <w:tcW w:w="515" w:type="pct"/>
            <w:noWrap/>
            <w:hideMark/>
          </w:tcPr>
          <w:p w:rsidRPr="00FD6C61" w:rsidR="00AA2E54" w:rsidP="00952137" w:rsidRDefault="00AA2E54" w14:paraId="5F6B4F66" w14:textId="77777777">
            <w:pPr>
              <w:jc w:val="center"/>
              <w:rPr>
                <w:color w:val="000000"/>
                <w:sz w:val="20"/>
              </w:rPr>
            </w:pPr>
            <w:r w:rsidRPr="00FD6C61">
              <w:rPr>
                <w:color w:val="000000"/>
                <w:sz w:val="20"/>
              </w:rPr>
              <w:t>0.251</w:t>
            </w:r>
          </w:p>
        </w:tc>
        <w:tc>
          <w:tcPr>
            <w:tcW w:w="384" w:type="pct"/>
            <w:noWrap/>
            <w:hideMark/>
          </w:tcPr>
          <w:p w:rsidRPr="00FD6C61" w:rsidR="00AA2E54" w:rsidP="00952137" w:rsidRDefault="00AA2E54" w14:paraId="32D1E04F" w14:textId="77777777">
            <w:pPr>
              <w:jc w:val="center"/>
              <w:rPr>
                <w:color w:val="000000"/>
                <w:sz w:val="20"/>
              </w:rPr>
            </w:pPr>
            <w:r w:rsidRPr="00FD6C61">
              <w:rPr>
                <w:color w:val="000000"/>
                <w:sz w:val="20"/>
              </w:rPr>
              <w:t>0.421</w:t>
            </w:r>
          </w:p>
        </w:tc>
        <w:tc>
          <w:tcPr>
            <w:tcW w:w="384" w:type="pct"/>
            <w:noWrap/>
            <w:hideMark/>
          </w:tcPr>
          <w:p w:rsidRPr="00FD6C61" w:rsidR="00AA2E54" w:rsidP="00952137" w:rsidRDefault="00AA2E54" w14:paraId="389711E3" w14:textId="77777777">
            <w:pPr>
              <w:jc w:val="center"/>
              <w:rPr>
                <w:color w:val="000000"/>
                <w:sz w:val="20"/>
              </w:rPr>
            </w:pPr>
            <w:r w:rsidRPr="00FD6C61">
              <w:rPr>
                <w:color w:val="000000"/>
                <w:sz w:val="20"/>
              </w:rPr>
              <w:t>0.899</w:t>
            </w:r>
          </w:p>
        </w:tc>
        <w:tc>
          <w:tcPr>
            <w:tcW w:w="385" w:type="pct"/>
            <w:noWrap/>
            <w:hideMark/>
          </w:tcPr>
          <w:p w:rsidRPr="00FD6C61" w:rsidR="00AA2E54" w:rsidP="00952137" w:rsidRDefault="00AA2E54" w14:paraId="16960D7B" w14:textId="77777777">
            <w:pPr>
              <w:jc w:val="center"/>
              <w:rPr>
                <w:color w:val="000000"/>
                <w:sz w:val="20"/>
              </w:rPr>
            </w:pPr>
            <w:r w:rsidRPr="00FD6C61">
              <w:rPr>
                <w:color w:val="000000"/>
                <w:sz w:val="20"/>
              </w:rPr>
              <w:t>0.144</w:t>
            </w:r>
          </w:p>
        </w:tc>
        <w:tc>
          <w:tcPr>
            <w:tcW w:w="542" w:type="pct"/>
            <w:noWrap/>
            <w:hideMark/>
          </w:tcPr>
          <w:p w:rsidRPr="00FD6C61" w:rsidR="00AA2E54" w:rsidP="00952137" w:rsidRDefault="00AA2E54" w14:paraId="158FDD43" w14:textId="77777777">
            <w:pPr>
              <w:jc w:val="center"/>
              <w:rPr>
                <w:color w:val="000000"/>
                <w:sz w:val="20"/>
              </w:rPr>
            </w:pPr>
            <w:r w:rsidRPr="00FD6C61">
              <w:rPr>
                <w:color w:val="000000"/>
                <w:sz w:val="20"/>
              </w:rPr>
              <w:t>0.031</w:t>
            </w:r>
          </w:p>
        </w:tc>
        <w:tc>
          <w:tcPr>
            <w:tcW w:w="541" w:type="pct"/>
            <w:noWrap/>
            <w:hideMark/>
          </w:tcPr>
          <w:p w:rsidRPr="00FD6C61" w:rsidR="00AA2E54" w:rsidP="00952137" w:rsidRDefault="00AA2E54" w14:paraId="4B2801F2" w14:textId="77777777">
            <w:pPr>
              <w:jc w:val="center"/>
              <w:rPr>
                <w:color w:val="000000"/>
                <w:sz w:val="20"/>
              </w:rPr>
            </w:pPr>
            <w:r w:rsidRPr="00FD6C61">
              <w:rPr>
                <w:color w:val="000000"/>
                <w:sz w:val="20"/>
              </w:rPr>
              <w:t>0.226</w:t>
            </w:r>
          </w:p>
        </w:tc>
        <w:tc>
          <w:tcPr>
            <w:tcW w:w="541" w:type="pct"/>
            <w:noWrap/>
            <w:hideMark/>
          </w:tcPr>
          <w:p w:rsidRPr="00FD6C61" w:rsidR="00AA2E54" w:rsidP="00952137" w:rsidRDefault="00AA2E54" w14:paraId="58DF7A01" w14:textId="77777777">
            <w:pPr>
              <w:jc w:val="center"/>
              <w:rPr>
                <w:color w:val="000000"/>
                <w:sz w:val="20"/>
              </w:rPr>
            </w:pPr>
            <w:r w:rsidRPr="00FD6C61">
              <w:rPr>
                <w:color w:val="000000"/>
                <w:sz w:val="20"/>
              </w:rPr>
              <w:t>0.036</w:t>
            </w:r>
          </w:p>
        </w:tc>
      </w:tr>
      <w:tr w:rsidRPr="00FD6C61" w:rsidR="00AA2E54" w:rsidTr="00FD6C61" w14:paraId="45F48733" w14:textId="77777777">
        <w:trPr>
          <w:trHeight w:val="315"/>
        </w:trPr>
        <w:tc>
          <w:tcPr>
            <w:tcW w:w="415" w:type="pct"/>
            <w:noWrap/>
          </w:tcPr>
          <w:p w:rsidRPr="00FD6C61" w:rsidR="00AA2E54" w:rsidP="00952137" w:rsidRDefault="00AA2E54" w14:paraId="272B4881" w14:textId="77777777">
            <w:pPr>
              <w:jc w:val="right"/>
              <w:rPr>
                <w:color w:val="000000"/>
                <w:sz w:val="20"/>
              </w:rPr>
            </w:pPr>
            <w:r w:rsidRPr="00FD6C61">
              <w:rPr>
                <w:color w:val="000000"/>
                <w:sz w:val="20"/>
              </w:rPr>
              <w:t>&gt;5</w:t>
            </w:r>
          </w:p>
        </w:tc>
        <w:tc>
          <w:tcPr>
            <w:tcW w:w="639" w:type="pct"/>
            <w:noWrap/>
          </w:tcPr>
          <w:p w:rsidRPr="00FD6C61" w:rsidR="00AA2E54" w:rsidP="00952137" w:rsidRDefault="00AA2E54" w14:paraId="42894758" w14:textId="77777777">
            <w:pPr>
              <w:jc w:val="center"/>
              <w:rPr>
                <w:color w:val="000000"/>
                <w:sz w:val="20"/>
              </w:rPr>
            </w:pPr>
            <w:r w:rsidRPr="00FD6C61">
              <w:rPr>
                <w:color w:val="000000"/>
                <w:sz w:val="20"/>
              </w:rPr>
              <w:t>0.000</w:t>
            </w:r>
          </w:p>
        </w:tc>
        <w:tc>
          <w:tcPr>
            <w:tcW w:w="653" w:type="pct"/>
            <w:noWrap/>
          </w:tcPr>
          <w:p w:rsidRPr="00FD6C61" w:rsidR="00AA2E54" w:rsidP="00952137" w:rsidRDefault="00AA2E54" w14:paraId="2782C393" w14:textId="77777777">
            <w:pPr>
              <w:jc w:val="center"/>
              <w:rPr>
                <w:color w:val="000000"/>
                <w:sz w:val="20"/>
              </w:rPr>
            </w:pPr>
            <w:r w:rsidRPr="00FD6C61">
              <w:rPr>
                <w:color w:val="000000"/>
                <w:sz w:val="20"/>
              </w:rPr>
              <w:t>0.000</w:t>
            </w:r>
          </w:p>
        </w:tc>
        <w:tc>
          <w:tcPr>
            <w:tcW w:w="515" w:type="pct"/>
            <w:noWrap/>
          </w:tcPr>
          <w:p w:rsidRPr="00FD6C61" w:rsidR="00AA2E54" w:rsidP="00952137" w:rsidRDefault="00AA2E54" w14:paraId="5E95B89D" w14:textId="77777777">
            <w:pPr>
              <w:jc w:val="center"/>
              <w:rPr>
                <w:color w:val="000000"/>
                <w:sz w:val="20"/>
              </w:rPr>
            </w:pPr>
            <w:r w:rsidRPr="00FD6C61">
              <w:rPr>
                <w:color w:val="000000"/>
                <w:sz w:val="20"/>
              </w:rPr>
              <w:t>0.000</w:t>
            </w:r>
          </w:p>
        </w:tc>
        <w:tc>
          <w:tcPr>
            <w:tcW w:w="384" w:type="pct"/>
            <w:noWrap/>
          </w:tcPr>
          <w:p w:rsidRPr="00FD6C61" w:rsidR="00AA2E54" w:rsidP="00952137" w:rsidRDefault="00AA2E54" w14:paraId="30D8538D" w14:textId="77777777">
            <w:pPr>
              <w:jc w:val="center"/>
              <w:rPr>
                <w:color w:val="000000"/>
                <w:sz w:val="20"/>
              </w:rPr>
            </w:pPr>
            <w:r w:rsidRPr="00FD6C61">
              <w:rPr>
                <w:color w:val="000000"/>
                <w:sz w:val="20"/>
              </w:rPr>
              <w:t>0.000</w:t>
            </w:r>
          </w:p>
        </w:tc>
        <w:tc>
          <w:tcPr>
            <w:tcW w:w="384" w:type="pct"/>
            <w:noWrap/>
          </w:tcPr>
          <w:p w:rsidRPr="00FD6C61" w:rsidR="00AA2E54" w:rsidP="00952137" w:rsidRDefault="00AA2E54" w14:paraId="760A0D01" w14:textId="77777777">
            <w:pPr>
              <w:jc w:val="center"/>
              <w:rPr>
                <w:color w:val="000000"/>
                <w:sz w:val="20"/>
              </w:rPr>
            </w:pPr>
            <w:r w:rsidRPr="00FD6C61">
              <w:rPr>
                <w:color w:val="000000"/>
                <w:sz w:val="20"/>
              </w:rPr>
              <w:t>0.000</w:t>
            </w:r>
          </w:p>
        </w:tc>
        <w:tc>
          <w:tcPr>
            <w:tcW w:w="385" w:type="pct"/>
            <w:noWrap/>
          </w:tcPr>
          <w:p w:rsidRPr="00FD6C61" w:rsidR="00AA2E54" w:rsidP="00952137" w:rsidRDefault="00AA2E54" w14:paraId="7AA1D5D2" w14:textId="77777777">
            <w:pPr>
              <w:jc w:val="center"/>
              <w:rPr>
                <w:color w:val="000000"/>
                <w:sz w:val="20"/>
              </w:rPr>
            </w:pPr>
            <w:r w:rsidRPr="00FD6C61">
              <w:rPr>
                <w:color w:val="000000"/>
                <w:sz w:val="20"/>
              </w:rPr>
              <w:t>0.000</w:t>
            </w:r>
          </w:p>
        </w:tc>
        <w:tc>
          <w:tcPr>
            <w:tcW w:w="542" w:type="pct"/>
            <w:noWrap/>
          </w:tcPr>
          <w:p w:rsidRPr="00FD6C61" w:rsidR="00AA2E54" w:rsidP="00952137" w:rsidRDefault="00AA2E54" w14:paraId="2D94E03D" w14:textId="77777777">
            <w:pPr>
              <w:jc w:val="center"/>
              <w:rPr>
                <w:color w:val="000000"/>
                <w:sz w:val="20"/>
              </w:rPr>
            </w:pPr>
            <w:r w:rsidRPr="00FD6C61">
              <w:rPr>
                <w:color w:val="000000"/>
                <w:sz w:val="20"/>
              </w:rPr>
              <w:t>0.000</w:t>
            </w:r>
          </w:p>
        </w:tc>
        <w:tc>
          <w:tcPr>
            <w:tcW w:w="541" w:type="pct"/>
            <w:noWrap/>
          </w:tcPr>
          <w:p w:rsidRPr="00FD6C61" w:rsidR="00AA2E54" w:rsidP="00952137" w:rsidRDefault="00AA2E54" w14:paraId="436B3CE2" w14:textId="77777777">
            <w:pPr>
              <w:jc w:val="center"/>
              <w:rPr>
                <w:color w:val="000000"/>
                <w:sz w:val="20"/>
              </w:rPr>
            </w:pPr>
            <w:r w:rsidRPr="00FD6C61">
              <w:rPr>
                <w:color w:val="000000"/>
                <w:sz w:val="20"/>
              </w:rPr>
              <w:t>0.000</w:t>
            </w:r>
          </w:p>
        </w:tc>
        <w:tc>
          <w:tcPr>
            <w:tcW w:w="541" w:type="pct"/>
            <w:noWrap/>
          </w:tcPr>
          <w:p w:rsidRPr="00FD6C61" w:rsidR="00AA2E54" w:rsidP="00952137" w:rsidRDefault="00AA2E54" w14:paraId="040B70D6" w14:textId="77777777">
            <w:pPr>
              <w:jc w:val="center"/>
              <w:rPr>
                <w:color w:val="000000"/>
                <w:sz w:val="20"/>
              </w:rPr>
            </w:pPr>
            <w:r w:rsidRPr="00FD6C61">
              <w:rPr>
                <w:color w:val="000000"/>
                <w:sz w:val="20"/>
              </w:rPr>
              <w:t>0.000</w:t>
            </w:r>
          </w:p>
        </w:tc>
      </w:tr>
    </w:tbl>
    <w:p w:rsidR="00AA2E54" w:rsidP="00AA2E54" w:rsidRDefault="00AA2E54" w14:paraId="50F397FA" w14:textId="77777777">
      <w:pPr>
        <w:rPr>
          <w:b/>
          <w:bCs/>
        </w:rPr>
      </w:pPr>
    </w:p>
    <w:p w:rsidRPr="008D336E" w:rsidR="00AA2E54" w:rsidP="00AA2E54" w:rsidRDefault="00AA2E54" w14:paraId="2C1A339A" w14:textId="3AEB3394">
      <w:pPr>
        <w:pStyle w:val="BodyText"/>
        <w:rPr>
          <w:rFonts w:eastAsiaTheme="minorEastAsia"/>
        </w:rPr>
      </w:pPr>
      <w:r w:rsidRPr="00D94C94">
        <w:rPr>
          <w:rStyle w:val="normaltextrun"/>
          <w:color w:val="000000"/>
          <w:shd w:val="clear" w:color="auto" w:fill="FFFFFF"/>
        </w:rPr>
        <w:t>Transportation service production for used vehicles (aged 5</w:t>
      </w:r>
      <w:r w:rsidR="00B124DA">
        <w:rPr>
          <w:rStyle w:val="normaltextrun"/>
          <w:color w:val="000000"/>
          <w:shd w:val="clear" w:color="auto" w:fill="FFFFFF"/>
        </w:rPr>
        <w:t xml:space="preserve"> to </w:t>
      </w:r>
      <w:r w:rsidRPr="00D94C94">
        <w:rPr>
          <w:rStyle w:val="normaltextrun"/>
          <w:color w:val="000000"/>
          <w:shd w:val="clear" w:color="auto" w:fill="FFFFFF"/>
        </w:rPr>
        <w:t>29 years) for both conventional and alternative fuel technologies </w:t>
      </w:r>
      <w:proofErr w:type="gramStart"/>
      <w:r w:rsidRPr="00D94C94">
        <w:rPr>
          <w:rStyle w:val="normaltextrun"/>
          <w:color w:val="000000"/>
          <w:shd w:val="clear" w:color="auto" w:fill="FFFFFF"/>
        </w:rPr>
        <w:t>uses</w:t>
      </w:r>
      <w:proofErr w:type="gramEnd"/>
      <w:r w:rsidRPr="00D94C94">
        <w:rPr>
          <w:rStyle w:val="normaltextrun"/>
          <w:color w:val="000000"/>
          <w:shd w:val="clear" w:color="auto" w:fill="FFFFFF"/>
        </w:rPr>
        <w:t> the same set of energy, capital, labor, and materials inputs as their new counterparts. Used vehicles have no opportunities for substitution among inputs (because they have already been produced), but the relative proportions of their inputs, including their fuel efficiency, are guided by the age structure of vehicles added in prior periods. </w:t>
      </w:r>
      <w:r>
        <w:rPr>
          <w:rStyle w:val="normaltextrun"/>
          <w:color w:val="000000"/>
          <w:shd w:val="clear" w:color="auto" w:fill="FFFFFF"/>
        </w:rPr>
        <w:t xml:space="preserve">A vintaged capital stock serves a comparable role to the fixed factor in new vehicles, which is not present for vintaged vehicles. A vehicle survival rate and VMT schedule for vehicles by age (i.e., in annual time steps) inform the weighting of surviving vehicle attributes in the vintage stock. </w:t>
      </w:r>
      <w:r>
        <w:rPr>
          <w:rFonts w:eastAsiaTheme="minorEastAsia"/>
        </w:rPr>
        <w:t xml:space="preserve">Let </w:t>
      </w:r>
      <m:oMath>
        <m:sSubSup>
          <m:sSubSupPr>
            <m:ctrlPr>
              <w:rPr>
                <w:rFonts w:ascii="Cambria Math" w:hAnsi="Cambria Math" w:eastAsiaTheme="minorEastAsia"/>
                <w:i/>
              </w:rPr>
            </m:ctrlPr>
          </m:sSubSupPr>
          <m:e>
            <m:r>
              <w:rPr>
                <w:rFonts w:ascii="Cambria Math" w:hAnsi="Cambria Math" w:eastAsiaTheme="minorEastAsia"/>
              </w:rPr>
              <m:t>V</m:t>
            </m:r>
          </m:e>
          <m:sub>
            <m:r>
              <w:rPr>
                <w:rFonts w:ascii="Cambria Math" w:hAnsi="Cambria Math" w:eastAsiaTheme="minorEastAsia"/>
              </w:rPr>
              <m:t>t-i,t</m:t>
            </m:r>
          </m:sub>
          <m:sup>
            <m:r>
              <w:rPr>
                <w:rFonts w:ascii="Cambria Math" w:hAnsi="Cambria Math" w:eastAsiaTheme="minorEastAsia"/>
              </w:rPr>
              <m:t>n</m:t>
            </m:r>
          </m:sup>
        </m:sSubSup>
      </m:oMath>
      <w:r>
        <w:rPr>
          <w:rFonts w:eastAsiaTheme="minorEastAsia"/>
        </w:rPr>
        <w:t xml:space="preserve"> define the VMT of vehicle type </w:t>
      </w:r>
      <m:oMath>
        <m:r>
          <w:rPr>
            <w:rFonts w:ascii="Cambria Math" w:hAnsi="Cambria Math" w:eastAsiaTheme="minorEastAsia"/>
          </w:rPr>
          <m:t>n</m:t>
        </m:r>
      </m:oMath>
      <w:r>
        <w:rPr>
          <w:rFonts w:eastAsiaTheme="minorEastAsia"/>
        </w:rPr>
        <w:t xml:space="preserve"> in period </w:t>
      </w:r>
      <m:oMath>
        <m:r>
          <w:rPr>
            <w:rFonts w:ascii="Cambria Math" w:hAnsi="Cambria Math" w:eastAsiaTheme="minorEastAsia"/>
          </w:rPr>
          <m:t>t</m:t>
        </m:r>
      </m:oMath>
      <w:r>
        <w:rPr>
          <w:rFonts w:eastAsiaTheme="minorEastAsia"/>
        </w:rPr>
        <w:t xml:space="preserve"> that were produced in period </w:t>
      </w:r>
      <m:oMath>
        <m:r>
          <w:rPr>
            <w:rFonts w:ascii="Cambria Math" w:hAnsi="Cambria Math" w:eastAsiaTheme="minorEastAsia"/>
          </w:rPr>
          <m:t>t-i</m:t>
        </m:r>
      </m:oMath>
      <w:r>
        <w:rPr>
          <w:rFonts w:eastAsiaTheme="minorEastAsia"/>
        </w:rPr>
        <w:t xml:space="preserve"> where </w:t>
      </w:r>
      <m:oMath>
        <m:r>
          <w:rPr>
            <w:rFonts w:ascii="Cambria Math" w:hAnsi="Cambria Math" w:eastAsiaTheme="minorEastAsia"/>
          </w:rPr>
          <m:t>t=</m:t>
        </m:r>
        <m:d>
          <m:dPr>
            <m:begChr m:val="{"/>
            <m:endChr m:val="}"/>
            <m:ctrlPr>
              <w:rPr>
                <w:rFonts w:ascii="Cambria Math" w:hAnsi="Cambria Math" w:eastAsiaTheme="minorEastAsia"/>
                <w:i/>
              </w:rPr>
            </m:ctrlPr>
          </m:dPr>
          <m:e>
            <m:r>
              <w:rPr>
                <w:rFonts w:ascii="Cambria Math" w:hAnsi="Cambria Math" w:eastAsiaTheme="minorEastAsia"/>
              </w:rPr>
              <m:t>0,1,…,8</m:t>
            </m:r>
          </m:e>
        </m:d>
        <m:r>
          <w:rPr>
            <w:rFonts w:ascii="Cambria Math" w:hAnsi="Cambria Math" w:eastAsiaTheme="minorEastAsia"/>
          </w:rPr>
          <m:t>,</m:t>
        </m:r>
      </m:oMath>
      <w:r>
        <w:rPr>
          <w:rFonts w:eastAsiaTheme="minorEastAsia"/>
        </w:rPr>
        <w:t xml:space="preserve"> the number of model periods and </w:t>
      </w:r>
      <m:oMath>
        <m:r>
          <w:rPr>
            <w:rFonts w:ascii="Cambria Math" w:hAnsi="Cambria Math" w:eastAsiaTheme="minorEastAsia"/>
          </w:rPr>
          <m:t>i={0,1,…,5}</m:t>
        </m:r>
      </m:oMath>
      <w:r>
        <w:rPr>
          <w:rFonts w:eastAsiaTheme="minorEastAsia"/>
        </w:rPr>
        <w:t xml:space="preserve">, the number of vintaging periods. The initial-period VMT for vehicles of type </w:t>
      </w:r>
      <m:oMath>
        <m:r>
          <w:rPr>
            <w:rFonts w:ascii="Cambria Math" w:hAnsi="Cambria Math" w:eastAsiaTheme="minorEastAsia"/>
          </w:rPr>
          <m:t>n</m:t>
        </m:r>
      </m:oMath>
      <w:r>
        <w:rPr>
          <w:rFonts w:eastAsiaTheme="minorEastAsia"/>
        </w:rPr>
        <w:t xml:space="preserve"> produced in period </w:t>
      </w:r>
      <m:oMath>
        <m:r>
          <w:rPr>
            <w:rFonts w:ascii="Cambria Math" w:hAnsi="Cambria Math" w:eastAsiaTheme="minorEastAsia"/>
          </w:rPr>
          <m:t>t</m:t>
        </m:r>
      </m:oMath>
      <w:r>
        <w:rPr>
          <w:rFonts w:eastAsiaTheme="minorEastAsia"/>
        </w:rPr>
        <w:t xml:space="preserve"> is then </w:t>
      </w:r>
      <m:oMath>
        <m:sSubSup>
          <m:sSubSupPr>
            <m:ctrlPr>
              <w:rPr>
                <w:rFonts w:ascii="Cambria Math" w:hAnsi="Cambria Math" w:eastAsiaTheme="minorEastAsia"/>
                <w:i/>
              </w:rPr>
            </m:ctrlPr>
          </m:sSubSupPr>
          <m:e>
            <m:r>
              <w:rPr>
                <w:rFonts w:ascii="Cambria Math" w:hAnsi="Cambria Math" w:eastAsiaTheme="minorEastAsia"/>
              </w:rPr>
              <m:t>V</m:t>
            </m:r>
          </m:e>
          <m:sub>
            <m:r>
              <w:rPr>
                <w:rFonts w:ascii="Cambria Math" w:hAnsi="Cambria Math" w:eastAsiaTheme="minorEastAsia"/>
              </w:rPr>
              <m:t>t,t</m:t>
            </m:r>
          </m:sub>
          <m:sup>
            <m:r>
              <w:rPr>
                <w:rFonts w:ascii="Cambria Math" w:hAnsi="Cambria Math" w:eastAsiaTheme="minorEastAsia"/>
              </w:rPr>
              <m:t>n</m:t>
            </m:r>
          </m:sup>
        </m:sSubSup>
      </m:oMath>
      <w:r>
        <w:rPr>
          <w:rFonts w:eastAsiaTheme="minorEastAsia"/>
        </w:rPr>
        <w:t xml:space="preserve">. </w:t>
      </w:r>
      <w:r w:rsidR="00B124DA">
        <w:rPr>
          <w:rFonts w:eastAsiaTheme="minorEastAsia"/>
        </w:rPr>
        <w:t xml:space="preserve">Because </w:t>
      </w:r>
      <w:r>
        <w:rPr>
          <w:rFonts w:eastAsiaTheme="minorEastAsia"/>
        </w:rPr>
        <w:t>VMT for a given vintage depends on this initial VMT value, its survival rate (</w:t>
      </w:r>
      <m:oMath>
        <m:sSubSup>
          <m:sSubSupPr>
            <m:ctrlPr>
              <w:rPr>
                <w:rFonts w:ascii="Cambria Math" w:hAnsi="Cambria Math" w:eastAsiaTheme="minorEastAsia"/>
                <w:i/>
              </w:rPr>
            </m:ctrlPr>
          </m:sSubSupPr>
          <m:e>
            <m:r>
              <w:rPr>
                <w:rFonts w:ascii="Cambria Math" w:hAnsi="Cambria Math" w:eastAsiaTheme="minorEastAsia"/>
              </w:rPr>
              <m:t>α</m:t>
            </m:r>
          </m:e>
          <m:sub>
            <m:r>
              <w:rPr>
                <w:rFonts w:ascii="Cambria Math" w:hAnsi="Cambria Math" w:eastAsiaTheme="minorEastAsia"/>
              </w:rPr>
              <m:t>i</m:t>
            </m:r>
          </m:sub>
          <m:sup>
            <m:r>
              <w:rPr>
                <w:rFonts w:ascii="Cambria Math" w:hAnsi="Cambria Math" w:eastAsiaTheme="minorEastAsia"/>
              </w:rPr>
              <m:t>n</m:t>
            </m:r>
          </m:sup>
        </m:sSubSup>
        <m:r>
          <w:rPr>
            <w:rFonts w:ascii="Cambria Math" w:hAnsi="Cambria Math" w:eastAsiaTheme="minorEastAsia"/>
          </w:rPr>
          <m:t>)</m:t>
        </m:r>
      </m:oMath>
      <w:r>
        <w:rPr>
          <w:rFonts w:eastAsiaTheme="minorEastAsia"/>
        </w:rPr>
        <w:t>, and VMT schedule (</w:t>
      </w:r>
      <m:oMath>
        <m:sSubSup>
          <m:sSubSupPr>
            <m:ctrlPr>
              <w:rPr>
                <w:rFonts w:ascii="Cambria Math" w:hAnsi="Cambria Math" w:eastAsiaTheme="minorEastAsia"/>
                <w:i/>
              </w:rPr>
            </m:ctrlPr>
          </m:sSubSupPr>
          <m:e>
            <m:r>
              <w:rPr>
                <w:rFonts w:ascii="Cambria Math" w:hAnsi="Cambria Math" w:eastAsiaTheme="minorEastAsia"/>
              </w:rPr>
              <m:t>β</m:t>
            </m:r>
          </m:e>
          <m:sub>
            <m:r>
              <w:rPr>
                <w:rFonts w:ascii="Cambria Math" w:hAnsi="Cambria Math" w:eastAsiaTheme="minorEastAsia"/>
              </w:rPr>
              <m:t>i</m:t>
            </m:r>
          </m:sub>
          <m:sup>
            <m:r>
              <w:rPr>
                <w:rFonts w:ascii="Cambria Math" w:hAnsi="Cambria Math" w:eastAsiaTheme="minorEastAsia"/>
              </w:rPr>
              <m:t>n</m:t>
            </m:r>
          </m:sup>
        </m:sSubSup>
        <m:r>
          <w:rPr>
            <w:rFonts w:ascii="Cambria Math" w:hAnsi="Cambria Math" w:eastAsiaTheme="minorEastAsia"/>
          </w:rPr>
          <m:t>)</m:t>
        </m:r>
      </m:oMath>
      <w:r>
        <w:rPr>
          <w:rFonts w:eastAsiaTheme="minorEastAsia"/>
        </w:rPr>
        <w:t>, VMT is defined as:</w:t>
      </w:r>
    </w:p>
    <w:p w:rsidR="00AA2E54" w:rsidP="000B76F3" w:rsidRDefault="00541246" w14:paraId="043A765D" w14:textId="6D2EEA17">
      <w:pPr>
        <w:tabs>
          <w:tab w:val="left" w:pos="990"/>
          <w:tab w:val="right" w:pos="9270"/>
        </w:tabs>
        <w:spacing w:after="240" w:line="360" w:lineRule="atLeast"/>
        <w:ind w:left="378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t-i,t</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t-i,t-i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.1)</w:t>
      </w:r>
    </w:p>
    <w:p w:rsidR="00AA2E54" w:rsidP="00AA2E54" w:rsidRDefault="00AA2E54" w14:paraId="51DB71FA" w14:textId="30158500">
      <w:pPr>
        <w:tabs>
          <w:tab w:val="left" w:pos="990"/>
        </w:tabs>
        <w:spacing w:after="240" w:line="360" w:lineRule="atLeast"/>
        <w:rPr>
          <w:rFonts w:eastAsiaTheme="minorEastAsia"/>
        </w:rPr>
      </w:pPr>
      <w:r>
        <w:rPr>
          <w:rFonts w:eastAsiaTheme="minorEastAsia"/>
        </w:rPr>
        <w:t xml:space="preserve">That is, vehicles produced in period </w:t>
      </w:r>
      <m:oMath>
        <m:r>
          <w:rPr>
            <w:rFonts w:ascii="Cambria Math" w:hAnsi="Cambria Math" w:eastAsiaTheme="minorEastAsia"/>
          </w:rPr>
          <m:t>t-i</m:t>
        </m:r>
      </m:oMath>
      <w:r>
        <w:rPr>
          <w:rFonts w:eastAsiaTheme="minorEastAsia"/>
        </w:rPr>
        <w:t xml:space="preserve"> are generating VMT in period </w:t>
      </w:r>
      <m:oMath>
        <m:r>
          <w:rPr>
            <w:rFonts w:ascii="Cambria Math" w:hAnsi="Cambria Math" w:eastAsiaTheme="minorEastAsia"/>
          </w:rPr>
          <m:t>t</m:t>
        </m:r>
      </m:oMath>
      <w:r>
        <w:rPr>
          <w:rFonts w:eastAsiaTheme="minorEastAsia"/>
        </w:rPr>
        <w:t xml:space="preserve"> equivalent to their initial period VMT (</w:t>
      </w:r>
      <m:oMath>
        <m:sSub>
          <m:sSubPr>
            <m:ctrlPr>
              <w:rPr>
                <w:rFonts w:ascii="Cambria Math" w:hAnsi="Cambria Math"/>
                <w:i/>
              </w:rPr>
            </m:ctrlPr>
          </m:sSubPr>
          <m:e>
            <m:r>
              <w:rPr>
                <w:rFonts w:ascii="Cambria Math" w:hAnsi="Cambria Math"/>
              </w:rPr>
              <m:t>V</m:t>
            </m:r>
          </m:e>
          <m:sub>
            <m:r>
              <w:rPr>
                <w:rFonts w:ascii="Cambria Math" w:hAnsi="Cambria Math"/>
              </w:rPr>
              <m:t>t-i,t-i</m:t>
            </m:r>
          </m:sub>
        </m:sSub>
      </m:oMath>
      <w:r>
        <w:rPr>
          <w:rFonts w:eastAsiaTheme="minorEastAsia"/>
        </w:rPr>
        <w:t xml:space="preserve">) times the </w:t>
      </w:r>
      <m:oMath>
        <m:sSup>
          <m:sSupPr>
            <m:ctrlPr>
              <w:rPr>
                <w:rFonts w:ascii="Cambria Math" w:hAnsi="Cambria Math" w:eastAsiaTheme="minorEastAsia"/>
                <w:i/>
              </w:rPr>
            </m:ctrlPr>
          </m:sSupPr>
          <m:e>
            <m:r>
              <w:rPr>
                <w:rFonts w:ascii="Cambria Math" w:hAnsi="Cambria Math" w:eastAsiaTheme="minorEastAsia"/>
              </w:rPr>
              <m:t>i</m:t>
            </m:r>
          </m:e>
          <m:sup>
            <m:r>
              <w:rPr>
                <w:rFonts w:ascii="Cambria Math" w:hAnsi="Cambria Math" w:eastAsiaTheme="minorEastAsia"/>
              </w:rPr>
              <m:t>th</m:t>
            </m:r>
          </m:sup>
        </m:sSup>
      </m:oMath>
      <w:r>
        <w:rPr>
          <w:rFonts w:eastAsiaTheme="minorEastAsia"/>
        </w:rPr>
        <w:t xml:space="preserve"> period survival rate (</w:t>
      </w:r>
      <m:oMath>
        <m:sSubSup>
          <m:sSubSupPr>
            <m:ctrlPr>
              <w:rPr>
                <w:rFonts w:ascii="Cambria Math" w:hAnsi="Cambria Math" w:eastAsiaTheme="minorEastAsia"/>
                <w:i/>
              </w:rPr>
            </m:ctrlPr>
          </m:sSubSupPr>
          <m:e>
            <m:r>
              <w:rPr>
                <w:rFonts w:ascii="Cambria Math" w:hAnsi="Cambria Math" w:eastAsiaTheme="minorEastAsia"/>
              </w:rPr>
              <m:t>α</m:t>
            </m:r>
          </m:e>
          <m:sub>
            <m:r>
              <w:rPr>
                <w:rFonts w:ascii="Cambria Math" w:hAnsi="Cambria Math" w:eastAsiaTheme="minorEastAsia"/>
              </w:rPr>
              <m:t>i</m:t>
            </m:r>
          </m:sub>
          <m:sup>
            <m:r>
              <w:rPr>
                <w:rFonts w:ascii="Cambria Math" w:hAnsi="Cambria Math" w:eastAsiaTheme="minorEastAsia"/>
              </w:rPr>
              <m:t>n</m:t>
            </m:r>
          </m:sup>
        </m:sSubSup>
      </m:oMath>
      <w:r>
        <w:rPr>
          <w:rFonts w:eastAsiaTheme="minorEastAsia"/>
        </w:rPr>
        <w:t>) and VMT schedule (</w:t>
      </w:r>
      <m:oMath>
        <m:sSubSup>
          <m:sSubSupPr>
            <m:ctrlPr>
              <w:rPr>
                <w:rFonts w:ascii="Cambria Math" w:hAnsi="Cambria Math" w:eastAsiaTheme="minorEastAsia"/>
                <w:i/>
              </w:rPr>
            </m:ctrlPr>
          </m:sSubSupPr>
          <m:e>
            <m:r>
              <w:rPr>
                <w:rFonts w:ascii="Cambria Math" w:hAnsi="Cambria Math" w:eastAsiaTheme="minorEastAsia"/>
              </w:rPr>
              <m:t>β</m:t>
            </m:r>
          </m:e>
          <m:sub>
            <m:r>
              <w:rPr>
                <w:rFonts w:ascii="Cambria Math" w:hAnsi="Cambria Math" w:eastAsiaTheme="minorEastAsia"/>
              </w:rPr>
              <m:t>i</m:t>
            </m:r>
          </m:sub>
          <m:sup>
            <m:r>
              <w:rPr>
                <w:rFonts w:ascii="Cambria Math" w:hAnsi="Cambria Math" w:eastAsiaTheme="minorEastAsia"/>
              </w:rPr>
              <m:t>n</m:t>
            </m:r>
          </m:sup>
        </m:sSubSup>
      </m:oMath>
      <w:r>
        <w:rPr>
          <w:rFonts w:eastAsiaTheme="minorEastAsia"/>
        </w:rPr>
        <w:t>).</w:t>
      </w:r>
      <w:r w:rsidR="004C726C">
        <w:rPr>
          <w:rFonts w:eastAsiaTheme="minorEastAsia"/>
        </w:rPr>
        <w:t xml:space="preserve"> </w:t>
      </w:r>
    </w:p>
    <w:p w:rsidR="00AA2E54" w:rsidP="00AA2E54" w:rsidRDefault="00AA2E54" w14:paraId="6AB05364" w14:textId="538009C9">
      <w:pPr>
        <w:tabs>
          <w:tab w:val="left" w:pos="990"/>
        </w:tabs>
        <w:spacing w:after="240" w:line="360" w:lineRule="atLeast"/>
        <w:rPr>
          <w:rFonts w:eastAsiaTheme="minorEastAsia"/>
        </w:rPr>
      </w:pPr>
      <w:r w:rsidRPr="00367737">
        <w:rPr>
          <w:rFonts w:eastAsiaTheme="minorEastAsia"/>
        </w:rPr>
        <w:t xml:space="preserve">At </w:t>
      </w:r>
      <w:r>
        <w:rPr>
          <w:rFonts w:eastAsiaTheme="minorEastAsia"/>
        </w:rPr>
        <w:t xml:space="preserve">any given time </w:t>
      </w:r>
      <w:r w:rsidRPr="00367737">
        <w:rPr>
          <w:rFonts w:eastAsiaTheme="minorEastAsia"/>
        </w:rPr>
        <w:t xml:space="preserve">period </w:t>
      </w:r>
      <w:r w:rsidRPr="00D50ADF">
        <w:rPr>
          <w:rFonts w:eastAsiaTheme="minorEastAsia"/>
          <w:i/>
          <w:iCs/>
        </w:rPr>
        <w:t>t</w:t>
      </w:r>
      <w:r w:rsidRPr="00367737">
        <w:rPr>
          <w:rFonts w:eastAsiaTheme="minorEastAsia"/>
        </w:rPr>
        <w:t>, used vehicle</w:t>
      </w:r>
      <w:r>
        <w:rPr>
          <w:rFonts w:eastAsiaTheme="minorEastAsia"/>
        </w:rPr>
        <w:t>s are</w:t>
      </w:r>
      <w:r w:rsidRPr="00367737">
        <w:rPr>
          <w:rFonts w:eastAsiaTheme="minorEastAsia"/>
        </w:rPr>
        <w:t xml:space="preserve"> composed </w:t>
      </w:r>
      <w:r>
        <w:rPr>
          <w:rFonts w:eastAsiaTheme="minorEastAsia"/>
        </w:rPr>
        <w:t>of</w:t>
      </w:r>
      <w:r w:rsidRPr="00367737">
        <w:rPr>
          <w:rFonts w:eastAsiaTheme="minorEastAsia"/>
        </w:rPr>
        <w:t xml:space="preserve"> vehicles </w:t>
      </w:r>
      <w:r>
        <w:rPr>
          <w:rFonts w:eastAsiaTheme="minorEastAsia"/>
        </w:rPr>
        <w:t xml:space="preserve">from </w:t>
      </w:r>
      <w:r w:rsidRPr="00367737">
        <w:rPr>
          <w:rFonts w:eastAsiaTheme="minorEastAsia"/>
        </w:rPr>
        <w:t xml:space="preserve">age </w:t>
      </w:r>
      <w:r>
        <w:rPr>
          <w:rFonts w:eastAsiaTheme="minorEastAsia"/>
        </w:rPr>
        <w:t xml:space="preserve">groups </w:t>
      </w:r>
      <w:r w:rsidRPr="00367737">
        <w:rPr>
          <w:rFonts w:eastAsiaTheme="minorEastAsia"/>
        </w:rPr>
        <w:t xml:space="preserve">from </w:t>
      </w:r>
      <m:oMath>
        <m:r>
          <w:rPr>
            <w:rFonts w:ascii="Cambria Math" w:hAnsi="Cambria Math" w:eastAsiaTheme="minorEastAsia"/>
          </w:rPr>
          <m:t>t-1</m:t>
        </m:r>
      </m:oMath>
      <w:r>
        <w:rPr>
          <w:rFonts w:eastAsiaTheme="minorEastAsia"/>
        </w:rPr>
        <w:t xml:space="preserve"> through </w:t>
      </w:r>
      <m:oMath>
        <m:r>
          <w:rPr>
            <w:rFonts w:ascii="Cambria Math" w:hAnsi="Cambria Math" w:eastAsiaTheme="minorEastAsia"/>
          </w:rPr>
          <m:t>t-5</m:t>
        </m:r>
      </m:oMath>
      <w:r>
        <w:rPr>
          <w:rFonts w:eastAsiaTheme="minorEastAsia"/>
        </w:rPr>
        <w:t xml:space="preserve"> or </w:t>
      </w:r>
      <m:oMath>
        <m:sSubSup>
          <m:sSubSupPr>
            <m:ctrlPr>
              <w:rPr>
                <w:rFonts w:ascii="Cambria Math" w:hAnsi="Cambria Math"/>
                <w:i/>
              </w:rPr>
            </m:ctrlPr>
          </m:sSubSupPr>
          <m:e>
            <m:r>
              <w:rPr>
                <w:rFonts w:ascii="Cambria Math" w:hAnsi="Cambria Math"/>
              </w:rPr>
              <m:t>V</m:t>
            </m:r>
          </m:e>
          <m:sub>
            <m:r>
              <w:rPr>
                <w:rFonts w:ascii="Cambria Math" w:hAnsi="Cambria Math"/>
              </w:rPr>
              <m:t>t-1,t</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t-2,t</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 xml:space="preserve">t-3,t </m:t>
            </m:r>
          </m:sub>
          <m:sup>
            <m:r>
              <w:rPr>
                <w:rFonts w:ascii="Cambria Math" w:hAnsi="Cambria Math"/>
              </w:rPr>
              <m:t>n</m:t>
            </m:r>
          </m:sup>
        </m:sSubSup>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t-4,t</m:t>
            </m:r>
          </m:sub>
          <m:sup>
            <m:r>
              <w:rPr>
                <w:rFonts w:ascii="Cambria Math" w:hAnsi="Cambria Math"/>
              </w:rPr>
              <m:t>n</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t-5,t</m:t>
            </m:r>
          </m:sub>
          <m:sup>
            <m:r>
              <w:rPr>
                <w:rFonts w:ascii="Cambria Math" w:hAnsi="Cambria Math"/>
              </w:rPr>
              <m:t>n</m:t>
            </m:r>
          </m:sup>
        </m:sSubSup>
        <m:r>
          <w:rPr>
            <w:rFonts w:ascii="Cambria Math" w:hAnsi="Cambria Math"/>
          </w:rPr>
          <m:t xml:space="preserve">. </m:t>
        </m:r>
      </m:oMath>
      <w:r w:rsidR="00837A5F">
        <w:rPr>
          <w:rFonts w:eastAsiaTheme="minorEastAsia"/>
        </w:rPr>
        <w:t xml:space="preserve">Because </w:t>
      </w:r>
      <w:r>
        <w:rPr>
          <w:rFonts w:eastAsiaTheme="minorEastAsia"/>
        </w:rPr>
        <w:t>the stock of conventional vehicles in the first model period represent</w:t>
      </w:r>
      <w:r w:rsidR="00837A5F">
        <w:rPr>
          <w:rFonts w:eastAsiaTheme="minorEastAsia"/>
        </w:rPr>
        <w:t>s</w:t>
      </w:r>
      <w:r>
        <w:rPr>
          <w:rFonts w:eastAsiaTheme="minorEastAsia"/>
        </w:rPr>
        <w:t xml:space="preserve"> a mix of historical vintages, we assume</w:t>
      </w:r>
      <w:r w:rsidR="00837A5F">
        <w:rPr>
          <w:rFonts w:eastAsiaTheme="minorEastAsia"/>
        </w:rPr>
        <w:t>d</w:t>
      </w:r>
      <w:r>
        <w:rPr>
          <w:rFonts w:eastAsiaTheme="minorEastAsia"/>
        </w:rPr>
        <w:t xml:space="preserve"> their historical new VMT growth index</w:t>
      </w:r>
      <w:r w:rsidR="00B549A4">
        <w:rPr>
          <w:rFonts w:eastAsiaTheme="minorEastAsia"/>
        </w:rPr>
        <w:t xml:space="preserve"> </w:t>
      </w:r>
      <w:r w:rsidR="001D2BED">
        <w:rPr>
          <w:rFonts w:eastAsiaTheme="minorEastAsia"/>
        </w:rPr>
        <w:t>for vehicles</w:t>
      </w:r>
      <w:r w:rsidR="00A83506">
        <w:rPr>
          <w:rFonts w:eastAsiaTheme="minorEastAsia"/>
        </w:rPr>
        <w:t xml:space="preserve"> in their first period on the road</w:t>
      </w:r>
      <w:r w:rsidRPr="00975CFC">
        <w:rPr>
          <w:rFonts w:eastAsiaTheme="minorEastAsia"/>
        </w:rPr>
        <w:t xml:space="preserve"> </w:t>
      </w:r>
      <w:r>
        <w:rPr>
          <w:rFonts w:eastAsiaTheme="minorEastAsia"/>
        </w:rPr>
        <w:t>is equal to</w:t>
      </w:r>
      <w:r w:rsidR="004C726C">
        <w:rPr>
          <w:rFonts w:eastAsiaTheme="minorEastAsia"/>
        </w:rPr>
        <w:t xml:space="preserve"> </w:t>
      </w:r>
      <m:oMath>
        <m:sSubSup>
          <m:sSubSupPr>
            <m:ctrlPr>
              <w:rPr>
                <w:rFonts w:ascii="Cambria Math" w:hAnsi="Cambria Math" w:eastAsiaTheme="minorEastAsia"/>
                <w:i/>
              </w:rPr>
            </m:ctrlPr>
          </m:sSubSupPr>
          <m:e>
            <m:r>
              <w:rPr>
                <w:rFonts w:ascii="Cambria Math" w:hAnsi="Cambria Math" w:eastAsiaTheme="minorEastAsia"/>
              </w:rPr>
              <m:t>G</m:t>
            </m:r>
          </m:e>
          <m:sub>
            <m:r>
              <w:rPr>
                <w:rFonts w:ascii="Cambria Math" w:hAnsi="Cambria Math" w:eastAsiaTheme="minorEastAsia"/>
              </w:rPr>
              <m:t>t</m:t>
            </m:r>
          </m:sub>
          <m:sup>
            <m:r>
              <w:rPr>
                <w:rFonts w:ascii="Cambria Math" w:hAnsi="Cambria Math" w:eastAsiaTheme="minorEastAsia"/>
              </w:rPr>
              <m:t>n</m:t>
            </m:r>
          </m:sup>
        </m:sSubSup>
      </m:oMath>
      <w:r>
        <w:rPr>
          <w:rFonts w:eastAsiaTheme="minorEastAsia"/>
        </w:rPr>
        <w:t xml:space="preserve"> (</w:t>
      </w:r>
      <m:oMath>
        <m:r>
          <w:rPr>
            <w:rFonts w:ascii="Cambria Math" w:hAnsi="Cambria Math" w:eastAsiaTheme="minorEastAsia"/>
          </w:rPr>
          <m:t>t={-5,…,-1}</m:t>
        </m:r>
      </m:oMath>
      <w:r>
        <w:rPr>
          <w:rFonts w:eastAsiaTheme="minorEastAsia"/>
        </w:rPr>
        <w:t xml:space="preserve"> where </w:t>
      </w:r>
      <m:oMath>
        <m:sSubSup>
          <m:sSubSupPr>
            <m:ctrlPr>
              <w:rPr>
                <w:rFonts w:ascii="Cambria Math" w:hAnsi="Cambria Math" w:eastAsiaTheme="minorEastAsia"/>
                <w:i/>
              </w:rPr>
            </m:ctrlPr>
          </m:sSubSupPr>
          <m:e>
            <m:r>
              <w:rPr>
                <w:rFonts w:ascii="Cambria Math" w:hAnsi="Cambria Math" w:eastAsiaTheme="minorEastAsia"/>
              </w:rPr>
              <m:t>G</m:t>
            </m:r>
          </m:e>
          <m:sub>
            <m:r>
              <w:rPr>
                <w:rFonts w:ascii="Cambria Math" w:hAnsi="Cambria Math" w:eastAsiaTheme="minorEastAsia"/>
              </w:rPr>
              <m:t>-5</m:t>
            </m:r>
          </m:sub>
          <m:sup>
            <m:r>
              <w:rPr>
                <w:rFonts w:ascii="Cambria Math" w:hAnsi="Cambria Math" w:eastAsiaTheme="minorEastAsia"/>
              </w:rPr>
              <m:t>n</m:t>
            </m:r>
          </m:sup>
        </m:sSubSup>
        <m:r>
          <w:rPr>
            <w:rFonts w:ascii="Cambria Math" w:hAnsi="Cambria Math" w:eastAsiaTheme="minorEastAsia"/>
          </w:rPr>
          <m:t>=1</m:t>
        </m:r>
      </m:oMath>
      <w:r>
        <w:rPr>
          <w:rFonts w:eastAsiaTheme="minorEastAsia"/>
        </w:rPr>
        <w:t>).</w:t>
      </w:r>
      <w:r w:rsidR="004C726C">
        <w:rPr>
          <w:rFonts w:eastAsiaTheme="minorEastAsia"/>
        </w:rPr>
        <w:t xml:space="preserve"> </w:t>
      </w:r>
      <w:r>
        <w:rPr>
          <w:rFonts w:eastAsiaTheme="minorEastAsia"/>
        </w:rPr>
        <w:t xml:space="preserve">The initial and zeroth period VMT for vehicles of type </w:t>
      </w:r>
      <m:oMath>
        <m:r>
          <w:rPr>
            <w:rFonts w:ascii="Cambria Math" w:hAnsi="Cambria Math" w:eastAsiaTheme="minorEastAsia"/>
          </w:rPr>
          <m:t>n</m:t>
        </m:r>
      </m:oMath>
      <w:r>
        <w:rPr>
          <w:rFonts w:eastAsiaTheme="minorEastAsia"/>
        </w:rPr>
        <w:t xml:space="preserve"> produced in period </w:t>
      </w:r>
      <m:oMath>
        <m:r>
          <w:rPr>
            <w:rFonts w:ascii="Cambria Math" w:hAnsi="Cambria Math" w:eastAsiaTheme="minorEastAsia"/>
          </w:rPr>
          <m:t>-i</m:t>
        </m:r>
      </m:oMath>
      <w:r>
        <w:rPr>
          <w:rFonts w:eastAsiaTheme="minorEastAsia"/>
        </w:rPr>
        <w:t xml:space="preserve"> is given in </w:t>
      </w:r>
      <w:proofErr w:type="spellStart"/>
      <w:r w:rsidR="00837A5F">
        <w:rPr>
          <w:rFonts w:eastAsiaTheme="minorEastAsia"/>
        </w:rPr>
        <w:t>Eqs</w:t>
      </w:r>
      <w:proofErr w:type="spellEnd"/>
      <w:r>
        <w:rPr>
          <w:rFonts w:eastAsiaTheme="minorEastAsia"/>
        </w:rPr>
        <w:t xml:space="preserve">. </w:t>
      </w:r>
      <w:r w:rsidR="00837A5F">
        <w:rPr>
          <w:rFonts w:eastAsiaTheme="minorEastAsia"/>
        </w:rPr>
        <w:t>6.</w:t>
      </w:r>
      <w:r>
        <w:rPr>
          <w:rFonts w:eastAsiaTheme="minorEastAsia"/>
        </w:rPr>
        <w:t xml:space="preserve">2a and </w:t>
      </w:r>
      <w:r w:rsidR="00837A5F">
        <w:rPr>
          <w:rFonts w:eastAsiaTheme="minorEastAsia"/>
        </w:rPr>
        <w:t>6.</w:t>
      </w:r>
      <w:r>
        <w:rPr>
          <w:rFonts w:eastAsiaTheme="minorEastAsia"/>
        </w:rPr>
        <w:t>2b:</w:t>
      </w:r>
    </w:p>
    <w:p w:rsidR="00AA2E54" w:rsidP="00837A5F" w:rsidRDefault="00541246" w14:paraId="097C1FCA" w14:textId="31BD9643">
      <w:pPr>
        <w:tabs>
          <w:tab w:val="right" w:pos="9270"/>
        </w:tabs>
        <w:spacing w:after="240" w:line="360" w:lineRule="atLeast"/>
        <w:ind w:left="378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 xml:space="preserve">-i,-i </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-5,-5</m:t>
            </m:r>
          </m:sub>
          <m:sup>
            <m:r>
              <w:rPr>
                <w:rFonts w:ascii="Cambria Math" w:hAnsi="Cambria Math"/>
              </w:rPr>
              <m:t>n</m:t>
            </m:r>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n</m:t>
            </m:r>
          </m:sup>
        </m:sSubSup>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.2a)</w:t>
      </w:r>
    </w:p>
    <w:p w:rsidR="00AA2E54" w:rsidP="00837A5F" w:rsidRDefault="00541246" w14:paraId="79DC308B" w14:textId="5ACE2711">
      <w:pPr>
        <w:tabs>
          <w:tab w:val="right" w:pos="9270"/>
        </w:tabs>
        <w:spacing w:after="240" w:line="360" w:lineRule="atLeast"/>
        <w:ind w:left="387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 xml:space="preserve">-i,0 </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.2b)</w:t>
      </w:r>
    </w:p>
    <w:p w:rsidR="00AA2E54" w:rsidP="00AA2E54" w:rsidRDefault="00AA2E54" w14:paraId="0F3F2C20" w14:textId="2698202D">
      <w:pPr>
        <w:spacing w:after="240" w:line="360" w:lineRule="atLeast"/>
        <w:rPr>
          <w:rFonts w:eastAsiaTheme="minorEastAsia"/>
        </w:rPr>
      </w:pPr>
      <w:r>
        <w:rPr>
          <w:rFonts w:eastAsiaTheme="minorEastAsia"/>
        </w:rPr>
        <w:t xml:space="preserve">The observed VMT for all used vehicles at </w:t>
      </w:r>
      <m:oMath>
        <m:r>
          <w:rPr>
            <w:rFonts w:ascii="Cambria Math" w:hAnsi="Cambria Math" w:eastAsiaTheme="minorEastAsia"/>
          </w:rPr>
          <m:t>t=0</m:t>
        </m:r>
      </m:oMath>
      <w:r>
        <w:rPr>
          <w:rFonts w:eastAsiaTheme="minorEastAsia"/>
        </w:rPr>
        <w:t xml:space="preserve">, defined as </w:t>
      </w:r>
      <m:oMath>
        <m:sSubSup>
          <m:sSubSupPr>
            <m:ctrlPr>
              <w:rPr>
                <w:rFonts w:ascii="Cambria Math" w:hAnsi="Cambria Math" w:eastAsiaTheme="minorEastAsia"/>
                <w:i/>
              </w:rPr>
            </m:ctrlPr>
          </m:sSubSupPr>
          <m:e>
            <m:acc>
              <m:accPr>
                <m:chr m:val="̅"/>
                <m:ctrlPr>
                  <w:rPr>
                    <w:rFonts w:ascii="Cambria Math" w:hAnsi="Cambria Math" w:eastAsiaTheme="minorEastAsia"/>
                    <w:i/>
                  </w:rPr>
                </m:ctrlPr>
              </m:accPr>
              <m:e>
                <m:r>
                  <w:rPr>
                    <w:rFonts w:ascii="Cambria Math" w:hAnsi="Cambria Math" w:eastAsiaTheme="minorEastAsia"/>
                  </w:rPr>
                  <m:t>V</m:t>
                </m:r>
              </m:e>
            </m:acc>
          </m:e>
          <m:sub>
            <m:r>
              <w:rPr>
                <w:rFonts w:ascii="Cambria Math" w:hAnsi="Cambria Math" w:eastAsiaTheme="minorEastAsia"/>
              </w:rPr>
              <m:t>0</m:t>
            </m:r>
          </m:sub>
          <m:sup>
            <m:r>
              <w:rPr>
                <w:rFonts w:ascii="Cambria Math" w:hAnsi="Cambria Math" w:eastAsiaTheme="minorEastAsia"/>
              </w:rPr>
              <m:t>n</m:t>
            </m:r>
          </m:sup>
        </m:sSubSup>
      </m:oMath>
      <w:r>
        <w:rPr>
          <w:rFonts w:eastAsiaTheme="minorEastAsia"/>
        </w:rPr>
        <w:t xml:space="preserve">, is the sum of vehicles surviving at </w:t>
      </w:r>
      <m:oMath>
        <m:r>
          <w:rPr>
            <w:rFonts w:ascii="Cambria Math" w:hAnsi="Cambria Math" w:eastAsiaTheme="minorEastAsia"/>
          </w:rPr>
          <m:t>t=0</m:t>
        </m:r>
      </m:oMath>
      <w:r>
        <w:rPr>
          <w:rFonts w:eastAsiaTheme="minorEastAsia"/>
        </w:rPr>
        <w:t xml:space="preserve">, shown in </w:t>
      </w:r>
      <w:r w:rsidR="00837A5F">
        <w:rPr>
          <w:rFonts w:eastAsiaTheme="minorEastAsia"/>
        </w:rPr>
        <w:t>E</w:t>
      </w:r>
      <w:r>
        <w:rPr>
          <w:rFonts w:eastAsiaTheme="minorEastAsia"/>
        </w:rPr>
        <w:t xml:space="preserve">q. </w:t>
      </w:r>
      <w:r w:rsidR="00837A5F">
        <w:rPr>
          <w:rFonts w:eastAsiaTheme="minorEastAsia"/>
        </w:rPr>
        <w:t>6.</w:t>
      </w:r>
      <w:r>
        <w:rPr>
          <w:rFonts w:eastAsiaTheme="minorEastAsia"/>
        </w:rPr>
        <w:t>3.</w:t>
      </w:r>
      <w:r w:rsidR="004C726C">
        <w:rPr>
          <w:rFonts w:eastAsiaTheme="minorEastAsia"/>
        </w:rPr>
        <w:t xml:space="preserve"> </w:t>
      </w:r>
      <w:r>
        <w:rPr>
          <w:rFonts w:eastAsiaTheme="minorEastAsia"/>
        </w:rPr>
        <w:t xml:space="preserve">We can calculate the oldest surviving stock, </w:t>
      </w:r>
      <m:oMath>
        <m:sSubSup>
          <m:sSubSupPr>
            <m:ctrlPr>
              <w:rPr>
                <w:rFonts w:ascii="Cambria Math" w:hAnsi="Cambria Math"/>
                <w:i/>
              </w:rPr>
            </m:ctrlPr>
          </m:sSubSupPr>
          <m:e>
            <m:r>
              <w:rPr>
                <w:rFonts w:ascii="Cambria Math" w:hAnsi="Cambria Math"/>
              </w:rPr>
              <m:t>V</m:t>
            </m:r>
          </m:e>
          <m:sub>
            <m:r>
              <w:rPr>
                <w:rFonts w:ascii="Cambria Math" w:hAnsi="Cambria Math"/>
              </w:rPr>
              <m:t>-5,-5</m:t>
            </m:r>
          </m:sub>
          <m:sup>
            <m:r>
              <w:rPr>
                <w:rFonts w:ascii="Cambria Math" w:hAnsi="Cambria Math"/>
              </w:rPr>
              <m:t>n</m:t>
            </m:r>
          </m:sup>
        </m:sSubSup>
      </m:oMath>
      <w:r>
        <w:rPr>
          <w:rFonts w:eastAsiaTheme="minorEastAsia"/>
        </w:rPr>
        <w:t xml:space="preserve"> and therefore each subsequent stock up to </w:t>
      </w:r>
      <m:oMath>
        <m:r>
          <w:rPr>
            <w:rFonts w:ascii="Cambria Math" w:hAnsi="Cambria Math" w:eastAsiaTheme="minorEastAsia"/>
          </w:rPr>
          <m:t>t=-1</m:t>
        </m:r>
      </m:oMath>
      <w:r>
        <w:rPr>
          <w:rFonts w:eastAsiaTheme="minorEastAsia"/>
        </w:rPr>
        <w:t xml:space="preserve">, by combining </w:t>
      </w:r>
      <w:proofErr w:type="spellStart"/>
      <w:r w:rsidR="00837A5F">
        <w:rPr>
          <w:rFonts w:eastAsiaTheme="minorEastAsia"/>
        </w:rPr>
        <w:t>Eqs</w:t>
      </w:r>
      <w:proofErr w:type="spellEnd"/>
      <w:r>
        <w:rPr>
          <w:rFonts w:eastAsiaTheme="minorEastAsia"/>
        </w:rPr>
        <w:t xml:space="preserve">. </w:t>
      </w:r>
      <w:r w:rsidR="00837A5F">
        <w:rPr>
          <w:rFonts w:eastAsiaTheme="minorEastAsia"/>
        </w:rPr>
        <w:t>6.</w:t>
      </w:r>
      <w:r>
        <w:rPr>
          <w:rFonts w:eastAsiaTheme="minorEastAsia"/>
        </w:rPr>
        <w:t>2</w:t>
      </w:r>
      <w:r w:rsidR="001401D0">
        <w:rPr>
          <w:rFonts w:eastAsiaTheme="minorEastAsia"/>
        </w:rPr>
        <w:t>a, 6.2b,</w:t>
      </w:r>
      <w:r>
        <w:rPr>
          <w:rFonts w:eastAsiaTheme="minorEastAsia"/>
        </w:rPr>
        <w:t xml:space="preserve"> and </w:t>
      </w:r>
      <w:r w:rsidR="00837A5F">
        <w:rPr>
          <w:rFonts w:eastAsiaTheme="minorEastAsia"/>
        </w:rPr>
        <w:t>6.</w:t>
      </w:r>
      <w:r>
        <w:rPr>
          <w:rFonts w:eastAsiaTheme="minorEastAsia"/>
        </w:rPr>
        <w:t>3</w:t>
      </w:r>
      <w:r w:rsidR="00837A5F">
        <w:rPr>
          <w:rFonts w:eastAsiaTheme="minorEastAsia"/>
        </w:rPr>
        <w:t>,</w:t>
      </w:r>
      <w:r>
        <w:rPr>
          <w:rFonts w:eastAsiaTheme="minorEastAsia"/>
        </w:rPr>
        <w:t xml:space="preserve"> as shown in </w:t>
      </w:r>
      <w:r w:rsidR="00837A5F">
        <w:rPr>
          <w:rFonts w:eastAsiaTheme="minorEastAsia"/>
        </w:rPr>
        <w:t>Eq</w:t>
      </w:r>
      <w:r>
        <w:rPr>
          <w:rFonts w:eastAsiaTheme="minorEastAsia"/>
        </w:rPr>
        <w:t xml:space="preserve">. </w:t>
      </w:r>
      <w:r w:rsidR="00837A5F">
        <w:rPr>
          <w:rFonts w:eastAsiaTheme="minorEastAsia"/>
        </w:rPr>
        <w:t>6.</w:t>
      </w:r>
      <w:r>
        <w:rPr>
          <w:rFonts w:eastAsiaTheme="minorEastAsia"/>
        </w:rPr>
        <w:t>4:</w:t>
      </w:r>
    </w:p>
    <w:p w:rsidR="00AA2E54" w:rsidP="00837A5F" w:rsidRDefault="00541246" w14:paraId="058C8332" w14:textId="09EA1864">
      <w:pPr>
        <w:tabs>
          <w:tab w:val="right" w:pos="9180"/>
        </w:tabs>
        <w:spacing w:after="240" w:line="360" w:lineRule="atLeast"/>
        <w:ind w:left="3870"/>
        <w:jc w:val="center"/>
        <w:rPr>
          <w:rFonts w:eastAsiaTheme="minorEastAsia"/>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0</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V</m:t>
                </m:r>
              </m:e>
              <m:sub>
                <m:r>
                  <w:rPr>
                    <w:rFonts w:ascii="Cambria Math" w:hAnsi="Cambria Math"/>
                  </w:rPr>
                  <m:t>-i,0</m:t>
                </m:r>
              </m:sub>
              <m:sup>
                <m:r>
                  <w:rPr>
                    <w:rFonts w:ascii="Cambria Math" w:hAnsi="Cambria Math"/>
                  </w:rPr>
                  <m:t>n</m:t>
                </m:r>
              </m:sup>
            </m:sSubSup>
          </m:e>
        </m:nary>
      </m:oMath>
      <w:r w:rsidR="004C726C">
        <w:rPr>
          <w:rFonts w:eastAsiaTheme="minorEastAsia"/>
        </w:rPr>
        <w:t xml:space="preserve"> </w:t>
      </w:r>
      <w:r w:rsidR="00AA2E54">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.3)</w:t>
      </w:r>
    </w:p>
    <w:p w:rsidR="00AA2E54" w:rsidP="00837A5F" w:rsidRDefault="00541246" w14:paraId="7A91D826" w14:textId="29D92195">
      <w:pPr>
        <w:tabs>
          <w:tab w:val="right" w:pos="9180"/>
        </w:tabs>
        <w:spacing w:after="240" w:line="360" w:lineRule="atLeast"/>
        <w:ind w:left="3870"/>
        <w:jc w:val="center"/>
        <w:rPr>
          <w:rFonts w:eastAsiaTheme="minorEastAsia"/>
        </w:rPr>
      </w:pPr>
      <m:oMath>
        <m:sSubSup>
          <m:sSubSupPr>
            <m:ctrlPr>
              <w:rPr>
                <w:rFonts w:ascii="Cambria Math" w:hAnsi="Cambria Math"/>
                <w:i/>
              </w:rPr>
            </m:ctrlPr>
          </m:sSubSupPr>
          <m:e>
            <m:r>
              <w:rPr>
                <w:rFonts w:ascii="Cambria Math" w:hAnsi="Cambria Math"/>
              </w:rPr>
              <m:t>V</m:t>
            </m:r>
          </m:e>
          <m:sub>
            <m:r>
              <w:rPr>
                <w:rFonts w:ascii="Cambria Math" w:hAnsi="Cambria Math"/>
              </w:rPr>
              <m:t>-5,-5</m:t>
            </m:r>
          </m:sub>
          <m:sup>
            <m:r>
              <w:rPr>
                <w:rFonts w:ascii="Cambria Math" w:hAnsi="Cambria Math"/>
              </w:rPr>
              <m:t>n</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0</m:t>
                </m:r>
              </m:sub>
              <m:sup>
                <m:r>
                  <w:rPr>
                    <w:rFonts w:ascii="Cambria Math" w:hAnsi="Cambria Math"/>
                  </w:rPr>
                  <m:t>n</m:t>
                </m:r>
              </m:sup>
            </m:sSub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e>
            </m:nary>
          </m:den>
        </m:f>
      </m:oMath>
      <w:r w:rsidR="004C726C">
        <w:rPr>
          <w:rFonts w:eastAsiaTheme="minorEastAsia"/>
        </w:rPr>
        <w:t xml:space="preserve">  </w:t>
      </w:r>
      <w:r w:rsidR="00AA2E54">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.4)</w:t>
      </w:r>
    </w:p>
    <w:p w:rsidRPr="00D94C94" w:rsidR="00AA2E54" w:rsidP="00AA2E54" w:rsidRDefault="00AA2E54" w14:paraId="481E127B" w14:textId="6A7C6773">
      <w:pPr>
        <w:pStyle w:val="ListParagraph"/>
        <w:spacing w:after="240" w:line="360" w:lineRule="atLeast"/>
        <w:ind w:left="45" w:firstLine="675"/>
        <w:rPr>
          <w:rFonts w:ascii="Times New Roman" w:hAnsi="Times New Roman" w:cs="Times New Roman"/>
          <w:sz w:val="24"/>
          <w:szCs w:val="24"/>
        </w:rPr>
      </w:pPr>
      <w:r w:rsidRPr="00D94C94">
        <w:rPr>
          <w:rFonts w:ascii="Times New Roman" w:hAnsi="Times New Roman" w:cs="Times New Roman"/>
          <w:sz w:val="24"/>
          <w:szCs w:val="24"/>
        </w:rPr>
        <w:t xml:space="preserve">Their surviving VMT for the additional four periods will follow </w:t>
      </w:r>
      <w:r w:rsidR="00837A5F">
        <w:rPr>
          <w:rFonts w:ascii="Times New Roman" w:hAnsi="Times New Roman" w:cs="Times New Roman"/>
          <w:sz w:val="24"/>
          <w:szCs w:val="24"/>
        </w:rPr>
        <w:t>E</w:t>
      </w:r>
      <w:r w:rsidRPr="00D94C94" w:rsidR="00837A5F">
        <w:rPr>
          <w:rFonts w:ascii="Times New Roman" w:hAnsi="Times New Roman" w:cs="Times New Roman"/>
          <w:sz w:val="24"/>
          <w:szCs w:val="24"/>
        </w:rPr>
        <w:t>q</w:t>
      </w:r>
      <w:r w:rsidR="00837A5F">
        <w:rPr>
          <w:rFonts w:ascii="Times New Roman" w:hAnsi="Times New Roman" w:cs="Times New Roman"/>
          <w:sz w:val="24"/>
          <w:szCs w:val="24"/>
        </w:rPr>
        <w:t>.</w:t>
      </w:r>
      <w:r w:rsidRPr="00D94C94" w:rsidR="00837A5F">
        <w:rPr>
          <w:rFonts w:ascii="Times New Roman" w:hAnsi="Times New Roman" w:cs="Times New Roman"/>
          <w:sz w:val="24"/>
          <w:szCs w:val="24"/>
        </w:rPr>
        <w:t xml:space="preserve"> </w:t>
      </w:r>
      <w:r w:rsidR="00837A5F">
        <w:rPr>
          <w:rFonts w:ascii="Times New Roman" w:hAnsi="Times New Roman" w:cs="Times New Roman"/>
          <w:sz w:val="24"/>
          <w:szCs w:val="24"/>
        </w:rPr>
        <w:t>6.</w:t>
      </w:r>
      <w:r w:rsidRPr="00D94C94">
        <w:rPr>
          <w:rFonts w:ascii="Times New Roman" w:hAnsi="Times New Roman" w:cs="Times New Roman"/>
          <w:sz w:val="24"/>
          <w:szCs w:val="24"/>
        </w:rPr>
        <w:t>1.</w:t>
      </w:r>
      <w:r w:rsidR="004C726C">
        <w:rPr>
          <w:rFonts w:ascii="Times New Roman" w:hAnsi="Times New Roman" w:cs="Times New Roman"/>
          <w:sz w:val="24"/>
          <w:szCs w:val="24"/>
        </w:rPr>
        <w:t xml:space="preserve"> </w:t>
      </w:r>
      <w:r w:rsidRPr="00D94C94">
        <w:rPr>
          <w:rFonts w:ascii="Times New Roman" w:hAnsi="Times New Roman" w:cs="Times New Roman"/>
          <w:sz w:val="24"/>
          <w:szCs w:val="24"/>
        </w:rPr>
        <w:t>Note that</w:t>
      </w:r>
      <m:oMath>
        <m:r>
          <m:rPr>
            <m:sty m:val="p"/>
          </m:rP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V</m:t>
                </m:r>
              </m:e>
            </m:acc>
          </m:e>
          <m:sub>
            <m:r>
              <w:rPr>
                <w:rFonts w:ascii="Cambria Math" w:hAnsi="Cambria Math" w:cs="Times New Roman"/>
                <w:sz w:val="24"/>
                <w:szCs w:val="24"/>
              </w:rPr>
              <m:t>0</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equals zero for all AFVs </w:t>
      </w:r>
      <w:r w:rsidR="00837A5F">
        <w:rPr>
          <w:rFonts w:ascii="Times New Roman" w:hAnsi="Times New Roman" w:cs="Times New Roman"/>
          <w:sz w:val="24"/>
          <w:szCs w:val="24"/>
        </w:rPr>
        <w:t>because</w:t>
      </w:r>
      <w:r w:rsidRPr="00D94C94" w:rsidR="00837A5F">
        <w:rPr>
          <w:rFonts w:ascii="Times New Roman" w:hAnsi="Times New Roman" w:cs="Times New Roman"/>
          <w:sz w:val="24"/>
          <w:szCs w:val="24"/>
        </w:rPr>
        <w:t xml:space="preserve"> </w:t>
      </w:r>
      <w:r w:rsidRPr="00D94C94">
        <w:rPr>
          <w:rFonts w:ascii="Times New Roman" w:hAnsi="Times New Roman" w:cs="Times New Roman"/>
          <w:sz w:val="24"/>
          <w:szCs w:val="24"/>
        </w:rPr>
        <w:t xml:space="preserve">they </w:t>
      </w:r>
      <w:r>
        <w:rPr>
          <w:rFonts w:ascii="Times New Roman" w:hAnsi="Times New Roman" w:cs="Times New Roman"/>
          <w:sz w:val="24"/>
          <w:szCs w:val="24"/>
        </w:rPr>
        <w:t xml:space="preserve">are not present in the 2010 </w:t>
      </w:r>
      <w:r w:rsidR="00837A5F">
        <w:rPr>
          <w:rFonts w:ascii="Times New Roman" w:hAnsi="Times New Roman" w:cs="Times New Roman"/>
          <w:sz w:val="24"/>
          <w:szCs w:val="24"/>
        </w:rPr>
        <w:t>base-</w:t>
      </w:r>
      <w:r>
        <w:rPr>
          <w:rFonts w:ascii="Times New Roman" w:hAnsi="Times New Roman" w:cs="Times New Roman"/>
          <w:sz w:val="24"/>
          <w:szCs w:val="24"/>
        </w:rPr>
        <w:t xml:space="preserve">year data and </w:t>
      </w:r>
      <w:r w:rsidRPr="00D94C94">
        <w:rPr>
          <w:rFonts w:ascii="Times New Roman" w:hAnsi="Times New Roman" w:cs="Times New Roman"/>
          <w:sz w:val="24"/>
          <w:szCs w:val="24"/>
        </w:rPr>
        <w:t>enter as backstop technologies. We categorize</w:t>
      </w:r>
      <w:r w:rsidR="00837A5F">
        <w:rPr>
          <w:rFonts w:ascii="Times New Roman" w:hAnsi="Times New Roman" w:cs="Times New Roman"/>
          <w:sz w:val="24"/>
          <w:szCs w:val="24"/>
        </w:rPr>
        <w:t>d</w:t>
      </w:r>
      <w:r w:rsidRPr="00D94C94">
        <w:rPr>
          <w:rFonts w:ascii="Times New Roman" w:hAnsi="Times New Roman" w:cs="Times New Roman"/>
          <w:sz w:val="24"/>
          <w:szCs w:val="24"/>
        </w:rPr>
        <w:t xml:space="preserve"> the inputs to VMT production into labor, capital, materials, and energy. We represent the </w:t>
      </w:r>
      <m:oMath>
        <m:r>
          <w:rPr>
            <w:rFonts w:ascii="Cambria Math" w:hAnsi="Cambria Math" w:cs="Times New Roman"/>
            <w:sz w:val="24"/>
            <w:szCs w:val="24"/>
          </w:rPr>
          <m:t>p</m:t>
        </m:r>
      </m:oMath>
      <w:r w:rsidRPr="00D94C94">
        <w:rPr>
          <w:rFonts w:ascii="Times New Roman" w:hAnsi="Times New Roman" w:cs="Times New Roman"/>
          <w:sz w:val="24"/>
          <w:szCs w:val="24"/>
        </w:rPr>
        <w:t xml:space="preserve"> input costs of labor, capital, energy, and materials as a share of VMT determined in the year of production </w:t>
      </w:r>
      <m:oMath>
        <m:r>
          <w:rPr>
            <w:rFonts w:ascii="Cambria Math" w:hAnsi="Cambria Math" w:cs="Times New Roman"/>
            <w:sz w:val="24"/>
            <w:szCs w:val="24"/>
          </w:rPr>
          <m:t xml:space="preserve">t </m:t>
        </m:r>
      </m:oMath>
      <w:r w:rsidRPr="00D94C94">
        <w:rPr>
          <w:rFonts w:ascii="Times New Roman" w:hAnsi="Times New Roman" w:cs="Times New Roman"/>
          <w:sz w:val="24"/>
          <w:szCs w:val="24"/>
        </w:rPr>
        <w:t xml:space="preserve">by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p,t</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 and the weighted average input cost share for all used vehicles producing in period </w:t>
      </w:r>
      <m:oMath>
        <m:r>
          <w:rPr>
            <w:rFonts w:ascii="Cambria Math" w:hAnsi="Cambria Math" w:cs="Times New Roman"/>
            <w:sz w:val="24"/>
            <w:szCs w:val="24"/>
          </w:rPr>
          <m:t>t</m:t>
        </m:r>
      </m:oMath>
      <w:r w:rsidRPr="00D94C94">
        <w:rPr>
          <w:rFonts w:ascii="Times New Roman" w:hAnsi="Times New Roman" w:cs="Times New Roman"/>
          <w:sz w:val="24"/>
          <w:szCs w:val="24"/>
        </w:rPr>
        <w:t xml:space="preserve"> as </w:t>
      </w:r>
      <m:oMath>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p,t</m:t>
            </m:r>
          </m:sub>
          <m:sup>
            <m:r>
              <w:rPr>
                <w:rFonts w:ascii="Cambria Math" w:hAnsi="Cambria Math" w:cs="Times New Roman"/>
                <w:sz w:val="24"/>
                <w:szCs w:val="24"/>
              </w:rPr>
              <m:t>n</m:t>
            </m:r>
          </m:sup>
        </m:sSubSup>
      </m:oMath>
      <w:r w:rsidRPr="00D94C94">
        <w:rPr>
          <w:rFonts w:ascii="Times New Roman" w:hAnsi="Times New Roman" w:cs="Times New Roman"/>
          <w:sz w:val="24"/>
          <w:szCs w:val="24"/>
        </w:rPr>
        <w:t>.</w:t>
      </w:r>
    </w:p>
    <w:p w:rsidR="00AA2E54" w:rsidP="000B76F3" w:rsidRDefault="00541246" w14:paraId="44B7C915" w14:textId="707DEC24">
      <w:pPr>
        <w:tabs>
          <w:tab w:val="right" w:pos="9180"/>
        </w:tabs>
        <w:spacing w:after="240" w:line="360" w:lineRule="atLeast"/>
        <w:ind w:left="2070"/>
        <w:jc w:val="center"/>
        <w:rPr>
          <w:rFonts w:eastAsiaTheme="minorEastAsia"/>
        </w:rPr>
      </w:pPr>
      <m:oMath>
        <m:sSubSup>
          <m:sSubSupPr>
            <m:ctrlPr>
              <w:rPr>
                <w:rFonts w:ascii="Cambria Math" w:hAnsi="Cambria Math" w:eastAsiaTheme="minorEastAsia"/>
                <w:i/>
              </w:rPr>
            </m:ctrlPr>
          </m:sSubSupPr>
          <m:e>
            <m:acc>
              <m:accPr>
                <m:chr m:val="̅"/>
                <m:ctrlPr>
                  <w:rPr>
                    <w:rFonts w:ascii="Cambria Math" w:hAnsi="Cambria Math" w:eastAsiaTheme="minorEastAsia"/>
                    <w:i/>
                  </w:rPr>
                </m:ctrlPr>
              </m:accPr>
              <m:e>
                <m:r>
                  <w:rPr>
                    <w:rFonts w:ascii="Cambria Math" w:hAnsi="Cambria Math" w:eastAsiaTheme="minorEastAsia"/>
                  </w:rPr>
                  <m:t>C</m:t>
                </m:r>
              </m:e>
            </m:acc>
          </m:e>
          <m:sub>
            <m:r>
              <w:rPr>
                <w:rFonts w:ascii="Cambria Math" w:hAnsi="Cambria Math" w:eastAsiaTheme="minorEastAsia"/>
              </w:rPr>
              <m:t>p,t</m:t>
            </m:r>
          </m:sub>
          <m:sup>
            <m:r>
              <w:rPr>
                <w:rFonts w:ascii="Cambria Math" w:hAnsi="Cambria Math" w:eastAsiaTheme="minorEastAsia"/>
              </w:rPr>
              <m:t>n</m:t>
            </m:r>
          </m:sup>
        </m:sSubSup>
        <m:r>
          <w:rPr>
            <w:rFonts w:ascii="Cambria Math" w:hAnsi="Cambria Math" w:eastAsiaTheme="minorEastAsia"/>
          </w:rPr>
          <m:t>=</m:t>
        </m:r>
        <m:nary>
          <m:naryPr>
            <m:chr m:val="∑"/>
            <m:limLoc m:val="undOvr"/>
            <m:ctrlPr>
              <w:rPr>
                <w:rFonts w:ascii="Cambria Math" w:hAnsi="Cambria Math" w:eastAsiaTheme="minorEastAsia"/>
                <w:i/>
              </w:rPr>
            </m:ctrlPr>
          </m:naryPr>
          <m:sub>
            <m:r>
              <w:rPr>
                <w:rFonts w:ascii="Cambria Math" w:hAnsi="Cambria Math" w:eastAsiaTheme="minorEastAsia"/>
              </w:rPr>
              <m:t>i=1</m:t>
            </m:r>
          </m:sub>
          <m:sup>
            <m:r>
              <w:rPr>
                <w:rFonts w:ascii="Cambria Math" w:hAnsi="Cambria Math" w:eastAsiaTheme="minorEastAsia"/>
              </w:rPr>
              <m:t>5</m:t>
            </m:r>
          </m:sup>
          <m:e>
            <m:sSubSup>
              <m:sSubSupPr>
                <m:ctrlPr>
                  <w:rPr>
                    <w:rFonts w:ascii="Cambria Math" w:hAnsi="Cambria Math" w:eastAsiaTheme="minorEastAsia"/>
                    <w:i/>
                  </w:rPr>
                </m:ctrlPr>
              </m:sSubSupPr>
              <m:e>
                <m:r>
                  <w:rPr>
                    <w:rFonts w:ascii="Cambria Math" w:hAnsi="Cambria Math" w:eastAsiaTheme="minorEastAsia"/>
                  </w:rPr>
                  <m:t>C</m:t>
                </m:r>
              </m:e>
              <m:sub>
                <m:r>
                  <w:rPr>
                    <w:rFonts w:ascii="Cambria Math" w:hAnsi="Cambria Math" w:eastAsiaTheme="minorEastAsia"/>
                  </w:rPr>
                  <m:t>p,t-i</m:t>
                </m:r>
              </m:sub>
              <m:sup>
                <m:r>
                  <w:rPr>
                    <w:rFonts w:ascii="Cambria Math" w:hAnsi="Cambria Math" w:eastAsiaTheme="minorEastAsia"/>
                  </w:rPr>
                  <m:t>n</m:t>
                </m:r>
              </m:sup>
            </m:sSubSup>
          </m:e>
        </m:nary>
        <m:f>
          <m:fPr>
            <m:ctrlPr>
              <w:rPr>
                <w:rFonts w:ascii="Cambria Math" w:hAnsi="Cambria Math" w:eastAsiaTheme="minorEastAsia"/>
                <w:i/>
              </w:rPr>
            </m:ctrlPr>
          </m:fPr>
          <m:num>
            <m:sSubSup>
              <m:sSubSupPr>
                <m:ctrlPr>
                  <w:rPr>
                    <w:rFonts w:ascii="Cambria Math" w:hAnsi="Cambria Math" w:eastAsiaTheme="minorEastAsia"/>
                    <w:i/>
                  </w:rPr>
                </m:ctrlPr>
              </m:sSubSupPr>
              <m:e>
                <m:r>
                  <w:rPr>
                    <w:rFonts w:ascii="Cambria Math" w:hAnsi="Cambria Math" w:eastAsiaTheme="minorEastAsia"/>
                  </w:rPr>
                  <m:t>V</m:t>
                </m:r>
              </m:e>
              <m:sub>
                <m:r>
                  <w:rPr>
                    <w:rFonts w:ascii="Cambria Math" w:hAnsi="Cambria Math" w:eastAsiaTheme="minorEastAsia"/>
                  </w:rPr>
                  <m:t>t-i,t</m:t>
                </m:r>
              </m:sub>
              <m:sup>
                <m:r>
                  <w:rPr>
                    <w:rFonts w:ascii="Cambria Math" w:hAnsi="Cambria Math" w:eastAsiaTheme="minorEastAsia"/>
                  </w:rPr>
                  <m:t>n</m:t>
                </m:r>
              </m:sup>
            </m:sSubSup>
          </m:num>
          <m:den>
            <m:nary>
              <m:naryPr>
                <m:chr m:val="∑"/>
                <m:limLoc m:val="undOvr"/>
                <m:ctrlPr>
                  <w:rPr>
                    <w:rFonts w:ascii="Cambria Math" w:hAnsi="Cambria Math" w:eastAsiaTheme="minorEastAsia"/>
                    <w:i/>
                  </w:rPr>
                </m:ctrlPr>
              </m:naryPr>
              <m:sub>
                <m:r>
                  <w:rPr>
                    <w:rFonts w:ascii="Cambria Math" w:hAnsi="Cambria Math" w:eastAsiaTheme="minorEastAsia"/>
                  </w:rPr>
                  <m:t>i=1</m:t>
                </m:r>
              </m:sub>
              <m:sup>
                <m:r>
                  <w:rPr>
                    <w:rFonts w:ascii="Cambria Math" w:hAnsi="Cambria Math" w:eastAsiaTheme="minorEastAsia"/>
                  </w:rPr>
                  <m:t>5</m:t>
                </m:r>
              </m:sup>
              <m:e>
                <m:sSubSup>
                  <m:sSubSupPr>
                    <m:ctrlPr>
                      <w:rPr>
                        <w:rFonts w:ascii="Cambria Math" w:hAnsi="Cambria Math" w:eastAsiaTheme="minorEastAsia"/>
                        <w:i/>
                      </w:rPr>
                    </m:ctrlPr>
                  </m:sSubSupPr>
                  <m:e>
                    <m:r>
                      <w:rPr>
                        <w:rFonts w:ascii="Cambria Math" w:hAnsi="Cambria Math" w:eastAsiaTheme="minorEastAsia"/>
                      </w:rPr>
                      <m:t>V</m:t>
                    </m:r>
                  </m:e>
                  <m:sub>
                    <m:r>
                      <w:rPr>
                        <w:rFonts w:ascii="Cambria Math" w:hAnsi="Cambria Math" w:eastAsiaTheme="minorEastAsia"/>
                      </w:rPr>
                      <m:t>t-i,t</m:t>
                    </m:r>
                  </m:sub>
                  <m:sup>
                    <m:r>
                      <w:rPr>
                        <w:rFonts w:ascii="Cambria Math" w:hAnsi="Cambria Math" w:eastAsiaTheme="minorEastAsia"/>
                      </w:rPr>
                      <m:t>n</m:t>
                    </m:r>
                  </m:sup>
                </m:sSubSup>
              </m:e>
            </m:nary>
          </m:den>
        </m:f>
        <m:r>
          <w:rPr>
            <w:rFonts w:ascii="Cambria Math" w:hAnsi="Cambria Math" w:eastAsiaTheme="minorEastAsia"/>
          </w:rPr>
          <m:t>=</m:t>
        </m:r>
        <m:nary>
          <m:naryPr>
            <m:chr m:val="∑"/>
            <m:limLoc m:val="undOvr"/>
            <m:ctrlPr>
              <w:rPr>
                <w:rFonts w:ascii="Cambria Math" w:hAnsi="Cambria Math" w:eastAsiaTheme="minorEastAsia"/>
                <w:i/>
              </w:rPr>
            </m:ctrlPr>
          </m:naryPr>
          <m:sub>
            <m:r>
              <w:rPr>
                <w:rFonts w:ascii="Cambria Math" w:hAnsi="Cambria Math" w:eastAsiaTheme="minorEastAsia"/>
              </w:rPr>
              <m:t>i=1</m:t>
            </m:r>
          </m:sub>
          <m:sup>
            <m:r>
              <w:rPr>
                <w:rFonts w:ascii="Cambria Math" w:hAnsi="Cambria Math" w:eastAsiaTheme="minorEastAsia"/>
              </w:rPr>
              <m:t>5</m:t>
            </m:r>
          </m:sup>
          <m:e>
            <m:sSubSup>
              <m:sSubSupPr>
                <m:ctrlPr>
                  <w:rPr>
                    <w:rFonts w:ascii="Cambria Math" w:hAnsi="Cambria Math" w:eastAsiaTheme="minorEastAsia"/>
                    <w:i/>
                  </w:rPr>
                </m:ctrlPr>
              </m:sSubSupPr>
              <m:e>
                <m:r>
                  <w:rPr>
                    <w:rFonts w:ascii="Cambria Math" w:hAnsi="Cambria Math" w:eastAsiaTheme="minorEastAsia"/>
                  </w:rPr>
                  <m:t>C</m:t>
                </m:r>
              </m:e>
              <m:sub>
                <m:r>
                  <w:rPr>
                    <w:rFonts w:ascii="Cambria Math" w:hAnsi="Cambria Math" w:eastAsiaTheme="minorEastAsia"/>
                  </w:rPr>
                  <m:t>p,t-i</m:t>
                </m:r>
              </m:sub>
              <m:sup>
                <m:r>
                  <w:rPr>
                    <w:rFonts w:ascii="Cambria Math" w:hAnsi="Cambria Math" w:eastAsiaTheme="minorEastAsia"/>
                  </w:rPr>
                  <m:t>n</m:t>
                </m:r>
              </m:sup>
            </m:sSubSup>
            <m:sSubSup>
              <m:sSubSupPr>
                <m:ctrlPr>
                  <w:rPr>
                    <w:rFonts w:ascii="Cambria Math" w:hAnsi="Cambria Math" w:eastAsiaTheme="minorEastAsia"/>
                    <w:i/>
                  </w:rPr>
                </m:ctrlPr>
              </m:sSubSupPr>
              <m:e>
                <m:r>
                  <w:rPr>
                    <w:rFonts w:ascii="Cambria Math" w:hAnsi="Cambria Math" w:eastAsiaTheme="minorEastAsia"/>
                  </w:rPr>
                  <m:t>S</m:t>
                </m:r>
              </m:e>
              <m:sub>
                <m:r>
                  <w:rPr>
                    <w:rFonts w:ascii="Cambria Math" w:hAnsi="Cambria Math" w:eastAsiaTheme="minorEastAsia"/>
                  </w:rPr>
                  <m:t>t-i,t</m:t>
                </m:r>
              </m:sub>
              <m:sup>
                <m:r>
                  <w:rPr>
                    <w:rFonts w:ascii="Cambria Math" w:hAnsi="Cambria Math" w:eastAsiaTheme="minorEastAsia"/>
                  </w:rPr>
                  <m:t>n</m:t>
                </m:r>
              </m:sup>
            </m:sSubSup>
          </m:e>
        </m:nary>
      </m:oMath>
      <w:r w:rsidR="004C726C">
        <w:rPr>
          <w:rFonts w:eastAsiaTheme="minorEastAsia"/>
        </w:rPr>
        <w:t xml:space="preserve">  </w:t>
      </w:r>
      <w:r w:rsidR="000B76F3">
        <w:rPr>
          <w:rFonts w:eastAsiaTheme="minorEastAsia"/>
        </w:rPr>
        <w:tab/>
      </w:r>
      <w:r w:rsidR="00AA2E54">
        <w:rPr>
          <w:rFonts w:eastAsiaTheme="minorEastAsia"/>
        </w:rPr>
        <w:t>(</w:t>
      </w:r>
      <w:r w:rsidR="008F0E0B">
        <w:rPr>
          <w:rFonts w:eastAsiaTheme="minorEastAsia"/>
        </w:rPr>
        <w:t>6</w:t>
      </w:r>
      <w:r w:rsidR="00AA2E54">
        <w:rPr>
          <w:rFonts w:eastAsiaTheme="minorEastAsia"/>
        </w:rPr>
        <w:t>.5)</w:t>
      </w:r>
    </w:p>
    <w:p w:rsidRPr="00D94C94" w:rsidR="00AA2E54" w:rsidP="00AA2E54" w:rsidRDefault="00AA2E54" w14:paraId="59AA00A5" w14:textId="0EB239A5">
      <w:pPr>
        <w:pStyle w:val="ListParagraph"/>
        <w:spacing w:after="240" w:line="360" w:lineRule="atLeast"/>
        <w:ind w:left="45"/>
        <w:rPr>
          <w:rFonts w:ascii="Times New Roman" w:hAnsi="Times New Roman" w:cs="Times New Roman"/>
          <w:sz w:val="24"/>
          <w:szCs w:val="24"/>
        </w:rPr>
      </w:pPr>
      <w:r w:rsidRPr="00D94C94">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t-i,t</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is the VMT share of vintage </w:t>
      </w:r>
      <m:oMath>
        <m:r>
          <w:rPr>
            <w:rFonts w:ascii="Cambria Math" w:hAnsi="Cambria Math" w:cs="Times New Roman"/>
            <w:sz w:val="24"/>
            <w:szCs w:val="24"/>
          </w:rPr>
          <m:t>t-i</m:t>
        </m:r>
      </m:oMath>
      <w:r w:rsidRPr="00D94C94">
        <w:rPr>
          <w:rFonts w:ascii="Times New Roman" w:hAnsi="Times New Roman" w:cs="Times New Roman"/>
          <w:sz w:val="24"/>
          <w:szCs w:val="24"/>
        </w:rPr>
        <w:t xml:space="preserve"> vehicles producing in period </w:t>
      </w:r>
      <m:oMath>
        <m:r>
          <w:rPr>
            <w:rFonts w:ascii="Cambria Math" w:hAnsi="Cambria Math" w:cs="Times New Roman"/>
            <w:sz w:val="24"/>
            <w:szCs w:val="24"/>
          </w:rPr>
          <m:t>t</m:t>
        </m:r>
      </m:oMath>
      <w:r w:rsidRPr="00D94C94">
        <w:rPr>
          <w:rFonts w:ascii="Times New Roman" w:hAnsi="Times New Roman" w:cs="Times New Roman"/>
          <w:sz w:val="24"/>
          <w:szCs w:val="24"/>
        </w:rPr>
        <w:t xml:space="preserve">. Note that the benchmark values for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p,t</m:t>
            </m:r>
          </m:sub>
        </m:sSub>
      </m:oMath>
      <w:r w:rsidRPr="00D94C94">
        <w:rPr>
          <w:rFonts w:ascii="Times New Roman" w:hAnsi="Times New Roman" w:cs="Times New Roman"/>
          <w:sz w:val="24"/>
          <w:szCs w:val="24"/>
        </w:rPr>
        <w:t xml:space="preserve"> are changing over time to represent technological improvement as </w:t>
      </w:r>
      <w:r w:rsidR="00EF1918">
        <w:rPr>
          <w:rFonts w:ascii="Times New Roman" w:hAnsi="Times New Roman" w:cs="Times New Roman"/>
          <w:sz w:val="24"/>
          <w:szCs w:val="24"/>
        </w:rPr>
        <w:t>shown in Figure 6-</w:t>
      </w:r>
      <w:r w:rsidR="00020172">
        <w:rPr>
          <w:rFonts w:ascii="Times New Roman" w:hAnsi="Times New Roman" w:cs="Times New Roman"/>
          <w:sz w:val="24"/>
          <w:szCs w:val="24"/>
        </w:rPr>
        <w:t>2</w:t>
      </w:r>
      <w:r w:rsidR="00EF1918">
        <w:rPr>
          <w:rFonts w:ascii="Times New Roman" w:hAnsi="Times New Roman" w:cs="Times New Roman"/>
          <w:sz w:val="24"/>
          <w:szCs w:val="24"/>
        </w:rPr>
        <w:t xml:space="preserve"> </w:t>
      </w:r>
      <w:r w:rsidR="00CB6F65">
        <w:rPr>
          <w:rFonts w:ascii="Times New Roman" w:hAnsi="Times New Roman" w:cs="Times New Roman"/>
          <w:sz w:val="24"/>
          <w:szCs w:val="24"/>
        </w:rPr>
        <w:t>for new vehicle</w:t>
      </w:r>
      <w:r w:rsidR="00241180">
        <w:rPr>
          <w:rFonts w:ascii="Times New Roman" w:hAnsi="Times New Roman" w:cs="Times New Roman"/>
          <w:sz w:val="24"/>
          <w:szCs w:val="24"/>
        </w:rPr>
        <w:t xml:space="preserve"> technologies </w:t>
      </w:r>
      <w:r w:rsidRPr="00D94C94">
        <w:rPr>
          <w:rFonts w:ascii="Times New Roman" w:hAnsi="Times New Roman" w:cs="Times New Roman"/>
          <w:sz w:val="24"/>
          <w:szCs w:val="24"/>
        </w:rPr>
        <w:t xml:space="preserve">and are further changed by energy-capital substitution behavior simulated within the model period in which it is installed. </w:t>
      </w:r>
      <w:r w:rsidRPr="00D94C94">
        <w:rPr>
          <w:rFonts w:ascii="Times New Roman" w:hAnsi="Times New Roman" w:cs="Times New Roman"/>
          <w:iCs/>
          <w:sz w:val="24"/>
          <w:szCs w:val="24"/>
        </w:rPr>
        <w:t>T</w:t>
      </w:r>
      <w:r w:rsidRPr="00D94C94">
        <w:rPr>
          <w:rFonts w:ascii="Times New Roman" w:hAnsi="Times New Roman" w:cs="Times New Roman"/>
          <w:sz w:val="24"/>
          <w:szCs w:val="24"/>
        </w:rPr>
        <w:t xml:space="preserve">his weighted average approach allows us to account for the larger role newer vehicles play in the vehicle fleet. </w:t>
      </w:r>
    </w:p>
    <w:p w:rsidRPr="00D94C94" w:rsidR="00AA2E54" w:rsidP="00AA2E54" w:rsidRDefault="00AA2E54" w14:paraId="69E7A7DC" w14:textId="59434C25">
      <w:pPr>
        <w:pStyle w:val="ListParagraph"/>
        <w:spacing w:after="240" w:line="360" w:lineRule="atLeast"/>
        <w:ind w:left="45" w:firstLine="675"/>
        <w:rPr>
          <w:rFonts w:ascii="Times New Roman" w:hAnsi="Times New Roman" w:cs="Times New Roman"/>
          <w:sz w:val="24"/>
          <w:szCs w:val="24"/>
        </w:rPr>
      </w:pPr>
      <w:r w:rsidRPr="00D94C94">
        <w:rPr>
          <w:rFonts w:ascii="Times New Roman" w:hAnsi="Times New Roman" w:cs="Times New Roman"/>
          <w:sz w:val="24"/>
          <w:szCs w:val="24"/>
        </w:rPr>
        <w:t xml:space="preserve">The capital stock for used vehicles type </w:t>
      </w:r>
      <m:oMath>
        <m:r>
          <w:rPr>
            <w:rFonts w:ascii="Cambria Math" w:hAnsi="Cambria Math" w:cs="Times New Roman"/>
            <w:sz w:val="24"/>
            <w:szCs w:val="24"/>
          </w:rPr>
          <m:t>n</m:t>
        </m:r>
      </m:oMath>
      <w:r w:rsidRPr="00D94C94">
        <w:rPr>
          <w:rFonts w:ascii="Times New Roman" w:hAnsi="Times New Roman" w:cs="Times New Roman"/>
          <w:sz w:val="24"/>
          <w:szCs w:val="24"/>
        </w:rPr>
        <w:t xml:space="preserve"> at period </w:t>
      </w:r>
      <w:r w:rsidRPr="00D50ADF">
        <w:rPr>
          <w:rFonts w:ascii="Times New Roman" w:hAnsi="Times New Roman" w:cs="Times New Roman"/>
          <w:i/>
          <w:iCs/>
          <w:sz w:val="24"/>
          <w:szCs w:val="24"/>
        </w:rPr>
        <w:t>t</w:t>
      </w:r>
      <w:r w:rsidRPr="00D94C94">
        <w:rPr>
          <w:rFonts w:ascii="Times New Roman" w:hAnsi="Times New Roman" w:cs="Times New Roman"/>
          <w:sz w:val="24"/>
          <w:szCs w:val="24"/>
        </w:rPr>
        <w:t xml:space="preserve"> is calculated</w:t>
      </w:r>
      <w:r w:rsidR="009011A2">
        <w:rPr>
          <w:rFonts w:ascii="Times New Roman" w:hAnsi="Times New Roman" w:cs="Times New Roman"/>
          <w:sz w:val="24"/>
          <w:szCs w:val="24"/>
        </w:rPr>
        <w:t xml:space="preserve"> in</w:t>
      </w:r>
      <w:r w:rsidRPr="00D94C94">
        <w:rPr>
          <w:rFonts w:ascii="Times New Roman" w:hAnsi="Times New Roman" w:cs="Times New Roman"/>
          <w:sz w:val="24"/>
          <w:szCs w:val="24"/>
        </w:rPr>
        <w:t xml:space="preserve"> the same </w:t>
      </w:r>
      <w:r w:rsidR="009011A2">
        <w:rPr>
          <w:rFonts w:ascii="Times New Roman" w:hAnsi="Times New Roman" w:cs="Times New Roman"/>
          <w:sz w:val="24"/>
          <w:szCs w:val="24"/>
        </w:rPr>
        <w:t xml:space="preserve">way </w:t>
      </w:r>
      <w:r w:rsidRPr="00D94C94">
        <w:rPr>
          <w:rFonts w:ascii="Times New Roman" w:hAnsi="Times New Roman" w:cs="Times New Roman"/>
          <w:sz w:val="24"/>
          <w:szCs w:val="24"/>
        </w:rPr>
        <w:t>as VMT.</w:t>
      </w:r>
      <w:r w:rsidR="004C726C">
        <w:rPr>
          <w:rFonts w:ascii="Times New Roman" w:hAnsi="Times New Roman" w:cs="Times New Roman"/>
          <w:sz w:val="24"/>
          <w:szCs w:val="24"/>
        </w:rPr>
        <w:t xml:space="preserve"> </w:t>
      </w:r>
      <w:r w:rsidRPr="00D94C94">
        <w:rPr>
          <w:rFonts w:ascii="Times New Roman" w:hAnsi="Times New Roman" w:cs="Times New Roman"/>
          <w:sz w:val="24"/>
          <w:szCs w:val="24"/>
        </w:rPr>
        <w:t xml:space="preserve">We represent the total used capital stock of type </w:t>
      </w:r>
      <m:oMath>
        <m:r>
          <w:rPr>
            <w:rFonts w:ascii="Cambria Math" w:hAnsi="Cambria Math" w:cs="Times New Roman"/>
            <w:sz w:val="24"/>
            <w:szCs w:val="24"/>
          </w:rPr>
          <m:t>n</m:t>
        </m:r>
      </m:oMath>
      <w:r w:rsidRPr="00D94C94">
        <w:rPr>
          <w:rFonts w:ascii="Times New Roman" w:hAnsi="Times New Roman" w:cs="Times New Roman"/>
          <w:sz w:val="24"/>
          <w:szCs w:val="24"/>
        </w:rPr>
        <w:t xml:space="preserve"> in period </w:t>
      </w:r>
      <m:oMath>
        <m:r>
          <w:rPr>
            <w:rFonts w:ascii="Cambria Math" w:hAnsi="Cambria Math" w:cs="Times New Roman"/>
            <w:sz w:val="24"/>
            <w:szCs w:val="24"/>
          </w:rPr>
          <m:t>t</m:t>
        </m:r>
      </m:oMath>
      <w:r w:rsidRPr="00D94C94">
        <w:rPr>
          <w:rFonts w:ascii="Times New Roman" w:hAnsi="Times New Roman" w:cs="Times New Roman"/>
          <w:sz w:val="24"/>
          <w:szCs w:val="24"/>
        </w:rPr>
        <w:t xml:space="preserve"> as </w:t>
      </w:r>
      <m:oMath>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K</m:t>
                </m:r>
              </m:e>
            </m:acc>
          </m:e>
          <m:sub>
            <m:r>
              <w:rPr>
                <w:rFonts w:ascii="Cambria Math" w:hAnsi="Cambria Math" w:cs="Times New Roman"/>
                <w:sz w:val="24"/>
                <w:szCs w:val="24"/>
              </w:rPr>
              <m:t>t</m:t>
            </m:r>
          </m:sub>
          <m:sup>
            <m:r>
              <w:rPr>
                <w:rFonts w:ascii="Cambria Math" w:hAnsi="Cambria Math" w:cs="Times New Roman"/>
                <w:sz w:val="24"/>
                <w:szCs w:val="24"/>
              </w:rPr>
              <m:t>n</m:t>
            </m:r>
          </m:sup>
        </m:sSubSup>
      </m:oMath>
      <w:r w:rsidRPr="00D94C94">
        <w:rPr>
          <w:rFonts w:ascii="Times New Roman" w:hAnsi="Times New Roman" w:cs="Times New Roman"/>
          <w:sz w:val="24"/>
          <w:szCs w:val="24"/>
        </w:rPr>
        <w:t xml:space="preserve"> as the sum of surviving capital installed in prior five periods: </w:t>
      </w:r>
    </w:p>
    <w:p w:rsidR="00AA2E54" w:rsidP="000B76F3" w:rsidRDefault="00541246" w14:paraId="771F8EAA" w14:textId="4199A8B4">
      <w:pPr>
        <w:tabs>
          <w:tab w:val="right" w:pos="9180"/>
        </w:tabs>
        <w:spacing w:after="240" w:line="360" w:lineRule="atLeast"/>
        <w:ind w:left="2880"/>
        <w:jc w:val="center"/>
        <w:rPr>
          <w:rFonts w:eastAsiaTheme="minorEastAsia"/>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t</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t-i,t</m:t>
                </m:r>
              </m:sub>
              <m:sup>
                <m:r>
                  <w:rPr>
                    <w:rFonts w:ascii="Cambria Math" w:hAnsi="Cambria Math"/>
                  </w:rPr>
                  <m:t>n</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 xml:space="preserve">t-i,t-i </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e>
        </m:nary>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w:t>
      </w:r>
      <w:r w:rsidR="00837A5F">
        <w:rPr>
          <w:rFonts w:eastAsiaTheme="minorEastAsia"/>
        </w:rPr>
        <w:t>6</w:t>
      </w:r>
      <w:r w:rsidR="00AA2E54">
        <w:rPr>
          <w:rFonts w:eastAsiaTheme="minorEastAsia"/>
        </w:rPr>
        <w:t>)</w:t>
      </w:r>
    </w:p>
    <w:p w:rsidRPr="00386420" w:rsidR="00AA2E54" w:rsidP="00AA2E54" w:rsidRDefault="00AA2E54" w14:paraId="10B1179B" w14:textId="77777777">
      <w:pPr>
        <w:spacing w:after="240" w:line="360" w:lineRule="atLeast"/>
        <w:rPr>
          <w:rFonts w:eastAsiaTheme="minorEastAsia"/>
        </w:rPr>
      </w:pPr>
      <w:r w:rsidRPr="00386420">
        <w:rPr>
          <w:rFonts w:eastAsiaTheme="minorEastAsia"/>
        </w:rPr>
        <w:t xml:space="preserve">Similarly, the initial capital stock for conventional vehicles in their first period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0</m:t>
            </m:r>
          </m:sub>
          <m:sup>
            <m:r>
              <w:rPr>
                <w:rFonts w:ascii="Cambria Math" w:hAnsi="Cambria Math"/>
              </w:rPr>
              <m:t>n</m:t>
            </m:r>
          </m:sup>
        </m:sSubSup>
      </m:oMath>
      <w:r w:rsidRPr="00386420">
        <w:rPr>
          <w:rFonts w:eastAsiaTheme="minorEastAsia"/>
        </w:rPr>
        <w:t>is given by:</w:t>
      </w:r>
    </w:p>
    <w:p w:rsidR="00AA2E54" w:rsidP="000B76F3" w:rsidRDefault="00541246" w14:paraId="74E354EB" w14:textId="3EE9D9E2">
      <w:pPr>
        <w:tabs>
          <w:tab w:val="right" w:pos="9180"/>
        </w:tabs>
        <w:spacing w:after="240" w:line="360" w:lineRule="atLeast"/>
        <w:ind w:left="1800"/>
        <w:jc w:val="center"/>
        <w:rPr>
          <w:rFonts w:eastAsiaTheme="minorEastAsia"/>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0</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-i,0</m:t>
                </m:r>
              </m:sub>
              <m:sup>
                <m:r>
                  <w:rPr>
                    <w:rFonts w:ascii="Cambria Math" w:hAnsi="Cambria Math"/>
                  </w:rPr>
                  <m:t>n</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 xml:space="preserve">-i,-i </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Sup>
                  <m:sSubSupPr>
                    <m:ctrlPr>
                      <w:rPr>
                        <w:rFonts w:ascii="Cambria Math" w:hAnsi="Cambria Math"/>
                        <w:i/>
                      </w:rPr>
                    </m:ctrlPr>
                  </m:sSubSupPr>
                  <m:e>
                    <m:r>
                      <w:rPr>
                        <w:rFonts w:ascii="Cambria Math" w:hAnsi="Cambria Math"/>
                      </w:rPr>
                      <m:t>K</m:t>
                    </m:r>
                  </m:e>
                  <m:sub>
                    <m:r>
                      <w:rPr>
                        <w:rFonts w:ascii="Cambria Math" w:hAnsi="Cambria Math"/>
                      </w:rPr>
                      <m:t xml:space="preserve">-5,-5 </m:t>
                    </m:r>
                  </m:sub>
                  <m:sup>
                    <m:r>
                      <w:rPr>
                        <w:rFonts w:ascii="Cambria Math" w:hAnsi="Cambria Math"/>
                      </w:rPr>
                      <m:t>n</m:t>
                    </m:r>
                  </m:sup>
                </m:sSubSup>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n</m:t>
                    </m:r>
                  </m:sup>
                </m:sSubSup>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n</m:t>
                    </m:r>
                  </m:sup>
                </m:sSubSup>
              </m:e>
            </m:nary>
          </m:e>
        </m:nary>
      </m:oMath>
      <w:r w:rsidR="004C726C">
        <w:rPr>
          <w:rFonts w:eastAsiaTheme="minorEastAsia"/>
        </w:rPr>
        <w:t xml:space="preserve"> </w:t>
      </w:r>
      <w:r w:rsidR="000B76F3">
        <w:rPr>
          <w:rFonts w:eastAsiaTheme="minorEastAsia"/>
        </w:rPr>
        <w:tab/>
      </w:r>
      <w:r w:rsidR="004C726C">
        <w:rPr>
          <w:rFonts w:eastAsiaTheme="minorEastAsia"/>
        </w:rPr>
        <w:t xml:space="preserve"> </w:t>
      </w:r>
      <w:r w:rsidR="00AA2E54">
        <w:rPr>
          <w:rFonts w:eastAsiaTheme="minorEastAsia"/>
        </w:rPr>
        <w:t>(</w:t>
      </w:r>
      <w:r w:rsidR="008F0E0B">
        <w:rPr>
          <w:rFonts w:eastAsiaTheme="minorEastAsia"/>
        </w:rPr>
        <w:t>6</w:t>
      </w:r>
      <w:r w:rsidR="00AA2E54">
        <w:rPr>
          <w:rFonts w:eastAsiaTheme="minorEastAsia"/>
        </w:rPr>
        <w:t>.</w:t>
      </w:r>
      <w:r w:rsidR="00837A5F">
        <w:rPr>
          <w:rFonts w:eastAsiaTheme="minorEastAsia"/>
        </w:rPr>
        <w:t>7</w:t>
      </w:r>
      <w:r w:rsidR="00AA2E54">
        <w:rPr>
          <w:rFonts w:eastAsiaTheme="minorEastAsia"/>
        </w:rPr>
        <w:t>)</w:t>
      </w:r>
    </w:p>
    <w:p w:rsidR="00AA2E54" w:rsidP="00AA2E54" w:rsidRDefault="00AA2E54" w14:paraId="503DC3BD" w14:textId="77777777">
      <w:pPr>
        <w:spacing w:after="240" w:line="360" w:lineRule="atLeast"/>
        <w:rPr>
          <w:rFonts w:eastAsiaTheme="minorEastAsia"/>
        </w:rPr>
      </w:pPr>
      <w:r>
        <w:rPr>
          <w:rFonts w:eastAsiaTheme="minorEastAsia"/>
        </w:rPr>
        <w:t xml:space="preserve">and can be used to derive </w:t>
      </w:r>
      <m:oMath>
        <m:sSubSup>
          <m:sSubSupPr>
            <m:ctrlPr>
              <w:rPr>
                <w:rFonts w:ascii="Cambria Math" w:hAnsi="Cambria Math"/>
                <w:i/>
              </w:rPr>
            </m:ctrlPr>
          </m:sSubSupPr>
          <m:e>
            <m:r>
              <w:rPr>
                <w:rFonts w:ascii="Cambria Math" w:hAnsi="Cambria Math"/>
              </w:rPr>
              <m:t>K</m:t>
            </m:r>
          </m:e>
          <m:sub>
            <m:r>
              <w:rPr>
                <w:rFonts w:ascii="Cambria Math" w:hAnsi="Cambria Math"/>
              </w:rPr>
              <m:t xml:space="preserve">-i,-i </m:t>
            </m:r>
          </m:sub>
          <m:sup>
            <m:r>
              <w:rPr>
                <w:rFonts w:ascii="Cambria Math" w:hAnsi="Cambria Math"/>
              </w:rPr>
              <m:t>n</m:t>
            </m:r>
          </m:sup>
        </m:sSubSup>
      </m:oMath>
      <w:r>
        <w:rPr>
          <w:rFonts w:eastAsiaTheme="minorEastAsia"/>
        </w:rPr>
        <w:t>.</w:t>
      </w:r>
    </w:p>
    <w:p w:rsidRPr="000F122C" w:rsidR="00AA2E54" w:rsidP="00AA2E54" w:rsidRDefault="00AA2E54" w14:paraId="6C8B19FA" w14:textId="2C587A6F">
      <w:pPr>
        <w:spacing w:after="240" w:line="360" w:lineRule="atLeast"/>
        <w:ind w:firstLine="720"/>
        <w:rPr>
          <w:rFonts w:eastAsiaTheme="minorEastAsia"/>
        </w:rPr>
      </w:pPr>
      <w:r>
        <w:rPr>
          <w:rStyle w:val="normaltextrun"/>
          <w:color w:val="000000"/>
          <w:shd w:val="clear" w:color="auto" w:fill="FFFFFF"/>
        </w:rPr>
        <w:t>Using VMT schedule and surviving rate as weights allows ADAGE to capture vehicle physical characteristics and model the behavior of used vehicles, thus providing the foundation of vehicle fleet turnover.</w:t>
      </w:r>
      <w:r w:rsidR="004C726C">
        <w:rPr>
          <w:rStyle w:val="normaltextrun"/>
          <w:color w:val="000000"/>
          <w:shd w:val="clear" w:color="auto" w:fill="FFFFFF"/>
        </w:rPr>
        <w:t xml:space="preserve"> </w:t>
      </w:r>
      <w:r w:rsidR="002358FF">
        <w:rPr>
          <w:rStyle w:val="normaltextrun"/>
          <w:color w:val="000000"/>
          <w:shd w:val="clear" w:color="auto" w:fill="FFFFFF"/>
        </w:rPr>
        <w:t xml:space="preserve">Vehicle stocks are defined exogenously for each period in this way, but the actual utilization of those stocks in the period </w:t>
      </w:r>
      <w:r w:rsidR="00837A5F">
        <w:rPr>
          <w:rStyle w:val="normaltextrun"/>
          <w:color w:val="000000"/>
          <w:shd w:val="clear" w:color="auto" w:fill="FFFFFF"/>
        </w:rPr>
        <w:t xml:space="preserve">is </w:t>
      </w:r>
      <w:r w:rsidR="002358FF">
        <w:rPr>
          <w:rStyle w:val="normaltextrun"/>
          <w:color w:val="000000"/>
          <w:shd w:val="clear" w:color="auto" w:fill="FFFFFF"/>
        </w:rPr>
        <w:t>subject to market conditions</w:t>
      </w:r>
      <w:r w:rsidR="00CB08B5">
        <w:rPr>
          <w:rStyle w:val="normaltextrun"/>
          <w:color w:val="000000"/>
          <w:shd w:val="clear" w:color="auto" w:fill="FFFFFF"/>
        </w:rPr>
        <w:t xml:space="preserve">, where some stocks may </w:t>
      </w:r>
      <w:r w:rsidR="00D21E6F">
        <w:rPr>
          <w:rStyle w:val="normaltextrun"/>
          <w:color w:val="000000"/>
          <w:shd w:val="clear" w:color="auto" w:fill="FFFFFF"/>
        </w:rPr>
        <w:t>see economic retirements.</w:t>
      </w:r>
    </w:p>
    <w:p w:rsidRPr="001A3F0C" w:rsidR="00AA2E54" w:rsidP="00CF6757" w:rsidRDefault="00AA2E54" w14:paraId="2F707060" w14:textId="2E5BC432">
      <w:pPr>
        <w:pStyle w:val="Heading3"/>
      </w:pPr>
      <w:bookmarkStart w:name="_Toc118979547" w:id="265"/>
      <w:r>
        <w:t>Electricity Technologies</w:t>
      </w:r>
      <w:bookmarkEnd w:id="265"/>
    </w:p>
    <w:p w:rsidR="00AA2E54" w:rsidP="00AA2E54" w:rsidRDefault="00910ED1" w14:paraId="0793E3BA" w14:textId="7E47F819">
      <w:pPr>
        <w:spacing w:after="240" w:line="360" w:lineRule="atLeast"/>
        <w:ind w:firstLine="720"/>
        <w:rPr>
          <w:szCs w:val="24"/>
        </w:rPr>
      </w:pPr>
      <w:r>
        <w:rPr>
          <w:szCs w:val="24"/>
        </w:rPr>
        <w:t>E</w:t>
      </w:r>
      <w:r w:rsidRPr="1BF41688" w:rsidR="00AA2E54">
        <w:rPr>
          <w:szCs w:val="24"/>
        </w:rPr>
        <w:t>lectricity technologies</w:t>
      </w:r>
      <w:r w:rsidR="005A590A">
        <w:rPr>
          <w:szCs w:val="24"/>
        </w:rPr>
        <w:t xml:space="preserve"> </w:t>
      </w:r>
      <w:r w:rsidR="009647C7">
        <w:rPr>
          <w:szCs w:val="24"/>
        </w:rPr>
        <w:t xml:space="preserve">such as solar and wind </w:t>
      </w:r>
      <w:r w:rsidR="00D55E3F">
        <w:rPr>
          <w:szCs w:val="24"/>
        </w:rPr>
        <w:t xml:space="preserve">experience </w:t>
      </w:r>
      <w:r w:rsidR="008D65B1">
        <w:rPr>
          <w:szCs w:val="24"/>
        </w:rPr>
        <w:t xml:space="preserve">significant technology advancement. </w:t>
      </w:r>
      <w:r w:rsidRPr="1BF41688" w:rsidR="00AA2E54">
        <w:rPr>
          <w:szCs w:val="24"/>
        </w:rPr>
        <w:t xml:space="preserve">The data required to parameterize </w:t>
      </w:r>
      <w:r w:rsidR="005F70B0">
        <w:rPr>
          <w:szCs w:val="24"/>
        </w:rPr>
        <w:t xml:space="preserve">electricity </w:t>
      </w:r>
      <w:r w:rsidRPr="1BF41688" w:rsidR="00AA2E54">
        <w:rPr>
          <w:szCs w:val="24"/>
        </w:rPr>
        <w:t xml:space="preserve">technologies come from the NREL ATB database (NREL, 2021). The ATB data consist of generation and cost estimates for nuclear, biomass, renewable, and fossil electricity technologies in the United States with projections through 2050. </w:t>
      </w:r>
    </w:p>
    <w:p w:rsidR="00AA2E54" w:rsidP="00AA2E54" w:rsidRDefault="00AA2E54" w14:paraId="4F9409AC" w14:textId="166F3B66">
      <w:pPr>
        <w:spacing w:after="240" w:line="360" w:lineRule="atLeast"/>
        <w:ind w:firstLine="504"/>
      </w:pPr>
      <w:r>
        <w:t xml:space="preserve">The ATB dataset provides cost projections for conventional, renewable, and </w:t>
      </w:r>
      <w:r w:rsidR="00A75F01">
        <w:t>backstop</w:t>
      </w:r>
      <w:r>
        <w:t xml:space="preserve"> </w:t>
      </w:r>
      <w:r w:rsidR="00A75F01">
        <w:t>(i.e., those that are not yet cost competitive</w:t>
      </w:r>
      <w:r w:rsidR="00233C06">
        <w:t xml:space="preserve"> in 2010</w:t>
      </w:r>
      <w:r w:rsidR="00A75F01">
        <w:t xml:space="preserve">) </w:t>
      </w:r>
      <w:r>
        <w:t>generation technologies (Figure 6-</w:t>
      </w:r>
      <w:r w:rsidR="00020172">
        <w:t>3</w:t>
      </w:r>
      <w:r>
        <w:t>). There is a decline in costs for all generation types</w:t>
      </w:r>
      <w:r w:rsidR="00986F9F">
        <w:t>,</w:t>
      </w:r>
      <w:r>
        <w:t xml:space="preserve"> </w:t>
      </w:r>
      <w:r w:rsidR="00682ADE">
        <w:t xml:space="preserve">reflecting </w:t>
      </w:r>
      <w:r>
        <w:t xml:space="preserve">technological improvements. By 2050, solar and wind are the lowest cost renewable options, with solar falling below the cost of combined cycle natural gas by 2050. </w:t>
      </w:r>
    </w:p>
    <w:p w:rsidR="00AA2E54" w:rsidP="00AA2E54" w:rsidRDefault="00AA2E54" w14:paraId="7D43E0AD" w14:textId="3EC48A63">
      <w:pPr>
        <w:spacing w:after="240" w:line="360" w:lineRule="atLeast"/>
        <w:ind w:firstLine="504"/>
      </w:pPr>
      <w:r>
        <w:t xml:space="preserve">The ATB data </w:t>
      </w:r>
      <w:r w:rsidR="00837A5F">
        <w:t xml:space="preserve">are </w:t>
      </w:r>
      <w:r>
        <w:t xml:space="preserve">used to adjust electricity production costs in future years for new plants. Following the approach used in on-road transportation for used vehicles, </w:t>
      </w:r>
      <w:r w:rsidR="00837A5F">
        <w:t xml:space="preserve">we calculated </w:t>
      </w:r>
      <w:r>
        <w:t xml:space="preserve">the production cost for existing power plants by technology as an output-weighted average cost based on data from the previous 25 years </w:t>
      </w:r>
      <w:r w:rsidR="00AE785A">
        <w:t xml:space="preserve">of capacity additions </w:t>
      </w:r>
      <w:r>
        <w:t>(30 years is the assumed lifetime of a plant).</w:t>
      </w:r>
      <w:r w:rsidR="004C726C">
        <w:t xml:space="preserve"> </w:t>
      </w:r>
      <w:r>
        <w:t>Unlike t</w:t>
      </w:r>
      <w:r w:rsidRPr="00D94C94">
        <w:t>ransportation service production for used vehicles, where there is declining VMT per vehicle based on the VMT schedule, the capacity factor for existing power plants is assumed to be the same as new plants. A vintaged capital stock in existing power plants continues to serve a comparable role to the fixed factor in new power plants.</w:t>
      </w:r>
    </w:p>
    <w:p w:rsidRPr="00E9639F" w:rsidR="00AA2E54" w:rsidP="008F0E0B" w:rsidRDefault="00AA2E54" w14:paraId="300F3AD8" w14:textId="3E719F9F">
      <w:pPr>
        <w:keepNext/>
        <w:spacing w:after="240" w:line="360" w:lineRule="atLeast"/>
        <w:rPr>
          <w:b/>
        </w:rPr>
      </w:pPr>
      <w:r w:rsidRPr="00E9639F">
        <w:rPr>
          <w:b/>
        </w:rPr>
        <w:t xml:space="preserve">Figure </w:t>
      </w:r>
      <w:r>
        <w:rPr>
          <w:b/>
        </w:rPr>
        <w:t>6</w:t>
      </w:r>
      <w:r w:rsidRPr="00E9639F">
        <w:rPr>
          <w:b/>
        </w:rPr>
        <w:t>-</w:t>
      </w:r>
      <w:r w:rsidR="00020172">
        <w:rPr>
          <w:b/>
        </w:rPr>
        <w:t>3</w:t>
      </w:r>
      <w:r w:rsidRPr="00E9639F">
        <w:rPr>
          <w:b/>
        </w:rPr>
        <w:t xml:space="preserve">. Production </w:t>
      </w:r>
      <w:r w:rsidRPr="00E9639F" w:rsidR="00D54A9A">
        <w:rPr>
          <w:b/>
        </w:rPr>
        <w:t xml:space="preserve">Cost </w:t>
      </w:r>
      <w:r w:rsidRPr="00E9639F">
        <w:rPr>
          <w:b/>
        </w:rPr>
        <w:t xml:space="preserve">for </w:t>
      </w:r>
      <w:r w:rsidRPr="00E9639F" w:rsidR="00D54A9A">
        <w:rPr>
          <w:b/>
        </w:rPr>
        <w:t>Conventional, Renewable</w:t>
      </w:r>
      <w:r w:rsidRPr="00E9639F">
        <w:rPr>
          <w:b/>
        </w:rPr>
        <w:t xml:space="preserve">, and </w:t>
      </w:r>
      <w:r w:rsidRPr="00E9639F" w:rsidR="00D54A9A">
        <w:rPr>
          <w:b/>
        </w:rPr>
        <w:t xml:space="preserve">Advanced Generation Technologies </w:t>
      </w:r>
      <w:r w:rsidRPr="00E9639F">
        <w:rPr>
          <w:b/>
        </w:rPr>
        <w:t>(</w:t>
      </w:r>
      <w:r w:rsidR="00882836">
        <w:rPr>
          <w:b/>
        </w:rPr>
        <w:t>2010</w:t>
      </w:r>
      <w:r w:rsidRPr="00E9639F">
        <w:rPr>
          <w:b/>
        </w:rPr>
        <w:t>$/</w:t>
      </w:r>
      <w:proofErr w:type="spellStart"/>
      <w:r w:rsidRPr="00E9639F">
        <w:rPr>
          <w:b/>
        </w:rPr>
        <w:t>mmbtu</w:t>
      </w:r>
      <w:proofErr w:type="spellEnd"/>
      <w:r w:rsidRPr="00E9639F">
        <w:rPr>
          <w:b/>
        </w:rPr>
        <w:t>)</w:t>
      </w:r>
    </w:p>
    <w:p w:rsidR="00AA2E54" w:rsidP="00AA2E54" w:rsidRDefault="001B4687" w14:paraId="53513CD2" w14:textId="3250307F">
      <w:pPr>
        <w:jc w:val="center"/>
      </w:pPr>
      <w:r w:rsidRPr="001B4687">
        <w:rPr>
          <w:noProof/>
        </w:rPr>
        <w:t xml:space="preserve"> </w:t>
      </w:r>
      <w:r w:rsidRPr="001B4687">
        <w:rPr>
          <w:noProof/>
        </w:rPr>
        <w:drawing>
          <wp:inline distT="0" distB="0" distL="0" distR="0" wp14:anchorId="66ED79DC" wp14:editId="32B963B9">
            <wp:extent cx="5261212" cy="4142095"/>
            <wp:effectExtent l="0" t="0" r="15875" b="11430"/>
            <wp:docPr id="1981386368" name="Chart 1981386368">
              <a:extLst xmlns:a="http://schemas.openxmlformats.org/drawingml/2006/main">
                <a:ext uri="{FF2B5EF4-FFF2-40B4-BE49-F238E27FC236}">
                  <a16:creationId xmlns:a16="http://schemas.microsoft.com/office/drawing/2014/main" id="{08174B05-A1E6-4944-8DBC-EB5C1A141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Pr="003B52FE" w:rsidR="00424BB2" w:rsidP="00AD361D" w:rsidRDefault="00424BB2" w14:paraId="1602C06F" w14:textId="77777777"/>
    <w:p w:rsidR="002F691D" w:rsidP="002F691D" w:rsidRDefault="002F691D" w14:paraId="0AECB3A0" w14:textId="6987EC45">
      <w:pPr>
        <w:pStyle w:val="Heading2"/>
      </w:pPr>
      <w:bookmarkStart w:name="_Toc118979548" w:id="266"/>
      <w:r>
        <w:t xml:space="preserve">Changes in Consumer </w:t>
      </w:r>
      <w:r w:rsidR="00E042A0">
        <w:t xml:space="preserve">Consumption </w:t>
      </w:r>
      <w:r>
        <w:t>over Time</w:t>
      </w:r>
      <w:bookmarkEnd w:id="266"/>
    </w:p>
    <w:p w:rsidR="00BC7958" w:rsidP="000B76F3" w:rsidRDefault="002D3088" w14:paraId="4F462E50" w14:textId="3C6EDF4C">
      <w:pPr>
        <w:pStyle w:val="BodyText"/>
      </w:pPr>
      <w:r>
        <w:t xml:space="preserve">Commodities that are normal goods at low incomes </w:t>
      </w:r>
      <w:r w:rsidR="0011744E">
        <w:t xml:space="preserve">can </w:t>
      </w:r>
      <w:r>
        <w:t xml:space="preserve">become inferior goods at higher incomes or may change from income elastic goods to </w:t>
      </w:r>
      <w:r w:rsidR="0011744E">
        <w:t>in</w:t>
      </w:r>
      <w:r>
        <w:t xml:space="preserve">elastic. </w:t>
      </w:r>
      <w:r w:rsidR="0011744E">
        <w:t xml:space="preserve">For example, </w:t>
      </w:r>
      <w:r w:rsidR="003344E8">
        <w:t>light-duty vehicles and a</w:t>
      </w:r>
      <w:r w:rsidR="005709F8">
        <w:t>ir transportation</w:t>
      </w:r>
      <w:r w:rsidR="00830BDD">
        <w:t xml:space="preserve"> </w:t>
      </w:r>
      <w:r w:rsidR="003344E8">
        <w:t>are</w:t>
      </w:r>
      <w:r w:rsidR="00830BDD">
        <w:t xml:space="preserve"> luxury good</w:t>
      </w:r>
      <w:r w:rsidR="003344E8">
        <w:t>s</w:t>
      </w:r>
      <w:r w:rsidR="00830BDD">
        <w:t xml:space="preserve"> in low levels of incomes but </w:t>
      </w:r>
      <w:proofErr w:type="gramStart"/>
      <w:r w:rsidR="00830BDD">
        <w:t>income</w:t>
      </w:r>
      <w:proofErr w:type="gramEnd"/>
      <w:r w:rsidR="00837A5F">
        <w:t xml:space="preserve"> </w:t>
      </w:r>
      <w:r w:rsidR="00830BDD">
        <w:t xml:space="preserve">inelastic in rich countries. </w:t>
      </w:r>
      <w:r w:rsidR="001609EE">
        <w:t>It is important for d</w:t>
      </w:r>
      <w:r w:rsidR="00830BDD">
        <w:t xml:space="preserve">ynamic CGE models </w:t>
      </w:r>
      <w:r w:rsidR="001609EE">
        <w:t xml:space="preserve">to </w:t>
      </w:r>
      <w:r w:rsidR="006C77CE">
        <w:t xml:space="preserve">incorporate </w:t>
      </w:r>
      <w:r w:rsidR="00B043B4">
        <w:t>th</w:t>
      </w:r>
      <w:r w:rsidR="008D62F7">
        <w:t xml:space="preserve">ese types </w:t>
      </w:r>
      <w:r w:rsidR="00B043B4">
        <w:t xml:space="preserve">of </w:t>
      </w:r>
      <w:r w:rsidR="00830BDD">
        <w:t xml:space="preserve">changes </w:t>
      </w:r>
      <w:r w:rsidR="008D62F7">
        <w:t>from</w:t>
      </w:r>
      <w:r w:rsidR="00830BDD">
        <w:t xml:space="preserve"> </w:t>
      </w:r>
      <w:r w:rsidR="008D62F7">
        <w:t xml:space="preserve">income, </w:t>
      </w:r>
      <w:r w:rsidR="00830BDD">
        <w:t xml:space="preserve">demography, technology, </w:t>
      </w:r>
      <w:r w:rsidR="008D62F7">
        <w:t xml:space="preserve">and </w:t>
      </w:r>
      <w:r w:rsidR="00830BDD">
        <w:t xml:space="preserve">preferences </w:t>
      </w:r>
      <w:r w:rsidR="00B043B4">
        <w:t>in</w:t>
      </w:r>
      <w:r w:rsidR="008D62F7">
        <w:t>to</w:t>
      </w:r>
      <w:r w:rsidR="00B043B4">
        <w:t xml:space="preserve"> thei</w:t>
      </w:r>
      <w:r>
        <w:t>r</w:t>
      </w:r>
      <w:r w:rsidR="00B043B4">
        <w:t xml:space="preserve"> baseline</w:t>
      </w:r>
      <w:r w:rsidR="00830BDD">
        <w:t xml:space="preserve">. </w:t>
      </w:r>
      <w:r w:rsidR="00CA4465">
        <w:t xml:space="preserve">This is especially important when projecting several decades into the future </w:t>
      </w:r>
      <w:r w:rsidR="00837A5F">
        <w:t xml:space="preserve">because </w:t>
      </w:r>
      <w:r w:rsidR="00CA4465">
        <w:t xml:space="preserve">profound changes in demography and income can be expected. </w:t>
      </w:r>
      <w:r w:rsidR="00837A5F">
        <w:t>Because of</w:t>
      </w:r>
      <w:r w:rsidR="00C948FB">
        <w:t xml:space="preserve"> limited data, the changes </w:t>
      </w:r>
      <w:r w:rsidR="00837A5F">
        <w:t xml:space="preserve">in </w:t>
      </w:r>
      <w:r w:rsidR="00C948FB">
        <w:t xml:space="preserve">household </w:t>
      </w:r>
      <w:r w:rsidR="003C17EF">
        <w:t>consumption</w:t>
      </w:r>
      <w:r w:rsidR="00C948FB">
        <w:t xml:space="preserve"> </w:t>
      </w:r>
      <w:r w:rsidR="003C17EF">
        <w:t xml:space="preserve">in ADAGE </w:t>
      </w:r>
      <w:r w:rsidR="00DA3BBC">
        <w:t>are</w:t>
      </w:r>
      <w:r w:rsidR="003C17EF">
        <w:t xml:space="preserve"> </w:t>
      </w:r>
      <w:r w:rsidR="007E201A">
        <w:t xml:space="preserve">only </w:t>
      </w:r>
      <w:r w:rsidR="003C17EF">
        <w:t xml:space="preserve">implemented in transportation and </w:t>
      </w:r>
      <w:r w:rsidR="00BC7958">
        <w:t>agriculture and food commodities.</w:t>
      </w:r>
    </w:p>
    <w:p w:rsidR="00D234A3" w:rsidP="000B76F3" w:rsidRDefault="00447745" w14:paraId="1AA0EED7" w14:textId="19ECC660">
      <w:pPr>
        <w:pStyle w:val="BodyText"/>
      </w:pPr>
      <w:r>
        <w:rPr>
          <w:lang w:val="en-GB"/>
        </w:rPr>
        <w:t xml:space="preserve">The change </w:t>
      </w:r>
      <w:r w:rsidR="00837A5F">
        <w:rPr>
          <w:lang w:val="en-GB"/>
        </w:rPr>
        <w:t xml:space="preserve">in </w:t>
      </w:r>
      <w:r>
        <w:rPr>
          <w:lang w:val="en-GB"/>
        </w:rPr>
        <w:t>t</w:t>
      </w:r>
      <w:r w:rsidRPr="00B25D2D" w:rsidR="00F0404D">
        <w:rPr>
          <w:lang w:val="en-GB"/>
        </w:rPr>
        <w:t xml:space="preserve">ransportation service demand </w:t>
      </w:r>
      <w:r>
        <w:rPr>
          <w:lang w:val="en-GB"/>
        </w:rPr>
        <w:t xml:space="preserve">over time </w:t>
      </w:r>
      <w:r w:rsidR="00F0404D">
        <w:rPr>
          <w:lang w:val="en-GB"/>
        </w:rPr>
        <w:t xml:space="preserve">for auto and passenger bus </w:t>
      </w:r>
      <w:r w:rsidRPr="00B25D2D" w:rsidR="00F0404D">
        <w:rPr>
          <w:lang w:val="en-GB"/>
        </w:rPr>
        <w:t xml:space="preserve">is based on </w:t>
      </w:r>
      <w:proofErr w:type="spellStart"/>
      <w:r w:rsidRPr="00B25D2D" w:rsidR="00F0404D">
        <w:t>Dargay</w:t>
      </w:r>
      <w:proofErr w:type="spellEnd"/>
      <w:r w:rsidRPr="00B25D2D" w:rsidR="00F0404D">
        <w:t xml:space="preserve">, Gately, </w:t>
      </w:r>
      <w:r w:rsidR="00F0404D">
        <w:t xml:space="preserve">and </w:t>
      </w:r>
      <w:r w:rsidRPr="00B25D2D" w:rsidR="00F0404D">
        <w:t>Sommer</w:t>
      </w:r>
      <w:r w:rsidRPr="00B25D2D" w:rsidR="00F0404D">
        <w:rPr>
          <w:lang w:val="en-GB"/>
        </w:rPr>
        <w:t xml:space="preserve">due (2007). </w:t>
      </w:r>
      <w:r w:rsidR="00F0404D">
        <w:rPr>
          <w:lang w:val="en-GB"/>
        </w:rPr>
        <w:t xml:space="preserve">This study </w:t>
      </w:r>
      <w:r w:rsidRPr="00121622" w:rsidR="00837A5F">
        <w:rPr>
          <w:lang w:val="en-GB"/>
        </w:rPr>
        <w:t>u</w:t>
      </w:r>
      <w:r w:rsidR="00837A5F">
        <w:rPr>
          <w:lang w:val="en-GB"/>
        </w:rPr>
        <w:t>sed</w:t>
      </w:r>
      <w:r w:rsidRPr="00121622" w:rsidR="00837A5F">
        <w:rPr>
          <w:lang w:val="en-GB"/>
        </w:rPr>
        <w:t xml:space="preserve"> </w:t>
      </w:r>
      <w:r w:rsidRPr="00B25D2D" w:rsidR="00F0404D">
        <w:t>pooled time-series (1960</w:t>
      </w:r>
      <w:r w:rsidR="00837A5F">
        <w:rPr>
          <w:rFonts w:ascii="Calibri" w:hAnsi="Calibri" w:cs="Calibri"/>
        </w:rPr>
        <w:t>–</w:t>
      </w:r>
      <w:r w:rsidRPr="00B25D2D" w:rsidR="00F0404D">
        <w:t>2002) and cross-section data for 45 countries representing 75</w:t>
      </w:r>
      <w:r w:rsidR="008F0E0B">
        <w:t xml:space="preserve">% </w:t>
      </w:r>
      <w:r w:rsidRPr="00B25D2D" w:rsidR="00F0404D">
        <w:t>of</w:t>
      </w:r>
      <w:r w:rsidR="00F0404D">
        <w:t xml:space="preserve"> </w:t>
      </w:r>
      <w:r w:rsidRPr="00B25D2D" w:rsidR="00F0404D">
        <w:t>the world</w:t>
      </w:r>
      <w:r w:rsidR="00B124DA">
        <w:t>’</w:t>
      </w:r>
      <w:r w:rsidRPr="00B25D2D" w:rsidR="00F0404D">
        <w:t xml:space="preserve">s population </w:t>
      </w:r>
      <w:r w:rsidR="00F0404D">
        <w:t xml:space="preserve">to estimate </w:t>
      </w:r>
      <w:r w:rsidRPr="00B25D2D" w:rsidR="00F0404D">
        <w:t>an S-shaped</w:t>
      </w:r>
      <w:r w:rsidR="00F0404D">
        <w:t>–</w:t>
      </w:r>
      <w:proofErr w:type="spellStart"/>
      <w:r w:rsidRPr="00B25D2D" w:rsidR="00F0404D">
        <w:t>Gompertz</w:t>
      </w:r>
      <w:proofErr w:type="spellEnd"/>
      <w:r w:rsidRPr="00B25D2D" w:rsidR="00F0404D">
        <w:t xml:space="preserve"> function </w:t>
      </w:r>
      <w:r w:rsidR="00F0404D">
        <w:t xml:space="preserve">of </w:t>
      </w:r>
      <w:r w:rsidRPr="00B25D2D" w:rsidR="00F0404D">
        <w:t>the relationship between vehicle ownership and per</w:t>
      </w:r>
      <w:r w:rsidR="00837A5F">
        <w:t xml:space="preserve"> </w:t>
      </w:r>
      <w:r w:rsidRPr="00B25D2D" w:rsidR="00F0404D">
        <w:t>capita income</w:t>
      </w:r>
      <w:r w:rsidR="00F0404D">
        <w:t>,</w:t>
      </w:r>
      <w:r w:rsidRPr="00121622" w:rsidR="00F0404D">
        <w:t xml:space="preserve"> urbanization</w:t>
      </w:r>
      <w:r w:rsidR="00F0404D">
        <w:t xml:space="preserve">, and population. </w:t>
      </w:r>
      <w:r w:rsidR="00D234A3">
        <w:t xml:space="preserve">The functional form for </w:t>
      </w:r>
      <w:r w:rsidR="00837A5F">
        <w:t xml:space="preserve">a </w:t>
      </w:r>
      <w:proofErr w:type="spellStart"/>
      <w:r w:rsidRPr="00B25D2D" w:rsidR="00D234A3">
        <w:t>Gompertz</w:t>
      </w:r>
      <w:proofErr w:type="spellEnd"/>
      <w:r w:rsidRPr="00B25D2D" w:rsidR="00D234A3">
        <w:t xml:space="preserve"> function</w:t>
      </w:r>
      <w:r w:rsidR="00D234A3">
        <w:t xml:space="preserve"> is:</w:t>
      </w:r>
    </w:p>
    <w:p w:rsidR="00882836" w:rsidP="00882836" w:rsidRDefault="00541246" w14:paraId="0161068A" w14:textId="2B831416">
      <w:pPr>
        <w:tabs>
          <w:tab w:val="right" w:pos="9180"/>
        </w:tabs>
        <w:spacing w:after="240" w:line="360" w:lineRule="atLeast"/>
        <w:ind w:left="1800"/>
        <w:jc w:val="center"/>
        <w:rPr>
          <w:rFonts w:eastAsiaTheme="minorEastAsia"/>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r>
          <w:rPr>
            <w:rFonts w:ascii="Cambria Math" w:hAnsi="Cambria Math"/>
            <w:szCs w:val="24"/>
          </w:rPr>
          <m:t>=γθ</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α</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βGD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t</m:t>
                    </m:r>
                  </m:sub>
                </m:sSub>
              </m:sup>
            </m:sSup>
          </m:sup>
        </m:sSup>
        <m:r>
          <w:rPr>
            <w:rFonts w:ascii="Cambria Math" w:hAnsi="Cambria Math"/>
            <w:szCs w:val="24"/>
          </w:rPr>
          <m:t>+</m:t>
        </m:r>
        <m:d>
          <m:dPr>
            <m:ctrlPr>
              <w:rPr>
                <w:rFonts w:ascii="Cambria Math" w:hAnsi="Cambria Math"/>
                <w:i/>
                <w:szCs w:val="24"/>
              </w:rPr>
            </m:ctrlPr>
          </m:dPr>
          <m:e>
            <m:r>
              <w:rPr>
                <w:rFonts w:ascii="Cambria Math" w:hAnsi="Cambria Math"/>
                <w:szCs w:val="24"/>
              </w:rPr>
              <m:t>1-θ</m:t>
            </m:r>
          </m:e>
        </m:d>
        <m:sSub>
          <m:sSubPr>
            <m:ctrlPr>
              <w:rPr>
                <w:rFonts w:ascii="Cambria Math" w:hAnsi="Cambria Math"/>
                <w:i/>
                <w:szCs w:val="24"/>
              </w:rPr>
            </m:ctrlPr>
          </m:sSubPr>
          <m:e>
            <m:r>
              <w:rPr>
                <w:rFonts w:ascii="Cambria Math" w:hAnsi="Cambria Math"/>
                <w:szCs w:val="24"/>
              </w:rPr>
              <m:t>V</m:t>
            </m:r>
          </m:e>
          <m:sub>
            <m:r>
              <w:rPr>
                <w:rFonts w:ascii="Cambria Math" w:hAnsi="Cambria Math"/>
                <w:szCs w:val="24"/>
              </w:rPr>
              <m:t>t-1</m:t>
            </m:r>
          </m:sub>
        </m:sSub>
      </m:oMath>
      <w:r w:rsidR="00882836">
        <w:rPr>
          <w:rFonts w:eastAsiaTheme="minorEastAsia"/>
        </w:rPr>
        <w:tab/>
      </w:r>
      <w:r w:rsidR="00882836">
        <w:rPr>
          <w:rFonts w:eastAsiaTheme="minorEastAsia"/>
        </w:rPr>
        <w:t xml:space="preserve"> (6.8)</w:t>
      </w:r>
    </w:p>
    <w:p w:rsidR="00821F80" w:rsidP="00AC744C" w:rsidRDefault="00821F80" w14:paraId="726C5ADD" w14:textId="77777777">
      <w:pPr>
        <w:ind w:firstLine="720"/>
        <w:rPr>
          <w:szCs w:val="24"/>
        </w:rPr>
      </w:pPr>
    </w:p>
    <w:p w:rsidR="00821F80" w:rsidP="000B76F3" w:rsidRDefault="00821F80" w14:paraId="3F4B3191" w14:textId="570DB0DF">
      <w:pPr>
        <w:rPr>
          <w:szCs w:val="24"/>
        </w:rPr>
      </w:pPr>
      <w:proofErr w:type="gramStart"/>
      <w:r>
        <w:rPr>
          <w:szCs w:val="24"/>
        </w:rPr>
        <w:t>where</w:t>
      </w:r>
      <w:proofErr w:type="gramEnd"/>
      <w:r>
        <w:rPr>
          <w:szCs w:val="24"/>
        </w:rPr>
        <w:t xml:space="preserve"> </w:t>
      </w:r>
    </w:p>
    <w:p w:rsidRPr="00821F80" w:rsidR="00821F80" w:rsidP="000B76F3" w:rsidRDefault="00821F80" w14:paraId="3D243EBB" w14:textId="7D14338C">
      <w:pPr>
        <w:pStyle w:val="bullets"/>
        <w:numPr>
          <w:ilvl w:val="0"/>
          <w:numId w:val="0"/>
        </w:numPr>
        <w:ind w:left="1080" w:hanging="360"/>
      </w:pPr>
      <w:r w:rsidRPr="00821F80">
        <w:t xml:space="preserve">t: </w:t>
      </w:r>
      <w:proofErr w:type="gramStart"/>
      <w:r w:rsidRPr="00821F80">
        <w:t>time period</w:t>
      </w:r>
      <w:proofErr w:type="gramEnd"/>
      <w:r w:rsidR="004C726C">
        <w:t xml:space="preserve"> </w:t>
      </w:r>
      <w:r w:rsidRPr="00821F80">
        <w:t xml:space="preserve"> </w:t>
      </w:r>
    </w:p>
    <w:p w:rsidRPr="00821F80" w:rsidR="00821F80" w:rsidP="000B76F3" w:rsidRDefault="00821F80" w14:paraId="32876135" w14:textId="6CE2802F">
      <w:pPr>
        <w:pStyle w:val="bullets"/>
        <w:numPr>
          <w:ilvl w:val="0"/>
          <w:numId w:val="0"/>
        </w:numPr>
        <w:ind w:left="1080" w:hanging="360"/>
      </w:pPr>
      <w:r w:rsidRPr="00821F80">
        <w:t>V</w:t>
      </w:r>
      <w:r w:rsidRPr="00821F80">
        <w:rPr>
          <w:vertAlign w:val="subscript"/>
        </w:rPr>
        <w:t>t</w:t>
      </w:r>
      <w:r w:rsidRPr="00821F80">
        <w:t>: long-run equilibrium level of vehicle ownership (vehicles per 1</w:t>
      </w:r>
      <w:r w:rsidR="008F0E0B">
        <w:t>,</w:t>
      </w:r>
      <w:r w:rsidRPr="00821F80">
        <w:t xml:space="preserve">000 people) </w:t>
      </w:r>
    </w:p>
    <w:p w:rsidRPr="00821F80" w:rsidR="00821F80" w:rsidP="000B76F3" w:rsidRDefault="00821F80" w14:paraId="0EA8ED7F" w14:textId="5EA66735">
      <w:pPr>
        <w:pStyle w:val="bullets"/>
        <w:numPr>
          <w:ilvl w:val="0"/>
          <w:numId w:val="0"/>
        </w:numPr>
        <w:ind w:left="1080" w:hanging="360"/>
      </w:pPr>
      <w:r w:rsidRPr="00821F80">
        <w:rPr>
          <w:lang w:val="el-GR"/>
        </w:rPr>
        <w:t>γ</w:t>
      </w:r>
      <w:r w:rsidRPr="00821F80">
        <w:t>: the saturation level or maximum level of vehicle ownership (measured in vehicles per 1</w:t>
      </w:r>
      <w:r w:rsidR="00837A5F">
        <w:t>,</w:t>
      </w:r>
      <w:r w:rsidRPr="00821F80">
        <w:t>000 people)</w:t>
      </w:r>
      <w:r w:rsidR="001E54AB">
        <w:t xml:space="preserve">, which </w:t>
      </w:r>
      <w:r w:rsidRPr="00821F80">
        <w:t xml:space="preserve">differs by region </w:t>
      </w:r>
      <w:r w:rsidR="00837A5F">
        <w:t>because of</w:t>
      </w:r>
      <w:r w:rsidRPr="00821F80">
        <w:t xml:space="preserve"> population density and urbanization</w:t>
      </w:r>
    </w:p>
    <w:p w:rsidRPr="00821F80" w:rsidR="00821F80" w:rsidP="000B76F3" w:rsidRDefault="00821F80" w14:paraId="01ABE04E" w14:textId="3365D5AF">
      <w:pPr>
        <w:pStyle w:val="bullets"/>
        <w:numPr>
          <w:ilvl w:val="0"/>
          <w:numId w:val="0"/>
        </w:numPr>
        <w:ind w:left="1080" w:hanging="360"/>
      </w:pPr>
      <w:r w:rsidRPr="00821F80">
        <w:rPr>
          <w:rFonts w:hint="eastAsia"/>
          <w:lang w:val="el-GR"/>
        </w:rPr>
        <w:t>θ</w:t>
      </w:r>
      <w:r w:rsidRPr="00821F80">
        <w:t>: the speed of adjustment (0&lt;</w:t>
      </w:r>
      <w:r w:rsidRPr="00821F80">
        <w:rPr>
          <w:rFonts w:hint="eastAsia"/>
          <w:lang w:val="el-GR"/>
        </w:rPr>
        <w:t>θ</w:t>
      </w:r>
      <w:r w:rsidRPr="00821F80">
        <w:t>&lt;1) = 0.095</w:t>
      </w:r>
    </w:p>
    <w:p w:rsidRPr="00821F80" w:rsidR="00821F80" w:rsidP="000B76F3" w:rsidRDefault="00821F80" w14:paraId="39C8C888" w14:textId="30D24694">
      <w:pPr>
        <w:pStyle w:val="bullets"/>
        <w:numPr>
          <w:ilvl w:val="0"/>
          <w:numId w:val="0"/>
        </w:numPr>
        <w:ind w:left="1080" w:hanging="360"/>
      </w:pPr>
      <w:r w:rsidRPr="00821F80">
        <w:rPr>
          <w:rFonts w:hint="eastAsia"/>
          <w:lang w:val="el-GR"/>
        </w:rPr>
        <w:t>α</w:t>
      </w:r>
      <w:r w:rsidRPr="00821F80">
        <w:t xml:space="preserve">: negative parameter to define the shape of the </w:t>
      </w:r>
      <w:proofErr w:type="spellStart"/>
      <w:r w:rsidRPr="00821F80">
        <w:t>Gompertz</w:t>
      </w:r>
      <w:proofErr w:type="spellEnd"/>
      <w:r w:rsidRPr="00821F80">
        <w:t xml:space="preserve"> function = </w:t>
      </w:r>
      <w:r w:rsidR="00837A5F">
        <w:t>−</w:t>
      </w:r>
      <w:r w:rsidRPr="00821F80">
        <w:t>0.597</w:t>
      </w:r>
    </w:p>
    <w:p w:rsidRPr="00821F80" w:rsidR="00821F80" w:rsidP="000B76F3" w:rsidRDefault="00821F80" w14:paraId="66C1EC16" w14:textId="45B23879">
      <w:pPr>
        <w:pStyle w:val="bullets"/>
        <w:numPr>
          <w:ilvl w:val="0"/>
          <w:numId w:val="0"/>
        </w:numPr>
        <w:ind w:left="1080" w:hanging="360"/>
      </w:pPr>
      <w:r w:rsidRPr="00821F80">
        <w:rPr>
          <w:lang w:val="el-GR"/>
        </w:rPr>
        <w:t>β</w:t>
      </w:r>
      <w:r w:rsidRPr="00821F80">
        <w:t>: negative parameter to define the shape of the function</w:t>
      </w:r>
      <w:r w:rsidR="00BD0861">
        <w:t>, which differs by region</w:t>
      </w:r>
    </w:p>
    <w:p w:rsidRPr="00821F80" w:rsidR="00821F80" w:rsidP="000B76F3" w:rsidRDefault="00821F80" w14:paraId="388B014D" w14:textId="0DEA6BF1">
      <w:pPr>
        <w:pStyle w:val="bullets"/>
        <w:numPr>
          <w:ilvl w:val="0"/>
          <w:numId w:val="0"/>
        </w:numPr>
        <w:ind w:left="1080" w:hanging="360"/>
      </w:pPr>
      <w:proofErr w:type="spellStart"/>
      <w:r w:rsidRPr="00821F80">
        <w:t>GDP</w:t>
      </w:r>
      <w:r w:rsidRPr="00821F80">
        <w:rPr>
          <w:vertAlign w:val="subscript"/>
        </w:rPr>
        <w:t>t</w:t>
      </w:r>
      <w:proofErr w:type="spellEnd"/>
      <w:r w:rsidRPr="00821F80">
        <w:t>: per</w:t>
      </w:r>
      <w:r w:rsidR="00837A5F">
        <w:t xml:space="preserve"> </w:t>
      </w:r>
      <w:r w:rsidRPr="00821F80">
        <w:t>capita income (expressed in real 1995 dollars evaluated at Purchasing Power Parities</w:t>
      </w:r>
      <w:r w:rsidR="00EF64F8">
        <w:t>)</w:t>
      </w:r>
    </w:p>
    <w:p w:rsidR="00F0404D" w:rsidP="000B76F3" w:rsidRDefault="00586D0E" w14:paraId="2851B75C" w14:textId="2610850B">
      <w:pPr>
        <w:pStyle w:val="BodyText"/>
      </w:pPr>
      <w:r>
        <w:t xml:space="preserve">The estimated </w:t>
      </w:r>
      <w:r w:rsidR="00B64C89">
        <w:t>parameter value</w:t>
      </w:r>
      <w:r w:rsidR="009847FE">
        <w:t>s</w:t>
      </w:r>
      <w:r w:rsidR="00B64C89">
        <w:t xml:space="preserve"> along </w:t>
      </w:r>
      <w:r w:rsidR="009847FE">
        <w:t xml:space="preserve">with </w:t>
      </w:r>
      <w:r w:rsidR="00F34F80">
        <w:t>the late</w:t>
      </w:r>
      <w:r w:rsidR="00DA310F">
        <w:t>st available vehicle owne</w:t>
      </w:r>
      <w:r w:rsidR="00374ED7">
        <w:t>r</w:t>
      </w:r>
      <w:r w:rsidR="00DA310F">
        <w:t xml:space="preserve">ship data </w:t>
      </w:r>
      <w:r w:rsidR="00393561">
        <w:t xml:space="preserve">in 2014 </w:t>
      </w:r>
      <w:r w:rsidR="00DA310F">
        <w:t>from Nation Master (</w:t>
      </w:r>
      <w:r w:rsidR="006D43F0">
        <w:fldChar w:fldCharType="begin"/>
      </w:r>
      <w:r w:rsidR="006D43F0">
        <w:instrText>HYPERLINK "https://www.nationmaster.com/country-info/stats/Transport/Road/Motor-vehicles-per-1000-people"</w:instrText>
      </w:r>
      <w:r w:rsidR="006D43F0">
        <w:fldChar w:fldCharType="separate"/>
      </w:r>
      <w:r w:rsidRPr="00631BED" w:rsidR="00393561">
        <w:rPr>
          <w:rStyle w:val="Hyperlink"/>
          <w:szCs w:val="24"/>
        </w:rPr>
        <w:t>https://www.nationmaster.com/country-info/stats/Transport/Road/Motor-vehicles-per-1000-people</w:t>
      </w:r>
      <w:r w:rsidR="006D43F0">
        <w:rPr>
          <w:rStyle w:val="Hyperlink"/>
          <w:szCs w:val="24"/>
        </w:rPr>
        <w:fldChar w:fldCharType="end"/>
      </w:r>
      <w:r w:rsidR="00393561">
        <w:t xml:space="preserve">) </w:t>
      </w:r>
      <w:r w:rsidR="00837A5F">
        <w:t xml:space="preserve">were </w:t>
      </w:r>
      <w:r w:rsidR="00E94C14">
        <w:t xml:space="preserve">mapped to ADAGE regions and </w:t>
      </w:r>
      <w:r w:rsidR="00E11C19">
        <w:t xml:space="preserve">are </w:t>
      </w:r>
      <w:r w:rsidR="00E94C14">
        <w:t xml:space="preserve">shown in </w:t>
      </w:r>
      <w:r w:rsidR="00175980">
        <w:t xml:space="preserve">Table </w:t>
      </w:r>
      <w:r w:rsidR="00405CA6">
        <w:t>6-</w:t>
      </w:r>
      <w:r w:rsidR="00DA404B">
        <w:t>9</w:t>
      </w:r>
      <w:r w:rsidR="00863A3A">
        <w:t xml:space="preserve">. </w:t>
      </w:r>
      <w:r w:rsidR="00012DE5">
        <w:t xml:space="preserve">Using </w:t>
      </w:r>
      <w:r w:rsidR="00393561">
        <w:t>G</w:t>
      </w:r>
      <w:r w:rsidRPr="00663309" w:rsidR="00393561">
        <w:t>DP per capita</w:t>
      </w:r>
      <w:r w:rsidR="00393561">
        <w:t xml:space="preserve"> data from the International Energy Outlook </w:t>
      </w:r>
      <w:r w:rsidRPr="00A326EC" w:rsidR="00393561">
        <w:t>(DOE, EIA, 2017)</w:t>
      </w:r>
      <w:r w:rsidRPr="00663309" w:rsidR="00393561">
        <w:t xml:space="preserve"> </w:t>
      </w:r>
      <w:r w:rsidRPr="00663309" w:rsidR="00F0404D">
        <w:t>and United Nations</w:t>
      </w:r>
      <w:r w:rsidR="00B124DA">
        <w:t>’</w:t>
      </w:r>
      <w:r w:rsidRPr="00663309" w:rsidR="00F0404D">
        <w:t xml:space="preserve"> World Population Prospects</w:t>
      </w:r>
      <w:r w:rsidR="00F0404D">
        <w:t xml:space="preserve"> projections </w:t>
      </w:r>
      <w:r w:rsidRPr="00663309" w:rsidR="00F0404D">
        <w:t>(United Nations, 2017)</w:t>
      </w:r>
      <w:r w:rsidR="005A1429">
        <w:t xml:space="preserve"> and data in Table </w:t>
      </w:r>
      <w:r w:rsidR="00405CA6">
        <w:t>6</w:t>
      </w:r>
      <w:r w:rsidR="005A1429">
        <w:t>-</w:t>
      </w:r>
      <w:r w:rsidR="00DA404B">
        <w:t>9</w:t>
      </w:r>
      <w:r w:rsidR="005A1429">
        <w:t xml:space="preserve">, we can </w:t>
      </w:r>
      <w:r w:rsidRPr="00663309" w:rsidR="00F0404D">
        <w:t>project vehicle ownership rate</w:t>
      </w:r>
      <w:r w:rsidR="00F0404D">
        <w:t>s</w:t>
      </w:r>
      <w:r w:rsidRPr="00663309" w:rsidR="00F0404D">
        <w:t xml:space="preserve"> for all ADAGE region</w:t>
      </w:r>
      <w:r w:rsidR="00F0404D">
        <w:t>s</w:t>
      </w:r>
      <w:r w:rsidRPr="00663309" w:rsidR="00F0404D">
        <w:t xml:space="preserve"> </w:t>
      </w:r>
      <w:r w:rsidR="00F0404D">
        <w:t xml:space="preserve">over the model horizon. </w:t>
      </w:r>
      <w:r w:rsidR="00E11C19">
        <w:t xml:space="preserve">We then used this </w:t>
      </w:r>
      <w:r w:rsidR="00F0404D">
        <w:t>growth trend for total v</w:t>
      </w:r>
      <w:r w:rsidRPr="000212B1" w:rsidR="00F0404D">
        <w:t>ehicle ownership</w:t>
      </w:r>
      <w:r w:rsidR="00F0404D">
        <w:t xml:space="preserve"> </w:t>
      </w:r>
      <w:r w:rsidR="00813909">
        <w:t>to</w:t>
      </w:r>
      <w:r w:rsidR="00F0404D">
        <w:t xml:space="preserve"> calibrate household demand </w:t>
      </w:r>
      <w:r w:rsidRPr="00232C2A" w:rsidR="00F0404D">
        <w:t>for light-duty and passenger bus transportation service</w:t>
      </w:r>
      <w:r w:rsidRPr="00052145" w:rsidR="00F0404D">
        <w:t xml:space="preserve"> </w:t>
      </w:r>
      <w:r w:rsidR="00F0404D">
        <w:t xml:space="preserve">over time (see Table </w:t>
      </w:r>
      <w:r w:rsidR="00405CA6">
        <w:t>6-</w:t>
      </w:r>
      <w:r w:rsidR="00217904">
        <w:t>10</w:t>
      </w:r>
      <w:r w:rsidR="00F0404D">
        <w:t xml:space="preserve">). The demand for auto and bus </w:t>
      </w:r>
      <w:r w:rsidRPr="00663309" w:rsidR="00F0404D">
        <w:t xml:space="preserve">starts at </w:t>
      </w:r>
      <w:r w:rsidR="00EE21C4">
        <w:t xml:space="preserve">a </w:t>
      </w:r>
      <w:r w:rsidRPr="00663309" w:rsidR="00F0404D">
        <w:t>high level but grows slowly in</w:t>
      </w:r>
      <w:r w:rsidR="00F609F0">
        <w:t xml:space="preserve"> the</w:t>
      </w:r>
      <w:r w:rsidRPr="00663309" w:rsidR="00F0404D">
        <w:t xml:space="preserve"> United States, while it starts at a low level but grows faster in China and Africa. Overall</w:t>
      </w:r>
      <w:r w:rsidR="006B6271">
        <w:t>,</w:t>
      </w:r>
      <w:r w:rsidRPr="00663309" w:rsidR="00F0404D">
        <w:t xml:space="preserve"> </w:t>
      </w:r>
      <w:r w:rsidR="00F0404D">
        <w:t xml:space="preserve">household passenger service demand </w:t>
      </w:r>
      <w:r w:rsidRPr="00663309" w:rsidR="00F0404D">
        <w:t>is mainly driven by population growth in the United State</w:t>
      </w:r>
      <w:r w:rsidR="00F0404D">
        <w:t>s with modest per</w:t>
      </w:r>
      <w:r w:rsidR="00E11C19">
        <w:t xml:space="preserve"> </w:t>
      </w:r>
      <w:r w:rsidR="00F0404D">
        <w:t>capita VMT growth</w:t>
      </w:r>
      <w:r w:rsidR="00E11C19">
        <w:t>,</w:t>
      </w:r>
      <w:r w:rsidRPr="00663309" w:rsidR="00F0404D">
        <w:t xml:space="preserve"> </w:t>
      </w:r>
      <w:r w:rsidR="00F0404D">
        <w:t xml:space="preserve">whereas </w:t>
      </w:r>
      <w:r w:rsidRPr="00663309" w:rsidR="00F0404D">
        <w:t>both GDP and population growth in China and Africa</w:t>
      </w:r>
      <w:r w:rsidR="00F0404D">
        <w:t xml:space="preserve"> drive VMT growth rates</w:t>
      </w:r>
      <w:r w:rsidRPr="00663309" w:rsidR="00F0404D">
        <w:t xml:space="preserve">. </w:t>
      </w:r>
      <w:r w:rsidR="00BC7958">
        <w:t>The growth trend for household demand for auto and bus is incorporated in the CES utility function and shift</w:t>
      </w:r>
      <w:r w:rsidR="00E11C19">
        <w:t xml:space="preserve">s </w:t>
      </w:r>
      <w:r w:rsidR="00BC7958">
        <w:t>expenditure share over time.</w:t>
      </w:r>
    </w:p>
    <w:p w:rsidR="00E11C19" w:rsidP="000B76F3" w:rsidRDefault="00E11C19" w14:paraId="543FED60" w14:textId="33824DB3">
      <w:pPr>
        <w:pStyle w:val="BodyText"/>
      </w:pPr>
    </w:p>
    <w:p w:rsidR="00E11C19" w:rsidP="000B76F3" w:rsidRDefault="00E11C19" w14:paraId="28EB8CFE" w14:textId="77777777">
      <w:pPr>
        <w:pStyle w:val="BodyText"/>
      </w:pPr>
    </w:p>
    <w:p w:rsidRPr="00663309" w:rsidR="00CB02F9" w:rsidP="00CB02F9" w:rsidRDefault="00CB02F9" w14:paraId="29525337" w14:textId="28DDB05D">
      <w:pPr>
        <w:spacing w:before="120" w:after="120"/>
        <w:rPr>
          <w:b/>
          <w:lang w:val="en-GB"/>
        </w:rPr>
      </w:pPr>
      <w:r w:rsidRPr="00663309">
        <w:rPr>
          <w:b/>
        </w:rPr>
        <w:t xml:space="preserve">Table </w:t>
      </w:r>
      <w:r w:rsidR="00405CA6">
        <w:rPr>
          <w:b/>
        </w:rPr>
        <w:t>6</w:t>
      </w:r>
      <w:r>
        <w:rPr>
          <w:b/>
        </w:rPr>
        <w:t>-</w:t>
      </w:r>
      <w:r w:rsidR="000F76EE">
        <w:rPr>
          <w:b/>
        </w:rPr>
        <w:t>9</w:t>
      </w:r>
      <w:r w:rsidRPr="00663309">
        <w:rPr>
          <w:b/>
        </w:rPr>
        <w:t>.</w:t>
      </w:r>
      <w:r w:rsidR="004C726C">
        <w:rPr>
          <w:b/>
        </w:rPr>
        <w:t xml:space="preserve"> </w:t>
      </w:r>
      <w:r>
        <w:rPr>
          <w:b/>
          <w:lang w:val="en-GB"/>
        </w:rPr>
        <w:t xml:space="preserve">Parameter </w:t>
      </w:r>
      <w:r w:rsidR="000B76F3">
        <w:rPr>
          <w:b/>
          <w:lang w:val="en-GB"/>
        </w:rPr>
        <w:t xml:space="preserve">Value </w:t>
      </w:r>
      <w:r>
        <w:rPr>
          <w:b/>
          <w:lang w:val="en-GB"/>
        </w:rPr>
        <w:t xml:space="preserve">from </w:t>
      </w:r>
      <w:proofErr w:type="spellStart"/>
      <w:r w:rsidRPr="00175980" w:rsidR="00B10BE4">
        <w:rPr>
          <w:b/>
          <w:lang w:val="en-GB"/>
        </w:rPr>
        <w:t>Dargay</w:t>
      </w:r>
      <w:proofErr w:type="spellEnd"/>
      <w:r w:rsidRPr="00175980" w:rsidR="00B10BE4">
        <w:rPr>
          <w:b/>
          <w:lang w:val="en-GB"/>
        </w:rPr>
        <w:t xml:space="preserve">, Gately, and </w:t>
      </w:r>
      <w:proofErr w:type="spellStart"/>
      <w:r w:rsidRPr="00175980" w:rsidR="00B10BE4">
        <w:rPr>
          <w:b/>
          <w:lang w:val="en-GB"/>
        </w:rPr>
        <w:t>Sommerdue</w:t>
      </w:r>
      <w:proofErr w:type="spellEnd"/>
      <w:r w:rsidRPr="00175980" w:rsidR="00B10BE4">
        <w:rPr>
          <w:b/>
          <w:lang w:val="en-GB"/>
        </w:rPr>
        <w:t xml:space="preserve"> (2007)</w:t>
      </w:r>
    </w:p>
    <w:tbl>
      <w:tblPr>
        <w:tblW w:w="3317" w:type="pct"/>
        <w:tblLook w:val="04A0" w:firstRow="1" w:lastRow="0" w:firstColumn="1" w:lastColumn="0" w:noHBand="0" w:noVBand="1"/>
      </w:tblPr>
      <w:tblGrid>
        <w:gridCol w:w="1890"/>
        <w:gridCol w:w="1618"/>
        <w:gridCol w:w="1352"/>
        <w:gridCol w:w="1349"/>
      </w:tblGrid>
      <w:tr w:rsidRPr="007E5A01" w:rsidR="00BB79AF" w:rsidTr="00617843" w14:paraId="7C3B5152" w14:textId="77777777">
        <w:trPr>
          <w:trHeight w:val="312"/>
        </w:trPr>
        <w:tc>
          <w:tcPr>
            <w:tcW w:w="1522" w:type="pct"/>
            <w:tcBorders>
              <w:top w:val="double" w:color="auto" w:sz="6" w:space="0"/>
              <w:left w:val="nil"/>
              <w:bottom w:val="single" w:color="auto" w:sz="8" w:space="0"/>
              <w:right w:val="nil"/>
            </w:tcBorders>
            <w:shd w:val="clear" w:color="auto" w:fill="auto"/>
            <w:noWrap/>
            <w:vAlign w:val="center"/>
            <w:hideMark/>
          </w:tcPr>
          <w:p w:rsidRPr="007E5A01" w:rsidR="007E5A01" w:rsidP="007E5A01" w:rsidRDefault="007E5A01" w14:paraId="2D3308D4" w14:textId="77777777">
            <w:pPr>
              <w:jc w:val="center"/>
              <w:rPr>
                <w:b/>
                <w:bCs/>
                <w:color w:val="000000"/>
                <w:sz w:val="20"/>
              </w:rPr>
            </w:pPr>
            <w:r w:rsidRPr="007E5A01">
              <w:rPr>
                <w:b/>
                <w:bCs/>
                <w:color w:val="000000"/>
                <w:sz w:val="20"/>
              </w:rPr>
              <w:t> </w:t>
            </w:r>
          </w:p>
        </w:tc>
        <w:tc>
          <w:tcPr>
            <w:tcW w:w="1303" w:type="pct"/>
            <w:tcBorders>
              <w:top w:val="double" w:color="auto" w:sz="6" w:space="0"/>
              <w:left w:val="nil"/>
              <w:bottom w:val="single" w:color="auto" w:sz="8" w:space="0"/>
              <w:right w:val="nil"/>
            </w:tcBorders>
            <w:shd w:val="clear" w:color="auto" w:fill="auto"/>
            <w:noWrap/>
            <w:vAlign w:val="center"/>
            <w:hideMark/>
          </w:tcPr>
          <w:p w:rsidRPr="00617843" w:rsidR="007E5A01" w:rsidP="007E5A01" w:rsidRDefault="007E5A01" w14:paraId="19E6679D" w14:textId="77777777">
            <w:pPr>
              <w:jc w:val="center"/>
              <w:rPr>
                <w:b/>
                <w:bCs/>
                <w:color w:val="000000"/>
                <w:sz w:val="20"/>
                <w:highlight w:val="yellow"/>
              </w:rPr>
            </w:pPr>
            <w:r w:rsidRPr="007A2DF2">
              <w:rPr>
                <w:b/>
                <w:bCs/>
                <w:color w:val="000000"/>
                <w:sz w:val="20"/>
              </w:rPr>
              <w:t>β</w:t>
            </w:r>
          </w:p>
        </w:tc>
        <w:tc>
          <w:tcPr>
            <w:tcW w:w="1089" w:type="pct"/>
            <w:tcBorders>
              <w:top w:val="double" w:color="auto" w:sz="6" w:space="0"/>
              <w:left w:val="nil"/>
              <w:bottom w:val="single" w:color="auto" w:sz="8" w:space="0"/>
              <w:right w:val="nil"/>
            </w:tcBorders>
            <w:shd w:val="clear" w:color="auto" w:fill="auto"/>
            <w:noWrap/>
            <w:vAlign w:val="center"/>
            <w:hideMark/>
          </w:tcPr>
          <w:p w:rsidRPr="007E5A01" w:rsidR="007E5A01" w:rsidP="007E5A01" w:rsidRDefault="007E5A01" w14:paraId="3721A729" w14:textId="02CC373F">
            <w:pPr>
              <w:jc w:val="center"/>
              <w:rPr>
                <w:b/>
                <w:bCs/>
                <w:color w:val="000000"/>
                <w:sz w:val="20"/>
              </w:rPr>
            </w:pPr>
            <w:r w:rsidRPr="007E5A01">
              <w:rPr>
                <w:b/>
                <w:bCs/>
                <w:color w:val="000000"/>
                <w:sz w:val="20"/>
              </w:rPr>
              <w:t>γ</w:t>
            </w:r>
            <w:r w:rsidR="004C726C">
              <w:rPr>
                <w:b/>
                <w:bCs/>
                <w:color w:val="000000"/>
                <w:sz w:val="20"/>
              </w:rPr>
              <w:t xml:space="preserve">  </w:t>
            </w:r>
          </w:p>
        </w:tc>
        <w:tc>
          <w:tcPr>
            <w:tcW w:w="1086" w:type="pct"/>
            <w:tcBorders>
              <w:top w:val="double" w:color="auto" w:sz="6" w:space="0"/>
              <w:left w:val="nil"/>
              <w:bottom w:val="single" w:color="auto" w:sz="8" w:space="0"/>
              <w:right w:val="nil"/>
            </w:tcBorders>
            <w:shd w:val="clear" w:color="auto" w:fill="auto"/>
            <w:noWrap/>
            <w:vAlign w:val="center"/>
            <w:hideMark/>
          </w:tcPr>
          <w:p w:rsidRPr="007E5A01" w:rsidR="007E5A01" w:rsidP="007E5A01" w:rsidRDefault="007E5A01" w14:paraId="2116A16B" w14:textId="77777777">
            <w:pPr>
              <w:jc w:val="center"/>
              <w:rPr>
                <w:b/>
                <w:bCs/>
                <w:color w:val="000000"/>
                <w:sz w:val="20"/>
              </w:rPr>
            </w:pPr>
            <w:r w:rsidRPr="007E5A01">
              <w:rPr>
                <w:b/>
                <w:bCs/>
                <w:color w:val="000000"/>
                <w:sz w:val="20"/>
              </w:rPr>
              <w:t xml:space="preserve"> V</w:t>
            </w:r>
            <w:r w:rsidRPr="007E5A01">
              <w:rPr>
                <w:b/>
                <w:bCs/>
                <w:color w:val="000000"/>
                <w:sz w:val="20"/>
                <w:vertAlign w:val="subscript"/>
              </w:rPr>
              <w:t>2014</w:t>
            </w:r>
          </w:p>
        </w:tc>
      </w:tr>
      <w:tr w:rsidRPr="007E5A01" w:rsidR="00BB79AF" w:rsidTr="00617843" w14:paraId="783D6A9B"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0AABB3A0" w14:textId="77777777">
            <w:pPr>
              <w:jc w:val="center"/>
              <w:rPr>
                <w:color w:val="000000"/>
                <w:sz w:val="20"/>
              </w:rPr>
            </w:pPr>
            <w:r w:rsidRPr="007E5A01">
              <w:rPr>
                <w:color w:val="000000"/>
                <w:sz w:val="20"/>
              </w:rPr>
              <w:t>USA</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7816A5E9" w14:textId="62CCB6FC">
            <w:pPr>
              <w:jc w:val="center"/>
              <w:rPr>
                <w:color w:val="000000"/>
                <w:sz w:val="20"/>
              </w:rPr>
            </w:pPr>
            <w:r>
              <w:rPr>
                <w:color w:val="000000"/>
                <w:sz w:val="20"/>
              </w:rPr>
              <w:t>−</w:t>
            </w:r>
            <w:r w:rsidRPr="00617843" w:rsidR="00AE5C85">
              <w:rPr>
                <w:color w:val="000000"/>
                <w:sz w:val="20"/>
              </w:rPr>
              <w:t>0.</w:t>
            </w:r>
            <w:r w:rsidRPr="00617843" w:rsidR="008025BB">
              <w:rPr>
                <w:color w:val="000000"/>
                <w:sz w:val="20"/>
              </w:rPr>
              <w:t>20</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17E7E2F8" w14:textId="77777777">
            <w:pPr>
              <w:jc w:val="center"/>
              <w:rPr>
                <w:color w:val="000000"/>
                <w:sz w:val="20"/>
              </w:rPr>
            </w:pPr>
            <w:r w:rsidRPr="007E5A01">
              <w:rPr>
                <w:color w:val="000000"/>
                <w:sz w:val="20"/>
              </w:rPr>
              <w:t>852</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35FAF95E" w14:textId="77777777">
            <w:pPr>
              <w:jc w:val="center"/>
              <w:rPr>
                <w:color w:val="000000"/>
                <w:sz w:val="20"/>
              </w:rPr>
            </w:pPr>
            <w:r w:rsidRPr="007E5A01">
              <w:rPr>
                <w:color w:val="000000"/>
                <w:sz w:val="20"/>
              </w:rPr>
              <w:t>797</w:t>
            </w:r>
          </w:p>
        </w:tc>
      </w:tr>
      <w:tr w:rsidRPr="007E5A01" w:rsidR="00BB79AF" w:rsidTr="00617843" w14:paraId="5E942969"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672FA5E1" w14:textId="77777777">
            <w:pPr>
              <w:jc w:val="center"/>
              <w:rPr>
                <w:color w:val="000000"/>
                <w:sz w:val="20"/>
              </w:rPr>
            </w:pPr>
            <w:r w:rsidRPr="007E5A01">
              <w:rPr>
                <w:color w:val="000000"/>
                <w:sz w:val="20"/>
              </w:rPr>
              <w:t>BRA</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29FBA665" w14:textId="6294C008">
            <w:pPr>
              <w:jc w:val="center"/>
              <w:rPr>
                <w:color w:val="000000"/>
                <w:sz w:val="20"/>
              </w:rPr>
            </w:pPr>
            <w:r>
              <w:rPr>
                <w:color w:val="000000"/>
                <w:sz w:val="20"/>
              </w:rPr>
              <w:t>−</w:t>
            </w:r>
            <w:r w:rsidRPr="00617843" w:rsidR="008025BB">
              <w:rPr>
                <w:color w:val="000000"/>
                <w:sz w:val="20"/>
              </w:rPr>
              <w:t>0.17</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362B3B9F" w14:textId="77777777">
            <w:pPr>
              <w:jc w:val="center"/>
              <w:rPr>
                <w:color w:val="000000"/>
                <w:sz w:val="20"/>
              </w:rPr>
            </w:pPr>
            <w:r w:rsidRPr="007E5A01">
              <w:rPr>
                <w:color w:val="000000"/>
                <w:sz w:val="20"/>
              </w:rPr>
              <w:t>831</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339B0ED1" w14:textId="77777777">
            <w:pPr>
              <w:jc w:val="center"/>
              <w:rPr>
                <w:color w:val="000000"/>
                <w:sz w:val="20"/>
              </w:rPr>
            </w:pPr>
            <w:r w:rsidRPr="007E5A01">
              <w:rPr>
                <w:color w:val="000000"/>
                <w:sz w:val="20"/>
              </w:rPr>
              <w:t>249</w:t>
            </w:r>
          </w:p>
        </w:tc>
      </w:tr>
      <w:tr w:rsidRPr="007E5A01" w:rsidR="00BB79AF" w:rsidTr="00617843" w14:paraId="5A50B6BC"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750597E7" w14:textId="77777777">
            <w:pPr>
              <w:jc w:val="center"/>
              <w:rPr>
                <w:color w:val="000000"/>
                <w:sz w:val="20"/>
              </w:rPr>
            </w:pPr>
            <w:r w:rsidRPr="007E5A01">
              <w:rPr>
                <w:color w:val="000000"/>
                <w:sz w:val="20"/>
              </w:rPr>
              <w:t>CHN</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72A1754C" w14:textId="7F97CE9D">
            <w:pPr>
              <w:jc w:val="center"/>
              <w:rPr>
                <w:color w:val="000000"/>
                <w:sz w:val="20"/>
              </w:rPr>
            </w:pPr>
            <w:r>
              <w:rPr>
                <w:color w:val="000000"/>
                <w:sz w:val="20"/>
              </w:rPr>
              <w:t>−</w:t>
            </w:r>
            <w:r w:rsidRPr="00617843" w:rsidR="008025BB">
              <w:rPr>
                <w:color w:val="000000"/>
                <w:sz w:val="20"/>
              </w:rPr>
              <w:t>0.14</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371DD288" w14:textId="77777777">
            <w:pPr>
              <w:jc w:val="center"/>
              <w:rPr>
                <w:color w:val="000000"/>
                <w:sz w:val="20"/>
              </w:rPr>
            </w:pPr>
            <w:r w:rsidRPr="007E5A01">
              <w:rPr>
                <w:color w:val="000000"/>
                <w:sz w:val="20"/>
              </w:rPr>
              <w:t>807</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0E2270DE" w14:textId="77777777">
            <w:pPr>
              <w:jc w:val="center"/>
              <w:rPr>
                <w:color w:val="000000"/>
                <w:sz w:val="20"/>
              </w:rPr>
            </w:pPr>
            <w:r w:rsidRPr="007E5A01">
              <w:rPr>
                <w:color w:val="000000"/>
                <w:sz w:val="20"/>
              </w:rPr>
              <w:t>83</w:t>
            </w:r>
          </w:p>
        </w:tc>
      </w:tr>
      <w:tr w:rsidRPr="007E5A01" w:rsidR="00BB79AF" w:rsidTr="00617843" w14:paraId="41241163"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657F2C14" w14:textId="77777777">
            <w:pPr>
              <w:jc w:val="center"/>
              <w:rPr>
                <w:color w:val="000000"/>
                <w:sz w:val="20"/>
              </w:rPr>
            </w:pPr>
            <w:r w:rsidRPr="007E5A01">
              <w:rPr>
                <w:color w:val="000000"/>
                <w:sz w:val="20"/>
              </w:rPr>
              <w:t>EUR</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5ACAD6AD" w14:textId="7DDE69D2">
            <w:pPr>
              <w:jc w:val="center"/>
              <w:rPr>
                <w:color w:val="000000"/>
                <w:sz w:val="20"/>
              </w:rPr>
            </w:pPr>
            <w:r>
              <w:rPr>
                <w:color w:val="000000"/>
                <w:sz w:val="20"/>
              </w:rPr>
              <w:t>−</w:t>
            </w:r>
            <w:r w:rsidRPr="00617843" w:rsidR="008025BB">
              <w:rPr>
                <w:color w:val="000000"/>
                <w:sz w:val="20"/>
              </w:rPr>
              <w:t>0.17</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329A9BC4" w14:textId="77777777">
            <w:pPr>
              <w:jc w:val="center"/>
              <w:rPr>
                <w:color w:val="000000"/>
                <w:sz w:val="20"/>
              </w:rPr>
            </w:pPr>
            <w:r w:rsidRPr="007E5A01">
              <w:rPr>
                <w:color w:val="000000"/>
                <w:sz w:val="20"/>
              </w:rPr>
              <w:t>776</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70567DC6" w14:textId="77777777">
            <w:pPr>
              <w:jc w:val="center"/>
              <w:rPr>
                <w:color w:val="000000"/>
                <w:sz w:val="20"/>
              </w:rPr>
            </w:pPr>
            <w:r w:rsidRPr="007E5A01">
              <w:rPr>
                <w:color w:val="000000"/>
                <w:sz w:val="20"/>
              </w:rPr>
              <w:t>537</w:t>
            </w:r>
          </w:p>
        </w:tc>
      </w:tr>
      <w:tr w:rsidRPr="007E5A01" w:rsidR="00BB79AF" w:rsidTr="00617843" w14:paraId="0D0C4388"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1FBBD191" w14:textId="77777777">
            <w:pPr>
              <w:jc w:val="center"/>
              <w:rPr>
                <w:color w:val="000000"/>
                <w:sz w:val="20"/>
              </w:rPr>
            </w:pPr>
            <w:r w:rsidRPr="007E5A01">
              <w:rPr>
                <w:color w:val="000000"/>
                <w:sz w:val="20"/>
              </w:rPr>
              <w:t>XLM</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03636FE9" w14:textId="588EA92E">
            <w:pPr>
              <w:jc w:val="center"/>
              <w:rPr>
                <w:color w:val="000000"/>
                <w:sz w:val="20"/>
              </w:rPr>
            </w:pPr>
            <w:r>
              <w:rPr>
                <w:color w:val="000000"/>
                <w:sz w:val="20"/>
              </w:rPr>
              <w:t>−</w:t>
            </w:r>
            <w:r w:rsidRPr="00617843" w:rsidR="008025BB">
              <w:rPr>
                <w:color w:val="000000"/>
                <w:sz w:val="20"/>
              </w:rPr>
              <w:t>0.15</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18C8F505" w14:textId="77777777">
            <w:pPr>
              <w:jc w:val="center"/>
              <w:rPr>
                <w:color w:val="000000"/>
                <w:sz w:val="20"/>
              </w:rPr>
            </w:pPr>
            <w:r w:rsidRPr="007E5A01">
              <w:rPr>
                <w:color w:val="000000"/>
                <w:sz w:val="20"/>
              </w:rPr>
              <w:t>805</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706C7D35" w14:textId="77777777">
            <w:pPr>
              <w:jc w:val="center"/>
              <w:rPr>
                <w:color w:val="000000"/>
                <w:sz w:val="20"/>
              </w:rPr>
            </w:pPr>
            <w:r w:rsidRPr="007E5A01">
              <w:rPr>
                <w:color w:val="000000"/>
                <w:sz w:val="20"/>
              </w:rPr>
              <w:t>142</w:t>
            </w:r>
          </w:p>
        </w:tc>
      </w:tr>
      <w:tr w:rsidRPr="007E5A01" w:rsidR="00BB79AF" w:rsidTr="00617843" w14:paraId="31247D52"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2A8773D3" w14:textId="77777777">
            <w:pPr>
              <w:jc w:val="center"/>
              <w:rPr>
                <w:color w:val="000000"/>
                <w:sz w:val="20"/>
              </w:rPr>
            </w:pPr>
            <w:r w:rsidRPr="007E5A01">
              <w:rPr>
                <w:color w:val="000000"/>
                <w:sz w:val="20"/>
              </w:rPr>
              <w:t>XAS</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29734111" w14:textId="73FD2858">
            <w:pPr>
              <w:jc w:val="center"/>
              <w:rPr>
                <w:color w:val="000000"/>
                <w:sz w:val="20"/>
              </w:rPr>
            </w:pPr>
            <w:r>
              <w:rPr>
                <w:color w:val="000000"/>
                <w:sz w:val="20"/>
              </w:rPr>
              <w:t>−</w:t>
            </w:r>
            <w:r w:rsidRPr="00617843" w:rsidR="00826D26">
              <w:rPr>
                <w:color w:val="000000"/>
                <w:sz w:val="20"/>
              </w:rPr>
              <w:t>0.21</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4593F3BB" w14:textId="77777777">
            <w:pPr>
              <w:jc w:val="center"/>
              <w:rPr>
                <w:color w:val="000000"/>
                <w:sz w:val="20"/>
              </w:rPr>
            </w:pPr>
            <w:r w:rsidRPr="007E5A01">
              <w:rPr>
                <w:color w:val="000000"/>
                <w:sz w:val="20"/>
              </w:rPr>
              <w:t>687</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57FA1C82" w14:textId="77777777">
            <w:pPr>
              <w:jc w:val="center"/>
              <w:rPr>
                <w:color w:val="000000"/>
                <w:sz w:val="20"/>
              </w:rPr>
            </w:pPr>
            <w:r w:rsidRPr="007E5A01">
              <w:rPr>
                <w:color w:val="000000"/>
                <w:sz w:val="20"/>
              </w:rPr>
              <w:t>156</w:t>
            </w:r>
          </w:p>
        </w:tc>
      </w:tr>
      <w:tr w:rsidRPr="007E5A01" w:rsidR="00BB79AF" w:rsidTr="00617843" w14:paraId="118A9C2A" w14:textId="77777777">
        <w:trPr>
          <w:trHeight w:val="288"/>
        </w:trPr>
        <w:tc>
          <w:tcPr>
            <w:tcW w:w="1522" w:type="pct"/>
            <w:tcBorders>
              <w:top w:val="nil"/>
              <w:left w:val="nil"/>
              <w:bottom w:val="nil"/>
              <w:right w:val="nil"/>
            </w:tcBorders>
            <w:shd w:val="clear" w:color="auto" w:fill="auto"/>
            <w:noWrap/>
            <w:vAlign w:val="center"/>
            <w:hideMark/>
          </w:tcPr>
          <w:p w:rsidRPr="007E5A01" w:rsidR="007E5A01" w:rsidP="007E5A01" w:rsidRDefault="007E5A01" w14:paraId="5FE88150" w14:textId="77777777">
            <w:pPr>
              <w:jc w:val="center"/>
              <w:rPr>
                <w:color w:val="000000"/>
                <w:sz w:val="20"/>
              </w:rPr>
            </w:pPr>
            <w:r w:rsidRPr="007E5A01">
              <w:rPr>
                <w:color w:val="000000"/>
                <w:sz w:val="20"/>
              </w:rPr>
              <w:t>AFR</w:t>
            </w:r>
          </w:p>
        </w:tc>
        <w:tc>
          <w:tcPr>
            <w:tcW w:w="1303" w:type="pct"/>
            <w:tcBorders>
              <w:top w:val="nil"/>
              <w:left w:val="nil"/>
              <w:bottom w:val="nil"/>
              <w:right w:val="nil"/>
            </w:tcBorders>
            <w:shd w:val="clear" w:color="auto" w:fill="auto"/>
            <w:noWrap/>
            <w:vAlign w:val="center"/>
            <w:hideMark/>
          </w:tcPr>
          <w:p w:rsidRPr="002115E5" w:rsidR="007E5A01" w:rsidP="007E5A01" w:rsidRDefault="00E11C19" w14:paraId="75B5C1AF" w14:textId="5201A19E">
            <w:pPr>
              <w:jc w:val="center"/>
              <w:rPr>
                <w:color w:val="000000"/>
                <w:sz w:val="20"/>
              </w:rPr>
            </w:pPr>
            <w:r>
              <w:rPr>
                <w:color w:val="000000"/>
                <w:sz w:val="20"/>
              </w:rPr>
              <w:t>−</w:t>
            </w:r>
            <w:r w:rsidRPr="00617843" w:rsidR="00826D26">
              <w:rPr>
                <w:color w:val="000000"/>
                <w:sz w:val="20"/>
              </w:rPr>
              <w:t>0.18</w:t>
            </w:r>
          </w:p>
        </w:tc>
        <w:tc>
          <w:tcPr>
            <w:tcW w:w="1089" w:type="pct"/>
            <w:tcBorders>
              <w:top w:val="nil"/>
              <w:left w:val="nil"/>
              <w:bottom w:val="nil"/>
              <w:right w:val="nil"/>
            </w:tcBorders>
            <w:shd w:val="clear" w:color="auto" w:fill="auto"/>
            <w:noWrap/>
            <w:vAlign w:val="center"/>
            <w:hideMark/>
          </w:tcPr>
          <w:p w:rsidRPr="007E5A01" w:rsidR="007E5A01" w:rsidP="007E5A01" w:rsidRDefault="007E5A01" w14:paraId="58D45ECB" w14:textId="77777777">
            <w:pPr>
              <w:jc w:val="center"/>
              <w:rPr>
                <w:color w:val="000000"/>
                <w:sz w:val="20"/>
              </w:rPr>
            </w:pPr>
            <w:r w:rsidRPr="007E5A01">
              <w:rPr>
                <w:color w:val="000000"/>
                <w:sz w:val="20"/>
              </w:rPr>
              <w:t>838</w:t>
            </w:r>
          </w:p>
        </w:tc>
        <w:tc>
          <w:tcPr>
            <w:tcW w:w="1086" w:type="pct"/>
            <w:tcBorders>
              <w:top w:val="nil"/>
              <w:left w:val="nil"/>
              <w:bottom w:val="nil"/>
              <w:right w:val="nil"/>
            </w:tcBorders>
            <w:shd w:val="clear" w:color="auto" w:fill="auto"/>
            <w:noWrap/>
            <w:vAlign w:val="center"/>
            <w:hideMark/>
          </w:tcPr>
          <w:p w:rsidRPr="007E5A01" w:rsidR="007E5A01" w:rsidP="007E5A01" w:rsidRDefault="007E5A01" w14:paraId="66457446" w14:textId="77777777">
            <w:pPr>
              <w:jc w:val="center"/>
              <w:rPr>
                <w:color w:val="000000"/>
                <w:sz w:val="20"/>
              </w:rPr>
            </w:pPr>
            <w:r w:rsidRPr="007E5A01">
              <w:rPr>
                <w:color w:val="000000"/>
                <w:sz w:val="20"/>
              </w:rPr>
              <w:t>42</w:t>
            </w:r>
          </w:p>
        </w:tc>
      </w:tr>
      <w:tr w:rsidRPr="007E5A01" w:rsidR="00BB79AF" w:rsidTr="00617843" w14:paraId="42597BD0" w14:textId="77777777">
        <w:trPr>
          <w:trHeight w:val="300"/>
        </w:trPr>
        <w:tc>
          <w:tcPr>
            <w:tcW w:w="1522" w:type="pct"/>
            <w:tcBorders>
              <w:top w:val="nil"/>
              <w:left w:val="nil"/>
              <w:bottom w:val="double" w:color="auto" w:sz="6" w:space="0"/>
              <w:right w:val="nil"/>
            </w:tcBorders>
            <w:shd w:val="clear" w:color="auto" w:fill="auto"/>
            <w:noWrap/>
            <w:vAlign w:val="center"/>
            <w:hideMark/>
          </w:tcPr>
          <w:p w:rsidRPr="007E5A01" w:rsidR="007E5A01" w:rsidP="007E5A01" w:rsidRDefault="007E5A01" w14:paraId="0D95BEF8" w14:textId="77777777">
            <w:pPr>
              <w:jc w:val="center"/>
              <w:rPr>
                <w:color w:val="000000"/>
                <w:sz w:val="20"/>
              </w:rPr>
            </w:pPr>
            <w:r w:rsidRPr="007E5A01">
              <w:rPr>
                <w:color w:val="000000"/>
                <w:sz w:val="20"/>
              </w:rPr>
              <w:t>ROW</w:t>
            </w:r>
          </w:p>
        </w:tc>
        <w:tc>
          <w:tcPr>
            <w:tcW w:w="1303" w:type="pct"/>
            <w:tcBorders>
              <w:top w:val="nil"/>
              <w:left w:val="nil"/>
              <w:bottom w:val="double" w:color="auto" w:sz="6" w:space="0"/>
              <w:right w:val="nil"/>
            </w:tcBorders>
            <w:shd w:val="clear" w:color="auto" w:fill="auto"/>
            <w:noWrap/>
            <w:vAlign w:val="center"/>
            <w:hideMark/>
          </w:tcPr>
          <w:p w:rsidRPr="002115E5" w:rsidR="007E5A01" w:rsidP="007E5A01" w:rsidRDefault="00E11C19" w14:paraId="44CBDD0D" w14:textId="23A208BC">
            <w:pPr>
              <w:jc w:val="center"/>
              <w:rPr>
                <w:color w:val="000000"/>
                <w:sz w:val="20"/>
              </w:rPr>
            </w:pPr>
            <w:r>
              <w:rPr>
                <w:color w:val="000000"/>
                <w:sz w:val="20"/>
              </w:rPr>
              <w:t>−</w:t>
            </w:r>
            <w:r w:rsidRPr="00617843" w:rsidR="00826D26">
              <w:rPr>
                <w:color w:val="000000"/>
                <w:sz w:val="20"/>
              </w:rPr>
              <w:t>0.17</w:t>
            </w:r>
          </w:p>
        </w:tc>
        <w:tc>
          <w:tcPr>
            <w:tcW w:w="1089" w:type="pct"/>
            <w:tcBorders>
              <w:top w:val="nil"/>
              <w:left w:val="nil"/>
              <w:bottom w:val="double" w:color="auto" w:sz="6" w:space="0"/>
              <w:right w:val="nil"/>
            </w:tcBorders>
            <w:shd w:val="clear" w:color="auto" w:fill="auto"/>
            <w:noWrap/>
            <w:vAlign w:val="center"/>
            <w:hideMark/>
          </w:tcPr>
          <w:p w:rsidRPr="007E5A01" w:rsidR="007E5A01" w:rsidP="007E5A01" w:rsidRDefault="007E5A01" w14:paraId="5BEC14F6" w14:textId="77777777">
            <w:pPr>
              <w:jc w:val="center"/>
              <w:rPr>
                <w:color w:val="000000"/>
                <w:sz w:val="20"/>
              </w:rPr>
            </w:pPr>
            <w:r w:rsidRPr="007E5A01">
              <w:rPr>
                <w:color w:val="000000"/>
                <w:sz w:val="20"/>
              </w:rPr>
              <w:t>823</w:t>
            </w:r>
          </w:p>
        </w:tc>
        <w:tc>
          <w:tcPr>
            <w:tcW w:w="1086" w:type="pct"/>
            <w:tcBorders>
              <w:top w:val="nil"/>
              <w:left w:val="nil"/>
              <w:bottom w:val="double" w:color="auto" w:sz="6" w:space="0"/>
              <w:right w:val="nil"/>
            </w:tcBorders>
            <w:shd w:val="clear" w:color="auto" w:fill="auto"/>
            <w:noWrap/>
            <w:vAlign w:val="center"/>
            <w:hideMark/>
          </w:tcPr>
          <w:p w:rsidRPr="007E5A01" w:rsidR="007E5A01" w:rsidP="007E5A01" w:rsidRDefault="007E5A01" w14:paraId="0AED0806" w14:textId="77777777">
            <w:pPr>
              <w:jc w:val="center"/>
              <w:rPr>
                <w:color w:val="000000"/>
                <w:sz w:val="20"/>
              </w:rPr>
            </w:pPr>
            <w:r w:rsidRPr="007E5A01">
              <w:rPr>
                <w:color w:val="000000"/>
                <w:sz w:val="20"/>
              </w:rPr>
              <w:t>259</w:t>
            </w:r>
          </w:p>
        </w:tc>
      </w:tr>
    </w:tbl>
    <w:p w:rsidR="00A764CE" w:rsidP="00C203B8" w:rsidRDefault="00A764CE" w14:paraId="53C6D80B" w14:textId="77777777">
      <w:pPr>
        <w:ind w:firstLine="720"/>
      </w:pPr>
    </w:p>
    <w:p w:rsidR="00F0404D" w:rsidP="00F0404D" w:rsidRDefault="00F0404D" w14:paraId="67BC2140" w14:textId="2D3B771E">
      <w:pPr>
        <w:spacing w:before="120" w:after="120"/>
        <w:rPr>
          <w:b/>
          <w:lang w:val="en-GB"/>
        </w:rPr>
      </w:pPr>
      <w:r w:rsidRPr="00663309">
        <w:rPr>
          <w:b/>
        </w:rPr>
        <w:t xml:space="preserve">Table </w:t>
      </w:r>
      <w:r w:rsidR="00405CA6">
        <w:rPr>
          <w:b/>
        </w:rPr>
        <w:t>6</w:t>
      </w:r>
      <w:r w:rsidR="00CB02F9">
        <w:rPr>
          <w:b/>
        </w:rPr>
        <w:t>-</w:t>
      </w:r>
      <w:r w:rsidR="000F76EE">
        <w:rPr>
          <w:b/>
        </w:rPr>
        <w:t>10</w:t>
      </w:r>
      <w:r w:rsidRPr="00663309">
        <w:rPr>
          <w:b/>
        </w:rPr>
        <w:t>.</w:t>
      </w:r>
      <w:r w:rsidR="004C726C">
        <w:rPr>
          <w:b/>
        </w:rPr>
        <w:t xml:space="preserve"> </w:t>
      </w:r>
      <w:r w:rsidRPr="00663309">
        <w:rPr>
          <w:b/>
          <w:lang w:val="en-GB"/>
        </w:rPr>
        <w:t>Vehicle Ownership Growth Trend (1 in 2010)</w:t>
      </w:r>
    </w:p>
    <w:tbl>
      <w:tblPr>
        <w:tblW w:w="8380" w:type="dxa"/>
        <w:tblLook w:val="0600" w:firstRow="0" w:lastRow="0" w:firstColumn="0" w:lastColumn="0" w:noHBand="1" w:noVBand="1"/>
      </w:tblPr>
      <w:tblGrid>
        <w:gridCol w:w="1360"/>
        <w:gridCol w:w="780"/>
        <w:gridCol w:w="780"/>
        <w:gridCol w:w="780"/>
        <w:gridCol w:w="780"/>
        <w:gridCol w:w="780"/>
        <w:gridCol w:w="780"/>
        <w:gridCol w:w="780"/>
        <w:gridCol w:w="780"/>
        <w:gridCol w:w="780"/>
      </w:tblGrid>
      <w:tr w:rsidRPr="00772C69" w:rsidR="00772C69" w:rsidTr="00772C69" w14:paraId="161D64EE" w14:textId="77777777">
        <w:trPr>
          <w:trHeight w:val="336"/>
        </w:trPr>
        <w:tc>
          <w:tcPr>
            <w:tcW w:w="136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7CD0A6EB" w14:textId="77777777">
            <w:pPr>
              <w:rPr>
                <w:b/>
                <w:bCs/>
                <w:color w:val="000000"/>
                <w:sz w:val="20"/>
              </w:rPr>
            </w:pPr>
            <w:r w:rsidRPr="00E11C19">
              <w:rPr>
                <w:b/>
                <w:bCs/>
                <w:color w:val="000000"/>
                <w:sz w:val="20"/>
              </w:rPr>
              <w:t> </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6BA07FBA" w14:textId="77777777">
            <w:pPr>
              <w:jc w:val="center"/>
              <w:rPr>
                <w:b/>
                <w:bCs/>
                <w:color w:val="000000"/>
                <w:sz w:val="20"/>
              </w:rPr>
            </w:pPr>
            <w:r w:rsidRPr="00E11C19">
              <w:rPr>
                <w:b/>
                <w:bCs/>
                <w:color w:val="000000"/>
                <w:sz w:val="20"/>
              </w:rPr>
              <w:t>2010</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0750F43E" w14:textId="77777777">
            <w:pPr>
              <w:rPr>
                <w:b/>
                <w:bCs/>
                <w:color w:val="000000"/>
                <w:sz w:val="20"/>
              </w:rPr>
            </w:pPr>
            <w:r w:rsidRPr="00E11C19">
              <w:rPr>
                <w:b/>
                <w:bCs/>
                <w:color w:val="000000"/>
                <w:sz w:val="20"/>
              </w:rPr>
              <w:t>2015</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47B690C4" w14:textId="77777777">
            <w:pPr>
              <w:jc w:val="center"/>
              <w:rPr>
                <w:b/>
                <w:bCs/>
                <w:color w:val="000000"/>
                <w:sz w:val="20"/>
              </w:rPr>
            </w:pPr>
            <w:r w:rsidRPr="00E11C19">
              <w:rPr>
                <w:b/>
                <w:bCs/>
                <w:color w:val="000000"/>
                <w:sz w:val="20"/>
              </w:rPr>
              <w:t>2020</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41DC896B" w14:textId="77777777">
            <w:pPr>
              <w:rPr>
                <w:b/>
                <w:bCs/>
                <w:color w:val="000000"/>
                <w:sz w:val="20"/>
              </w:rPr>
            </w:pPr>
            <w:r w:rsidRPr="00E11C19">
              <w:rPr>
                <w:b/>
                <w:bCs/>
                <w:color w:val="000000"/>
                <w:sz w:val="20"/>
              </w:rPr>
              <w:t>2025</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44909C05" w14:textId="77777777">
            <w:pPr>
              <w:jc w:val="center"/>
              <w:rPr>
                <w:b/>
                <w:bCs/>
                <w:color w:val="000000"/>
                <w:sz w:val="20"/>
              </w:rPr>
            </w:pPr>
            <w:r w:rsidRPr="00E11C19">
              <w:rPr>
                <w:b/>
                <w:bCs/>
                <w:color w:val="000000"/>
                <w:sz w:val="20"/>
              </w:rPr>
              <w:t>2030</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7ABE56F6" w14:textId="77777777">
            <w:pPr>
              <w:rPr>
                <w:b/>
                <w:bCs/>
                <w:color w:val="000000"/>
                <w:sz w:val="20"/>
              </w:rPr>
            </w:pPr>
            <w:r w:rsidRPr="00E11C19">
              <w:rPr>
                <w:b/>
                <w:bCs/>
                <w:color w:val="000000"/>
                <w:sz w:val="20"/>
              </w:rPr>
              <w:t>2035</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731B11D3" w14:textId="77777777">
            <w:pPr>
              <w:jc w:val="center"/>
              <w:rPr>
                <w:b/>
                <w:bCs/>
                <w:color w:val="000000"/>
                <w:sz w:val="20"/>
              </w:rPr>
            </w:pPr>
            <w:r w:rsidRPr="00E11C19">
              <w:rPr>
                <w:b/>
                <w:bCs/>
                <w:color w:val="000000"/>
                <w:sz w:val="20"/>
              </w:rPr>
              <w:t>2040</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7087D298" w14:textId="77777777">
            <w:pPr>
              <w:rPr>
                <w:b/>
                <w:bCs/>
                <w:color w:val="000000"/>
                <w:sz w:val="20"/>
              </w:rPr>
            </w:pPr>
            <w:r w:rsidRPr="00E11C19">
              <w:rPr>
                <w:b/>
                <w:bCs/>
                <w:color w:val="000000"/>
                <w:sz w:val="20"/>
              </w:rPr>
              <w:t>2045</w:t>
            </w:r>
          </w:p>
        </w:tc>
        <w:tc>
          <w:tcPr>
            <w:tcW w:w="780" w:type="dxa"/>
            <w:tcBorders>
              <w:top w:val="double" w:color="auto" w:sz="6" w:space="0"/>
              <w:left w:val="nil"/>
              <w:bottom w:val="single" w:color="auto" w:sz="8" w:space="0"/>
              <w:right w:val="nil"/>
            </w:tcBorders>
            <w:shd w:val="clear" w:color="auto" w:fill="auto"/>
            <w:noWrap/>
            <w:vAlign w:val="center"/>
            <w:hideMark/>
          </w:tcPr>
          <w:p w:rsidRPr="00E11C19" w:rsidR="00772C69" w:rsidP="00772C69" w:rsidRDefault="00772C69" w14:paraId="25A716AB" w14:textId="77777777">
            <w:pPr>
              <w:jc w:val="center"/>
              <w:rPr>
                <w:b/>
                <w:bCs/>
                <w:color w:val="000000"/>
                <w:sz w:val="20"/>
              </w:rPr>
            </w:pPr>
            <w:r w:rsidRPr="00E11C19">
              <w:rPr>
                <w:b/>
                <w:bCs/>
                <w:color w:val="000000"/>
                <w:sz w:val="20"/>
              </w:rPr>
              <w:t>2050</w:t>
            </w:r>
          </w:p>
        </w:tc>
      </w:tr>
      <w:tr w:rsidRPr="00772C69" w:rsidR="00772C69" w:rsidTr="00772C69" w14:paraId="5C924387"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00B5CAE4" w14:textId="77777777">
            <w:pPr>
              <w:rPr>
                <w:color w:val="000000"/>
                <w:sz w:val="20"/>
              </w:rPr>
            </w:pPr>
            <w:r w:rsidRPr="00E11C19">
              <w:rPr>
                <w:color w:val="000000"/>
                <w:sz w:val="20"/>
              </w:rPr>
              <w:t>USA</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59354ACB"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C832FE7" w14:textId="77777777">
            <w:pPr>
              <w:rPr>
                <w:color w:val="000000"/>
                <w:sz w:val="20"/>
              </w:rPr>
            </w:pPr>
            <w:r w:rsidRPr="00E11C19">
              <w:rPr>
                <w:color w:val="000000"/>
                <w:sz w:val="20"/>
              </w:rPr>
              <w:t>1.01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FD19445" w14:textId="77777777">
            <w:pPr>
              <w:jc w:val="center"/>
              <w:rPr>
                <w:color w:val="000000"/>
                <w:sz w:val="20"/>
              </w:rPr>
            </w:pPr>
            <w:r w:rsidRPr="00E11C19">
              <w:rPr>
                <w:color w:val="000000"/>
                <w:sz w:val="20"/>
              </w:rPr>
              <w:t>1.06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63215E0" w14:textId="77777777">
            <w:pPr>
              <w:rPr>
                <w:color w:val="000000"/>
                <w:sz w:val="20"/>
              </w:rPr>
            </w:pPr>
            <w:r w:rsidRPr="00E11C19">
              <w:rPr>
                <w:color w:val="000000"/>
                <w:sz w:val="20"/>
              </w:rPr>
              <w:t>1.10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A7E011F" w14:textId="77777777">
            <w:pPr>
              <w:jc w:val="center"/>
              <w:rPr>
                <w:color w:val="000000"/>
                <w:sz w:val="20"/>
              </w:rPr>
            </w:pPr>
            <w:r w:rsidRPr="00E11C19">
              <w:rPr>
                <w:color w:val="000000"/>
                <w:sz w:val="20"/>
              </w:rPr>
              <w:t>1.14</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EFDFECA" w14:textId="77777777">
            <w:pPr>
              <w:rPr>
                <w:color w:val="000000"/>
                <w:sz w:val="20"/>
              </w:rPr>
            </w:pPr>
            <w:r w:rsidRPr="00E11C19">
              <w:rPr>
                <w:color w:val="000000"/>
                <w:sz w:val="20"/>
              </w:rPr>
              <w:t>1.18</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124873D" w14:textId="77777777">
            <w:pPr>
              <w:jc w:val="center"/>
              <w:rPr>
                <w:color w:val="000000"/>
                <w:sz w:val="20"/>
              </w:rPr>
            </w:pPr>
            <w:r w:rsidRPr="00E11C19">
              <w:rPr>
                <w:color w:val="000000"/>
                <w:sz w:val="20"/>
              </w:rPr>
              <w:t>1.21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16512BE" w14:textId="77777777">
            <w:pPr>
              <w:rPr>
                <w:color w:val="000000"/>
                <w:sz w:val="20"/>
              </w:rPr>
            </w:pPr>
            <w:r w:rsidRPr="00E11C19">
              <w:rPr>
                <w:color w:val="000000"/>
                <w:sz w:val="20"/>
              </w:rPr>
              <w:t>1.24</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D8CC5EF" w14:textId="77777777">
            <w:pPr>
              <w:jc w:val="center"/>
              <w:rPr>
                <w:color w:val="000000"/>
                <w:sz w:val="20"/>
              </w:rPr>
            </w:pPr>
            <w:r w:rsidRPr="00E11C19">
              <w:rPr>
                <w:color w:val="000000"/>
                <w:sz w:val="20"/>
              </w:rPr>
              <w:t>1.27</w:t>
            </w:r>
          </w:p>
        </w:tc>
      </w:tr>
      <w:tr w:rsidRPr="00772C69" w:rsidR="00772C69" w:rsidTr="00772C69" w14:paraId="10679F83"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72358CD9" w14:textId="77777777">
            <w:pPr>
              <w:rPr>
                <w:color w:val="000000"/>
                <w:sz w:val="20"/>
              </w:rPr>
            </w:pPr>
            <w:r w:rsidRPr="00E11C19">
              <w:rPr>
                <w:color w:val="000000"/>
                <w:sz w:val="20"/>
              </w:rPr>
              <w:t>BRA</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B6955E0"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3101B5C" w14:textId="77777777">
            <w:pPr>
              <w:rPr>
                <w:color w:val="000000"/>
                <w:sz w:val="20"/>
              </w:rPr>
            </w:pPr>
            <w:r w:rsidRPr="00E11C19">
              <w:rPr>
                <w:color w:val="000000"/>
                <w:sz w:val="20"/>
              </w:rPr>
              <w:t>1.20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BF67FF8" w14:textId="77777777">
            <w:pPr>
              <w:jc w:val="center"/>
              <w:rPr>
                <w:color w:val="000000"/>
                <w:sz w:val="20"/>
              </w:rPr>
            </w:pPr>
            <w:r w:rsidRPr="00E11C19">
              <w:rPr>
                <w:color w:val="000000"/>
                <w:sz w:val="20"/>
              </w:rPr>
              <w:t>1.42</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A984E59" w14:textId="77777777">
            <w:pPr>
              <w:rPr>
                <w:color w:val="000000"/>
                <w:sz w:val="20"/>
              </w:rPr>
            </w:pPr>
            <w:r w:rsidRPr="00E11C19">
              <w:rPr>
                <w:color w:val="000000"/>
                <w:sz w:val="20"/>
              </w:rPr>
              <w:t>1.63</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0026C8D" w14:textId="77777777">
            <w:pPr>
              <w:jc w:val="center"/>
              <w:rPr>
                <w:color w:val="000000"/>
                <w:sz w:val="20"/>
              </w:rPr>
            </w:pPr>
            <w:r w:rsidRPr="00E11C19">
              <w:rPr>
                <w:color w:val="000000"/>
                <w:sz w:val="20"/>
              </w:rPr>
              <w:t>1.83</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80B03E2" w14:textId="77777777">
            <w:pPr>
              <w:rPr>
                <w:color w:val="000000"/>
                <w:sz w:val="20"/>
              </w:rPr>
            </w:pPr>
            <w:r w:rsidRPr="00E11C19">
              <w:rPr>
                <w:color w:val="000000"/>
                <w:sz w:val="20"/>
              </w:rPr>
              <w:t>2.00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59A0EAD0" w14:textId="77777777">
            <w:pPr>
              <w:jc w:val="center"/>
              <w:rPr>
                <w:color w:val="000000"/>
                <w:sz w:val="20"/>
              </w:rPr>
            </w:pPr>
            <w:r w:rsidRPr="00E11C19">
              <w:rPr>
                <w:color w:val="000000"/>
                <w:sz w:val="20"/>
              </w:rPr>
              <w:t>2.16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D5D22FB" w14:textId="77777777">
            <w:pPr>
              <w:rPr>
                <w:color w:val="000000"/>
                <w:sz w:val="20"/>
              </w:rPr>
            </w:pPr>
            <w:r w:rsidRPr="00E11C19">
              <w:rPr>
                <w:color w:val="000000"/>
                <w:sz w:val="20"/>
              </w:rPr>
              <w:t>2.30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9139C7F" w14:textId="77777777">
            <w:pPr>
              <w:jc w:val="center"/>
              <w:rPr>
                <w:color w:val="000000"/>
                <w:sz w:val="20"/>
              </w:rPr>
            </w:pPr>
            <w:r w:rsidRPr="00E11C19">
              <w:rPr>
                <w:color w:val="000000"/>
                <w:sz w:val="20"/>
              </w:rPr>
              <w:t>2.42</w:t>
            </w:r>
          </w:p>
        </w:tc>
      </w:tr>
      <w:tr w:rsidRPr="00772C69" w:rsidR="00772C69" w:rsidTr="00772C69" w14:paraId="63D40085"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725F233A" w14:textId="77777777">
            <w:pPr>
              <w:rPr>
                <w:color w:val="000000"/>
                <w:sz w:val="20"/>
              </w:rPr>
            </w:pPr>
            <w:r w:rsidRPr="00E11C19">
              <w:rPr>
                <w:color w:val="000000"/>
                <w:sz w:val="20"/>
              </w:rPr>
              <w:t>CHN</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6D76294"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FEDA101" w14:textId="77777777">
            <w:pPr>
              <w:rPr>
                <w:color w:val="000000"/>
                <w:sz w:val="20"/>
              </w:rPr>
            </w:pPr>
            <w:r w:rsidRPr="00E11C19">
              <w:rPr>
                <w:color w:val="000000"/>
                <w:sz w:val="20"/>
              </w:rPr>
              <w:t>1.40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A468A03" w14:textId="77777777">
            <w:pPr>
              <w:jc w:val="center"/>
              <w:rPr>
                <w:color w:val="000000"/>
                <w:sz w:val="20"/>
              </w:rPr>
            </w:pPr>
            <w:r w:rsidRPr="00E11C19">
              <w:rPr>
                <w:color w:val="000000"/>
                <w:sz w:val="20"/>
              </w:rPr>
              <w:t>1.95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F298F73" w14:textId="77777777">
            <w:pPr>
              <w:rPr>
                <w:color w:val="000000"/>
                <w:sz w:val="20"/>
              </w:rPr>
            </w:pPr>
            <w:r w:rsidRPr="00E11C19">
              <w:rPr>
                <w:color w:val="000000"/>
                <w:sz w:val="20"/>
              </w:rPr>
              <w:t>2.47</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870FA01" w14:textId="77777777">
            <w:pPr>
              <w:jc w:val="center"/>
              <w:rPr>
                <w:color w:val="000000"/>
                <w:sz w:val="20"/>
              </w:rPr>
            </w:pPr>
            <w:r w:rsidRPr="00E11C19">
              <w:rPr>
                <w:color w:val="000000"/>
                <w:sz w:val="20"/>
              </w:rPr>
              <w:t>2.96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5133E04A" w14:textId="77777777">
            <w:pPr>
              <w:rPr>
                <w:color w:val="000000"/>
                <w:sz w:val="20"/>
              </w:rPr>
            </w:pPr>
            <w:r w:rsidRPr="00E11C19">
              <w:rPr>
                <w:color w:val="000000"/>
                <w:sz w:val="20"/>
              </w:rPr>
              <w:t>3.41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E304E40" w14:textId="77777777">
            <w:pPr>
              <w:jc w:val="center"/>
              <w:rPr>
                <w:color w:val="000000"/>
                <w:sz w:val="20"/>
              </w:rPr>
            </w:pPr>
            <w:r w:rsidRPr="00E11C19">
              <w:rPr>
                <w:color w:val="000000"/>
                <w:sz w:val="20"/>
              </w:rPr>
              <w:t>3.81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E36BF26" w14:textId="77777777">
            <w:pPr>
              <w:rPr>
                <w:color w:val="000000"/>
                <w:sz w:val="20"/>
              </w:rPr>
            </w:pPr>
            <w:r w:rsidRPr="00E11C19">
              <w:rPr>
                <w:color w:val="000000"/>
                <w:sz w:val="20"/>
              </w:rPr>
              <w:t>4.16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54FDCBD" w14:textId="77777777">
            <w:pPr>
              <w:jc w:val="center"/>
              <w:rPr>
                <w:color w:val="000000"/>
                <w:sz w:val="20"/>
              </w:rPr>
            </w:pPr>
            <w:r w:rsidRPr="00E11C19">
              <w:rPr>
                <w:color w:val="000000"/>
                <w:sz w:val="20"/>
              </w:rPr>
              <w:t>4.44</w:t>
            </w:r>
          </w:p>
        </w:tc>
      </w:tr>
      <w:tr w:rsidRPr="00772C69" w:rsidR="00772C69" w:rsidTr="00772C69" w14:paraId="6E42BE36"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5724E18E" w14:textId="77777777">
            <w:pPr>
              <w:rPr>
                <w:color w:val="000000"/>
                <w:sz w:val="20"/>
              </w:rPr>
            </w:pPr>
            <w:r w:rsidRPr="00E11C19">
              <w:rPr>
                <w:color w:val="000000"/>
                <w:sz w:val="20"/>
              </w:rPr>
              <w:t>EUR</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CEDEC5D"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E917538" w14:textId="77777777">
            <w:pPr>
              <w:rPr>
                <w:color w:val="000000"/>
                <w:sz w:val="20"/>
              </w:rPr>
            </w:pPr>
            <w:r w:rsidRPr="00E11C19">
              <w:rPr>
                <w:color w:val="000000"/>
                <w:sz w:val="20"/>
              </w:rPr>
              <w:t>1.05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D4A991E" w14:textId="77777777">
            <w:pPr>
              <w:jc w:val="center"/>
              <w:rPr>
                <w:color w:val="000000"/>
                <w:sz w:val="20"/>
              </w:rPr>
            </w:pPr>
            <w:r w:rsidRPr="00E11C19">
              <w:rPr>
                <w:color w:val="000000"/>
                <w:sz w:val="20"/>
              </w:rPr>
              <w:t>1.09</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1E10172" w14:textId="77777777">
            <w:pPr>
              <w:rPr>
                <w:color w:val="000000"/>
                <w:sz w:val="20"/>
              </w:rPr>
            </w:pPr>
            <w:r w:rsidRPr="00E11C19">
              <w:rPr>
                <w:color w:val="000000"/>
                <w:sz w:val="20"/>
              </w:rPr>
              <w:t>1.13</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0013B79" w14:textId="77777777">
            <w:pPr>
              <w:jc w:val="center"/>
              <w:rPr>
                <w:color w:val="000000"/>
                <w:sz w:val="20"/>
              </w:rPr>
            </w:pPr>
            <w:r w:rsidRPr="00E11C19">
              <w:rPr>
                <w:color w:val="000000"/>
                <w:sz w:val="20"/>
              </w:rPr>
              <w:t>1.16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A534840" w14:textId="77777777">
            <w:pPr>
              <w:rPr>
                <w:color w:val="000000"/>
                <w:sz w:val="20"/>
              </w:rPr>
            </w:pPr>
            <w:r w:rsidRPr="00E11C19">
              <w:rPr>
                <w:color w:val="000000"/>
                <w:sz w:val="20"/>
              </w:rPr>
              <w:t>1.19</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1807C167" w14:textId="77777777">
            <w:pPr>
              <w:jc w:val="center"/>
              <w:rPr>
                <w:color w:val="000000"/>
                <w:sz w:val="20"/>
              </w:rPr>
            </w:pPr>
            <w:r w:rsidRPr="00E11C19">
              <w:rPr>
                <w:color w:val="000000"/>
                <w:sz w:val="20"/>
              </w:rPr>
              <w:t>1.21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C935372" w14:textId="77777777">
            <w:pPr>
              <w:rPr>
                <w:color w:val="000000"/>
                <w:sz w:val="20"/>
              </w:rPr>
            </w:pPr>
            <w:r w:rsidRPr="00E11C19">
              <w:rPr>
                <w:color w:val="000000"/>
                <w:sz w:val="20"/>
              </w:rPr>
              <w:t>1.23</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AF5441C" w14:textId="77777777">
            <w:pPr>
              <w:jc w:val="center"/>
              <w:rPr>
                <w:color w:val="000000"/>
                <w:sz w:val="20"/>
              </w:rPr>
            </w:pPr>
            <w:r w:rsidRPr="00E11C19">
              <w:rPr>
                <w:color w:val="000000"/>
                <w:sz w:val="20"/>
              </w:rPr>
              <w:t>1.24</w:t>
            </w:r>
          </w:p>
        </w:tc>
      </w:tr>
      <w:tr w:rsidRPr="00772C69" w:rsidR="00772C69" w:rsidTr="00772C69" w14:paraId="087BE5CA"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118807DE" w14:textId="77777777">
            <w:pPr>
              <w:rPr>
                <w:color w:val="000000"/>
                <w:sz w:val="20"/>
              </w:rPr>
            </w:pPr>
            <w:r w:rsidRPr="00E11C19">
              <w:rPr>
                <w:color w:val="000000"/>
                <w:sz w:val="20"/>
              </w:rPr>
              <w:t>XLM</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AA29901"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AD48E89" w14:textId="77777777">
            <w:pPr>
              <w:rPr>
                <w:color w:val="000000"/>
                <w:sz w:val="20"/>
              </w:rPr>
            </w:pPr>
            <w:r w:rsidRPr="00E11C19">
              <w:rPr>
                <w:color w:val="000000"/>
                <w:sz w:val="20"/>
              </w:rPr>
              <w:t>1.31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76CE914" w14:textId="77777777">
            <w:pPr>
              <w:jc w:val="center"/>
              <w:rPr>
                <w:color w:val="000000"/>
                <w:sz w:val="20"/>
              </w:rPr>
            </w:pPr>
            <w:r w:rsidRPr="00E11C19">
              <w:rPr>
                <w:color w:val="000000"/>
                <w:sz w:val="20"/>
              </w:rPr>
              <w:t>1.69</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836466E" w14:textId="77777777">
            <w:pPr>
              <w:rPr>
                <w:color w:val="000000"/>
                <w:sz w:val="20"/>
              </w:rPr>
            </w:pPr>
            <w:r w:rsidRPr="00E11C19">
              <w:rPr>
                <w:color w:val="000000"/>
                <w:sz w:val="20"/>
              </w:rPr>
              <w:t>2.09</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5538E392" w14:textId="77777777">
            <w:pPr>
              <w:jc w:val="center"/>
              <w:rPr>
                <w:color w:val="000000"/>
                <w:sz w:val="20"/>
              </w:rPr>
            </w:pPr>
            <w:r w:rsidRPr="00E11C19">
              <w:rPr>
                <w:color w:val="000000"/>
                <w:sz w:val="20"/>
              </w:rPr>
              <w:t>2.47</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027F2A64" w14:textId="77777777">
            <w:pPr>
              <w:rPr>
                <w:color w:val="000000"/>
                <w:sz w:val="20"/>
              </w:rPr>
            </w:pPr>
            <w:r w:rsidRPr="00E11C19">
              <w:rPr>
                <w:color w:val="000000"/>
                <w:sz w:val="20"/>
              </w:rPr>
              <w:t>2.85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389E357" w14:textId="77777777">
            <w:pPr>
              <w:jc w:val="center"/>
              <w:rPr>
                <w:color w:val="000000"/>
                <w:sz w:val="20"/>
              </w:rPr>
            </w:pPr>
            <w:r w:rsidRPr="00E11C19">
              <w:rPr>
                <w:color w:val="000000"/>
                <w:sz w:val="20"/>
              </w:rPr>
              <w:t>3.22</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BE37678" w14:textId="77777777">
            <w:pPr>
              <w:rPr>
                <w:color w:val="000000"/>
                <w:sz w:val="20"/>
              </w:rPr>
            </w:pPr>
            <w:r w:rsidRPr="00E11C19">
              <w:rPr>
                <w:color w:val="000000"/>
                <w:sz w:val="20"/>
              </w:rPr>
              <w:t>3.57</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044BFB9" w14:textId="77777777">
            <w:pPr>
              <w:jc w:val="center"/>
              <w:rPr>
                <w:color w:val="000000"/>
                <w:sz w:val="20"/>
              </w:rPr>
            </w:pPr>
            <w:r w:rsidRPr="00E11C19">
              <w:rPr>
                <w:color w:val="000000"/>
                <w:sz w:val="20"/>
              </w:rPr>
              <w:t>3.89</w:t>
            </w:r>
          </w:p>
        </w:tc>
      </w:tr>
      <w:tr w:rsidRPr="00772C69" w:rsidR="00772C69" w:rsidTr="00772C69" w14:paraId="51CF593D"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142B3819" w14:textId="77777777">
            <w:pPr>
              <w:rPr>
                <w:color w:val="000000"/>
                <w:sz w:val="20"/>
              </w:rPr>
            </w:pPr>
            <w:r w:rsidRPr="00E11C19">
              <w:rPr>
                <w:color w:val="000000"/>
                <w:sz w:val="20"/>
              </w:rPr>
              <w:t>XAS</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5913D605"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9066DD5" w14:textId="77777777">
            <w:pPr>
              <w:rPr>
                <w:color w:val="000000"/>
                <w:sz w:val="20"/>
              </w:rPr>
            </w:pPr>
            <w:r w:rsidRPr="00E11C19">
              <w:rPr>
                <w:color w:val="000000"/>
                <w:sz w:val="20"/>
              </w:rPr>
              <w:t>1.26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6B0736C" w14:textId="77777777">
            <w:pPr>
              <w:jc w:val="center"/>
              <w:rPr>
                <w:color w:val="000000"/>
                <w:sz w:val="20"/>
              </w:rPr>
            </w:pPr>
            <w:r w:rsidRPr="00E11C19">
              <w:rPr>
                <w:color w:val="000000"/>
                <w:sz w:val="20"/>
              </w:rPr>
              <w:t>1.56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2A48D76B" w14:textId="77777777">
            <w:pPr>
              <w:rPr>
                <w:color w:val="000000"/>
                <w:sz w:val="20"/>
              </w:rPr>
            </w:pPr>
            <w:r w:rsidRPr="00E11C19">
              <w:rPr>
                <w:color w:val="000000"/>
                <w:sz w:val="20"/>
              </w:rPr>
              <w:t>1.86</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77CEDE6" w14:textId="77777777">
            <w:pPr>
              <w:jc w:val="center"/>
              <w:rPr>
                <w:color w:val="000000"/>
                <w:sz w:val="20"/>
              </w:rPr>
            </w:pPr>
            <w:r w:rsidRPr="00E11C19">
              <w:rPr>
                <w:color w:val="000000"/>
                <w:sz w:val="20"/>
              </w:rPr>
              <w:t>2.15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1EBF7C14" w14:textId="77777777">
            <w:pPr>
              <w:rPr>
                <w:color w:val="000000"/>
                <w:sz w:val="20"/>
              </w:rPr>
            </w:pPr>
            <w:r w:rsidRPr="00E11C19">
              <w:rPr>
                <w:color w:val="000000"/>
                <w:sz w:val="20"/>
              </w:rPr>
              <w:t>2.44</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3307D7D8" w14:textId="77777777">
            <w:pPr>
              <w:jc w:val="center"/>
              <w:rPr>
                <w:color w:val="000000"/>
                <w:sz w:val="20"/>
              </w:rPr>
            </w:pPr>
            <w:r w:rsidRPr="00E11C19">
              <w:rPr>
                <w:color w:val="000000"/>
                <w:sz w:val="20"/>
              </w:rPr>
              <w:t>2.71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EF0455F" w14:textId="77777777">
            <w:pPr>
              <w:rPr>
                <w:color w:val="000000"/>
                <w:sz w:val="20"/>
              </w:rPr>
            </w:pPr>
            <w:r w:rsidRPr="00E11C19">
              <w:rPr>
                <w:color w:val="000000"/>
                <w:sz w:val="20"/>
              </w:rPr>
              <w:t>2.97</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2A2276C" w14:textId="77777777">
            <w:pPr>
              <w:jc w:val="center"/>
              <w:rPr>
                <w:color w:val="000000"/>
                <w:sz w:val="20"/>
              </w:rPr>
            </w:pPr>
            <w:r w:rsidRPr="00E11C19">
              <w:rPr>
                <w:color w:val="000000"/>
                <w:sz w:val="20"/>
              </w:rPr>
              <w:t>3.20</w:t>
            </w:r>
          </w:p>
        </w:tc>
      </w:tr>
      <w:tr w:rsidRPr="00772C69" w:rsidR="00772C69" w:rsidTr="00772C69" w14:paraId="188D9358" w14:textId="77777777">
        <w:trPr>
          <w:trHeight w:val="312"/>
        </w:trPr>
        <w:tc>
          <w:tcPr>
            <w:tcW w:w="1360" w:type="dxa"/>
            <w:tcBorders>
              <w:top w:val="nil"/>
              <w:left w:val="nil"/>
              <w:bottom w:val="nil"/>
              <w:right w:val="nil"/>
            </w:tcBorders>
            <w:shd w:val="clear" w:color="auto" w:fill="auto"/>
            <w:noWrap/>
            <w:vAlign w:val="center"/>
            <w:hideMark/>
          </w:tcPr>
          <w:p w:rsidRPr="00E11C19" w:rsidR="00772C69" w:rsidP="00772C69" w:rsidRDefault="00772C69" w14:paraId="1A9F4E82" w14:textId="77777777">
            <w:pPr>
              <w:rPr>
                <w:color w:val="000000"/>
                <w:sz w:val="20"/>
              </w:rPr>
            </w:pPr>
            <w:r w:rsidRPr="00E11C19">
              <w:rPr>
                <w:color w:val="000000"/>
                <w:sz w:val="20"/>
              </w:rPr>
              <w:t>AFR</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C93806E" w14:textId="77777777">
            <w:pPr>
              <w:jc w:val="center"/>
              <w:rPr>
                <w:color w:val="000000"/>
                <w:sz w:val="20"/>
              </w:rPr>
            </w:pPr>
            <w:r w:rsidRPr="00E11C19">
              <w:rPr>
                <w:color w:val="000000"/>
                <w:sz w:val="20"/>
              </w:rPr>
              <w:t>1.00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1B2E66E" w14:textId="77777777">
            <w:pPr>
              <w:rPr>
                <w:color w:val="000000"/>
                <w:sz w:val="20"/>
              </w:rPr>
            </w:pPr>
            <w:r w:rsidRPr="00E11C19">
              <w:rPr>
                <w:color w:val="000000"/>
                <w:sz w:val="20"/>
              </w:rPr>
              <w:t>1.70</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73F0E82" w14:textId="77777777">
            <w:pPr>
              <w:jc w:val="center"/>
              <w:rPr>
                <w:color w:val="000000"/>
                <w:sz w:val="20"/>
              </w:rPr>
            </w:pPr>
            <w:r w:rsidRPr="00E11C19">
              <w:rPr>
                <w:color w:val="000000"/>
                <w:sz w:val="20"/>
              </w:rPr>
              <w:t>2.85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491C7781" w14:textId="77777777">
            <w:pPr>
              <w:rPr>
                <w:color w:val="000000"/>
                <w:sz w:val="20"/>
              </w:rPr>
            </w:pPr>
            <w:r w:rsidRPr="00E11C19">
              <w:rPr>
                <w:color w:val="000000"/>
                <w:sz w:val="20"/>
              </w:rPr>
              <w:t>4.15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64216774" w14:textId="77777777">
            <w:pPr>
              <w:jc w:val="center"/>
              <w:rPr>
                <w:color w:val="000000"/>
                <w:sz w:val="20"/>
              </w:rPr>
            </w:pPr>
            <w:r w:rsidRPr="00E11C19">
              <w:rPr>
                <w:color w:val="000000"/>
                <w:sz w:val="20"/>
              </w:rPr>
              <w:t>5.61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08AB3F1" w14:textId="77777777">
            <w:pPr>
              <w:rPr>
                <w:color w:val="000000"/>
                <w:sz w:val="20"/>
              </w:rPr>
            </w:pPr>
            <w:r w:rsidRPr="00E11C19">
              <w:rPr>
                <w:color w:val="000000"/>
                <w:sz w:val="20"/>
              </w:rPr>
              <w:t>7.24</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1426067C" w14:textId="77777777">
            <w:pPr>
              <w:jc w:val="center"/>
              <w:rPr>
                <w:color w:val="000000"/>
                <w:sz w:val="20"/>
              </w:rPr>
            </w:pPr>
            <w:r w:rsidRPr="00E11C19">
              <w:rPr>
                <w:color w:val="000000"/>
                <w:sz w:val="20"/>
              </w:rPr>
              <w:t>9.05</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11D3861C" w14:textId="77777777">
            <w:pPr>
              <w:rPr>
                <w:color w:val="000000"/>
                <w:sz w:val="20"/>
              </w:rPr>
            </w:pPr>
            <w:r w:rsidRPr="00E11C19">
              <w:rPr>
                <w:color w:val="000000"/>
                <w:sz w:val="20"/>
              </w:rPr>
              <w:t>11.01</w:t>
            </w:r>
          </w:p>
        </w:tc>
        <w:tc>
          <w:tcPr>
            <w:tcW w:w="780" w:type="dxa"/>
            <w:tcBorders>
              <w:top w:val="nil"/>
              <w:left w:val="nil"/>
              <w:bottom w:val="nil"/>
              <w:right w:val="nil"/>
            </w:tcBorders>
            <w:shd w:val="clear" w:color="auto" w:fill="auto"/>
            <w:noWrap/>
            <w:vAlign w:val="center"/>
            <w:hideMark/>
          </w:tcPr>
          <w:p w:rsidRPr="00E11C19" w:rsidR="00772C69" w:rsidP="00772C69" w:rsidRDefault="00772C69" w14:paraId="7ACCA973" w14:textId="77777777">
            <w:pPr>
              <w:jc w:val="center"/>
              <w:rPr>
                <w:color w:val="000000"/>
                <w:sz w:val="20"/>
              </w:rPr>
            </w:pPr>
            <w:r w:rsidRPr="00E11C19">
              <w:rPr>
                <w:color w:val="000000"/>
                <w:sz w:val="20"/>
              </w:rPr>
              <w:t>13.11</w:t>
            </w:r>
          </w:p>
        </w:tc>
      </w:tr>
      <w:tr w:rsidRPr="00772C69" w:rsidR="00772C69" w:rsidTr="00772C69" w14:paraId="3D33925A" w14:textId="77777777">
        <w:trPr>
          <w:trHeight w:val="324"/>
        </w:trPr>
        <w:tc>
          <w:tcPr>
            <w:tcW w:w="1360" w:type="dxa"/>
            <w:tcBorders>
              <w:top w:val="nil"/>
              <w:left w:val="nil"/>
              <w:bottom w:val="double" w:color="auto" w:sz="6" w:space="0"/>
              <w:right w:val="nil"/>
            </w:tcBorders>
            <w:shd w:val="clear" w:color="auto" w:fill="auto"/>
            <w:noWrap/>
            <w:vAlign w:val="center"/>
            <w:hideMark/>
          </w:tcPr>
          <w:p w:rsidRPr="00E11C19" w:rsidR="00772C69" w:rsidP="00772C69" w:rsidRDefault="00772C69" w14:paraId="0A5A6679" w14:textId="77777777">
            <w:pPr>
              <w:rPr>
                <w:color w:val="000000"/>
                <w:sz w:val="20"/>
              </w:rPr>
            </w:pPr>
            <w:r w:rsidRPr="00E11C19">
              <w:rPr>
                <w:color w:val="000000"/>
                <w:sz w:val="20"/>
              </w:rPr>
              <w:t>ROW</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4919D8B8" w14:textId="77777777">
            <w:pPr>
              <w:jc w:val="center"/>
              <w:rPr>
                <w:color w:val="000000"/>
                <w:sz w:val="20"/>
              </w:rPr>
            </w:pPr>
            <w:r w:rsidRPr="00E11C19">
              <w:rPr>
                <w:color w:val="000000"/>
                <w:sz w:val="20"/>
              </w:rPr>
              <w:t>1.00</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7F9BDD7C" w14:textId="77777777">
            <w:pPr>
              <w:rPr>
                <w:color w:val="000000"/>
                <w:sz w:val="20"/>
              </w:rPr>
            </w:pPr>
            <w:r w:rsidRPr="00E11C19">
              <w:rPr>
                <w:color w:val="000000"/>
                <w:sz w:val="20"/>
              </w:rPr>
              <w:t>1.24</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198CEBAA" w14:textId="77777777">
            <w:pPr>
              <w:jc w:val="center"/>
              <w:rPr>
                <w:color w:val="000000"/>
                <w:sz w:val="20"/>
              </w:rPr>
            </w:pPr>
            <w:r w:rsidRPr="00E11C19">
              <w:rPr>
                <w:color w:val="000000"/>
                <w:sz w:val="20"/>
              </w:rPr>
              <w:t>1.48</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4E3997EC" w14:textId="77777777">
            <w:pPr>
              <w:rPr>
                <w:color w:val="000000"/>
                <w:sz w:val="20"/>
              </w:rPr>
            </w:pPr>
            <w:r w:rsidRPr="00E11C19">
              <w:rPr>
                <w:color w:val="000000"/>
                <w:sz w:val="20"/>
              </w:rPr>
              <w:t>1.71</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1286174C" w14:textId="77777777">
            <w:pPr>
              <w:jc w:val="center"/>
              <w:rPr>
                <w:color w:val="000000"/>
                <w:sz w:val="20"/>
              </w:rPr>
            </w:pPr>
            <w:r w:rsidRPr="00E11C19">
              <w:rPr>
                <w:color w:val="000000"/>
                <w:sz w:val="20"/>
              </w:rPr>
              <w:t>1.93</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3D387AED" w14:textId="77777777">
            <w:pPr>
              <w:rPr>
                <w:color w:val="000000"/>
                <w:sz w:val="20"/>
              </w:rPr>
            </w:pPr>
            <w:r w:rsidRPr="00E11C19">
              <w:rPr>
                <w:color w:val="000000"/>
                <w:sz w:val="20"/>
              </w:rPr>
              <w:t>2.14</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3AD0B867" w14:textId="77777777">
            <w:pPr>
              <w:jc w:val="center"/>
              <w:rPr>
                <w:color w:val="000000"/>
                <w:sz w:val="20"/>
              </w:rPr>
            </w:pPr>
            <w:r w:rsidRPr="00E11C19">
              <w:rPr>
                <w:color w:val="000000"/>
                <w:sz w:val="20"/>
              </w:rPr>
              <w:t>2.35</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743F2D3E" w14:textId="77777777">
            <w:pPr>
              <w:rPr>
                <w:color w:val="000000"/>
                <w:sz w:val="20"/>
              </w:rPr>
            </w:pPr>
            <w:r w:rsidRPr="00E11C19">
              <w:rPr>
                <w:color w:val="000000"/>
                <w:sz w:val="20"/>
              </w:rPr>
              <w:t>2.55</w:t>
            </w:r>
          </w:p>
        </w:tc>
        <w:tc>
          <w:tcPr>
            <w:tcW w:w="780" w:type="dxa"/>
            <w:tcBorders>
              <w:top w:val="nil"/>
              <w:left w:val="nil"/>
              <w:bottom w:val="double" w:color="auto" w:sz="6" w:space="0"/>
              <w:right w:val="nil"/>
            </w:tcBorders>
            <w:shd w:val="clear" w:color="auto" w:fill="auto"/>
            <w:noWrap/>
            <w:vAlign w:val="center"/>
            <w:hideMark/>
          </w:tcPr>
          <w:p w:rsidRPr="00E11C19" w:rsidR="00772C69" w:rsidP="00772C69" w:rsidRDefault="00772C69" w14:paraId="36B79DF5" w14:textId="77777777">
            <w:pPr>
              <w:jc w:val="center"/>
              <w:rPr>
                <w:color w:val="000000"/>
                <w:sz w:val="20"/>
              </w:rPr>
            </w:pPr>
            <w:r w:rsidRPr="00E11C19">
              <w:rPr>
                <w:color w:val="000000"/>
                <w:sz w:val="20"/>
              </w:rPr>
              <w:t>2.73</w:t>
            </w:r>
          </w:p>
        </w:tc>
      </w:tr>
    </w:tbl>
    <w:p w:rsidR="00772C69" w:rsidP="00F0404D" w:rsidRDefault="00772C69" w14:paraId="0BE16DEF" w14:textId="77777777">
      <w:pPr>
        <w:spacing w:before="120" w:after="120"/>
        <w:rPr>
          <w:b/>
          <w:lang w:val="en-GB"/>
        </w:rPr>
      </w:pPr>
    </w:p>
    <w:p w:rsidR="002F691D" w:rsidP="000B76F3" w:rsidRDefault="003A3F1C" w14:paraId="5D44BDE1" w14:textId="3BD0C4F5">
      <w:pPr>
        <w:pStyle w:val="BodyText"/>
        <w:rPr>
          <w:szCs w:val="24"/>
        </w:rPr>
      </w:pPr>
      <w:r>
        <w:t xml:space="preserve">The change </w:t>
      </w:r>
      <w:r w:rsidR="00EA57F1">
        <w:t>in</w:t>
      </w:r>
      <w:r>
        <w:t xml:space="preserve"> a</w:t>
      </w:r>
      <w:r w:rsidR="00BC7958">
        <w:t>griculture and</w:t>
      </w:r>
      <w:r>
        <w:t xml:space="preserve"> food demand over time is </w:t>
      </w:r>
      <w:r w:rsidR="00D94654">
        <w:t>declining in per</w:t>
      </w:r>
      <w:r w:rsidR="00E11C19">
        <w:t xml:space="preserve"> </w:t>
      </w:r>
      <w:r w:rsidR="00D94654">
        <w:t xml:space="preserve">capita GDP, which </w:t>
      </w:r>
      <w:r w:rsidR="00E11C19">
        <w:t xml:space="preserve">was </w:t>
      </w:r>
      <w:r w:rsidR="00D94654">
        <w:t xml:space="preserve">calibrated </w:t>
      </w:r>
      <w:r>
        <w:t>based on</w:t>
      </w:r>
      <w:r w:rsidR="00F34361">
        <w:t xml:space="preserve"> </w:t>
      </w:r>
      <w:proofErr w:type="spellStart"/>
      <w:r w:rsidR="00F34361">
        <w:t>Lahiri</w:t>
      </w:r>
      <w:proofErr w:type="spellEnd"/>
      <w:r w:rsidR="00F34361">
        <w:t xml:space="preserve">, </w:t>
      </w:r>
      <w:proofErr w:type="spellStart"/>
      <w:r w:rsidR="00F34361">
        <w:t>Babiker</w:t>
      </w:r>
      <w:proofErr w:type="spellEnd"/>
      <w:r w:rsidR="00E11C19">
        <w:t>,</w:t>
      </w:r>
      <w:r w:rsidR="00F34361">
        <w:t xml:space="preserve"> and </w:t>
      </w:r>
      <w:proofErr w:type="spellStart"/>
      <w:r w:rsidR="00F34361">
        <w:t>Eckaus</w:t>
      </w:r>
      <w:proofErr w:type="spellEnd"/>
      <w:r w:rsidR="00BC7958">
        <w:t xml:space="preserve"> </w:t>
      </w:r>
      <w:r w:rsidR="00F34361">
        <w:t>(2000)</w:t>
      </w:r>
      <w:r w:rsidR="00D94654">
        <w:t>.</w:t>
      </w:r>
      <w:r w:rsidR="004C726C">
        <w:t xml:space="preserve"> </w:t>
      </w:r>
      <w:r w:rsidR="00E50332">
        <w:rPr>
          <w:szCs w:val="24"/>
        </w:rPr>
        <w:t>C</w:t>
      </w:r>
      <w:r w:rsidR="00D54082">
        <w:rPr>
          <w:szCs w:val="24"/>
        </w:rPr>
        <w:t>onsumption shares</w:t>
      </w:r>
      <w:r w:rsidR="00D75CDD">
        <w:rPr>
          <w:szCs w:val="24"/>
        </w:rPr>
        <w:t xml:space="preserve"> for agriculture and food </w:t>
      </w:r>
      <w:r w:rsidR="00D54082">
        <w:rPr>
          <w:szCs w:val="24"/>
        </w:rPr>
        <w:t xml:space="preserve">in each period </w:t>
      </w:r>
      <w:r w:rsidR="00E11C19">
        <w:rPr>
          <w:szCs w:val="24"/>
        </w:rPr>
        <w:t xml:space="preserve">were </w:t>
      </w:r>
      <w:r w:rsidR="00D54082">
        <w:rPr>
          <w:szCs w:val="24"/>
        </w:rPr>
        <w:t>updated as a function of per capita income growth between periods.</w:t>
      </w:r>
      <w:r w:rsidR="002D630A">
        <w:rPr>
          <w:szCs w:val="24"/>
        </w:rPr>
        <w:t xml:space="preserve"> </w:t>
      </w:r>
      <w:r w:rsidR="00FB4D42">
        <w:rPr>
          <w:szCs w:val="24"/>
        </w:rPr>
        <w:t xml:space="preserve">In ADAGE, we also </w:t>
      </w:r>
      <w:r w:rsidR="002C41E9">
        <w:rPr>
          <w:szCs w:val="24"/>
        </w:rPr>
        <w:t>assume</w:t>
      </w:r>
      <w:r w:rsidR="00E11C19">
        <w:rPr>
          <w:szCs w:val="24"/>
        </w:rPr>
        <w:t>d</w:t>
      </w:r>
      <w:r w:rsidR="002C41E9">
        <w:rPr>
          <w:szCs w:val="24"/>
        </w:rPr>
        <w:t xml:space="preserve"> a </w:t>
      </w:r>
      <w:r w:rsidR="00EB7C27">
        <w:rPr>
          <w:szCs w:val="24"/>
        </w:rPr>
        <w:t xml:space="preserve">5% </w:t>
      </w:r>
      <w:r w:rsidR="00FB4D42">
        <w:rPr>
          <w:szCs w:val="24"/>
        </w:rPr>
        <w:t>lower bound</w:t>
      </w:r>
      <w:r w:rsidR="00EB7C27">
        <w:rPr>
          <w:szCs w:val="24"/>
        </w:rPr>
        <w:t xml:space="preserve"> </w:t>
      </w:r>
      <w:r w:rsidR="00740D7C">
        <w:rPr>
          <w:szCs w:val="24"/>
        </w:rPr>
        <w:t>for</w:t>
      </w:r>
      <w:r w:rsidR="00EB7C27">
        <w:rPr>
          <w:szCs w:val="24"/>
        </w:rPr>
        <w:t xml:space="preserve"> the share </w:t>
      </w:r>
      <w:r w:rsidR="004F29D5">
        <w:rPr>
          <w:szCs w:val="24"/>
        </w:rPr>
        <w:t>of food and agriculture fo</w:t>
      </w:r>
      <w:r w:rsidR="00EB7C27">
        <w:rPr>
          <w:szCs w:val="24"/>
        </w:rPr>
        <w:t>r all regions</w:t>
      </w:r>
      <w:r w:rsidR="004F29D5">
        <w:rPr>
          <w:szCs w:val="24"/>
        </w:rPr>
        <w:t>.</w:t>
      </w:r>
      <w:r w:rsidR="00EB7C27">
        <w:rPr>
          <w:szCs w:val="24"/>
        </w:rPr>
        <w:t xml:space="preserve"> </w:t>
      </w:r>
    </w:p>
    <w:p w:rsidR="000B76F3" w:rsidP="000B76F3" w:rsidRDefault="000B76F3" w14:paraId="659E88B3" w14:textId="77777777">
      <w:pPr>
        <w:pStyle w:val="BodyText"/>
        <w:rPr>
          <w:szCs w:val="24"/>
        </w:rPr>
      </w:pPr>
    </w:p>
    <w:p w:rsidR="000B76F3" w:rsidP="000B76F3" w:rsidRDefault="000B76F3" w14:paraId="0845F91D" w14:textId="3135522E">
      <w:pPr>
        <w:pStyle w:val="BodyText"/>
        <w:rPr>
          <w:szCs w:val="24"/>
        </w:rPr>
        <w:sectPr w:rsidR="000B76F3" w:rsidSect="00D1542A">
          <w:pgSz w:w="12240" w:h="15840" w:code="1"/>
          <w:pgMar w:top="1440" w:right="1440" w:bottom="1440" w:left="1440" w:header="720" w:footer="720" w:gutter="0"/>
          <w:pgNumType w:start="15" w:chapStyle="1"/>
          <w:cols w:space="720"/>
          <w:docGrid w:linePitch="326"/>
          <w:sectPrChange w:author="Cai, Yongxia" w:date="2023-02-28T12:39:00Z" w:id="267">
            <w:sectPr w:rsidR="000B76F3" w:rsidSect="00D1542A">
              <w:pgMar w:top="1440" w:right="1440" w:bottom="1440" w:left="1440" w:header="720" w:footer="720" w:gutter="0"/>
              <w:docGrid w:linePitch="0"/>
            </w:sectPr>
          </w:sectPrChange>
        </w:sectPr>
      </w:pPr>
    </w:p>
    <w:bookmarkEnd w:id="2"/>
    <w:bookmarkEnd w:id="3"/>
    <w:bookmarkEnd w:id="4"/>
    <w:bookmarkEnd w:id="5"/>
    <w:bookmarkEnd w:id="6"/>
    <w:bookmarkEnd w:id="7"/>
    <w:p w:rsidR="00D85691" w:rsidP="00D50ADF" w:rsidRDefault="001A3BFA" w14:paraId="374BC03B" w14:textId="45F6EB70">
      <w:pPr>
        <w:pStyle w:val="Heading1"/>
        <w:numPr>
          <w:ilvl w:val="0"/>
          <w:numId w:val="0"/>
        </w:numPr>
        <w:ind w:left="1152"/>
      </w:pPr>
      <w:r>
        <w:t>7</w:t>
      </w:r>
      <w:r w:rsidR="00132003">
        <w:br/>
      </w:r>
      <w:bookmarkStart w:name="_Toc118979556" w:id="268"/>
      <w:r w:rsidR="000A2400">
        <w:t>References</w:t>
      </w:r>
      <w:bookmarkEnd w:id="268"/>
    </w:p>
    <w:p w:rsidR="00677249" w:rsidP="00E2059B" w:rsidRDefault="00677249" w14:paraId="731770A4" w14:textId="77777777">
      <w:pPr>
        <w:pStyle w:val="biblio"/>
      </w:pPr>
      <w:bookmarkStart w:name="_Hlk503705573" w:id="269"/>
      <w:r>
        <w:t xml:space="preserve">Acemoglu, D. 2009. </w:t>
      </w:r>
      <w:r w:rsidRPr="001261F3">
        <w:rPr>
          <w:i/>
        </w:rPr>
        <w:t>Introduction to Modern Economic Growth</w:t>
      </w:r>
      <w:r>
        <w:t xml:space="preserve">. Princeton, NJ: Princeton University Press. </w:t>
      </w:r>
    </w:p>
    <w:p w:rsidRPr="004312EE" w:rsidR="00677249" w:rsidP="00E2059B" w:rsidRDefault="00677249" w14:paraId="65492DC0" w14:textId="77777777">
      <w:pPr>
        <w:pStyle w:val="biblio"/>
      </w:pPr>
      <w:r w:rsidRPr="004312EE">
        <w:t xml:space="preserve">Aden, A., M. Ruth, K. Ibsen, J. </w:t>
      </w:r>
      <w:proofErr w:type="spellStart"/>
      <w:r w:rsidRPr="004312EE">
        <w:t>Jechura</w:t>
      </w:r>
      <w:proofErr w:type="spellEnd"/>
      <w:r w:rsidRPr="004312EE">
        <w:t xml:space="preserve">, K. </w:t>
      </w:r>
      <w:proofErr w:type="spellStart"/>
      <w:r w:rsidRPr="004312EE">
        <w:t>Neeves</w:t>
      </w:r>
      <w:proofErr w:type="spellEnd"/>
      <w:r w:rsidRPr="004312EE">
        <w:t xml:space="preserve">, J. Sheehan, B. Wallace, L. Montague, A. Slayton, and J. Lukas. 2002. </w:t>
      </w:r>
      <w:r w:rsidRPr="004312EE">
        <w:rPr>
          <w:i/>
        </w:rPr>
        <w:t xml:space="preserve">Lignocellulosic Biomass to Ethanol Process Design and Economics Utilizing Co-Current Dilute Acid </w:t>
      </w:r>
      <w:proofErr w:type="spellStart"/>
      <w:r w:rsidRPr="004312EE">
        <w:rPr>
          <w:i/>
        </w:rPr>
        <w:t>Prehydrolysis</w:t>
      </w:r>
      <w:proofErr w:type="spellEnd"/>
      <w:r w:rsidRPr="004312EE">
        <w:rPr>
          <w:i/>
        </w:rPr>
        <w:t xml:space="preserve"> </w:t>
      </w:r>
      <w:proofErr w:type="spellStart"/>
      <w:r w:rsidRPr="004312EE">
        <w:rPr>
          <w:i/>
        </w:rPr>
        <w:t>Andenzymatic</w:t>
      </w:r>
      <w:proofErr w:type="spellEnd"/>
      <w:r w:rsidRPr="004312EE">
        <w:rPr>
          <w:i/>
        </w:rPr>
        <w:t xml:space="preserve"> Hydrolysis for Corn Stover.</w:t>
      </w:r>
      <w:r w:rsidRPr="004312EE">
        <w:t xml:space="preserve"> National Renewable Energy Laboratory Technical Report NREL/TP-510-32438. Golden, CO: National Renewable Energy Laboratory.</w:t>
      </w:r>
    </w:p>
    <w:p w:rsidR="00677249" w:rsidP="00E2059B" w:rsidRDefault="00677249" w14:paraId="436D076D" w14:textId="77777777">
      <w:pPr>
        <w:pStyle w:val="biblio"/>
      </w:pPr>
      <w:r w:rsidRPr="004312EE">
        <w:t xml:space="preserve">Adkins, L.G., and R.F. </w:t>
      </w:r>
      <w:proofErr w:type="spellStart"/>
      <w:r w:rsidRPr="004312EE">
        <w:t>Garbaccio</w:t>
      </w:r>
      <w:proofErr w:type="spellEnd"/>
      <w:r w:rsidRPr="004312EE">
        <w:t xml:space="preserve">. 1999. </w:t>
      </w:r>
      <w:r w:rsidRPr="00C35149">
        <w:rPr>
          <w:i/>
        </w:rPr>
        <w:t>A Bibliography of CGE Models Applied to Environmental Issues</w:t>
      </w:r>
      <w:r w:rsidRPr="004312EE">
        <w:t xml:space="preserve">. </w:t>
      </w:r>
      <w:r>
        <w:t xml:space="preserve">Washington, DC: </w:t>
      </w:r>
      <w:r w:rsidRPr="004312EE">
        <w:t xml:space="preserve">U.S. Environmental Protection Agency, Office of </w:t>
      </w:r>
      <w:proofErr w:type="gramStart"/>
      <w:r w:rsidRPr="004312EE">
        <w:t>Economy</w:t>
      </w:r>
      <w:proofErr w:type="gramEnd"/>
      <w:r w:rsidRPr="004312EE">
        <w:t xml:space="preserve"> and Environment. </w:t>
      </w:r>
      <w:r w:rsidRPr="00814509">
        <w:rPr>
          <w:rStyle w:val="Hyperlink"/>
        </w:rPr>
        <w:t>http://</w:t>
      </w:r>
      <w:r w:rsidRPr="002014F0">
        <w:rPr>
          <w:rStyle w:val="Hyperlink"/>
        </w:rPr>
        <w:t>www.ksg.harvard.edu/cbg/ptep/cge.bib.2e.pdf</w:t>
      </w:r>
      <w:r>
        <w:t xml:space="preserve"> </w:t>
      </w:r>
    </w:p>
    <w:p w:rsidR="00677249" w:rsidP="00E2059B" w:rsidRDefault="00677249" w14:paraId="48C2B0EC" w14:textId="77777777">
      <w:pPr>
        <w:pStyle w:val="biblio"/>
      </w:pPr>
      <w:r w:rsidRPr="001261F3">
        <w:t xml:space="preserve">Ahmed, S.A., T.W. Hertel, and R. </w:t>
      </w:r>
      <w:proofErr w:type="spellStart"/>
      <w:r w:rsidRPr="001261F3">
        <w:t>Lubowski</w:t>
      </w:r>
      <w:proofErr w:type="spellEnd"/>
      <w:r w:rsidRPr="001261F3">
        <w:t xml:space="preserve">. 2008. </w:t>
      </w:r>
      <w:r w:rsidRPr="00BC2FDE">
        <w:t xml:space="preserve">Calibration of </w:t>
      </w:r>
      <w:r w:rsidRPr="003A290E">
        <w:t xml:space="preserve">a land cover </w:t>
      </w:r>
      <w:r w:rsidRPr="00B26EEC">
        <w:t xml:space="preserve">supply </w:t>
      </w:r>
      <w:r w:rsidRPr="004C35A7">
        <w:t>function using transition probabilities</w:t>
      </w:r>
      <w:r>
        <w:t>.</w:t>
      </w:r>
      <w:r w:rsidRPr="004C35A7">
        <w:t xml:space="preserve"> GTAP research memorandum. No. 14.</w:t>
      </w:r>
    </w:p>
    <w:p w:rsidRPr="0002575D" w:rsidR="0002575D" w:rsidP="0002575D" w:rsidRDefault="0002575D" w14:paraId="06C3F2E1" w14:textId="41E86FA6">
      <w:pPr>
        <w:spacing w:before="100" w:beforeAutospacing="1" w:after="100" w:afterAutospacing="1"/>
        <w:ind w:left="480" w:hanging="480"/>
        <w:rPr>
          <w:szCs w:val="24"/>
        </w:rPr>
      </w:pPr>
      <w:proofErr w:type="spellStart"/>
      <w:r w:rsidRPr="0002575D">
        <w:rPr>
          <w:szCs w:val="24"/>
        </w:rPr>
        <w:t>Armington</w:t>
      </w:r>
      <w:proofErr w:type="spellEnd"/>
      <w:r w:rsidRPr="0002575D">
        <w:rPr>
          <w:szCs w:val="24"/>
        </w:rPr>
        <w:t xml:space="preserve">, P. S. (1969). A </w:t>
      </w:r>
      <w:r w:rsidRPr="0002575D" w:rsidR="00C9151B">
        <w:rPr>
          <w:szCs w:val="24"/>
        </w:rPr>
        <w:t>theory of demand for products distinguished by place of productio</w:t>
      </w:r>
      <w:r w:rsidRPr="0002575D">
        <w:rPr>
          <w:szCs w:val="24"/>
        </w:rPr>
        <w:t xml:space="preserve">n. </w:t>
      </w:r>
      <w:r w:rsidRPr="0002575D">
        <w:rPr>
          <w:i/>
          <w:iCs/>
          <w:szCs w:val="24"/>
        </w:rPr>
        <w:t>Staff Papers - International Monetary Fund</w:t>
      </w:r>
      <w:r w:rsidRPr="0002575D">
        <w:rPr>
          <w:szCs w:val="24"/>
        </w:rPr>
        <w:t xml:space="preserve"> </w:t>
      </w:r>
      <w:r w:rsidRPr="00C9151B">
        <w:rPr>
          <w:szCs w:val="24"/>
        </w:rPr>
        <w:t>16</w:t>
      </w:r>
      <w:r w:rsidRPr="0002575D">
        <w:rPr>
          <w:szCs w:val="24"/>
        </w:rPr>
        <w:t>(1)</w:t>
      </w:r>
      <w:r w:rsidR="00C9151B">
        <w:rPr>
          <w:szCs w:val="24"/>
        </w:rPr>
        <w:t>:</w:t>
      </w:r>
      <w:r w:rsidRPr="0002575D">
        <w:rPr>
          <w:szCs w:val="24"/>
        </w:rPr>
        <w:t>159</w:t>
      </w:r>
      <w:r w:rsidR="00C9151B">
        <w:rPr>
          <w:szCs w:val="24"/>
        </w:rPr>
        <w:t>-</w:t>
      </w:r>
      <w:r w:rsidRPr="0002575D">
        <w:rPr>
          <w:szCs w:val="24"/>
        </w:rPr>
        <w:t>178.</w:t>
      </w:r>
    </w:p>
    <w:p w:rsidRPr="004312EE" w:rsidR="00677249" w:rsidP="00E2059B" w:rsidRDefault="00677249" w14:paraId="2B169630" w14:textId="77777777">
      <w:pPr>
        <w:pStyle w:val="biblio"/>
      </w:pPr>
      <w:r w:rsidRPr="004312EE">
        <w:t xml:space="preserve">Arrow, K.J., and F.H. Hahn. 1971. </w:t>
      </w:r>
      <w:r w:rsidRPr="004312EE">
        <w:rPr>
          <w:i/>
          <w:iCs/>
        </w:rPr>
        <w:t>General Competitive Analysis</w:t>
      </w:r>
      <w:r w:rsidRPr="004312EE">
        <w:t xml:space="preserve">. San Francisco: Holden-Day. </w:t>
      </w:r>
    </w:p>
    <w:p w:rsidRPr="00857DAA" w:rsidR="00677249" w:rsidP="003079A5" w:rsidRDefault="00677249" w14:paraId="1C8C7C04" w14:textId="77777777">
      <w:pPr>
        <w:pStyle w:val="biblio"/>
      </w:pPr>
      <w:bookmarkStart w:name="_Hlk508979503" w:id="270"/>
      <w:r w:rsidRPr="004312EE">
        <w:t>Arrow, K.J., and G. Debreu. 1954</w:t>
      </w:r>
      <w:bookmarkEnd w:id="270"/>
      <w:r w:rsidRPr="004312EE">
        <w:t xml:space="preserve">. Existence of an equilibrium for a competitive economy. </w:t>
      </w:r>
      <w:proofErr w:type="spellStart"/>
      <w:r w:rsidRPr="00857DAA">
        <w:rPr>
          <w:i/>
          <w:iCs/>
        </w:rPr>
        <w:t>Econometrica</w:t>
      </w:r>
      <w:proofErr w:type="spellEnd"/>
      <w:r w:rsidRPr="00857DAA">
        <w:rPr>
          <w:iCs/>
        </w:rPr>
        <w:t xml:space="preserve"> </w:t>
      </w:r>
      <w:r w:rsidRPr="00857DAA">
        <w:t>22:265-290.</w:t>
      </w:r>
    </w:p>
    <w:p w:rsidRPr="004312EE" w:rsidR="00677249" w:rsidP="00E2059B" w:rsidRDefault="00677249" w14:paraId="11CF89FA" w14:textId="1FEEFEB6">
      <w:pPr>
        <w:pStyle w:val="biblio"/>
      </w:pPr>
      <w:proofErr w:type="spellStart"/>
      <w:r w:rsidRPr="001368D8">
        <w:rPr>
          <w:lang w:val="en"/>
        </w:rPr>
        <w:t>Babiker</w:t>
      </w:r>
      <w:proofErr w:type="spellEnd"/>
      <w:r w:rsidRPr="001368D8">
        <w:rPr>
          <w:lang w:val="en"/>
        </w:rPr>
        <w:t>, M.</w:t>
      </w:r>
      <w:r>
        <w:rPr>
          <w:lang w:val="en"/>
        </w:rPr>
        <w:t>H</w:t>
      </w:r>
      <w:r w:rsidRPr="001368D8">
        <w:rPr>
          <w:lang w:val="en"/>
        </w:rPr>
        <w:t xml:space="preserve">., A. Gurgel, S. Paltsev, </w:t>
      </w:r>
      <w:r>
        <w:rPr>
          <w:lang w:val="en"/>
        </w:rPr>
        <w:t xml:space="preserve">and </w:t>
      </w:r>
      <w:r w:rsidRPr="001368D8">
        <w:rPr>
          <w:lang w:val="en"/>
        </w:rPr>
        <w:t>J. Reilly. 2009</w:t>
      </w:r>
      <w:r w:rsidRPr="001368D8">
        <w:t xml:space="preserve">. Forward-looking versus recursive-dynamic modeling in climate policy analysis: A comparison. </w:t>
      </w:r>
      <w:r w:rsidRPr="001368D8">
        <w:rPr>
          <w:i/>
        </w:rPr>
        <w:t>Economic Modelling</w:t>
      </w:r>
      <w:r w:rsidRPr="001368D8">
        <w:t xml:space="preserve"> 26(6):1341-1354.</w:t>
      </w:r>
    </w:p>
    <w:p w:rsidR="00677249" w:rsidP="00E2059B" w:rsidRDefault="00677249" w14:paraId="61ECEE18" w14:textId="77777777">
      <w:pPr>
        <w:pStyle w:val="biblio"/>
      </w:pPr>
      <w:proofErr w:type="spellStart"/>
      <w:r w:rsidRPr="00401840">
        <w:t>Babik</w:t>
      </w:r>
      <w:r>
        <w:t>er</w:t>
      </w:r>
      <w:proofErr w:type="spellEnd"/>
      <w:r>
        <w:t xml:space="preserve">, M.H., and T.F. Rutherford. 1997. </w:t>
      </w:r>
      <w:r w:rsidRPr="00A651E8">
        <w:rPr>
          <w:i/>
        </w:rPr>
        <w:t>Input-output and general equilibrium estimates of embodied carbon: A data set and static framework for assessment</w:t>
      </w:r>
      <w:r>
        <w:t xml:space="preserve">. </w:t>
      </w:r>
      <w:r w:rsidRPr="00401840">
        <w:t>Working Paper 97-2</w:t>
      </w:r>
      <w:r>
        <w:t xml:space="preserve">. </w:t>
      </w:r>
      <w:r w:rsidRPr="00401840">
        <w:t>Boulder</w:t>
      </w:r>
      <w:r>
        <w:t>: University of Colorado</w:t>
      </w:r>
      <w:r w:rsidRPr="00401840">
        <w:t>.</w:t>
      </w:r>
    </w:p>
    <w:p w:rsidR="00677249" w:rsidP="00E2059B" w:rsidRDefault="00677249" w14:paraId="59770A59" w14:textId="77777777">
      <w:pPr>
        <w:pStyle w:val="biblio"/>
      </w:pPr>
      <w:proofErr w:type="spellStart"/>
      <w:r w:rsidRPr="004312EE">
        <w:t>Babiker</w:t>
      </w:r>
      <w:proofErr w:type="spellEnd"/>
      <w:r w:rsidRPr="004312EE">
        <w:t xml:space="preserve">, M.H., G.E. Metcalf, and J. Reilly. 2002. </w:t>
      </w:r>
      <w:r w:rsidRPr="004312EE">
        <w:rPr>
          <w:i/>
        </w:rPr>
        <w:t>Tax Distortions and Global Climate Policy</w:t>
      </w:r>
      <w:r w:rsidRPr="004312EE">
        <w:t>. MIT Joint Program on the Science and Policy of Global Change, Report No. 85. Cambridge, MA.</w:t>
      </w:r>
    </w:p>
    <w:p w:rsidRPr="004312EE" w:rsidR="00677249" w:rsidP="00E2059B" w:rsidRDefault="00677249" w14:paraId="46D4ED4C" w14:textId="77777777">
      <w:pPr>
        <w:pStyle w:val="biblio"/>
      </w:pPr>
      <w:r w:rsidRPr="004312EE">
        <w:t xml:space="preserve">Balistreri, E.J., and T.F. Rutherford. 2001. </w:t>
      </w:r>
      <w:r w:rsidRPr="00411607">
        <w:rPr>
          <w:i/>
        </w:rPr>
        <w:t>D</w:t>
      </w:r>
      <w:r w:rsidRPr="004312EE">
        <w:rPr>
          <w:i/>
        </w:rPr>
        <w:t>ynamic General Equilibrium Analysis at the State Level: Assessing the Economic Implications of the Kyoto Protocol</w:t>
      </w:r>
      <w:r w:rsidRPr="004312EE">
        <w:t xml:space="preserve">. </w:t>
      </w:r>
      <w:r w:rsidRPr="004312EE">
        <w:rPr>
          <w:iCs/>
        </w:rPr>
        <w:t>Conference Proceedings: Fourth Annual Conference on Global Economic Analysis</w:t>
      </w:r>
      <w:r w:rsidRPr="004312EE">
        <w:t xml:space="preserve">, Vol. II, June 27-29, Purdue University. </w:t>
      </w:r>
      <w:r w:rsidRPr="002014F0">
        <w:rPr>
          <w:rStyle w:val="Hyperlink"/>
        </w:rPr>
        <w:t>http://www.georgetown.edu/faculty/ejb37/Papers/CO2004.pdf</w:t>
      </w:r>
    </w:p>
    <w:p w:rsidR="00677249" w:rsidP="00E2059B" w:rsidRDefault="00677249" w14:paraId="71A044D6" w14:textId="77777777">
      <w:pPr>
        <w:pStyle w:val="biblio"/>
      </w:pPr>
      <w:r w:rsidRPr="004312EE">
        <w:t xml:space="preserve">Balistreri, E.J., </w:t>
      </w:r>
      <w:r>
        <w:t xml:space="preserve">C. </w:t>
      </w:r>
      <w:proofErr w:type="spellStart"/>
      <w:r>
        <w:t>Böhringer</w:t>
      </w:r>
      <w:proofErr w:type="spellEnd"/>
      <w:r>
        <w:t xml:space="preserve">, </w:t>
      </w:r>
      <w:r w:rsidRPr="004312EE">
        <w:t>and T.F. Rutherford</w:t>
      </w:r>
      <w:r>
        <w:t xml:space="preserve">. 2018. Carbon policy and the structure of global trade. </w:t>
      </w:r>
      <w:r w:rsidRPr="001261F3">
        <w:rPr>
          <w:i/>
        </w:rPr>
        <w:t>The World Economy</w:t>
      </w:r>
      <w:r>
        <w:t xml:space="preserve"> 41(1):194-221. </w:t>
      </w:r>
    </w:p>
    <w:p w:rsidRPr="004312EE" w:rsidR="00677249" w:rsidP="00E2059B" w:rsidRDefault="00677249" w14:paraId="2C7DC9D8" w14:textId="77777777">
      <w:pPr>
        <w:pStyle w:val="biblio"/>
      </w:pPr>
      <w:r w:rsidRPr="004312EE">
        <w:t>Ballard, C.</w:t>
      </w:r>
      <w:r>
        <w:t>,</w:t>
      </w:r>
      <w:r w:rsidRPr="004312EE">
        <w:t xml:space="preserve"> and M. Johnson. 2016. Temporary equilibrium: A history of applied general-equilibrium analysis. </w:t>
      </w:r>
      <w:r w:rsidRPr="004312EE">
        <w:rPr>
          <w:i/>
        </w:rPr>
        <w:t>History of Political Economy</w:t>
      </w:r>
      <w:r>
        <w:t xml:space="preserve"> 48</w:t>
      </w:r>
      <w:r w:rsidRPr="004312EE">
        <w:t xml:space="preserve">(Suppl 2). </w:t>
      </w:r>
      <w:hyperlink r:id="rId35">
        <w:r w:rsidRPr="002014F0">
          <w:rPr>
            <w:rStyle w:val="Hyperlink"/>
          </w:rPr>
          <w:t>https://ssrn.com/abstract=2805040</w:t>
        </w:r>
      </w:hyperlink>
      <w:r w:rsidRPr="004312EE">
        <w:t xml:space="preserve"> </w:t>
      </w:r>
    </w:p>
    <w:p w:rsidRPr="00814509" w:rsidR="00677249" w:rsidP="00E2059B" w:rsidRDefault="00677249" w14:paraId="70B51FEF" w14:textId="77777777">
      <w:pPr>
        <w:pStyle w:val="biblio"/>
      </w:pPr>
      <w:r w:rsidRPr="004312EE">
        <w:t xml:space="preserve">Ballard, C.L., D. Fullerton, J.B. </w:t>
      </w:r>
      <w:proofErr w:type="spellStart"/>
      <w:r w:rsidRPr="004312EE">
        <w:t>Shoven</w:t>
      </w:r>
      <w:proofErr w:type="spellEnd"/>
      <w:r w:rsidRPr="004312EE">
        <w:t xml:space="preserve">, and J. Whalley. 1985. </w:t>
      </w:r>
      <w:r w:rsidRPr="004312EE">
        <w:rPr>
          <w:i/>
          <w:iCs/>
        </w:rPr>
        <w:t>A General Equilibrium Model for Tax Policy Evaluation</w:t>
      </w:r>
      <w:r w:rsidRPr="004312EE">
        <w:t xml:space="preserve">. Chicago: University of Chicago </w:t>
      </w:r>
      <w:r w:rsidRPr="00814509">
        <w:t>Press.</w:t>
      </w:r>
    </w:p>
    <w:p w:rsidR="00677249" w:rsidP="00E2059B" w:rsidRDefault="00677249" w14:paraId="6F970410" w14:textId="77777777">
      <w:pPr>
        <w:pStyle w:val="biblio"/>
      </w:pPr>
      <w:r w:rsidRPr="004312EE">
        <w:t xml:space="preserve">Beach, </w:t>
      </w:r>
      <w:r>
        <w:t>R.</w:t>
      </w:r>
      <w:r w:rsidRPr="004312EE">
        <w:t xml:space="preserve">H., </w:t>
      </w:r>
      <w:r>
        <w:t>D.</w:t>
      </w:r>
      <w:r w:rsidRPr="004312EE">
        <w:t>K.</w:t>
      </w:r>
      <w:r>
        <w:t xml:space="preserve"> </w:t>
      </w:r>
      <w:r w:rsidRPr="004312EE">
        <w:t>B</w:t>
      </w:r>
      <w:r>
        <w:t>irur</w:t>
      </w:r>
      <w:r w:rsidRPr="004312EE">
        <w:t xml:space="preserve">, L.M. Davis, and M.T. Ross. 2011. </w:t>
      </w:r>
      <w:r w:rsidRPr="00411607">
        <w:t>A dynamic general equilibrium analysis of U.S. biofuels production.</w:t>
      </w:r>
      <w:r w:rsidRPr="004312EE">
        <w:t xml:space="preserve"> AAEA &amp; NAREA Joint Annual Meeting, Pittsburgh, PA. </w:t>
      </w:r>
      <w:hyperlink r:id="rId36">
        <w:r w:rsidRPr="002014F0">
          <w:rPr>
            <w:rStyle w:val="Hyperlink"/>
          </w:rPr>
          <w:t>https://ageconsearch.umn.edu/bitstream/103965/2/ADAGE-Biofuels_AAEA_Conference_Paper.pdf</w:t>
        </w:r>
      </w:hyperlink>
    </w:p>
    <w:p w:rsidRPr="00814509" w:rsidR="00677249" w:rsidP="00284FD2" w:rsidRDefault="00677249" w14:paraId="0F83DDEA" w14:textId="3CA12CEE">
      <w:pPr>
        <w:pStyle w:val="biblio"/>
      </w:pPr>
      <w:r w:rsidRPr="00814509">
        <w:t xml:space="preserve">Beach, R.H., D.M. Adams, R.J. </w:t>
      </w:r>
      <w:proofErr w:type="spellStart"/>
      <w:r w:rsidRPr="00814509">
        <w:t>Alig</w:t>
      </w:r>
      <w:proofErr w:type="spellEnd"/>
      <w:r w:rsidRPr="00814509">
        <w:t xml:space="preserve">, J.S. Baker, G.S. Latta, B.A. </w:t>
      </w:r>
      <w:proofErr w:type="spellStart"/>
      <w:r w:rsidRPr="00814509">
        <w:t>McCarl</w:t>
      </w:r>
      <w:proofErr w:type="spellEnd"/>
      <w:r w:rsidRPr="00814509">
        <w:t xml:space="preserve">, B.C. Murray, S.K. Rose, and E.M. White. 2010. </w:t>
      </w:r>
      <w:r w:rsidRPr="00814509">
        <w:rPr>
          <w:i/>
        </w:rPr>
        <w:t xml:space="preserve">Model </w:t>
      </w:r>
      <w:r w:rsidRPr="00814509" w:rsidR="00C9151B">
        <w:rPr>
          <w:i/>
        </w:rPr>
        <w:t xml:space="preserve">Documentation </w:t>
      </w:r>
      <w:r w:rsidRPr="00814509">
        <w:rPr>
          <w:i/>
        </w:rPr>
        <w:t>for the Forest and Agricultural Sector Optimization Model with Greenhouse Gases (FASOMGHG)</w:t>
      </w:r>
      <w:r w:rsidRPr="00814509">
        <w:t>. Prepared for U.S. Environmental Protection Agency.</w:t>
      </w:r>
    </w:p>
    <w:p w:rsidRPr="004312EE" w:rsidR="00677249" w:rsidP="00E2059B" w:rsidRDefault="00677249" w14:paraId="50E51679" w14:textId="77777777">
      <w:pPr>
        <w:pStyle w:val="biblio"/>
      </w:pPr>
      <w:r w:rsidRPr="004312EE">
        <w:t xml:space="preserve">Bergman, L. 1988. Energy policy modeling: A survey of general equilibrium approaches. </w:t>
      </w:r>
      <w:r w:rsidRPr="004312EE">
        <w:rPr>
          <w:i/>
          <w:iCs/>
        </w:rPr>
        <w:t>Journal of Policy Modeling</w:t>
      </w:r>
      <w:r w:rsidRPr="004312EE">
        <w:rPr>
          <w:iCs/>
        </w:rPr>
        <w:t xml:space="preserve"> </w:t>
      </w:r>
      <w:r w:rsidRPr="004312EE">
        <w:t>12(4):671-691.</w:t>
      </w:r>
    </w:p>
    <w:p w:rsidRPr="004312EE" w:rsidR="00677249" w:rsidP="00E2059B" w:rsidRDefault="00677249" w14:paraId="7F9C1032" w14:textId="77777777">
      <w:pPr>
        <w:pStyle w:val="biblio"/>
        <w:rPr>
          <w:iCs/>
        </w:rPr>
      </w:pPr>
      <w:r w:rsidRPr="004312EE">
        <w:t xml:space="preserve">Bernstein, P.M., W.D. Montgomery, T.F. Rutherford, and G. Yang. 1999. Effects of restrictions on international permit trading: The MS-MRT model. </w:t>
      </w:r>
      <w:r w:rsidRPr="004312EE">
        <w:rPr>
          <w:i/>
          <w:iCs/>
        </w:rPr>
        <w:t>The Energy Journal</w:t>
      </w:r>
      <w:r w:rsidRPr="004312EE">
        <w:rPr>
          <w:iCs/>
        </w:rPr>
        <w:t xml:space="preserve"> </w:t>
      </w:r>
      <w:r w:rsidRPr="004E480B">
        <w:rPr>
          <w:i/>
          <w:iCs/>
        </w:rPr>
        <w:t>(Kyoto Special Issue)</w:t>
      </w:r>
      <w:r w:rsidRPr="004312EE">
        <w:t>:221-256.</w:t>
      </w:r>
    </w:p>
    <w:p w:rsidR="00D95E11" w:rsidP="00903AFF" w:rsidRDefault="00903AFF" w14:paraId="756A0934" w14:textId="4574A81B">
      <w:pPr>
        <w:pStyle w:val="biblio"/>
      </w:pPr>
      <w:proofErr w:type="spellStart"/>
      <w:r>
        <w:t>Böhringer</w:t>
      </w:r>
      <w:proofErr w:type="spellEnd"/>
      <w:r>
        <w:t xml:space="preserve">, C., S. Peterson, T.F. Rutherford, J. Schneider, and M. Winkler. 2021. Climate policies after Paris: Pledge, </w:t>
      </w:r>
      <w:r w:rsidR="00C9151B">
        <w:t>trade and recycle</w:t>
      </w:r>
      <w:r>
        <w:t>: Insights from the 36th Energy Modeling Forum Study (EMF36)</w:t>
      </w:r>
      <w:r w:rsidR="004922A7">
        <w:t xml:space="preserve">. </w:t>
      </w:r>
      <w:r w:rsidRPr="00820799" w:rsidR="004922A7">
        <w:rPr>
          <w:i/>
          <w:iCs/>
        </w:rPr>
        <w:t>Energy Economics</w:t>
      </w:r>
      <w:r w:rsidR="004922A7">
        <w:t xml:space="preserve"> 103:105471. </w:t>
      </w:r>
      <w:r>
        <w:t>https://doi.org/10.1016/j.eneco.2021.105471.</w:t>
      </w:r>
    </w:p>
    <w:p w:rsidR="00677249" w:rsidP="00E2059B" w:rsidRDefault="00677249" w14:paraId="2126521D" w14:textId="0B7DD53C">
      <w:pPr>
        <w:pStyle w:val="biblio"/>
      </w:pPr>
      <w:proofErr w:type="spellStart"/>
      <w:r w:rsidRPr="004312EE">
        <w:t>Bovenberg</w:t>
      </w:r>
      <w:proofErr w:type="spellEnd"/>
      <w:r w:rsidRPr="004312EE">
        <w:t xml:space="preserve">, A.L., L.H. </w:t>
      </w:r>
      <w:proofErr w:type="spellStart"/>
      <w:r w:rsidRPr="004312EE">
        <w:t>Goulder</w:t>
      </w:r>
      <w:proofErr w:type="spellEnd"/>
      <w:r w:rsidRPr="004312EE">
        <w:t xml:space="preserve">, and D.J. Gurney. 2005. Efficiency costs of meeting industry-distributional constraints under environmental permits and taxes. </w:t>
      </w:r>
      <w:r w:rsidRPr="004312EE">
        <w:rPr>
          <w:i/>
        </w:rPr>
        <w:t>RAND Journal of Economics</w:t>
      </w:r>
      <w:r w:rsidRPr="004312EE">
        <w:t xml:space="preserve"> 36(4):950-970.</w:t>
      </w:r>
    </w:p>
    <w:p w:rsidR="006D3ADC" w:rsidP="00F04EF0" w:rsidRDefault="00677249" w14:paraId="7F695316" w14:textId="130FA30F">
      <w:pPr>
        <w:pStyle w:val="biblio"/>
        <w:rPr>
          <w:shd w:val="clear" w:color="auto" w:fill="FFFFFF"/>
        </w:rPr>
      </w:pPr>
      <w:proofErr w:type="spellStart"/>
      <w:r w:rsidRPr="004312EE">
        <w:t>Bovenberg</w:t>
      </w:r>
      <w:proofErr w:type="spellEnd"/>
      <w:r w:rsidRPr="004312EE">
        <w:t xml:space="preserve">, L.A., and L.H. </w:t>
      </w:r>
      <w:proofErr w:type="spellStart"/>
      <w:r w:rsidRPr="004312EE">
        <w:t>Goulder</w:t>
      </w:r>
      <w:proofErr w:type="spellEnd"/>
      <w:r w:rsidRPr="004312EE">
        <w:t xml:space="preserve">. 1996. Optimal environmental taxation in the presence of other taxes: general-equilibrium analysis. </w:t>
      </w:r>
      <w:r w:rsidRPr="004312EE">
        <w:rPr>
          <w:i/>
          <w:iCs/>
        </w:rPr>
        <w:t>American Economic Review</w:t>
      </w:r>
      <w:r w:rsidRPr="004312EE">
        <w:rPr>
          <w:iCs/>
        </w:rPr>
        <w:t xml:space="preserve"> </w:t>
      </w:r>
      <w:r w:rsidRPr="004312EE">
        <w:t>86(4):985-1000.</w:t>
      </w:r>
    </w:p>
    <w:p w:rsidRPr="004312EE" w:rsidR="00677249" w:rsidP="00E2059B" w:rsidRDefault="00677249" w14:paraId="7BCE4776" w14:textId="77777777">
      <w:pPr>
        <w:pStyle w:val="biblio"/>
      </w:pPr>
      <w:proofErr w:type="spellStart"/>
      <w:r w:rsidRPr="004312EE">
        <w:t>Burfisher</w:t>
      </w:r>
      <w:proofErr w:type="spellEnd"/>
      <w:r w:rsidRPr="004312EE">
        <w:t xml:space="preserve">, M., S. Robinson, and K. </w:t>
      </w:r>
      <w:proofErr w:type="spellStart"/>
      <w:r w:rsidRPr="004312EE">
        <w:t>Thierfelder</w:t>
      </w:r>
      <w:proofErr w:type="spellEnd"/>
      <w:r w:rsidRPr="004312EE">
        <w:t xml:space="preserve">. 1994. Wage changes in a U.S.-Mexico free trade area: Migration versus </w:t>
      </w:r>
      <w:proofErr w:type="spellStart"/>
      <w:r w:rsidRPr="004312EE">
        <w:t>Stolper</w:t>
      </w:r>
      <w:proofErr w:type="spellEnd"/>
      <w:r w:rsidRPr="004312EE">
        <w:t xml:space="preserve">-Samuelson effects. In </w:t>
      </w:r>
      <w:r w:rsidRPr="004312EE">
        <w:rPr>
          <w:i/>
          <w:iCs/>
        </w:rPr>
        <w:t>Modeling Trade Policy: Applied General Equilibrium Assessments of North American Free Trade</w:t>
      </w:r>
      <w:r w:rsidRPr="004312EE">
        <w:rPr>
          <w:iCs/>
        </w:rPr>
        <w:t xml:space="preserve">. </w:t>
      </w:r>
      <w:r w:rsidRPr="004312EE">
        <w:t xml:space="preserve">J. Francois and C. </w:t>
      </w:r>
      <w:proofErr w:type="spellStart"/>
      <w:r w:rsidRPr="004312EE">
        <w:t>Shiells</w:t>
      </w:r>
      <w:proofErr w:type="spellEnd"/>
      <w:r w:rsidRPr="004312EE">
        <w:t xml:space="preserve"> (Eds.). Cambridge: Cambridge University Press.</w:t>
      </w:r>
    </w:p>
    <w:p w:rsidR="006D3ADC" w:rsidP="00F04EF0" w:rsidRDefault="00677249" w14:paraId="661E9BEC" w14:textId="5DE88E13">
      <w:pPr>
        <w:pStyle w:val="biblio"/>
        <w:rPr>
          <w:shd w:val="clear" w:color="auto" w:fill="FFFFFF"/>
        </w:rPr>
      </w:pPr>
      <w:r w:rsidRPr="00C97188">
        <w:t xml:space="preserve">Canter C., Z. Qin, H. Cai, J. Dunn, </w:t>
      </w:r>
      <w:r>
        <w:t xml:space="preserve">and </w:t>
      </w:r>
      <w:r w:rsidRPr="00C97188">
        <w:t xml:space="preserve">M. Wang. 2016. </w:t>
      </w:r>
      <w:r w:rsidRPr="00C97188">
        <w:rPr>
          <w:i/>
        </w:rPr>
        <w:t xml:space="preserve">Update to Herbaceous and Short Rotation Woody Crops in GREET® Based on the 2016 </w:t>
      </w:r>
      <w:proofErr w:type="gramStart"/>
      <w:r w:rsidRPr="00C97188">
        <w:rPr>
          <w:i/>
        </w:rPr>
        <w:t>Billion</w:t>
      </w:r>
      <w:proofErr w:type="gramEnd"/>
      <w:r w:rsidRPr="00C97188">
        <w:rPr>
          <w:i/>
        </w:rPr>
        <w:t xml:space="preserve"> Ton Study</w:t>
      </w:r>
      <w:r>
        <w:t xml:space="preserve">. </w:t>
      </w:r>
      <w:r w:rsidRPr="00C97188">
        <w:t>Argonne, IL</w:t>
      </w:r>
      <w:r>
        <w:t>: Argonne National Laboratory</w:t>
      </w:r>
      <w:r w:rsidRPr="00C97188">
        <w:t xml:space="preserve">. </w:t>
      </w:r>
      <w:hyperlink w:history="1" r:id="rId37">
        <w:r w:rsidRPr="002014F0">
          <w:rPr>
            <w:rStyle w:val="Hyperlink"/>
          </w:rPr>
          <w:t>https://greet.es.anl.gov/publication-bts-2016</w:t>
        </w:r>
      </w:hyperlink>
    </w:p>
    <w:p w:rsidR="006D3ADC" w:rsidP="00F04EF0" w:rsidRDefault="00677249" w14:paraId="34EFA849" w14:textId="1C4CB6E6">
      <w:pPr>
        <w:pStyle w:val="biblio"/>
        <w:rPr>
          <w:shd w:val="clear" w:color="auto" w:fill="FFFFFF"/>
        </w:rPr>
      </w:pPr>
      <w:proofErr w:type="spellStart"/>
      <w:r w:rsidRPr="004312EE">
        <w:t>Cossa</w:t>
      </w:r>
      <w:proofErr w:type="spellEnd"/>
      <w:r w:rsidRPr="004312EE">
        <w:t>, P. 2004. Uncertainty analysis of the cost of climate policies</w:t>
      </w:r>
      <w:r>
        <w:t>.</w:t>
      </w:r>
      <w:r w:rsidRPr="004312EE">
        <w:t xml:space="preserve"> Master</w:t>
      </w:r>
      <w:r w:rsidR="00B124DA">
        <w:t>’</w:t>
      </w:r>
      <w:r w:rsidRPr="004312EE">
        <w:t>s thesis, Technology and Policy, Massachusetts Institute of Technology.</w:t>
      </w:r>
    </w:p>
    <w:p w:rsidRPr="004312EE" w:rsidR="00677249" w:rsidP="00E2059B" w:rsidRDefault="00677249" w14:paraId="4C2B179F" w14:textId="77777777">
      <w:pPr>
        <w:pStyle w:val="biblio"/>
      </w:pPr>
      <w:r w:rsidRPr="004312EE">
        <w:t xml:space="preserve">Deardorff, A.V., and M. Stern. 1981. A disaggregated model of world production and trade: An estimate of the impact of the Tokyo Round. </w:t>
      </w:r>
      <w:r w:rsidRPr="004312EE">
        <w:rPr>
          <w:i/>
          <w:iCs/>
        </w:rPr>
        <w:t>Journal of Policy Modeling</w:t>
      </w:r>
      <w:r w:rsidRPr="004312EE">
        <w:rPr>
          <w:iCs/>
        </w:rPr>
        <w:t xml:space="preserve"> </w:t>
      </w:r>
      <w:r w:rsidRPr="004312EE">
        <w:t>3:127-152.</w:t>
      </w:r>
    </w:p>
    <w:p w:rsidRPr="00440BBA" w:rsidR="00440BBA" w:rsidP="00440BBA" w:rsidRDefault="00440BBA" w14:paraId="29B26157" w14:textId="3973862B">
      <w:pPr>
        <w:pStyle w:val="biblio"/>
        <w:rPr>
          <w:bCs/>
        </w:rPr>
      </w:pPr>
      <w:proofErr w:type="spellStart"/>
      <w:r w:rsidRPr="00440BBA">
        <w:rPr>
          <w:bCs/>
        </w:rPr>
        <w:t>Delzeit</w:t>
      </w:r>
      <w:proofErr w:type="spellEnd"/>
      <w:r w:rsidRPr="00440BBA">
        <w:rPr>
          <w:bCs/>
        </w:rPr>
        <w:t xml:space="preserve">, R., R. Beach, R. </w:t>
      </w:r>
      <w:proofErr w:type="spellStart"/>
      <w:r w:rsidRPr="00440BBA">
        <w:rPr>
          <w:bCs/>
        </w:rPr>
        <w:t>Bibas</w:t>
      </w:r>
      <w:proofErr w:type="spellEnd"/>
      <w:r w:rsidRPr="00440BBA">
        <w:rPr>
          <w:bCs/>
        </w:rPr>
        <w:t xml:space="preserve">, W. </w:t>
      </w:r>
      <w:proofErr w:type="spellStart"/>
      <w:r w:rsidRPr="00440BBA">
        <w:rPr>
          <w:bCs/>
        </w:rPr>
        <w:t>Britz</w:t>
      </w:r>
      <w:proofErr w:type="spellEnd"/>
      <w:r w:rsidRPr="00440BBA">
        <w:rPr>
          <w:bCs/>
        </w:rPr>
        <w:t xml:space="preserve">, J. Chateau, F. Freund, J. Lefevre, F. </w:t>
      </w:r>
      <w:proofErr w:type="spellStart"/>
      <w:r w:rsidRPr="00440BBA">
        <w:rPr>
          <w:bCs/>
        </w:rPr>
        <w:t>Schuenemann</w:t>
      </w:r>
      <w:proofErr w:type="spellEnd"/>
      <w:r w:rsidRPr="00440BBA">
        <w:rPr>
          <w:bCs/>
        </w:rPr>
        <w:t xml:space="preserve">, T. </w:t>
      </w:r>
      <w:proofErr w:type="spellStart"/>
      <w:r w:rsidRPr="00440BBA">
        <w:rPr>
          <w:bCs/>
        </w:rPr>
        <w:t>Sulser</w:t>
      </w:r>
      <w:proofErr w:type="spellEnd"/>
      <w:r w:rsidRPr="00440BBA">
        <w:rPr>
          <w:bCs/>
        </w:rPr>
        <w:t xml:space="preserve">, H. Valin, B. van Ruijven, M. Weitzel, D. </w:t>
      </w:r>
      <w:proofErr w:type="spellStart"/>
      <w:r w:rsidRPr="00440BBA">
        <w:rPr>
          <w:bCs/>
        </w:rPr>
        <w:t>Willenbokel</w:t>
      </w:r>
      <w:proofErr w:type="spellEnd"/>
      <w:r w:rsidRPr="00440BBA">
        <w:rPr>
          <w:bCs/>
        </w:rPr>
        <w:t xml:space="preserve">, and K. </w:t>
      </w:r>
      <w:proofErr w:type="spellStart"/>
      <w:r w:rsidRPr="00440BBA">
        <w:rPr>
          <w:bCs/>
        </w:rPr>
        <w:t>Wojtowicz</w:t>
      </w:r>
      <w:proofErr w:type="spellEnd"/>
      <w:r w:rsidRPr="00440BBA">
        <w:rPr>
          <w:bCs/>
        </w:rPr>
        <w:t xml:space="preserve">. 2020. Linking </w:t>
      </w:r>
      <w:r w:rsidRPr="00440BBA" w:rsidR="00C9151B">
        <w:rPr>
          <w:bCs/>
        </w:rPr>
        <w:t xml:space="preserve">global </w:t>
      </w:r>
      <w:r w:rsidRPr="00440BBA">
        <w:rPr>
          <w:bCs/>
        </w:rPr>
        <w:t xml:space="preserve">CGE </w:t>
      </w:r>
      <w:r w:rsidRPr="00440BBA" w:rsidR="00C9151B">
        <w:rPr>
          <w:bCs/>
        </w:rPr>
        <w:t>models with sectoral models to generate baseline scenarios: approaches, challenges, and opportunities</w:t>
      </w:r>
      <w:r w:rsidRPr="00440BBA">
        <w:rPr>
          <w:bCs/>
        </w:rPr>
        <w:t xml:space="preserve">. </w:t>
      </w:r>
      <w:r w:rsidRPr="00440BBA">
        <w:rPr>
          <w:bCs/>
          <w:i/>
          <w:iCs/>
        </w:rPr>
        <w:t>Journal of Global Economic Analysis</w:t>
      </w:r>
      <w:r w:rsidRPr="00440BBA">
        <w:rPr>
          <w:bCs/>
        </w:rPr>
        <w:t xml:space="preserve"> 5(1):162-195.</w:t>
      </w:r>
      <w:r w:rsidR="004C726C">
        <w:rPr>
          <w:bCs/>
        </w:rPr>
        <w:t xml:space="preserve"> </w:t>
      </w:r>
    </w:p>
    <w:p w:rsidRPr="004312EE" w:rsidR="00677249" w:rsidP="00E2059B" w:rsidRDefault="00677249" w14:paraId="2C360ED2" w14:textId="77777777">
      <w:pPr>
        <w:pStyle w:val="biblio"/>
        <w:rPr>
          <w:iCs/>
        </w:rPr>
      </w:pPr>
      <w:proofErr w:type="spellStart"/>
      <w:r w:rsidRPr="004312EE">
        <w:t>Despotakis</w:t>
      </w:r>
      <w:proofErr w:type="spellEnd"/>
      <w:r w:rsidRPr="004312EE">
        <w:t xml:space="preserve">, K.A., and A.C. Fisher. 1988. Energy in a regional economy: A computable general equilibrium model for California. </w:t>
      </w:r>
      <w:r w:rsidRPr="004312EE">
        <w:rPr>
          <w:i/>
          <w:iCs/>
        </w:rPr>
        <w:t>Journal of Environmental Economics and Management</w:t>
      </w:r>
      <w:r w:rsidRPr="004312EE">
        <w:rPr>
          <w:iCs/>
        </w:rPr>
        <w:t xml:space="preserve"> </w:t>
      </w:r>
      <w:r w:rsidRPr="004312EE">
        <w:t>15(3):313-330.</w:t>
      </w:r>
    </w:p>
    <w:p w:rsidR="006D3ADC" w:rsidP="00F04EF0" w:rsidRDefault="00677249" w14:paraId="48AA5DB7" w14:textId="4441EC5E">
      <w:pPr>
        <w:pStyle w:val="biblio"/>
      </w:pPr>
      <w:r>
        <w:t xml:space="preserve">Dixon, P., M. </w:t>
      </w:r>
      <w:proofErr w:type="spellStart"/>
      <w:r>
        <w:t>Jerie</w:t>
      </w:r>
      <w:proofErr w:type="spellEnd"/>
      <w:r>
        <w:t xml:space="preserve">, and M. </w:t>
      </w:r>
      <w:proofErr w:type="spellStart"/>
      <w:r>
        <w:t>Rimmer</w:t>
      </w:r>
      <w:proofErr w:type="spellEnd"/>
      <w:r>
        <w:t xml:space="preserve">. 2016. Modern trade theory for CGE modelling: The </w:t>
      </w:r>
      <w:proofErr w:type="spellStart"/>
      <w:r>
        <w:t>Armington</w:t>
      </w:r>
      <w:proofErr w:type="spellEnd"/>
      <w:r>
        <w:t xml:space="preserve">, </w:t>
      </w:r>
      <w:proofErr w:type="gramStart"/>
      <w:r>
        <w:t>Krugman</w:t>
      </w:r>
      <w:proofErr w:type="gramEnd"/>
      <w:r>
        <w:t xml:space="preserve"> and Melitz models. </w:t>
      </w:r>
      <w:r w:rsidRPr="001261F3">
        <w:rPr>
          <w:i/>
        </w:rPr>
        <w:t>Journal of Global Economic Analysis</w:t>
      </w:r>
      <w:r>
        <w:t xml:space="preserve"> 1(1):1-110. </w:t>
      </w:r>
    </w:p>
    <w:p w:rsidRPr="00CC2378" w:rsidR="00677249" w:rsidP="00E2059B" w:rsidRDefault="00677249" w14:paraId="4A9FB770" w14:textId="77777777">
      <w:pPr>
        <w:pStyle w:val="biblio"/>
      </w:pPr>
      <w:r w:rsidRPr="00CC2378">
        <w:t xml:space="preserve">EV Volumes.com. No date. </w:t>
      </w:r>
      <w:r w:rsidRPr="00411607">
        <w:t xml:space="preserve">China plug-in sales for 2017-Q4 and full year – Update. </w:t>
      </w:r>
      <w:hyperlink w:history="1" r:id="rId38">
        <w:r w:rsidRPr="00814509">
          <w:rPr>
            <w:rStyle w:val="Hyperlink"/>
          </w:rPr>
          <w:t>http://www.ev-volumes.com/country/china/</w:t>
        </w:r>
      </w:hyperlink>
    </w:p>
    <w:p w:rsidRPr="00231120" w:rsidR="00195BCB" w:rsidP="00852FC9" w:rsidRDefault="00195BCB" w14:paraId="4B771A1A" w14:textId="6A448036">
      <w:pPr>
        <w:pStyle w:val="biblio"/>
      </w:pPr>
      <w:r w:rsidRPr="00231120">
        <w:t xml:space="preserve">Faehn, T., G. </w:t>
      </w:r>
      <w:proofErr w:type="spellStart"/>
      <w:r w:rsidRPr="00231120">
        <w:t>Bachner</w:t>
      </w:r>
      <w:proofErr w:type="spellEnd"/>
      <w:r w:rsidRPr="00231120">
        <w:t>, R. Beach, J. Chateau, S. Fujimori, M. Ghosh, M. Hamdi-</w:t>
      </w:r>
      <w:proofErr w:type="spellStart"/>
      <w:r w:rsidRPr="00231120">
        <w:t>Cherif</w:t>
      </w:r>
      <w:proofErr w:type="spellEnd"/>
      <w:r w:rsidRPr="00231120">
        <w:t xml:space="preserve">, E. </w:t>
      </w:r>
      <w:proofErr w:type="spellStart"/>
      <w:r w:rsidRPr="00231120">
        <w:t>Lanzi</w:t>
      </w:r>
      <w:proofErr w:type="spellEnd"/>
      <w:r w:rsidRPr="00231120">
        <w:t xml:space="preserve">, S. Paltsev, T. </w:t>
      </w:r>
      <w:proofErr w:type="spellStart"/>
      <w:r w:rsidRPr="00231120">
        <w:t>Vandyck</w:t>
      </w:r>
      <w:proofErr w:type="spellEnd"/>
      <w:r w:rsidRPr="00231120">
        <w:t xml:space="preserve">, B. Cunha, R. </w:t>
      </w:r>
      <w:proofErr w:type="spellStart"/>
      <w:r w:rsidRPr="00231120">
        <w:t>Garaffa</w:t>
      </w:r>
      <w:proofErr w:type="spellEnd"/>
      <w:r w:rsidRPr="00231120">
        <w:t xml:space="preserve">, and K. </w:t>
      </w:r>
      <w:proofErr w:type="spellStart"/>
      <w:r w:rsidRPr="00231120">
        <w:t>Steininger</w:t>
      </w:r>
      <w:proofErr w:type="spellEnd"/>
      <w:r w:rsidRPr="00231120">
        <w:t xml:space="preserve">. (2020). Capturing </w:t>
      </w:r>
      <w:r w:rsidRPr="00231120" w:rsidR="00C9151B">
        <w:t xml:space="preserve">key energy and emission trends </w:t>
      </w:r>
      <w:r w:rsidRPr="00231120">
        <w:t>in CGE models: Assessment o</w:t>
      </w:r>
      <w:r w:rsidRPr="00231120" w:rsidR="00C9151B">
        <w:t>f status and remaining challenges</w:t>
      </w:r>
      <w:r w:rsidRPr="00231120">
        <w:t xml:space="preserve">. </w:t>
      </w:r>
      <w:r w:rsidRPr="00231120">
        <w:rPr>
          <w:i/>
          <w:iCs/>
        </w:rPr>
        <w:t>Journal of Global Economic Analysis</w:t>
      </w:r>
      <w:r w:rsidRPr="00231120">
        <w:t xml:space="preserve"> 5(1):196-272. </w:t>
      </w:r>
    </w:p>
    <w:p w:rsidRPr="00B97B3C" w:rsidR="00677249" w:rsidP="00E2059B" w:rsidRDefault="00677249" w14:paraId="6C4D1E0C" w14:textId="60F79485">
      <w:pPr>
        <w:pStyle w:val="biblio"/>
      </w:pPr>
      <w:r w:rsidRPr="00B97B3C">
        <w:t>Federal Reserve Bank of St. Louis</w:t>
      </w:r>
      <w:r>
        <w:t xml:space="preserve"> (FRED)</w:t>
      </w:r>
      <w:r w:rsidRPr="00B97B3C">
        <w:t xml:space="preserve">. 2017. </w:t>
      </w:r>
      <w:r w:rsidRPr="006A6A28">
        <w:t>Real gross domestic product per capita</w:t>
      </w:r>
      <w:r w:rsidRPr="00B97B3C">
        <w:t xml:space="preserve"> (A939RX0Q048SBEA)</w:t>
      </w:r>
      <w:r w:rsidR="00C9151B">
        <w:t>.</w:t>
      </w:r>
      <w:r w:rsidRPr="00B97B3C">
        <w:t xml:space="preserve"> </w:t>
      </w:r>
      <w:hyperlink w:history="1" r:id="rId39">
        <w:r w:rsidRPr="002014F0">
          <w:rPr>
            <w:rStyle w:val="Hyperlink"/>
          </w:rPr>
          <w:t>https://fred.stlouisfed.org/series/A939RX0Q048SBEA</w:t>
        </w:r>
      </w:hyperlink>
    </w:p>
    <w:p w:rsidRPr="004312EE" w:rsidR="00677249" w:rsidP="00E2059B" w:rsidRDefault="00677249" w14:paraId="6586B4CF" w14:textId="77777777">
      <w:pPr>
        <w:pStyle w:val="biblio"/>
      </w:pPr>
      <w:proofErr w:type="spellStart"/>
      <w:r w:rsidRPr="004312EE">
        <w:t>Feenstra</w:t>
      </w:r>
      <w:proofErr w:type="spellEnd"/>
      <w:r w:rsidRPr="004312EE">
        <w:t xml:space="preserve">, R. C., P.A. Luck, M. Obstfeld, and K.N. Russ. 2014. In search of the </w:t>
      </w:r>
      <w:proofErr w:type="spellStart"/>
      <w:r w:rsidRPr="004312EE">
        <w:t>Armington</w:t>
      </w:r>
      <w:proofErr w:type="spellEnd"/>
      <w:r w:rsidRPr="004312EE">
        <w:t xml:space="preserve"> elasticity (No. w20063)</w:t>
      </w:r>
      <w:r w:rsidRPr="00814509">
        <w:t>. Cambridge, MA</w:t>
      </w:r>
      <w:r>
        <w:t>:</w:t>
      </w:r>
      <w:r w:rsidRPr="00814509">
        <w:t xml:space="preserve"> </w:t>
      </w:r>
      <w:r w:rsidRPr="004312EE">
        <w:t>National Bureau of Economic Research.</w:t>
      </w:r>
    </w:p>
    <w:p w:rsidRPr="00D96BA8" w:rsidR="00677249" w:rsidP="00E2059B" w:rsidRDefault="00677249" w14:paraId="741E5886" w14:textId="77777777">
      <w:pPr>
        <w:pStyle w:val="biblio"/>
      </w:pPr>
      <w:r w:rsidRPr="001261F3">
        <w:t>Food and Agriculture Organization of the United N</w:t>
      </w:r>
      <w:r>
        <w:t>ations. 2012</w:t>
      </w:r>
      <w:r w:rsidRPr="001261F3">
        <w:t>. FAOS</w:t>
      </w:r>
      <w:r>
        <w:t xml:space="preserve">TAT Database. Rome, Italy: FAO. </w:t>
      </w:r>
      <w:hyperlink w:history="1" w:anchor="data" r:id="rId40">
        <w:r w:rsidRPr="002014F0">
          <w:rPr>
            <w:rStyle w:val="Hyperlink"/>
          </w:rPr>
          <w:t>http://www.fao.org/faostat/en/#data</w:t>
        </w:r>
      </w:hyperlink>
    </w:p>
    <w:p w:rsidRPr="00D96BA8" w:rsidR="00677249" w:rsidP="00E2059B" w:rsidRDefault="00677249" w14:paraId="4B370863" w14:textId="587B3092">
      <w:pPr>
        <w:pStyle w:val="biblio"/>
      </w:pPr>
      <w:r w:rsidRPr="00DA2F90">
        <w:t>Food and Agriculture Organization of the United Nations. 20</w:t>
      </w:r>
      <w:r>
        <w:t>21</w:t>
      </w:r>
      <w:r w:rsidRPr="00DA2F90">
        <w:t xml:space="preserve">. World food situation. </w:t>
      </w:r>
      <w:r w:rsidRPr="000B6EC6">
        <w:t>Rome, Italy</w:t>
      </w:r>
      <w:r>
        <w:t xml:space="preserve">: FAO. </w:t>
      </w:r>
      <w:hyperlink w:history="1" r:id="rId41">
        <w:r w:rsidRPr="002014F0" w:rsidDel="006B2851">
          <w:rPr>
            <w:rStyle w:val="Hyperlink"/>
          </w:rPr>
          <w:t>http://www.fao.org/worldfoodsituation/foodpricesindex/en/</w:t>
        </w:r>
      </w:hyperlink>
    </w:p>
    <w:p w:rsidRPr="004312EE" w:rsidR="00677249" w:rsidP="00E2059B" w:rsidRDefault="00677249" w14:paraId="1949939C" w14:textId="77777777">
      <w:pPr>
        <w:pStyle w:val="biblio"/>
      </w:pPr>
      <w:r w:rsidRPr="004312EE">
        <w:t xml:space="preserve">Francois, J., and C. </w:t>
      </w:r>
      <w:proofErr w:type="spellStart"/>
      <w:r w:rsidRPr="004312EE">
        <w:t>Shiells</w:t>
      </w:r>
      <w:proofErr w:type="spellEnd"/>
      <w:r w:rsidRPr="004312EE">
        <w:t xml:space="preserve"> (</w:t>
      </w:r>
      <w:r>
        <w:t>E</w:t>
      </w:r>
      <w:r w:rsidRPr="004312EE">
        <w:t xml:space="preserve">ds.). 1994. </w:t>
      </w:r>
      <w:r w:rsidRPr="004312EE">
        <w:rPr>
          <w:i/>
          <w:iCs/>
        </w:rPr>
        <w:t>Modeling Trade Policy: Applied General Equilibrium Assessments of North American Free Trade</w:t>
      </w:r>
      <w:r w:rsidRPr="004312EE">
        <w:rPr>
          <w:iCs/>
        </w:rPr>
        <w:t xml:space="preserve">. </w:t>
      </w:r>
      <w:r w:rsidRPr="004312EE">
        <w:t>Cambridge: Cambridge University Press.</w:t>
      </w:r>
    </w:p>
    <w:p w:rsidR="00677249" w:rsidP="00E2059B" w:rsidRDefault="006D43F0" w14:paraId="36B092C0" w14:textId="77777777">
      <w:pPr>
        <w:pStyle w:val="biblio"/>
      </w:pPr>
      <w:hyperlink w:history="1" r:id="rId42">
        <w:r w:rsidRPr="001261F3" w:rsidR="00677249">
          <w:t>Fujimori S</w:t>
        </w:r>
      </w:hyperlink>
      <w:r w:rsidRPr="00AF13A2" w:rsidR="00677249">
        <w:t xml:space="preserve">., </w:t>
      </w:r>
      <w:r w:rsidRPr="001A00FD" w:rsidR="00677249">
        <w:t xml:space="preserve">T. Hasegawa, and T. Masui. </w:t>
      </w:r>
      <w:r w:rsidR="00677249">
        <w:t>2017</w:t>
      </w:r>
      <w:r w:rsidRPr="001261F3" w:rsidR="00677249">
        <w:t>.</w:t>
      </w:r>
      <w:r w:rsidRPr="00AF13A2" w:rsidR="00677249">
        <w:t xml:space="preserve"> </w:t>
      </w:r>
      <w:r w:rsidRPr="001261F3" w:rsidR="00677249">
        <w:t>AIM/CGE V2.0: Basic feature of the model.</w:t>
      </w:r>
      <w:r w:rsidRPr="00AF13A2" w:rsidR="00677249">
        <w:t xml:space="preserve"> </w:t>
      </w:r>
      <w:r w:rsidRPr="001261F3" w:rsidR="00677249">
        <w:t xml:space="preserve">In: </w:t>
      </w:r>
      <w:r w:rsidRPr="00411607" w:rsidR="00677249">
        <w:rPr>
          <w:i/>
        </w:rPr>
        <w:t>Post-2020 Climate Action. Global and Asian Perspectives</w:t>
      </w:r>
      <w:r w:rsidRPr="001261F3" w:rsidR="00677249">
        <w:t xml:space="preserve"> </w:t>
      </w:r>
      <w:r w:rsidR="00677249">
        <w:t>(</w:t>
      </w:r>
      <w:r w:rsidRPr="001261F3" w:rsidR="00677249">
        <w:t>pp. 305-328</w:t>
      </w:r>
      <w:r w:rsidR="00677249">
        <w:t xml:space="preserve">). </w:t>
      </w:r>
      <w:r w:rsidRPr="00411607" w:rsidR="00677249">
        <w:t>S.</w:t>
      </w:r>
      <w:r w:rsidR="00677249">
        <w:t xml:space="preserve"> </w:t>
      </w:r>
      <w:hyperlink w:history="1" r:id="rId43">
        <w:r w:rsidRPr="001261F3" w:rsidR="00677249">
          <w:t xml:space="preserve">Fujimori, </w:t>
        </w:r>
      </w:hyperlink>
      <w:r w:rsidRPr="00411607" w:rsidR="00677249">
        <w:t xml:space="preserve"> M.</w:t>
      </w:r>
      <w:r w:rsidR="00677249">
        <w:t xml:space="preserve"> </w:t>
      </w:r>
      <w:hyperlink w:history="1" r:id="rId44">
        <w:proofErr w:type="spellStart"/>
        <w:r w:rsidRPr="001261F3" w:rsidR="00677249">
          <w:t>Kainuma</w:t>
        </w:r>
        <w:proofErr w:type="spellEnd"/>
        <w:r w:rsidRPr="001261F3" w:rsidR="00677249">
          <w:t xml:space="preserve">, </w:t>
        </w:r>
      </w:hyperlink>
      <w:r w:rsidR="00677249">
        <w:t>and T.</w:t>
      </w:r>
      <w:r w:rsidRPr="001261F3" w:rsidR="00677249">
        <w:t xml:space="preserve"> Masui</w:t>
      </w:r>
      <w:r w:rsidR="00677249">
        <w:t xml:space="preserve"> (e</w:t>
      </w:r>
      <w:r w:rsidRPr="001261F3" w:rsidR="00677249">
        <w:t>ds.</w:t>
      </w:r>
      <w:r w:rsidR="00677249">
        <w:t>)</w:t>
      </w:r>
      <w:r w:rsidRPr="001261F3" w:rsidR="00677249">
        <w:t xml:space="preserve">, Singapore: Springer. </w:t>
      </w:r>
    </w:p>
    <w:p w:rsidRPr="001B06AE" w:rsidR="00677249" w:rsidP="00E2059B" w:rsidRDefault="00677249" w14:paraId="2EFAA9BE" w14:textId="77777777">
      <w:pPr>
        <w:pStyle w:val="biblio"/>
      </w:pPr>
      <w:r w:rsidRPr="00AF13A2">
        <w:t xml:space="preserve">Fujimori S., T. Hasegawa, </w:t>
      </w:r>
      <w:r w:rsidRPr="001A00FD">
        <w:t>T. Masui</w:t>
      </w:r>
      <w:r>
        <w:t>,</w:t>
      </w:r>
      <w:r w:rsidRPr="001A00FD">
        <w:t xml:space="preserve"> and K. Takahashi. 2014. </w:t>
      </w:r>
      <w:r w:rsidRPr="0088134B">
        <w:t xml:space="preserve">Land </w:t>
      </w:r>
      <w:r>
        <w:t>use r</w:t>
      </w:r>
      <w:r w:rsidRPr="0088134B">
        <w:t>ep</w:t>
      </w:r>
      <w:r>
        <w:t>resentation in a global CGE model for long-term simulation: CET vs. logit f</w:t>
      </w:r>
      <w:r w:rsidRPr="0088134B">
        <w:t>unctions</w:t>
      </w:r>
      <w:r>
        <w:t xml:space="preserve">. </w:t>
      </w:r>
      <w:r w:rsidRPr="00411607">
        <w:rPr>
          <w:i/>
        </w:rPr>
        <w:t>Food Security</w:t>
      </w:r>
      <w:r>
        <w:t xml:space="preserve"> 6(5):</w:t>
      </w:r>
      <w:r w:rsidRPr="001A00FD">
        <w:t>685-99.</w:t>
      </w:r>
    </w:p>
    <w:p w:rsidRPr="004312EE" w:rsidR="00677249" w:rsidP="00E2059B" w:rsidRDefault="00677249" w14:paraId="614E9744" w14:textId="77777777">
      <w:pPr>
        <w:pStyle w:val="biblio"/>
      </w:pPr>
      <w:r w:rsidRPr="004312EE">
        <w:t xml:space="preserve">Fullerton, D., and G.E. Metcalfe. 2001. Environmental controls, scarcity rents, and pre-existing distortions. </w:t>
      </w:r>
      <w:r w:rsidRPr="004312EE">
        <w:rPr>
          <w:i/>
          <w:iCs/>
        </w:rPr>
        <w:t>Journal of Public Economics</w:t>
      </w:r>
      <w:r w:rsidRPr="004312EE">
        <w:rPr>
          <w:iCs/>
        </w:rPr>
        <w:t xml:space="preserve"> </w:t>
      </w:r>
      <w:r w:rsidRPr="004312EE">
        <w:t>80:249-267.</w:t>
      </w:r>
    </w:p>
    <w:p w:rsidRPr="004312EE" w:rsidR="00677249" w:rsidP="00E2059B" w:rsidRDefault="00677249" w14:paraId="1F0E0337" w14:textId="77777777">
      <w:pPr>
        <w:pStyle w:val="biblio"/>
      </w:pPr>
      <w:r w:rsidRPr="004312EE">
        <w:t>Geller</w:t>
      </w:r>
      <w:r>
        <w:t>,</w:t>
      </w:r>
      <w:r w:rsidRPr="004312EE">
        <w:t xml:space="preserve"> H.S. 1985. Ethanol fuel from sugar cane in Brazil. </w:t>
      </w:r>
      <w:r w:rsidRPr="004312EE">
        <w:rPr>
          <w:i/>
        </w:rPr>
        <w:t>Ann</w:t>
      </w:r>
      <w:r>
        <w:rPr>
          <w:i/>
        </w:rPr>
        <w:t>ual</w:t>
      </w:r>
      <w:r w:rsidRPr="004312EE">
        <w:rPr>
          <w:i/>
        </w:rPr>
        <w:t xml:space="preserve"> Rev</w:t>
      </w:r>
      <w:r>
        <w:rPr>
          <w:i/>
        </w:rPr>
        <w:t>iew of</w:t>
      </w:r>
      <w:r w:rsidRPr="004312EE">
        <w:rPr>
          <w:i/>
        </w:rPr>
        <w:t xml:space="preserve"> Energy</w:t>
      </w:r>
      <w:r w:rsidRPr="004312EE">
        <w:t xml:space="preserve"> 10:135-164. </w:t>
      </w:r>
    </w:p>
    <w:p w:rsidR="00677249" w:rsidP="00E2059B" w:rsidRDefault="00677249" w14:paraId="779E23F4" w14:textId="77777777">
      <w:pPr>
        <w:pStyle w:val="biblio"/>
      </w:pPr>
      <w:r>
        <w:t xml:space="preserve">Gilbert, J., T. </w:t>
      </w:r>
      <w:proofErr w:type="spellStart"/>
      <w:r>
        <w:t>Furusawa</w:t>
      </w:r>
      <w:proofErr w:type="spellEnd"/>
      <w:r>
        <w:t xml:space="preserve">, and R. </w:t>
      </w:r>
      <w:proofErr w:type="spellStart"/>
      <w:r>
        <w:t>Scollay</w:t>
      </w:r>
      <w:proofErr w:type="spellEnd"/>
      <w:r>
        <w:t xml:space="preserve">. 2017. The economic impact of the Trans-Pacific Partnership: What have we learned from CGE simulation? </w:t>
      </w:r>
      <w:r w:rsidRPr="00411607">
        <w:rPr>
          <w:i/>
        </w:rPr>
        <w:t>The World Economy</w:t>
      </w:r>
      <w:r>
        <w:t xml:space="preserve"> 41(3):831-865.</w:t>
      </w:r>
    </w:p>
    <w:p w:rsidRPr="003A290E" w:rsidR="00677249" w:rsidP="00E2059B" w:rsidRDefault="00677249" w14:paraId="1C645FB0" w14:textId="77777777">
      <w:pPr>
        <w:pStyle w:val="biblio"/>
      </w:pPr>
      <w:r w:rsidRPr="003A290E">
        <w:t xml:space="preserve">Golub A., T.W. Hertel, and B. Sohngen. 2008. </w:t>
      </w:r>
      <w:r w:rsidRPr="00A651E8">
        <w:rPr>
          <w:i/>
        </w:rPr>
        <w:t xml:space="preserve">Land use modeling in </w:t>
      </w:r>
      <w:proofErr w:type="gramStart"/>
      <w:r w:rsidRPr="00A651E8">
        <w:rPr>
          <w:i/>
        </w:rPr>
        <w:t>recursively-dynamic</w:t>
      </w:r>
      <w:proofErr w:type="gramEnd"/>
      <w:r w:rsidRPr="00A651E8">
        <w:rPr>
          <w:i/>
        </w:rPr>
        <w:t xml:space="preserve"> GTAP framework</w:t>
      </w:r>
      <w:r w:rsidRPr="003A290E">
        <w:t xml:space="preserve">. GTAP working paper No.48. </w:t>
      </w:r>
    </w:p>
    <w:p w:rsidRPr="004312EE" w:rsidR="00677249" w:rsidP="00E2059B" w:rsidRDefault="00677249" w14:paraId="51B7A82C" w14:textId="77777777">
      <w:pPr>
        <w:pStyle w:val="biblio"/>
      </w:pPr>
      <w:proofErr w:type="spellStart"/>
      <w:r w:rsidRPr="004312EE">
        <w:t>Goulder</w:t>
      </w:r>
      <w:proofErr w:type="spellEnd"/>
      <w:r w:rsidRPr="004312EE">
        <w:t xml:space="preserve">, L.H., Ian W.H. Parry, R.C. Williams, and D. </w:t>
      </w:r>
      <w:proofErr w:type="spellStart"/>
      <w:r w:rsidRPr="004312EE">
        <w:t>Burtraw</w:t>
      </w:r>
      <w:proofErr w:type="spellEnd"/>
      <w:r w:rsidRPr="004312EE">
        <w:t xml:space="preserve">. 1999. The cost-effectiveness of alternative instruments for environmental protection in a second-best setting. </w:t>
      </w:r>
      <w:r w:rsidRPr="004312EE">
        <w:rPr>
          <w:i/>
          <w:iCs/>
        </w:rPr>
        <w:t>Journal of Public Economics</w:t>
      </w:r>
      <w:r w:rsidRPr="004312EE">
        <w:rPr>
          <w:iCs/>
        </w:rPr>
        <w:t xml:space="preserve"> </w:t>
      </w:r>
      <w:r w:rsidRPr="004312EE">
        <w:t>72:329-360.</w:t>
      </w:r>
    </w:p>
    <w:p w:rsidR="00677249" w:rsidP="00E2059B" w:rsidRDefault="00677249" w14:paraId="0DBB7388" w14:textId="2EE49792">
      <w:pPr>
        <w:pStyle w:val="biblio"/>
      </w:pPr>
      <w:r w:rsidRPr="001B06AE">
        <w:t>Gurgel, A., H. Chen, S. Paltsev</w:t>
      </w:r>
      <w:r>
        <w:t>,</w:t>
      </w:r>
      <w:r w:rsidRPr="001B06AE">
        <w:t xml:space="preserve"> and J. Reilly</w:t>
      </w:r>
      <w:r>
        <w:t>. 2016.</w:t>
      </w:r>
      <w:r w:rsidRPr="001B06AE">
        <w:t xml:space="preserve"> CGE </w:t>
      </w:r>
      <w:r w:rsidRPr="001B06AE" w:rsidR="00C9151B">
        <w:t>models</w:t>
      </w:r>
      <w:r w:rsidRPr="001B06AE">
        <w:t>: Linking natural resources to the CGE framework. The WSPC Reference on Natural Resources and Environmental Policy in the Era of Global Change: Volume 3: Computable General Equil</w:t>
      </w:r>
      <w:r>
        <w:t>ibrium Models</w:t>
      </w:r>
      <w:r w:rsidRPr="001B06AE">
        <w:t xml:space="preserve">, T. </w:t>
      </w:r>
      <w:proofErr w:type="gramStart"/>
      <w:r w:rsidRPr="001B06AE">
        <w:t>Bryant</w:t>
      </w:r>
      <w:proofErr w:type="gramEnd"/>
      <w:r w:rsidRPr="001B06AE">
        <w:t xml:space="preserve"> and A. Dinar (</w:t>
      </w:r>
      <w:r>
        <w:t>e</w:t>
      </w:r>
      <w:r w:rsidRPr="001B06AE">
        <w:t>ds.), World Scientific</w:t>
      </w:r>
      <w:r>
        <w:t xml:space="preserve">. </w:t>
      </w:r>
      <w:r w:rsidRPr="002014F0">
        <w:rPr>
          <w:rStyle w:val="Hyperlink"/>
        </w:rPr>
        <w:t>http://www.worldscientific.com/doi/pdf/10.1142/9789813208179_0003</w:t>
      </w:r>
      <w:r w:rsidRPr="001B06AE">
        <w:t xml:space="preserve"> </w:t>
      </w:r>
    </w:p>
    <w:p w:rsidRPr="004312EE" w:rsidR="00677249" w:rsidP="00E2059B" w:rsidRDefault="00677249" w14:paraId="6B4BF02F" w14:textId="77777777">
      <w:pPr>
        <w:pStyle w:val="biblio"/>
      </w:pPr>
      <w:r w:rsidRPr="004312EE">
        <w:t xml:space="preserve">Gurgel, A., J.M. Reilly, and S. Paltsev. 2007. Potential land use implications of a global biofuels industry. </w:t>
      </w:r>
      <w:r w:rsidRPr="004312EE">
        <w:rPr>
          <w:i/>
        </w:rPr>
        <w:t>Journal of Agricultural &amp; Food Industrial Organization</w:t>
      </w:r>
      <w:r w:rsidRPr="004312EE">
        <w:t xml:space="preserve"> 5(Article 9). </w:t>
      </w:r>
    </w:p>
    <w:p w:rsidRPr="004312EE" w:rsidR="00677249" w:rsidP="00E2059B" w:rsidRDefault="00677249" w14:paraId="5B4A3BBA" w14:textId="77777777">
      <w:pPr>
        <w:pStyle w:val="biblio"/>
      </w:pPr>
      <w:r w:rsidRPr="004312EE">
        <w:t xml:space="preserve">Haas M.J., A.J. McAloon, W.C. Yee, and T.F. </w:t>
      </w:r>
      <w:proofErr w:type="spellStart"/>
      <w:r w:rsidRPr="004312EE">
        <w:t>Foglia</w:t>
      </w:r>
      <w:proofErr w:type="spellEnd"/>
      <w:r w:rsidRPr="004312EE">
        <w:t xml:space="preserve">. 2005. A process model to estimate biodiesel production costs. </w:t>
      </w:r>
      <w:r w:rsidRPr="004312EE">
        <w:rPr>
          <w:i/>
        </w:rPr>
        <w:t xml:space="preserve">Bioresource Technology </w:t>
      </w:r>
      <w:r w:rsidRPr="004312EE">
        <w:t xml:space="preserve">97:671-678. </w:t>
      </w:r>
    </w:p>
    <w:p w:rsidRPr="004312EE" w:rsidR="00677249" w:rsidP="00E2059B" w:rsidRDefault="00677249" w14:paraId="49E223C3" w14:textId="77777777">
      <w:pPr>
        <w:pStyle w:val="biblio"/>
        <w:rPr>
          <w:iCs/>
        </w:rPr>
      </w:pPr>
      <w:proofErr w:type="spellStart"/>
      <w:r w:rsidRPr="004312EE">
        <w:t>Harberger</w:t>
      </w:r>
      <w:proofErr w:type="spellEnd"/>
      <w:r w:rsidRPr="004312EE">
        <w:t xml:space="preserve">, A.C. 1959. The corporate income tax: An empirical appraisal. In </w:t>
      </w:r>
      <w:r w:rsidRPr="004312EE">
        <w:rPr>
          <w:i/>
          <w:iCs/>
        </w:rPr>
        <w:t>Tax Revision Compendium</w:t>
      </w:r>
      <w:r w:rsidRPr="004312EE">
        <w:rPr>
          <w:i/>
        </w:rPr>
        <w:t>, Vol. 1</w:t>
      </w:r>
      <w:r w:rsidRPr="004312EE">
        <w:t>. House Committee on Ways and Means. Washington DC:</w:t>
      </w:r>
      <w:r w:rsidRPr="004312EE">
        <w:rPr>
          <w:iCs/>
        </w:rPr>
        <w:t xml:space="preserve"> </w:t>
      </w:r>
      <w:r w:rsidRPr="004312EE">
        <w:t>Government Printing Office.</w:t>
      </w:r>
    </w:p>
    <w:p w:rsidRPr="004312EE" w:rsidR="00677249" w:rsidP="00E2059B" w:rsidRDefault="00677249" w14:paraId="0382DDD7" w14:textId="77777777">
      <w:pPr>
        <w:pStyle w:val="biblio"/>
      </w:pPr>
      <w:proofErr w:type="spellStart"/>
      <w:r w:rsidRPr="004312EE">
        <w:t>Harberger</w:t>
      </w:r>
      <w:proofErr w:type="spellEnd"/>
      <w:r w:rsidRPr="004312EE">
        <w:t xml:space="preserve">, A.C. 1962. The incidence of the corporation income tax. </w:t>
      </w:r>
      <w:r w:rsidRPr="000F2E7B">
        <w:rPr>
          <w:i/>
          <w:iCs/>
        </w:rPr>
        <w:t>Journal of Political Economy</w:t>
      </w:r>
      <w:r w:rsidRPr="004312EE">
        <w:rPr>
          <w:iCs/>
        </w:rPr>
        <w:t xml:space="preserve"> </w:t>
      </w:r>
      <w:r w:rsidRPr="004312EE">
        <w:t>70:215-240.</w:t>
      </w:r>
    </w:p>
    <w:p w:rsidRPr="004312EE" w:rsidR="00677249" w:rsidP="00E2059B" w:rsidRDefault="00677249" w14:paraId="4E852718" w14:textId="77777777">
      <w:pPr>
        <w:pStyle w:val="biblio"/>
        <w:rPr>
          <w:iCs/>
        </w:rPr>
      </w:pPr>
      <w:proofErr w:type="spellStart"/>
      <w:r w:rsidRPr="004312EE">
        <w:t>Harberger</w:t>
      </w:r>
      <w:proofErr w:type="spellEnd"/>
      <w:r w:rsidRPr="004312EE">
        <w:t xml:space="preserve">, A.C. 1966. Efficiency effects of taxes on income from capital. In </w:t>
      </w:r>
      <w:r w:rsidRPr="004312EE">
        <w:rPr>
          <w:i/>
          <w:iCs/>
        </w:rPr>
        <w:t>Effects of Corporation Income Tax</w:t>
      </w:r>
      <w:r>
        <w:t>.</w:t>
      </w:r>
      <w:r w:rsidRPr="004312EE">
        <w:t xml:space="preserve"> M. Krzyzaniak (</w:t>
      </w:r>
      <w:r>
        <w:t>e</w:t>
      </w:r>
      <w:r w:rsidRPr="004312EE">
        <w:t>d.). Detroit: Wayne State University Press.</w:t>
      </w:r>
    </w:p>
    <w:p w:rsidRPr="004312EE" w:rsidR="00677249" w:rsidP="00E2059B" w:rsidRDefault="00677249" w14:paraId="6539A114" w14:textId="77777777">
      <w:pPr>
        <w:pStyle w:val="biblio"/>
      </w:pPr>
      <w:proofErr w:type="spellStart"/>
      <w:r w:rsidRPr="004312EE">
        <w:t>Harberger</w:t>
      </w:r>
      <w:proofErr w:type="spellEnd"/>
      <w:r w:rsidRPr="004312EE">
        <w:t xml:space="preserve">, A.C. 1974. </w:t>
      </w:r>
      <w:r w:rsidRPr="004312EE">
        <w:rPr>
          <w:i/>
          <w:iCs/>
        </w:rPr>
        <w:t>Taxation and Welfare</w:t>
      </w:r>
      <w:r w:rsidRPr="004312EE">
        <w:rPr>
          <w:i/>
        </w:rPr>
        <w:t>.</w:t>
      </w:r>
      <w:r w:rsidRPr="004312EE">
        <w:t xml:space="preserve"> Chicago: University of Chicago Press.</w:t>
      </w:r>
    </w:p>
    <w:p w:rsidRPr="004312EE" w:rsidR="00677249" w:rsidP="00E2059B" w:rsidRDefault="00677249" w14:paraId="6EE5628A" w14:textId="77777777">
      <w:pPr>
        <w:pStyle w:val="biblio"/>
      </w:pPr>
      <w:r w:rsidRPr="004312EE">
        <w:t xml:space="preserve">Harrison, G.W., and T.F. Rutherford. 1998. Burden sharing, joint implementation, and carbon coalitions. In </w:t>
      </w:r>
      <w:r w:rsidRPr="004312EE">
        <w:rPr>
          <w:i/>
          <w:iCs/>
        </w:rPr>
        <w:t>International Environmental Agreements on Climate Change</w:t>
      </w:r>
      <w:r w:rsidRPr="004312EE">
        <w:t>, Amsterdam: Kluwer.</w:t>
      </w:r>
    </w:p>
    <w:p w:rsidR="00677249" w:rsidP="00E2059B" w:rsidRDefault="00677249" w14:paraId="71024602" w14:textId="77777777">
      <w:pPr>
        <w:pStyle w:val="biblio"/>
      </w:pPr>
      <w:r>
        <w:t xml:space="preserve">Harrod, R.F. 1948. </w:t>
      </w:r>
      <w:r w:rsidRPr="001261F3">
        <w:rPr>
          <w:i/>
        </w:rPr>
        <w:t>Towards a Dynamic Economics</w:t>
      </w:r>
      <w:r>
        <w:t xml:space="preserve">. London: Macmillan. </w:t>
      </w:r>
    </w:p>
    <w:p w:rsidRPr="004312EE" w:rsidR="00677249" w:rsidP="00E2059B" w:rsidRDefault="00677249" w14:paraId="7F44C0EB" w14:textId="77777777">
      <w:pPr>
        <w:pStyle w:val="biblio"/>
      </w:pPr>
      <w:proofErr w:type="spellStart"/>
      <w:r w:rsidRPr="004312EE">
        <w:t>Hazilla</w:t>
      </w:r>
      <w:proofErr w:type="spellEnd"/>
      <w:r w:rsidRPr="004312EE">
        <w:t xml:space="preserve">, M., and R. Kopp. 1990. Social cost of environmental regulations: A general equilibrium analysis. </w:t>
      </w:r>
      <w:r w:rsidRPr="004312EE">
        <w:rPr>
          <w:i/>
          <w:iCs/>
        </w:rPr>
        <w:t>Journal of Political Economy</w:t>
      </w:r>
      <w:r w:rsidRPr="004312EE">
        <w:rPr>
          <w:iCs/>
        </w:rPr>
        <w:t xml:space="preserve"> </w:t>
      </w:r>
      <w:r w:rsidRPr="004312EE">
        <w:t>98(4):853-872.</w:t>
      </w:r>
    </w:p>
    <w:p w:rsidR="00677249" w:rsidP="00E2059B" w:rsidRDefault="00677249" w14:paraId="0BAA03DD" w14:textId="77777777">
      <w:pPr>
        <w:pStyle w:val="biblio"/>
      </w:pPr>
      <w:r>
        <w:t xml:space="preserve">Hertel, T.W. (Ed.). 1997. </w:t>
      </w:r>
      <w:r w:rsidRPr="000F2E7B">
        <w:rPr>
          <w:i/>
        </w:rPr>
        <w:t>Global Trade Analysis: Modelling and Applications</w:t>
      </w:r>
      <w:r>
        <w:t>. Cambridge: Cambridge University Press.</w:t>
      </w:r>
    </w:p>
    <w:p w:rsidRPr="004312EE" w:rsidR="00677249" w:rsidP="00E2059B" w:rsidRDefault="00677249" w14:paraId="1462FEF1" w14:textId="77777777">
      <w:pPr>
        <w:pStyle w:val="biblio"/>
      </w:pPr>
      <w:r w:rsidRPr="004312EE">
        <w:t xml:space="preserve">Ho, M.S., and D.W. Jorgenson. 1998. Environmental regulation and U.S. trade. In </w:t>
      </w:r>
      <w:r w:rsidRPr="004312EE">
        <w:rPr>
          <w:iCs/>
        </w:rPr>
        <w:t>G</w:t>
      </w:r>
      <w:r w:rsidRPr="004312EE">
        <w:rPr>
          <w:i/>
          <w:iCs/>
        </w:rPr>
        <w:t>rowth, Volume 2: Energy, the Environment, and Economic Growth</w:t>
      </w:r>
      <w:r>
        <w:rPr>
          <w:i/>
          <w:iCs/>
        </w:rPr>
        <w:t>.</w:t>
      </w:r>
      <w:r w:rsidRPr="004312EE">
        <w:rPr>
          <w:iCs/>
        </w:rPr>
        <w:t xml:space="preserve"> </w:t>
      </w:r>
      <w:r w:rsidRPr="004312EE">
        <w:t>D.W. Jorgenson (</w:t>
      </w:r>
      <w:r>
        <w:t>E</w:t>
      </w:r>
      <w:r w:rsidRPr="004312EE">
        <w:t>d.). Cambridge, MA: MIT Press.</w:t>
      </w:r>
    </w:p>
    <w:p w:rsidRPr="004312EE" w:rsidR="00677249" w:rsidP="00E2059B" w:rsidRDefault="00677249" w14:paraId="34DB2C3B" w14:textId="77777777">
      <w:pPr>
        <w:pStyle w:val="biblio"/>
      </w:pPr>
      <w:r w:rsidRPr="004312EE">
        <w:t xml:space="preserve">Horridge, M., J. Madden, and G. </w:t>
      </w:r>
      <w:proofErr w:type="spellStart"/>
      <w:r w:rsidRPr="004312EE">
        <w:t>Wittwer</w:t>
      </w:r>
      <w:proofErr w:type="spellEnd"/>
      <w:r w:rsidRPr="004312EE">
        <w:t xml:space="preserve">. 2005. The impact of the 2002–2003 drought </w:t>
      </w:r>
      <w:proofErr w:type="gramStart"/>
      <w:r w:rsidRPr="004312EE">
        <w:t>on</w:t>
      </w:r>
      <w:proofErr w:type="gramEnd"/>
      <w:r w:rsidRPr="004312EE">
        <w:t xml:space="preserve"> Australia. </w:t>
      </w:r>
      <w:r w:rsidRPr="004312EE">
        <w:rPr>
          <w:i/>
        </w:rPr>
        <w:t>Journal of Policy Modeling</w:t>
      </w:r>
      <w:r w:rsidRPr="004312EE">
        <w:t xml:space="preserve"> 27(3):285-308.</w:t>
      </w:r>
    </w:p>
    <w:p w:rsidR="00677249" w:rsidP="00E2059B" w:rsidRDefault="00677249" w14:paraId="573CB49D" w14:textId="77777777">
      <w:pPr>
        <w:pStyle w:val="biblio"/>
      </w:pPr>
      <w:proofErr w:type="spellStart"/>
      <w:r w:rsidRPr="00C97188">
        <w:t>Humbird</w:t>
      </w:r>
      <w:proofErr w:type="spellEnd"/>
      <w:r w:rsidRPr="00C97188">
        <w:t xml:space="preserve"> D., R. Davis, L. Tao, C. </w:t>
      </w:r>
      <w:proofErr w:type="spellStart"/>
      <w:r w:rsidRPr="00C97188">
        <w:t>Kinchin</w:t>
      </w:r>
      <w:proofErr w:type="spellEnd"/>
      <w:r w:rsidRPr="00C97188">
        <w:t xml:space="preserve">, D. Hsu, A. Aden, P. Schoen, J. Lukas, B. Olthof, M. Worley, D. Sexton, and D. Dudgeon. 2011. </w:t>
      </w:r>
      <w:r w:rsidRPr="00C97188">
        <w:rPr>
          <w:i/>
        </w:rPr>
        <w:t>Process Design and Economics for Biochemical Conversion of Lignocellulosic Biomass to Ethanol</w:t>
      </w:r>
      <w:r w:rsidRPr="00C97188">
        <w:t>. National Renewable Energy Laboratory. NREL/TP-5100-47764. Golden, C</w:t>
      </w:r>
      <w:r>
        <w:t>O: NREL</w:t>
      </w:r>
      <w:r w:rsidRPr="00C97188">
        <w:t xml:space="preserve">. </w:t>
      </w:r>
      <w:hyperlink w:history="1" r:id="rId45">
        <w:r w:rsidRPr="002014F0">
          <w:rPr>
            <w:rStyle w:val="Hyperlink"/>
          </w:rPr>
          <w:t>https://www.nrel.gov/docs/fy11osti/47764.pdf</w:t>
        </w:r>
      </w:hyperlink>
    </w:p>
    <w:p w:rsidRPr="00C97188" w:rsidR="00677249" w:rsidP="00E2059B" w:rsidRDefault="00677249" w14:paraId="4EE9DB6D" w14:textId="77777777">
      <w:pPr>
        <w:pStyle w:val="biblio"/>
      </w:pPr>
      <w:r w:rsidRPr="00C97188">
        <w:t xml:space="preserve">Idaho National Laboratory. 2014. </w:t>
      </w:r>
      <w:r w:rsidRPr="00C97188">
        <w:rPr>
          <w:i/>
        </w:rPr>
        <w:t>Feedstock Supply System Design and Analysis - the Feedstock Logistics Design Case for Multiple Conversion Pathways</w:t>
      </w:r>
      <w:r w:rsidRPr="00C97188">
        <w:t xml:space="preserve">. Idaho Falls, Idaho Falls. </w:t>
      </w:r>
      <w:r w:rsidRPr="002014F0">
        <w:rPr>
          <w:rStyle w:val="Hyperlink"/>
        </w:rPr>
        <w:t>https://bioenergy.inl.gov/Reports/Feedstock%20Supply%20System%20Design%20and%20Analysis.pdf</w:t>
      </w:r>
    </w:p>
    <w:p w:rsidRPr="00F40151" w:rsidR="00677249" w:rsidP="00805ED6" w:rsidRDefault="00677249" w14:paraId="7C93D01E" w14:textId="77777777">
      <w:pPr>
        <w:pStyle w:val="biblio"/>
      </w:pPr>
      <w:r w:rsidRPr="004312EE">
        <w:t>Interna</w:t>
      </w:r>
      <w:r>
        <w:t>l Revenue Service (IRS)</w:t>
      </w:r>
      <w:r w:rsidRPr="004312EE">
        <w:t xml:space="preserve">. </w:t>
      </w:r>
      <w:r>
        <w:t xml:space="preserve">2018. </w:t>
      </w:r>
      <w:r w:rsidRPr="00F40151">
        <w:t>Qualified vehicles acquired after 12-31-2009</w:t>
      </w:r>
      <w:r>
        <w:t xml:space="preserve">. </w:t>
      </w:r>
      <w:r w:rsidRPr="002014F0">
        <w:rPr>
          <w:rStyle w:val="Hyperlink"/>
        </w:rPr>
        <w:t>https://www.irs.gov/businesses/qualified-vehicles-acquired-after-12-31-2009</w:t>
      </w:r>
    </w:p>
    <w:p w:rsidRPr="004312EE" w:rsidR="00677249" w:rsidP="00E2059B" w:rsidRDefault="00677249" w14:paraId="4DA401D7" w14:textId="77777777">
      <w:pPr>
        <w:pStyle w:val="biblio"/>
      </w:pPr>
      <w:r w:rsidRPr="004312EE">
        <w:t>International Energy Agency (IEA). 2007. World Energy Statistics and Balances online data service 2007 edition</w:t>
      </w:r>
      <w:r>
        <w:t xml:space="preserve">. </w:t>
      </w:r>
      <w:hyperlink r:id="rId46">
        <w:r w:rsidRPr="002014F0">
          <w:rPr>
            <w:rStyle w:val="Hyperlink"/>
          </w:rPr>
          <w:t>https://www.iea.org/statistics/relateddatabases/worldenergystatisticsandbalances/</w:t>
        </w:r>
      </w:hyperlink>
    </w:p>
    <w:p w:rsidRPr="004312EE" w:rsidR="00677249" w:rsidP="00E2059B" w:rsidRDefault="00677249" w14:paraId="27E76129" w14:textId="77777777">
      <w:pPr>
        <w:pStyle w:val="biblio"/>
      </w:pPr>
      <w:r w:rsidRPr="004312EE">
        <w:t>International Energy Agency (IEA). 2010. Energy prices and taxes online data service 2010. Paris: International Energy Agency</w:t>
      </w:r>
      <w:r>
        <w:t xml:space="preserve">. </w:t>
      </w:r>
      <w:r w:rsidRPr="002014F0">
        <w:rPr>
          <w:rStyle w:val="Hyperlink"/>
        </w:rPr>
        <w:t>https://www.iea.org/statistics/relateddatabases/energypricesandtaxes/</w:t>
      </w:r>
    </w:p>
    <w:p w:rsidRPr="004312EE" w:rsidR="00677249" w:rsidP="00E2059B" w:rsidRDefault="00677249" w14:paraId="72872361" w14:textId="77777777">
      <w:pPr>
        <w:pStyle w:val="biblio"/>
      </w:pPr>
      <w:r w:rsidRPr="004312EE">
        <w:t xml:space="preserve">International Monetary Fund. 2010. World Economic Outlook Database. </w:t>
      </w:r>
      <w:hyperlink r:id="rId47">
        <w:r w:rsidRPr="002014F0">
          <w:rPr>
            <w:rStyle w:val="Hyperlink"/>
          </w:rPr>
          <w:t>http://www.imf.org/external/pubs/ft/weo/2010/02/weodata/download.aspx</w:t>
        </w:r>
      </w:hyperlink>
    </w:p>
    <w:p w:rsidRPr="004312EE" w:rsidR="00677249" w:rsidP="00E2059B" w:rsidRDefault="00677249" w14:paraId="1591543F" w14:textId="77777777">
      <w:pPr>
        <w:pStyle w:val="biblio"/>
      </w:pPr>
      <w:r w:rsidRPr="004312EE">
        <w:t>Johansen, L</w:t>
      </w:r>
      <w:r>
        <w:t>.</w:t>
      </w:r>
      <w:r w:rsidRPr="004312EE">
        <w:t xml:space="preserve"> 1960. </w:t>
      </w:r>
      <w:r w:rsidRPr="004312EE">
        <w:rPr>
          <w:i/>
          <w:iCs/>
        </w:rPr>
        <w:t>A Multi-Sectoral Study of Economic Growth</w:t>
      </w:r>
      <w:r w:rsidRPr="004312EE">
        <w:t>. Amsterdam, The Netherlands: North-Holland.</w:t>
      </w:r>
    </w:p>
    <w:p w:rsidRPr="004312EE" w:rsidR="00677249" w:rsidP="00814509" w:rsidRDefault="00677249" w14:paraId="0359B627" w14:textId="77777777">
      <w:pPr>
        <w:pStyle w:val="biblio"/>
      </w:pPr>
      <w:r>
        <w:t xml:space="preserve">Joint Research Centre at European Commission. 2013. </w:t>
      </w:r>
      <w:r w:rsidRPr="004312EE">
        <w:t xml:space="preserve">Emission Database for Global Atmospheric Research. </w:t>
      </w:r>
      <w:r w:rsidRPr="002014F0">
        <w:rPr>
          <w:rStyle w:val="Hyperlink"/>
        </w:rPr>
        <w:t>http://edgar.jrc.ec.europa.eu/overview.php?v=42FT2010</w:t>
      </w:r>
    </w:p>
    <w:p w:rsidRPr="004312EE" w:rsidR="00677249" w:rsidP="00E2059B" w:rsidRDefault="00677249" w14:paraId="23ADB1AA" w14:textId="77777777">
      <w:pPr>
        <w:pStyle w:val="biblio"/>
      </w:pPr>
      <w:r w:rsidRPr="004312EE">
        <w:t xml:space="preserve">Jorgenson, D.W. 1998. </w:t>
      </w:r>
      <w:r w:rsidRPr="004312EE">
        <w:rPr>
          <w:i/>
          <w:iCs/>
        </w:rPr>
        <w:t>Growth, Volume 2: Energy, the Environment, and Economic Growth</w:t>
      </w:r>
      <w:r w:rsidRPr="004312EE">
        <w:t>. Cambridge, MA: MIT Press.</w:t>
      </w:r>
    </w:p>
    <w:p w:rsidRPr="004312EE" w:rsidR="00677249" w:rsidP="00E2059B" w:rsidRDefault="00677249" w14:paraId="598582C6" w14:textId="77777777">
      <w:pPr>
        <w:pStyle w:val="biblio"/>
      </w:pPr>
      <w:r w:rsidRPr="004312EE">
        <w:t xml:space="preserve">Jorgenson, D.W., and P.J. </w:t>
      </w:r>
      <w:proofErr w:type="spellStart"/>
      <w:r w:rsidRPr="004312EE">
        <w:t>Wilcoxen</w:t>
      </w:r>
      <w:proofErr w:type="spellEnd"/>
      <w:r w:rsidRPr="004312EE">
        <w:t xml:space="preserve">. 1990a. Environmental regulation and U.S. economic growth. </w:t>
      </w:r>
      <w:r w:rsidRPr="004312EE">
        <w:rPr>
          <w:i/>
          <w:iCs/>
        </w:rPr>
        <w:t>Rand Journal of Economics</w:t>
      </w:r>
      <w:r w:rsidRPr="004312EE">
        <w:rPr>
          <w:iCs/>
        </w:rPr>
        <w:t xml:space="preserve"> </w:t>
      </w:r>
      <w:r w:rsidRPr="004312EE">
        <w:t>21(2):314-340.</w:t>
      </w:r>
    </w:p>
    <w:p w:rsidRPr="004312EE" w:rsidR="00677249" w:rsidP="00E2059B" w:rsidRDefault="00677249" w14:paraId="71F6D2B9" w14:textId="77777777">
      <w:pPr>
        <w:pStyle w:val="biblio"/>
      </w:pPr>
      <w:r w:rsidRPr="004312EE">
        <w:t xml:space="preserve">Jorgenson, D.W., and P.J. </w:t>
      </w:r>
      <w:proofErr w:type="spellStart"/>
      <w:r w:rsidRPr="004312EE">
        <w:t>Wilcoxen</w:t>
      </w:r>
      <w:proofErr w:type="spellEnd"/>
      <w:r w:rsidRPr="004312EE">
        <w:t xml:space="preserve">. 1990b. Intertemporal general equilibrium modeling of U.S. environmental regulation. </w:t>
      </w:r>
      <w:r w:rsidRPr="004312EE">
        <w:rPr>
          <w:i/>
          <w:iCs/>
        </w:rPr>
        <w:t>Journal of Policy Modeling</w:t>
      </w:r>
      <w:r w:rsidRPr="004312EE">
        <w:rPr>
          <w:iCs/>
        </w:rPr>
        <w:t xml:space="preserve"> </w:t>
      </w:r>
      <w:r w:rsidRPr="004312EE">
        <w:t>12(4):715-744.</w:t>
      </w:r>
    </w:p>
    <w:p w:rsidRPr="004312EE" w:rsidR="00677249" w:rsidP="000F2E7B" w:rsidRDefault="00677249" w14:paraId="24FEF985" w14:textId="77777777">
      <w:pPr>
        <w:pStyle w:val="biblio"/>
      </w:pPr>
      <w:r w:rsidRPr="004312EE">
        <w:t xml:space="preserve">Jorgenson, D.W., and P.J. </w:t>
      </w:r>
      <w:proofErr w:type="spellStart"/>
      <w:r w:rsidRPr="004312EE">
        <w:t>Wilcoxen</w:t>
      </w:r>
      <w:proofErr w:type="spellEnd"/>
      <w:r w:rsidRPr="004312EE">
        <w:t>. 1993</w:t>
      </w:r>
      <w:r>
        <w:t>a</w:t>
      </w:r>
      <w:r w:rsidRPr="004312EE">
        <w:t xml:space="preserve">. Energy, the environment, and economic growth. In </w:t>
      </w:r>
      <w:r w:rsidRPr="004312EE">
        <w:rPr>
          <w:i/>
          <w:iCs/>
        </w:rPr>
        <w:t>Handbook of Natural Resource and Energy Economics, Volume 3</w:t>
      </w:r>
      <w:r>
        <w:rPr>
          <w:iCs/>
        </w:rPr>
        <w:t>.</w:t>
      </w:r>
      <w:r w:rsidRPr="004312EE">
        <w:rPr>
          <w:iCs/>
        </w:rPr>
        <w:t xml:space="preserve"> </w:t>
      </w:r>
      <w:r w:rsidRPr="004312EE">
        <w:t xml:space="preserve">A.V. </w:t>
      </w:r>
      <w:proofErr w:type="spellStart"/>
      <w:r w:rsidRPr="004312EE">
        <w:t>Kneese</w:t>
      </w:r>
      <w:proofErr w:type="spellEnd"/>
      <w:r w:rsidRPr="004312EE">
        <w:t xml:space="preserve"> and J.L. Sweeney (Eds.). New York: Elsevier Sciences.</w:t>
      </w:r>
    </w:p>
    <w:p w:rsidRPr="004312EE" w:rsidR="00677249" w:rsidP="003079A5" w:rsidRDefault="00677249" w14:paraId="64B735F6" w14:textId="77777777">
      <w:pPr>
        <w:pStyle w:val="biblio"/>
      </w:pPr>
      <w:r w:rsidRPr="004312EE">
        <w:t xml:space="preserve">Jorgenson, D.W., and P.J. </w:t>
      </w:r>
      <w:proofErr w:type="spellStart"/>
      <w:r w:rsidRPr="004312EE">
        <w:t>Wilcoxen</w:t>
      </w:r>
      <w:proofErr w:type="spellEnd"/>
      <w:r w:rsidRPr="004312EE">
        <w:t>. 1993</w:t>
      </w:r>
      <w:r>
        <w:t>b</w:t>
      </w:r>
      <w:r w:rsidRPr="004312EE">
        <w:t xml:space="preserve">. Reducing U.S. carbon dioxide emissions: An assessment of alternative instruments. </w:t>
      </w:r>
      <w:r w:rsidRPr="004312EE">
        <w:rPr>
          <w:i/>
          <w:iCs/>
        </w:rPr>
        <w:t>Journal of Policy Modeling</w:t>
      </w:r>
      <w:r w:rsidRPr="004312EE">
        <w:rPr>
          <w:iCs/>
        </w:rPr>
        <w:t xml:space="preserve"> </w:t>
      </w:r>
      <w:r w:rsidRPr="004312EE">
        <w:t>15(5&amp;6):491-520.</w:t>
      </w:r>
    </w:p>
    <w:p w:rsidRPr="004312EE" w:rsidR="00677249" w:rsidP="003079A5" w:rsidRDefault="00677249" w14:paraId="639E059E" w14:textId="77777777">
      <w:pPr>
        <w:pStyle w:val="biblio"/>
      </w:pPr>
      <w:r w:rsidRPr="004312EE">
        <w:t xml:space="preserve">Jorgenson, D.W., and P.J. </w:t>
      </w:r>
      <w:proofErr w:type="spellStart"/>
      <w:r w:rsidRPr="004312EE">
        <w:t>Wilcoxen</w:t>
      </w:r>
      <w:proofErr w:type="spellEnd"/>
      <w:r w:rsidRPr="004312EE">
        <w:t>. 1993</w:t>
      </w:r>
      <w:r>
        <w:t>c</w:t>
      </w:r>
      <w:r w:rsidRPr="004312EE">
        <w:t xml:space="preserve">. Reducing U.S. carbon dioxide emissions: An econometric general equilibrium assessment. </w:t>
      </w:r>
      <w:r w:rsidRPr="004312EE">
        <w:rPr>
          <w:i/>
          <w:iCs/>
        </w:rPr>
        <w:t>Resource and Energy Economics</w:t>
      </w:r>
      <w:r w:rsidRPr="004312EE">
        <w:t xml:space="preserve"> 15(1):7-25.</w:t>
      </w:r>
    </w:p>
    <w:p w:rsidRPr="004312EE" w:rsidR="00677249" w:rsidP="00E2059B" w:rsidRDefault="00677249" w14:paraId="404A63C7" w14:textId="77777777">
      <w:pPr>
        <w:pStyle w:val="biblio"/>
      </w:pPr>
      <w:r w:rsidRPr="004312EE">
        <w:t xml:space="preserve">Jorgenson, D.W., and P.J. </w:t>
      </w:r>
      <w:proofErr w:type="spellStart"/>
      <w:r w:rsidRPr="004312EE">
        <w:t>Wilcoxen</w:t>
      </w:r>
      <w:proofErr w:type="spellEnd"/>
      <w:r w:rsidRPr="004312EE">
        <w:t>. 1993</w:t>
      </w:r>
      <w:r>
        <w:t>d</w:t>
      </w:r>
      <w:r w:rsidRPr="004312EE">
        <w:t xml:space="preserve">. The economic impact of the Clean Air Act Amendments of 1990. </w:t>
      </w:r>
      <w:r w:rsidRPr="004312EE">
        <w:rPr>
          <w:i/>
          <w:iCs/>
        </w:rPr>
        <w:t>The Energy Journal</w:t>
      </w:r>
      <w:r w:rsidRPr="004312EE">
        <w:rPr>
          <w:iCs/>
        </w:rPr>
        <w:t xml:space="preserve"> </w:t>
      </w:r>
      <w:r w:rsidRPr="004312EE">
        <w:t>14(1):159-182.</w:t>
      </w:r>
    </w:p>
    <w:p w:rsidRPr="004312EE" w:rsidR="00677249" w:rsidP="00E2059B" w:rsidRDefault="00677249" w14:paraId="00E299EC" w14:textId="77777777">
      <w:pPr>
        <w:pStyle w:val="biblio"/>
      </w:pPr>
      <w:r w:rsidRPr="004312EE">
        <w:t xml:space="preserve">Jorgenson, D.W., and P.J. </w:t>
      </w:r>
      <w:proofErr w:type="spellStart"/>
      <w:r w:rsidRPr="004312EE">
        <w:t>Wilcoxen</w:t>
      </w:r>
      <w:proofErr w:type="spellEnd"/>
      <w:r w:rsidRPr="004312EE">
        <w:t xml:space="preserve">. 1997. Fundamental U.S. tax reform and energy markets. </w:t>
      </w:r>
      <w:r w:rsidRPr="004312EE">
        <w:rPr>
          <w:i/>
          <w:iCs/>
        </w:rPr>
        <w:t xml:space="preserve">The Energy Journal </w:t>
      </w:r>
      <w:r w:rsidRPr="004312EE">
        <w:t>18(3):1-30.</w:t>
      </w:r>
    </w:p>
    <w:p w:rsidRPr="004312EE" w:rsidR="00677249" w:rsidP="00E2059B" w:rsidRDefault="00677249" w14:paraId="103790EF" w14:textId="77777777">
      <w:pPr>
        <w:pStyle w:val="biblio"/>
      </w:pPr>
      <w:r w:rsidRPr="004312EE">
        <w:t xml:space="preserve">Jorgenson, D.W., and P.J. </w:t>
      </w:r>
      <w:proofErr w:type="spellStart"/>
      <w:r w:rsidRPr="004312EE">
        <w:t>Wilcoxen</w:t>
      </w:r>
      <w:proofErr w:type="spellEnd"/>
      <w:r w:rsidRPr="004312EE">
        <w:t xml:space="preserve">. 1998. The economic impact of the Clean Air Act Amendments of 1990. In </w:t>
      </w:r>
      <w:r w:rsidRPr="004312EE">
        <w:rPr>
          <w:i/>
          <w:iCs/>
        </w:rPr>
        <w:t>Growth. Volume 2: Energy, the Environment, and Economic</w:t>
      </w:r>
      <w:r w:rsidRPr="004312EE">
        <w:rPr>
          <w:i/>
        </w:rPr>
        <w:t xml:space="preserve"> </w:t>
      </w:r>
      <w:r w:rsidRPr="004312EE">
        <w:rPr>
          <w:i/>
          <w:iCs/>
        </w:rPr>
        <w:t>Growth</w:t>
      </w:r>
      <w:r>
        <w:rPr>
          <w:iCs/>
        </w:rPr>
        <w:t>.</w:t>
      </w:r>
      <w:r w:rsidRPr="004312EE">
        <w:rPr>
          <w:iCs/>
        </w:rPr>
        <w:t xml:space="preserve"> </w:t>
      </w:r>
      <w:r w:rsidRPr="004312EE">
        <w:t>D.W. Jorgenson (Ed.). Cambridge, MA: MIT Press.</w:t>
      </w:r>
    </w:p>
    <w:p w:rsidRPr="004312EE" w:rsidR="00677249" w:rsidP="00E2059B" w:rsidRDefault="00677249" w14:paraId="3EBFDC05" w14:textId="77777777">
      <w:pPr>
        <w:pStyle w:val="biblio"/>
        <w:rPr>
          <w:rStyle w:val="field-content"/>
          <w:szCs w:val="24"/>
        </w:rPr>
      </w:pPr>
      <w:r w:rsidRPr="004312EE">
        <w:rPr>
          <w:rStyle w:val="field-content"/>
          <w:szCs w:val="24"/>
        </w:rPr>
        <w:t xml:space="preserve">Karplus, V.J., S. Paltsev, and J.M. Reilly. 2010. Prospects for plug-in hybrid electric vehicles in the United States and Japan: A general equilibrium analysis. </w:t>
      </w:r>
      <w:r w:rsidRPr="004312EE">
        <w:rPr>
          <w:rStyle w:val="Emphasis"/>
          <w:szCs w:val="24"/>
        </w:rPr>
        <w:t xml:space="preserve">Transportation Research Part A </w:t>
      </w:r>
      <w:r w:rsidRPr="004312EE">
        <w:rPr>
          <w:rStyle w:val="field-content"/>
          <w:szCs w:val="24"/>
        </w:rPr>
        <w:t>44(8):620-641.</w:t>
      </w:r>
    </w:p>
    <w:p w:rsidR="00677249" w:rsidP="00E2059B" w:rsidRDefault="00677249" w14:paraId="61687DD3" w14:textId="77777777">
      <w:pPr>
        <w:pStyle w:val="biblio"/>
        <w:rPr>
          <w:rStyle w:val="field-content"/>
          <w:szCs w:val="24"/>
        </w:rPr>
      </w:pPr>
      <w:r w:rsidRPr="004312EE">
        <w:rPr>
          <w:rStyle w:val="field-content"/>
          <w:szCs w:val="24"/>
        </w:rPr>
        <w:t xml:space="preserve">Karplus, V.J., S. Paltsev, M. </w:t>
      </w:r>
      <w:proofErr w:type="spellStart"/>
      <w:r w:rsidRPr="004312EE">
        <w:rPr>
          <w:rStyle w:val="field-content"/>
          <w:szCs w:val="24"/>
        </w:rPr>
        <w:t>Babiker</w:t>
      </w:r>
      <w:proofErr w:type="spellEnd"/>
      <w:r w:rsidRPr="004312EE">
        <w:rPr>
          <w:rStyle w:val="field-content"/>
          <w:szCs w:val="24"/>
        </w:rPr>
        <w:t xml:space="preserve">, and J.M. Reilly. 2013. Should a vehicle fuel economy standard be combined with an economy-wide greenhouse gas emissions constraint? Implications for energy and climate policy in the United States. </w:t>
      </w:r>
      <w:r w:rsidRPr="004312EE">
        <w:rPr>
          <w:rStyle w:val="Emphasis"/>
          <w:szCs w:val="24"/>
        </w:rPr>
        <w:t xml:space="preserve">Energy Economics </w:t>
      </w:r>
      <w:r w:rsidRPr="004312EE">
        <w:rPr>
          <w:rStyle w:val="field-content"/>
          <w:szCs w:val="24"/>
        </w:rPr>
        <w:t>36:322-333.</w:t>
      </w:r>
      <w:r>
        <w:rPr>
          <w:rStyle w:val="field-content"/>
          <w:szCs w:val="24"/>
        </w:rPr>
        <w:t xml:space="preserve"> </w:t>
      </w:r>
    </w:p>
    <w:p w:rsidR="00677249" w:rsidP="00E2059B" w:rsidRDefault="00677249" w14:paraId="00AFED42" w14:textId="77777777">
      <w:pPr>
        <w:pStyle w:val="biblio"/>
        <w:rPr>
          <w:rStyle w:val="field-content"/>
          <w:szCs w:val="24"/>
        </w:rPr>
      </w:pPr>
      <w:r w:rsidRPr="00D93407">
        <w:rPr>
          <w:rStyle w:val="field-content"/>
          <w:szCs w:val="24"/>
        </w:rPr>
        <w:t>Kim</w:t>
      </w:r>
      <w:r>
        <w:rPr>
          <w:rStyle w:val="field-content"/>
          <w:szCs w:val="24"/>
        </w:rPr>
        <w:t xml:space="preserve">, S.H., J. Edmonds, J. </w:t>
      </w:r>
      <w:proofErr w:type="spellStart"/>
      <w:r>
        <w:rPr>
          <w:rStyle w:val="field-content"/>
          <w:szCs w:val="24"/>
        </w:rPr>
        <w:t>Lurz</w:t>
      </w:r>
      <w:proofErr w:type="spellEnd"/>
      <w:r>
        <w:rPr>
          <w:rStyle w:val="field-content"/>
          <w:szCs w:val="24"/>
        </w:rPr>
        <w:t>, S.</w:t>
      </w:r>
      <w:r w:rsidRPr="00D93407">
        <w:rPr>
          <w:rStyle w:val="field-content"/>
          <w:szCs w:val="24"/>
        </w:rPr>
        <w:t>J. Smith, and M. Wise</w:t>
      </w:r>
      <w:r>
        <w:rPr>
          <w:rStyle w:val="field-content"/>
          <w:szCs w:val="24"/>
        </w:rPr>
        <w:t xml:space="preserve">. </w:t>
      </w:r>
      <w:r w:rsidRPr="00D93407">
        <w:rPr>
          <w:rStyle w:val="field-content"/>
          <w:szCs w:val="24"/>
        </w:rPr>
        <w:t>2006</w:t>
      </w:r>
      <w:r>
        <w:rPr>
          <w:rStyle w:val="field-content"/>
          <w:szCs w:val="24"/>
        </w:rPr>
        <w:t>.</w:t>
      </w:r>
      <w:r w:rsidRPr="00D93407">
        <w:rPr>
          <w:rStyle w:val="field-content"/>
          <w:szCs w:val="24"/>
        </w:rPr>
        <w:t xml:space="preserve"> The </w:t>
      </w:r>
      <w:proofErr w:type="spellStart"/>
      <w:r w:rsidRPr="00D93407">
        <w:rPr>
          <w:rStyle w:val="field-content"/>
          <w:szCs w:val="24"/>
        </w:rPr>
        <w:t>ObjECTS</w:t>
      </w:r>
      <w:proofErr w:type="spellEnd"/>
      <w:r w:rsidRPr="00D93407">
        <w:rPr>
          <w:rStyle w:val="field-content"/>
          <w:szCs w:val="24"/>
        </w:rPr>
        <w:t xml:space="preserve"> framework for integrated assessment: hybrid modeling of transportation</w:t>
      </w:r>
      <w:r>
        <w:rPr>
          <w:rStyle w:val="field-content"/>
          <w:szCs w:val="24"/>
        </w:rPr>
        <w:t>.</w:t>
      </w:r>
      <w:r w:rsidRPr="00D22744">
        <w:rPr>
          <w:rStyle w:val="field-content"/>
          <w:szCs w:val="24"/>
        </w:rPr>
        <w:t xml:space="preserve"> </w:t>
      </w:r>
      <w:r w:rsidRPr="004E480B">
        <w:rPr>
          <w:rStyle w:val="field-content"/>
          <w:i/>
          <w:szCs w:val="24"/>
        </w:rPr>
        <w:t>Energy Journa</w:t>
      </w:r>
      <w:r w:rsidRPr="004E480B">
        <w:rPr>
          <w:rStyle w:val="field-content"/>
          <w:szCs w:val="24"/>
        </w:rPr>
        <w:t>l (Special Issue #2)</w:t>
      </w:r>
      <w:r>
        <w:rPr>
          <w:rStyle w:val="field-content"/>
          <w:szCs w:val="24"/>
        </w:rPr>
        <w:t>:</w:t>
      </w:r>
      <w:r w:rsidRPr="00D93407">
        <w:rPr>
          <w:rStyle w:val="field-content"/>
          <w:szCs w:val="24"/>
        </w:rPr>
        <w:t>51-80.</w:t>
      </w:r>
      <w:r>
        <w:rPr>
          <w:rStyle w:val="field-content"/>
          <w:szCs w:val="24"/>
        </w:rPr>
        <w:t xml:space="preserve"> </w:t>
      </w:r>
    </w:p>
    <w:p w:rsidRPr="00D22744" w:rsidR="00677249" w:rsidP="00E2059B" w:rsidRDefault="00677249" w14:paraId="782DBC23" w14:textId="77777777">
      <w:pPr>
        <w:pStyle w:val="biblio"/>
        <w:rPr>
          <w:rStyle w:val="field-content"/>
          <w:szCs w:val="24"/>
        </w:rPr>
      </w:pPr>
      <w:proofErr w:type="spellStart"/>
      <w:r w:rsidRPr="00D22744">
        <w:rPr>
          <w:rStyle w:val="field-content"/>
          <w:szCs w:val="24"/>
        </w:rPr>
        <w:t>Lahiri</w:t>
      </w:r>
      <w:proofErr w:type="spellEnd"/>
      <w:r w:rsidRPr="00D22744">
        <w:rPr>
          <w:rStyle w:val="field-content"/>
          <w:szCs w:val="24"/>
        </w:rPr>
        <w:t xml:space="preserve">, S., M. </w:t>
      </w:r>
      <w:proofErr w:type="spellStart"/>
      <w:r w:rsidRPr="00D22744">
        <w:rPr>
          <w:rStyle w:val="field-content"/>
          <w:szCs w:val="24"/>
        </w:rPr>
        <w:t>Babiker</w:t>
      </w:r>
      <w:proofErr w:type="spellEnd"/>
      <w:r>
        <w:rPr>
          <w:rStyle w:val="field-content"/>
          <w:szCs w:val="24"/>
        </w:rPr>
        <w:t>,</w:t>
      </w:r>
      <w:r w:rsidRPr="00D22744">
        <w:rPr>
          <w:rStyle w:val="field-content"/>
          <w:szCs w:val="24"/>
        </w:rPr>
        <w:t xml:space="preserve"> and R.S. </w:t>
      </w:r>
      <w:proofErr w:type="spellStart"/>
      <w:r w:rsidRPr="00D22744">
        <w:rPr>
          <w:rStyle w:val="field-content"/>
          <w:szCs w:val="24"/>
        </w:rPr>
        <w:t>Eckaus</w:t>
      </w:r>
      <w:proofErr w:type="spellEnd"/>
      <w:r w:rsidRPr="00D22744">
        <w:rPr>
          <w:rStyle w:val="field-content"/>
          <w:szCs w:val="24"/>
        </w:rPr>
        <w:t xml:space="preserve">, 2000. </w:t>
      </w:r>
      <w:r w:rsidRPr="004E480B">
        <w:rPr>
          <w:rStyle w:val="field-content"/>
          <w:i/>
          <w:szCs w:val="24"/>
        </w:rPr>
        <w:t>The Effects of Changing Consumption Patterns on the Costs of Emission Restrictions</w:t>
      </w:r>
      <w:r w:rsidRPr="00D22744">
        <w:rPr>
          <w:rStyle w:val="field-content"/>
          <w:szCs w:val="24"/>
        </w:rPr>
        <w:t>. MIT Joint Program on the Science and Policy of Global Change, Report 64, Cambridge, M</w:t>
      </w:r>
      <w:r>
        <w:rPr>
          <w:rStyle w:val="field-content"/>
          <w:szCs w:val="24"/>
        </w:rPr>
        <w:t>A</w:t>
      </w:r>
      <w:r w:rsidRPr="00D22744">
        <w:rPr>
          <w:rStyle w:val="field-content"/>
          <w:szCs w:val="24"/>
        </w:rPr>
        <w:t>.</w:t>
      </w:r>
    </w:p>
    <w:p w:rsidRPr="00A651E8" w:rsidR="00677249" w:rsidP="00E2059B" w:rsidRDefault="00677249" w14:paraId="0D978FA4" w14:textId="77777777">
      <w:pPr>
        <w:pStyle w:val="biblio"/>
        <w:rPr>
          <w:rStyle w:val="field-content"/>
          <w:szCs w:val="24"/>
        </w:rPr>
      </w:pPr>
      <w:r w:rsidRPr="00A651E8">
        <w:rPr>
          <w:rStyle w:val="field-content"/>
          <w:szCs w:val="24"/>
        </w:rPr>
        <w:t>Larson, E.D.</w:t>
      </w:r>
      <w:r>
        <w:rPr>
          <w:rStyle w:val="field-content"/>
          <w:szCs w:val="24"/>
        </w:rPr>
        <w:t xml:space="preserve">, H. Jin, and F.E. </w:t>
      </w:r>
      <w:proofErr w:type="spellStart"/>
      <w:r>
        <w:rPr>
          <w:rStyle w:val="field-content"/>
          <w:szCs w:val="24"/>
        </w:rPr>
        <w:t>Celik</w:t>
      </w:r>
      <w:proofErr w:type="spellEnd"/>
      <w:r>
        <w:rPr>
          <w:rStyle w:val="field-content"/>
          <w:szCs w:val="24"/>
        </w:rPr>
        <w:t>. 2009</w:t>
      </w:r>
      <w:r w:rsidRPr="00A651E8">
        <w:rPr>
          <w:rStyle w:val="field-content"/>
          <w:szCs w:val="24"/>
        </w:rPr>
        <w:t>.</w:t>
      </w:r>
      <w:r w:rsidRPr="00857DAA">
        <w:rPr>
          <w:rStyle w:val="field-content"/>
          <w:i/>
          <w:szCs w:val="24"/>
        </w:rPr>
        <w:t xml:space="preserve"> </w:t>
      </w:r>
      <w:hyperlink w:tgtFrame="_blank" w:history="1" r:id="rId48">
        <w:r w:rsidRPr="00A651E8">
          <w:rPr>
            <w:rStyle w:val="field-content"/>
            <w:szCs w:val="24"/>
          </w:rPr>
          <w:t>Large-scale gasification-based coproduction of fuels and electricity from switchgrass.</w:t>
        </w:r>
      </w:hyperlink>
      <w:r w:rsidRPr="00A651E8">
        <w:rPr>
          <w:rStyle w:val="field-content"/>
          <w:szCs w:val="24"/>
        </w:rPr>
        <w:t xml:space="preserve"> </w:t>
      </w:r>
      <w:r w:rsidRPr="00A651E8">
        <w:rPr>
          <w:rStyle w:val="field-content"/>
          <w:i/>
          <w:szCs w:val="24"/>
        </w:rPr>
        <w:t>Biofuels, Bioproducts and Biorefining</w:t>
      </w:r>
      <w:r w:rsidRPr="00857DAA">
        <w:rPr>
          <w:rStyle w:val="field-content"/>
          <w:i/>
          <w:szCs w:val="24"/>
        </w:rPr>
        <w:t xml:space="preserve"> </w:t>
      </w:r>
      <w:r w:rsidRPr="00A651E8">
        <w:rPr>
          <w:rStyle w:val="field-content"/>
          <w:szCs w:val="24"/>
        </w:rPr>
        <w:t>3(2):174-194.</w:t>
      </w:r>
    </w:p>
    <w:p w:rsidRPr="004312EE" w:rsidR="00677249" w:rsidP="00805ED6" w:rsidRDefault="00677249" w14:paraId="0A6E4E70" w14:textId="77777777">
      <w:pPr>
        <w:pStyle w:val="biblio"/>
      </w:pPr>
      <w:r w:rsidRPr="004312EE">
        <w:t xml:space="preserve">Leontief, W.W. (Ed.). 1953. </w:t>
      </w:r>
      <w:r w:rsidRPr="004312EE">
        <w:rPr>
          <w:i/>
          <w:iCs/>
        </w:rPr>
        <w:t>Studies in the Structure of the American Economy</w:t>
      </w:r>
      <w:r w:rsidRPr="004312EE">
        <w:t>. New York: Oxford University Press.</w:t>
      </w:r>
    </w:p>
    <w:p w:rsidRPr="004312EE" w:rsidR="00677249" w:rsidP="00805ED6" w:rsidRDefault="00677249" w14:paraId="44C3D995" w14:textId="77777777">
      <w:pPr>
        <w:pStyle w:val="biblio"/>
      </w:pPr>
      <w:r w:rsidRPr="004312EE">
        <w:t xml:space="preserve">Leontief, W.W. 1936. Quantitative input-output relations in the economic system of the United States. </w:t>
      </w:r>
      <w:r w:rsidRPr="004312EE">
        <w:rPr>
          <w:i/>
          <w:iCs/>
        </w:rPr>
        <w:t>The Review of Economics and Statistics</w:t>
      </w:r>
      <w:r w:rsidRPr="004312EE">
        <w:rPr>
          <w:iCs/>
        </w:rPr>
        <w:t xml:space="preserve"> </w:t>
      </w:r>
      <w:r w:rsidRPr="004312EE">
        <w:t>18:105-25.</w:t>
      </w:r>
    </w:p>
    <w:p w:rsidR="00677249" w:rsidP="00E2059B" w:rsidRDefault="00677249" w14:paraId="287EFA21" w14:textId="77777777">
      <w:pPr>
        <w:pStyle w:val="biblio"/>
      </w:pPr>
      <w:r w:rsidRPr="004312EE">
        <w:t xml:space="preserve">Leontief, W.W. 1951. </w:t>
      </w:r>
      <w:r w:rsidRPr="004312EE">
        <w:rPr>
          <w:i/>
          <w:iCs/>
        </w:rPr>
        <w:t>The Structure of the American Economy, 1919-1939</w:t>
      </w:r>
      <w:r w:rsidRPr="004312EE">
        <w:t>, 2nd ed. New York: Oxford University Press.</w:t>
      </w:r>
    </w:p>
    <w:p w:rsidR="006D3ADC" w:rsidP="00F04EF0" w:rsidRDefault="00677249" w14:paraId="36E81285" w14:textId="5152ABA9">
      <w:pPr>
        <w:pStyle w:val="biblio"/>
        <w:rPr>
          <w:shd w:val="clear" w:color="auto" w:fill="FFFFFF"/>
        </w:rPr>
      </w:pPr>
      <w:proofErr w:type="spellStart"/>
      <w:r w:rsidRPr="004312EE">
        <w:rPr>
          <w:kern w:val="36"/>
        </w:rPr>
        <w:t>Ludena</w:t>
      </w:r>
      <w:proofErr w:type="spellEnd"/>
      <w:r w:rsidRPr="004312EE">
        <w:rPr>
          <w:kern w:val="36"/>
        </w:rPr>
        <w:t xml:space="preserve">, C.E., T.W. Hertel, P.V. </w:t>
      </w:r>
      <w:proofErr w:type="spellStart"/>
      <w:r w:rsidRPr="004312EE">
        <w:rPr>
          <w:kern w:val="36"/>
        </w:rPr>
        <w:t>Preckel</w:t>
      </w:r>
      <w:proofErr w:type="spellEnd"/>
      <w:r w:rsidRPr="004312EE">
        <w:rPr>
          <w:kern w:val="36"/>
        </w:rPr>
        <w:t xml:space="preserve">, K. Foster, and A. Nin. 2007. Productivity growth and convergence in crop, ruminant, and non-ruminant production: Measures and forecasts. </w:t>
      </w:r>
      <w:r w:rsidRPr="004312EE">
        <w:rPr>
          <w:i/>
          <w:iCs/>
          <w:kern w:val="36"/>
        </w:rPr>
        <w:t>Agricultural Economics</w:t>
      </w:r>
      <w:r w:rsidRPr="004312EE">
        <w:rPr>
          <w:kern w:val="36"/>
        </w:rPr>
        <w:t xml:space="preserve"> 37(1):1-17. </w:t>
      </w:r>
    </w:p>
    <w:p w:rsidR="006D3ADC" w:rsidP="00F04EF0" w:rsidRDefault="00677249" w14:paraId="44C9256E" w14:textId="474FDD4F">
      <w:pPr>
        <w:pStyle w:val="biblio"/>
      </w:pPr>
      <w:r w:rsidRPr="004312EE">
        <w:t xml:space="preserve">Manne, A., and R. </w:t>
      </w:r>
      <w:proofErr w:type="spellStart"/>
      <w:r w:rsidRPr="004312EE">
        <w:t>Richels</w:t>
      </w:r>
      <w:proofErr w:type="spellEnd"/>
      <w:r w:rsidRPr="004312EE">
        <w:t>. March 1997. On stabilizing CO</w:t>
      </w:r>
      <w:r w:rsidRPr="004312EE">
        <w:rPr>
          <w:vertAlign w:val="subscript"/>
        </w:rPr>
        <w:t>2</w:t>
      </w:r>
      <w:r w:rsidRPr="004312EE">
        <w:t xml:space="preserve"> concentrations: Cost-effective emission reduction strategies. Paper presented at the IPCC Asia-Pacific Workshop on</w:t>
      </w:r>
      <w:r w:rsidR="00353E34">
        <w:t xml:space="preserve"> </w:t>
      </w:r>
      <w:r w:rsidRPr="004312EE">
        <w:t>Integrated Assessment Models, the United Nations University, Tokyo, Japan.</w:t>
      </w:r>
    </w:p>
    <w:p w:rsidRPr="004312EE" w:rsidR="00677249" w:rsidP="00E2059B" w:rsidRDefault="00677249" w14:paraId="41EB403D" w14:textId="77777777">
      <w:pPr>
        <w:pStyle w:val="biblio"/>
      </w:pPr>
      <w:r w:rsidRPr="004312EE">
        <w:t xml:space="preserve">Martin, W., and L.A. Winters. 1996. </w:t>
      </w:r>
      <w:r w:rsidRPr="004312EE">
        <w:rPr>
          <w:i/>
          <w:iCs/>
        </w:rPr>
        <w:t>The Uruguay Round and the Developing Countries</w:t>
      </w:r>
      <w:r w:rsidRPr="004312EE">
        <w:t>. Cambridge: Cambridge University Press.</w:t>
      </w:r>
    </w:p>
    <w:p w:rsidR="00677249" w:rsidP="00E2059B" w:rsidRDefault="00677249" w14:paraId="790C3ED2" w14:textId="77777777">
      <w:pPr>
        <w:pStyle w:val="biblio"/>
      </w:pPr>
      <w:r w:rsidRPr="004312EE">
        <w:t xml:space="preserve">McKibbin, W.J., M.T. Ross, R. Shackleton, and P.J. </w:t>
      </w:r>
      <w:proofErr w:type="spellStart"/>
      <w:r w:rsidRPr="004312EE">
        <w:t>Wilcoxen</w:t>
      </w:r>
      <w:proofErr w:type="spellEnd"/>
      <w:r w:rsidRPr="004312EE">
        <w:t xml:space="preserve">. 1999. Emissions trading, capital flows, and the Kyoto Protocol. </w:t>
      </w:r>
      <w:r w:rsidRPr="004312EE">
        <w:rPr>
          <w:i/>
          <w:iCs/>
        </w:rPr>
        <w:t>The Energy Journal (Kyoto Special Issue)</w:t>
      </w:r>
      <w:r w:rsidRPr="004312EE">
        <w:t>:287-333.</w:t>
      </w:r>
    </w:p>
    <w:p w:rsidRPr="004312EE" w:rsidR="00677249" w:rsidP="00E2059B" w:rsidRDefault="00677249" w14:paraId="65D2F63F" w14:textId="77777777">
      <w:pPr>
        <w:pStyle w:val="biblio"/>
      </w:pPr>
      <w:r w:rsidRPr="00790C50">
        <w:t>Minnesota IMPLAN Group.</w:t>
      </w:r>
      <w:r>
        <w:t xml:space="preserve"> </w:t>
      </w:r>
      <w:r w:rsidRPr="00790C50">
        <w:t>2005.</w:t>
      </w:r>
      <w:r>
        <w:t xml:space="preserve"> </w:t>
      </w:r>
      <w:r w:rsidRPr="00790C50">
        <w:t>State-Level Data for 2005 and IMPLAN Professional, Version 2.0 (ed. 2)</w:t>
      </w:r>
      <w:r>
        <w:t>.</w:t>
      </w:r>
      <w:r w:rsidRPr="00790C50">
        <w:t xml:space="preserve"> Social Accounting &amp; Impact Analysis Software.</w:t>
      </w:r>
      <w:r>
        <w:t xml:space="preserve"> </w:t>
      </w:r>
      <w:r w:rsidRPr="00790C50">
        <w:t>Stillwater, MN.</w:t>
      </w:r>
      <w:r>
        <w:t xml:space="preserve"> </w:t>
      </w:r>
      <w:r w:rsidRPr="002014F0">
        <w:rPr>
          <w:rStyle w:val="Hyperlink"/>
        </w:rPr>
        <w:t>http://www.implan.com</w:t>
      </w:r>
    </w:p>
    <w:p w:rsidR="00677249" w:rsidP="00E2059B" w:rsidRDefault="00677249" w14:paraId="693DC7BE" w14:textId="2FCF57F2">
      <w:pPr>
        <w:pStyle w:val="biblio"/>
      </w:pPr>
      <w:r w:rsidRPr="004312EE">
        <w:t>Narayanan, G.B.</w:t>
      </w:r>
      <w:r>
        <w:t>,</w:t>
      </w:r>
      <w:r w:rsidRPr="004312EE">
        <w:t xml:space="preserve"> and T.L. Walmsley (Eds</w:t>
      </w:r>
      <w:r>
        <w:t>.</w:t>
      </w:r>
      <w:r w:rsidRPr="004312EE">
        <w:t xml:space="preserve">). 2008. </w:t>
      </w:r>
      <w:r w:rsidRPr="007D5793">
        <w:rPr>
          <w:i/>
          <w:iCs/>
        </w:rPr>
        <w:t>Global Trade, Assistance, and Production: The GTAP 7 Data Base</w:t>
      </w:r>
      <w:r w:rsidRPr="007D5793">
        <w:rPr>
          <w:i/>
        </w:rPr>
        <w:t>.</w:t>
      </w:r>
      <w:r w:rsidRPr="004312EE">
        <w:t xml:space="preserve"> West Lafayette, IN: Center for Global Trade Analysis, Purdue University. </w:t>
      </w:r>
      <w:hyperlink r:id="rId49">
        <w:r w:rsidRPr="1BF41688">
          <w:rPr>
            <w:rStyle w:val="Hyperlink"/>
          </w:rPr>
          <w:t>http://www.gtap.agecon.purdue.edu/databases/v7/v7_doco.asp</w:t>
        </w:r>
      </w:hyperlink>
    </w:p>
    <w:p w:rsidR="00941E92" w:rsidP="00A76F9F" w:rsidRDefault="00677249" w14:paraId="22BBCF4A" w14:textId="5DD51A44">
      <w:pPr>
        <w:ind w:left="720" w:hanging="720"/>
      </w:pPr>
      <w:r>
        <w:t>National Renewable Energy Laboratory (NREL). 2020</w:t>
      </w:r>
      <w:r w:rsidDel="445BA726">
        <w:t>1</w:t>
      </w:r>
      <w:r>
        <w:t>. 202</w:t>
      </w:r>
      <w:r w:rsidDel="445BA726">
        <w:t>1</w:t>
      </w:r>
      <w:r>
        <w:t xml:space="preserve"> Annual Technology Baseline (ATB) Cost and Performance Data for Electricity Generation Technologies [data set].</w:t>
      </w:r>
      <w:r w:rsidR="004C726C">
        <w:t xml:space="preserve"> </w:t>
      </w:r>
      <w:r>
        <w:t xml:space="preserve">Retrieved from </w:t>
      </w:r>
      <w:hyperlink w:history="1" r:id="rId50">
        <w:r w:rsidRPr="3FB1D3B0">
          <w:rPr>
            <w:rStyle w:val="Hyperlink"/>
          </w:rPr>
          <w:t>https://dx.doi.org/10.25984/1807473</w:t>
        </w:r>
      </w:hyperlink>
      <w:r>
        <w:t>.</w:t>
      </w:r>
    </w:p>
    <w:p w:rsidR="00941E92" w:rsidRDefault="00941E92" w14:paraId="7B4C0C75" w14:textId="77777777">
      <w:pPr>
        <w:ind w:left="720" w:hanging="720"/>
      </w:pPr>
    </w:p>
    <w:p w:rsidRPr="00285ADB" w:rsidR="00941E92" w:rsidP="00F5084F" w:rsidRDefault="00941E92" w14:paraId="7044C8BD" w14:textId="210C7F11">
      <w:pPr>
        <w:ind w:left="720" w:hanging="720"/>
      </w:pPr>
      <w:proofErr w:type="spellStart"/>
      <w:r w:rsidRPr="00285ADB">
        <w:t>Nykvist</w:t>
      </w:r>
      <w:proofErr w:type="spellEnd"/>
      <w:r w:rsidR="00187B82">
        <w:t>,</w:t>
      </w:r>
      <w:r w:rsidRPr="00285ADB">
        <w:t xml:space="preserve"> B., </w:t>
      </w:r>
      <w:r w:rsidR="00187B82">
        <w:t xml:space="preserve">and M. </w:t>
      </w:r>
      <w:r w:rsidRPr="00285ADB">
        <w:t xml:space="preserve">Nilsson M. 2015. Rapidly falling costs of battery packs for electric vehicles. </w:t>
      </w:r>
      <w:r w:rsidRPr="00187B82">
        <w:rPr>
          <w:i/>
          <w:iCs/>
        </w:rPr>
        <w:t>Nature Climate Change</w:t>
      </w:r>
      <w:r w:rsidRPr="00285ADB">
        <w:t xml:space="preserve"> 5(4)</w:t>
      </w:r>
      <w:r w:rsidR="00187B82">
        <w:t>:</w:t>
      </w:r>
      <w:r w:rsidRPr="00285ADB">
        <w:t xml:space="preserve">329-332. </w:t>
      </w:r>
      <w:hyperlink w:history="1" r:id="rId51">
        <w:r w:rsidRPr="00285ADB">
          <w:rPr>
            <w:rStyle w:val="Hyperlink"/>
          </w:rPr>
          <w:t>http://dx.doi.org/10.1038/nclimate2564</w:t>
        </w:r>
      </w:hyperlink>
    </w:p>
    <w:p w:rsidR="006D3ADC" w:rsidP="003C1D48" w:rsidRDefault="006D3ADC" w14:paraId="05ABF6C5" w14:textId="77777777">
      <w:pPr>
        <w:ind w:left="720" w:hanging="720"/>
        <w:rPr>
          <w:color w:val="222222"/>
          <w:szCs w:val="24"/>
          <w:shd w:val="clear" w:color="auto" w:fill="FFFFFF"/>
        </w:rPr>
      </w:pPr>
    </w:p>
    <w:p w:rsidRPr="00D25A06" w:rsidR="00677249" w:rsidP="00D25A06" w:rsidRDefault="00677249" w14:paraId="2EEA8B2F" w14:textId="77777777">
      <w:pPr>
        <w:pStyle w:val="biblio"/>
      </w:pPr>
      <w:proofErr w:type="spellStart"/>
      <w:r w:rsidRPr="00D25A06">
        <w:t>Organisation</w:t>
      </w:r>
      <w:proofErr w:type="spellEnd"/>
      <w:r w:rsidRPr="00D25A06">
        <w:t xml:space="preserve"> for Economic Co-operation and Development (OECD). 2006. </w:t>
      </w:r>
      <w:r w:rsidRPr="00D25A06">
        <w:rPr>
          <w:i/>
        </w:rPr>
        <w:t>Agricultural Market Impacts of Future Growth in the Production of Biofuels. Paris: OECD</w:t>
      </w:r>
      <w:r w:rsidRPr="00D25A06">
        <w:t xml:space="preserve">. </w:t>
      </w:r>
      <w:r w:rsidRPr="00D25A06">
        <w:rPr>
          <w:rStyle w:val="Hyperlink"/>
        </w:rPr>
        <w:t>http://www.oecd.org/trade/agricultural-trade/36074135.pdf</w:t>
      </w:r>
      <w:r w:rsidRPr="00D25A06">
        <w:t xml:space="preserve"> </w:t>
      </w:r>
    </w:p>
    <w:p w:rsidRPr="00D25A06" w:rsidR="00677249" w:rsidP="00E2059B" w:rsidRDefault="00677249" w14:paraId="76EA4650" w14:textId="77777777">
      <w:pPr>
        <w:pStyle w:val="biblio"/>
      </w:pPr>
      <w:r w:rsidRPr="00733E59">
        <w:t xml:space="preserve">Pacific Northwest National </w:t>
      </w:r>
      <w:r>
        <w:t>L</w:t>
      </w:r>
      <w:r w:rsidRPr="00733E59">
        <w:t>aboratory</w:t>
      </w:r>
      <w:r>
        <w:t xml:space="preserve"> (PNNL). 2012. Global Change Assessment Model 3</w:t>
      </w:r>
      <w:r w:rsidRPr="00733E59">
        <w:t>.2</w:t>
      </w:r>
      <w:r>
        <w:t xml:space="preserve">. Joint Global Change Research Institute. University of Maryland. </w:t>
      </w:r>
      <w:r w:rsidRPr="002014F0">
        <w:rPr>
          <w:rStyle w:val="Hyperlink"/>
        </w:rPr>
        <w:t>http://jgcri.github.io/gcam-doc/v3.2/toc.html</w:t>
      </w:r>
    </w:p>
    <w:p w:rsidRPr="00D25A06" w:rsidR="00677249" w:rsidP="00E2059B" w:rsidRDefault="00677249" w14:paraId="14986CC4" w14:textId="77777777">
      <w:pPr>
        <w:pStyle w:val="biblio"/>
      </w:pPr>
      <w:r w:rsidRPr="00733E59">
        <w:t xml:space="preserve">Pacific Northwest National </w:t>
      </w:r>
      <w:r>
        <w:t>L</w:t>
      </w:r>
      <w:r w:rsidRPr="00733E59">
        <w:t>aboratory</w:t>
      </w:r>
      <w:r>
        <w:t xml:space="preserve"> (PNNL). 2015. </w:t>
      </w:r>
      <w:r w:rsidRPr="00733E59">
        <w:t>Global Change Assessment Model 4.2</w:t>
      </w:r>
      <w:r>
        <w:t xml:space="preserve">. Joint Global Change Research Institute. University of Maryland. </w:t>
      </w:r>
      <w:r w:rsidRPr="002014F0">
        <w:rPr>
          <w:rStyle w:val="Hyperlink"/>
        </w:rPr>
        <w:t>http://jgcri.github.io/gcam-doc/v4.2/toc.html</w:t>
      </w:r>
    </w:p>
    <w:p w:rsidR="00677249" w:rsidP="00E2059B" w:rsidRDefault="00677249" w14:paraId="36915EDD" w14:textId="77777777">
      <w:pPr>
        <w:pStyle w:val="biblio"/>
      </w:pPr>
      <w:r w:rsidRPr="00D25A06">
        <w:t xml:space="preserve">Paltsev, S., J.M. Reilly, H.D. Jacoby, R.S. </w:t>
      </w:r>
      <w:proofErr w:type="spellStart"/>
      <w:r w:rsidRPr="00D25A06">
        <w:t>Eckaus</w:t>
      </w:r>
      <w:proofErr w:type="spellEnd"/>
      <w:r w:rsidRPr="00D25A06">
        <w:t xml:space="preserve">, J. McFarland, M. Sarofim, M. </w:t>
      </w:r>
      <w:proofErr w:type="spellStart"/>
      <w:r w:rsidRPr="00D25A06">
        <w:t>Asadoorian</w:t>
      </w:r>
      <w:proofErr w:type="spellEnd"/>
      <w:r w:rsidRPr="00D25A06">
        <w:t xml:space="preserve">, and M. </w:t>
      </w:r>
      <w:proofErr w:type="spellStart"/>
      <w:r w:rsidRPr="00D25A06">
        <w:t>Babiker</w:t>
      </w:r>
      <w:proofErr w:type="spellEnd"/>
      <w:r w:rsidRPr="00D25A06">
        <w:t>. 2005.</w:t>
      </w:r>
      <w:r w:rsidRPr="00D25A06">
        <w:rPr>
          <w:i/>
        </w:rPr>
        <w:t xml:space="preserve"> The MIT Emissions Prediction and Policy Analysis (EPPA) Model: Version 4.</w:t>
      </w:r>
      <w:r w:rsidRPr="00D25A06">
        <w:t xml:space="preserve"> Report 125. Cambridge, MA: MIT Joint Program on the Science and Policy of Global Change. </w:t>
      </w:r>
    </w:p>
    <w:p w:rsidRPr="00D25A06" w:rsidR="00312282" w:rsidP="00E2059B" w:rsidRDefault="00312282" w14:paraId="461C2F70" w14:textId="3C126DA8">
      <w:pPr>
        <w:pStyle w:val="biblio"/>
      </w:pPr>
      <w:r>
        <w:t xml:space="preserve">Paltsev, S, A. </w:t>
      </w:r>
      <w:proofErr w:type="spellStart"/>
      <w:r>
        <w:t>Ghandi</w:t>
      </w:r>
      <w:proofErr w:type="spellEnd"/>
      <w:r>
        <w:t xml:space="preserve">, J. Morris, and Y.-H. H. Chen. 2022. Global </w:t>
      </w:r>
      <w:r w:rsidR="00187B82">
        <w:t>e</w:t>
      </w:r>
      <w:r>
        <w:t>lectrification of light-duty vehicles: Impacts of economics and climate policy</w:t>
      </w:r>
      <w:r w:rsidR="00FB0DC4">
        <w:t xml:space="preserve">. </w:t>
      </w:r>
      <w:r w:rsidRPr="00820799">
        <w:rPr>
          <w:i/>
          <w:iCs/>
        </w:rPr>
        <w:t>Economics of Energy and Environmental Policy</w:t>
      </w:r>
      <w:r>
        <w:t xml:space="preserve"> 11(1).</w:t>
      </w:r>
      <w:r w:rsidR="00855BEB">
        <w:t xml:space="preserve"> </w:t>
      </w:r>
      <w:proofErr w:type="spellStart"/>
      <w:r w:rsidRPr="00855BEB" w:rsidR="00855BEB">
        <w:t>doi</w:t>
      </w:r>
      <w:proofErr w:type="spellEnd"/>
      <w:r w:rsidRPr="00855BEB" w:rsidR="00855BEB">
        <w:t>: 10.5547/2160-5890.11.1.spal</w:t>
      </w:r>
      <w:r w:rsidR="00855BEB">
        <w:t xml:space="preserve"> </w:t>
      </w:r>
    </w:p>
    <w:p w:rsidRPr="004312EE" w:rsidR="00677249" w:rsidP="00E2059B" w:rsidRDefault="00677249" w14:paraId="01F11EF4" w14:textId="77777777">
      <w:pPr>
        <w:pStyle w:val="biblio"/>
      </w:pPr>
      <w:r w:rsidRPr="004312EE">
        <w:t xml:space="preserve">Parry, I.W.H. 1997. Environmental taxes and quotas in the presence of distorting taxes in factor markets. </w:t>
      </w:r>
      <w:r w:rsidRPr="004312EE">
        <w:rPr>
          <w:iCs/>
        </w:rPr>
        <w:t>R</w:t>
      </w:r>
      <w:r w:rsidRPr="004312EE">
        <w:rPr>
          <w:i/>
          <w:iCs/>
        </w:rPr>
        <w:t>esource and Energy Economics</w:t>
      </w:r>
      <w:r w:rsidRPr="004312EE">
        <w:rPr>
          <w:iCs/>
        </w:rPr>
        <w:t xml:space="preserve"> </w:t>
      </w:r>
      <w:r w:rsidRPr="004312EE">
        <w:t>19:203-220.</w:t>
      </w:r>
    </w:p>
    <w:p w:rsidRPr="004312EE" w:rsidR="00677249" w:rsidP="00E2059B" w:rsidRDefault="00677249" w14:paraId="1A3D21E0" w14:textId="77777777">
      <w:pPr>
        <w:pStyle w:val="biblio"/>
        <w:rPr>
          <w:iCs/>
        </w:rPr>
      </w:pPr>
      <w:r w:rsidRPr="004312EE">
        <w:t xml:space="preserve">Parry, I.W.H. 1999. Agricultural policies in the presence of distorting taxes. </w:t>
      </w:r>
      <w:r w:rsidRPr="004312EE">
        <w:rPr>
          <w:i/>
          <w:iCs/>
        </w:rPr>
        <w:t xml:space="preserve">American Journal of Agricultural Economics </w:t>
      </w:r>
      <w:r w:rsidRPr="004312EE">
        <w:t>81:212-230.</w:t>
      </w:r>
    </w:p>
    <w:p w:rsidR="006D3ADC" w:rsidP="00F04EF0" w:rsidRDefault="00677249" w14:paraId="50B503F3" w14:textId="4F73B560">
      <w:pPr>
        <w:pStyle w:val="biblio"/>
        <w:rPr>
          <w:shd w:val="clear" w:color="auto" w:fill="FFFFFF"/>
        </w:rPr>
      </w:pPr>
      <w:proofErr w:type="spellStart"/>
      <w:r w:rsidRPr="004312EE">
        <w:t>Perroni</w:t>
      </w:r>
      <w:proofErr w:type="spellEnd"/>
      <w:r w:rsidRPr="004312EE">
        <w:t>, C.</w:t>
      </w:r>
      <w:r>
        <w:t>,</w:t>
      </w:r>
      <w:r w:rsidRPr="004312EE">
        <w:t xml:space="preserve"> and R.M. </w:t>
      </w:r>
      <w:proofErr w:type="spellStart"/>
      <w:r w:rsidRPr="004312EE">
        <w:t>Wigle</w:t>
      </w:r>
      <w:proofErr w:type="spellEnd"/>
      <w:r w:rsidRPr="004312EE">
        <w:t xml:space="preserve">. 1994. International trade and environmental quality: How important are the linkages? </w:t>
      </w:r>
      <w:r w:rsidRPr="004312EE">
        <w:rPr>
          <w:i/>
          <w:iCs/>
        </w:rPr>
        <w:t>Canadian Journal of Economics</w:t>
      </w:r>
      <w:r w:rsidRPr="004312EE">
        <w:rPr>
          <w:iCs/>
        </w:rPr>
        <w:t xml:space="preserve"> </w:t>
      </w:r>
      <w:r w:rsidRPr="004312EE">
        <w:t>27(3):551-567.</w:t>
      </w:r>
    </w:p>
    <w:p w:rsidRPr="004312EE" w:rsidR="00677249" w:rsidP="00E2059B" w:rsidRDefault="00677249" w14:paraId="59A8802D" w14:textId="2A059B00">
      <w:pPr>
        <w:pStyle w:val="biblio"/>
      </w:pPr>
      <w:r w:rsidRPr="004312EE">
        <w:t xml:space="preserve">Reilly, J., J. Melillo, Y. Cai, D. </w:t>
      </w:r>
      <w:proofErr w:type="spellStart"/>
      <w:r w:rsidRPr="004312EE">
        <w:t>Kicklighter</w:t>
      </w:r>
      <w:proofErr w:type="spellEnd"/>
      <w:r w:rsidRPr="004312EE">
        <w:t>, A. Gurgel, S. Paltsev, T. Cronin, A. Sokolov, and A. Schlosser</w:t>
      </w:r>
      <w:r>
        <w:t>.</w:t>
      </w:r>
      <w:r w:rsidRPr="004312EE">
        <w:t xml:space="preserve"> 2012. Using land to mitigate climate change: hitting the target, recognizing the tradeoffs. </w:t>
      </w:r>
      <w:r w:rsidRPr="004312EE">
        <w:rPr>
          <w:i/>
        </w:rPr>
        <w:t>Environmental Science and Technology</w:t>
      </w:r>
      <w:r w:rsidRPr="004312EE">
        <w:t xml:space="preserve"> </w:t>
      </w:r>
      <w:r w:rsidRPr="004312EE">
        <w:rPr>
          <w:iCs/>
        </w:rPr>
        <w:t>46</w:t>
      </w:r>
      <w:r w:rsidRPr="004312EE">
        <w:t>(11):5672–5679.</w:t>
      </w:r>
    </w:p>
    <w:p w:rsidRPr="004312EE" w:rsidR="00677249" w:rsidP="00A651E8" w:rsidRDefault="00677249" w14:paraId="304A3509" w14:textId="77777777">
      <w:pPr>
        <w:pStyle w:val="biblio"/>
      </w:pPr>
      <w:r w:rsidRPr="004312EE">
        <w:t xml:space="preserve">Robinson, S., M. </w:t>
      </w:r>
      <w:proofErr w:type="spellStart"/>
      <w:r w:rsidRPr="004312EE">
        <w:t>Burfisher</w:t>
      </w:r>
      <w:proofErr w:type="spellEnd"/>
      <w:r w:rsidRPr="004312EE">
        <w:t xml:space="preserve">, R. Hinojosa, and K. </w:t>
      </w:r>
      <w:proofErr w:type="spellStart"/>
      <w:r w:rsidRPr="004312EE">
        <w:t>Thierfelder</w:t>
      </w:r>
      <w:proofErr w:type="spellEnd"/>
      <w:r w:rsidRPr="004312EE">
        <w:t xml:space="preserve">. 1991. </w:t>
      </w:r>
      <w:r w:rsidRPr="00A651E8">
        <w:rPr>
          <w:i/>
        </w:rPr>
        <w:t>Agriculture in a U.S.-Mexico free trade agreement: A computable general equilibrium model with migration and farm programs</w:t>
      </w:r>
      <w:r w:rsidRPr="004312EE">
        <w:t xml:space="preserve">. Working Paper </w:t>
      </w:r>
      <w:r>
        <w:t xml:space="preserve">No. 617. University of California, </w:t>
      </w:r>
      <w:r w:rsidRPr="004312EE">
        <w:t>Giannini Foundation</w:t>
      </w:r>
      <w:r>
        <w:t>.</w:t>
      </w:r>
      <w:r w:rsidRPr="004312EE">
        <w:t xml:space="preserve"> </w:t>
      </w:r>
    </w:p>
    <w:p w:rsidRPr="004312EE" w:rsidR="00677249" w:rsidP="00E2059B" w:rsidRDefault="00677249" w14:paraId="29E16952" w14:textId="77777777">
      <w:pPr>
        <w:pStyle w:val="biblio"/>
      </w:pPr>
      <w:r w:rsidRPr="004312EE">
        <w:t xml:space="preserve">Rose, A., and G. </w:t>
      </w:r>
      <w:proofErr w:type="spellStart"/>
      <w:r w:rsidRPr="004312EE">
        <w:t>Oladosu</w:t>
      </w:r>
      <w:proofErr w:type="spellEnd"/>
      <w:r w:rsidRPr="004312EE">
        <w:t xml:space="preserve">. 2002. Greenhouse gas reduction policy in the United States: Identifying winners and losers in an expanded permit trading system. </w:t>
      </w:r>
      <w:r w:rsidRPr="004312EE">
        <w:rPr>
          <w:i/>
          <w:iCs/>
        </w:rPr>
        <w:t>Energy</w:t>
      </w:r>
      <w:r w:rsidRPr="004312EE">
        <w:rPr>
          <w:i/>
        </w:rPr>
        <w:t xml:space="preserve"> </w:t>
      </w:r>
      <w:r w:rsidRPr="004312EE">
        <w:rPr>
          <w:i/>
          <w:iCs/>
        </w:rPr>
        <w:t>Journal</w:t>
      </w:r>
      <w:r w:rsidRPr="004312EE">
        <w:rPr>
          <w:iCs/>
        </w:rPr>
        <w:t xml:space="preserve"> </w:t>
      </w:r>
      <w:r w:rsidRPr="004312EE">
        <w:t>23(1):1-18.</w:t>
      </w:r>
    </w:p>
    <w:p w:rsidRPr="004312EE" w:rsidR="00677249" w:rsidP="00E2059B" w:rsidRDefault="00677249" w14:paraId="47923A77" w14:textId="77777777">
      <w:pPr>
        <w:pStyle w:val="biblio"/>
      </w:pPr>
      <w:r w:rsidRPr="004312EE">
        <w:t xml:space="preserve">Ross, M. 2009. </w:t>
      </w:r>
      <w:r w:rsidRPr="00A651E8">
        <w:rPr>
          <w:i/>
        </w:rPr>
        <w:t>Documentation of the Applied Dynamic Analysis of the Global Economy (ADAGE) Model</w:t>
      </w:r>
      <w:r w:rsidRPr="004312EE">
        <w:t>. Working paper 09_01. Research Triangle Park, NC: RTI International.</w:t>
      </w:r>
    </w:p>
    <w:p w:rsidRPr="004312EE" w:rsidR="00677249" w:rsidP="00E2059B" w:rsidRDefault="006D43F0" w14:paraId="4FD9D29A" w14:textId="77777777">
      <w:pPr>
        <w:pStyle w:val="biblio"/>
      </w:pPr>
      <w:hyperlink w:history="1" r:id="rId52">
        <w:r w:rsidRPr="009355A1" w:rsidR="00677249">
          <w:t>Rutherford, T.</w:t>
        </w:r>
      </w:hyperlink>
      <w:r w:rsidR="00677249">
        <w:t>F.</w:t>
      </w:r>
      <w:r w:rsidRPr="009355A1" w:rsidR="00677249">
        <w:t xml:space="preserve"> 1997. </w:t>
      </w:r>
      <w:proofErr w:type="spellStart"/>
      <w:r w:rsidRPr="001261F3" w:rsidR="00677249">
        <w:t>GTAPinGAMS</w:t>
      </w:r>
      <w:proofErr w:type="spellEnd"/>
      <w:r w:rsidRPr="001261F3" w:rsidR="00677249">
        <w:t>: The dataset and static model. GTAP Resources No. 409.</w:t>
      </w:r>
    </w:p>
    <w:p w:rsidRPr="004312EE" w:rsidR="00677249" w:rsidP="00E2059B" w:rsidRDefault="00677249" w14:paraId="727142F2" w14:textId="77777777">
      <w:pPr>
        <w:pStyle w:val="biblio"/>
      </w:pPr>
      <w:r w:rsidRPr="004312EE">
        <w:t>Rutherford, T.F. 1999</w:t>
      </w:r>
      <w:r>
        <w:t xml:space="preserve">. </w:t>
      </w:r>
      <w:r w:rsidRPr="004312EE">
        <w:t xml:space="preserve">Applied general equilibrium modeling with MPSGE as a GAMS subsystem: An overview of the modeling framework and syntax. </w:t>
      </w:r>
      <w:r w:rsidRPr="004312EE">
        <w:rPr>
          <w:i/>
        </w:rPr>
        <w:t>Computational Economics</w:t>
      </w:r>
      <w:r w:rsidRPr="004312EE">
        <w:t xml:space="preserve"> 14:1-46.</w:t>
      </w:r>
    </w:p>
    <w:p w:rsidR="006D3ADC" w:rsidP="00F04EF0" w:rsidRDefault="00677249" w14:paraId="05FE855C" w14:textId="1433E2C6">
      <w:pPr>
        <w:pStyle w:val="biblio"/>
        <w:rPr>
          <w:shd w:val="clear" w:color="auto" w:fill="FFFFFF"/>
        </w:rPr>
      </w:pPr>
      <w:r>
        <w:t xml:space="preserve">Rutherford, T.F., and S. Paltsev. </w:t>
      </w:r>
      <w:r w:rsidRPr="00401840">
        <w:t>2</w:t>
      </w:r>
      <w:r>
        <w:t xml:space="preserve">000. </w:t>
      </w:r>
      <w:r w:rsidRPr="00A651E8">
        <w:rPr>
          <w:i/>
        </w:rPr>
        <w:t>GTAP-Energy in GAMS: The dataset and static model</w:t>
      </w:r>
      <w:r w:rsidRPr="00401840">
        <w:t>.</w:t>
      </w:r>
      <w:r>
        <w:t xml:space="preserve"> </w:t>
      </w:r>
      <w:r w:rsidRPr="00401840">
        <w:t>Working Paper 00-2</w:t>
      </w:r>
      <w:r>
        <w:t xml:space="preserve">. Boulder: </w:t>
      </w:r>
      <w:r w:rsidRPr="00401840">
        <w:t>Univ</w:t>
      </w:r>
      <w:r>
        <w:t>ersity of Colorado</w:t>
      </w:r>
      <w:r w:rsidRPr="00401840">
        <w:t>.</w:t>
      </w:r>
    </w:p>
    <w:p w:rsidRPr="004312EE" w:rsidR="00677249" w:rsidP="00E2059B" w:rsidRDefault="00677249" w14:paraId="7DD9F83D" w14:textId="77777777">
      <w:pPr>
        <w:pStyle w:val="biblio"/>
        <w:rPr>
          <w:iCs/>
        </w:rPr>
      </w:pPr>
      <w:proofErr w:type="spellStart"/>
      <w:r w:rsidRPr="004312EE">
        <w:t>Shoven</w:t>
      </w:r>
      <w:proofErr w:type="spellEnd"/>
      <w:r w:rsidRPr="004312EE">
        <w:t xml:space="preserve">, J.B., and J. Whalley. 1972. A general equilibrium calculation of the effects of differential taxation of income from capital in the U.S. </w:t>
      </w:r>
      <w:r w:rsidRPr="004312EE">
        <w:rPr>
          <w:i/>
          <w:iCs/>
        </w:rPr>
        <w:t>Journal of Public Economics</w:t>
      </w:r>
      <w:r w:rsidRPr="004312EE">
        <w:rPr>
          <w:iCs/>
        </w:rPr>
        <w:t xml:space="preserve"> </w:t>
      </w:r>
      <w:r w:rsidRPr="004312EE">
        <w:t>1:281-322.</w:t>
      </w:r>
    </w:p>
    <w:p w:rsidRPr="00CC2378" w:rsidR="00677249" w:rsidP="00E2059B" w:rsidRDefault="00677249" w14:paraId="2E1541C2" w14:textId="77777777">
      <w:pPr>
        <w:pStyle w:val="biblio"/>
        <w:rPr>
          <w:sz w:val="22"/>
          <w:szCs w:val="22"/>
        </w:rPr>
      </w:pPr>
      <w:proofErr w:type="spellStart"/>
      <w:r w:rsidRPr="004312EE">
        <w:t>Shoven</w:t>
      </w:r>
      <w:proofErr w:type="spellEnd"/>
      <w:r w:rsidRPr="004312EE">
        <w:t xml:space="preserve">, J.B., and J. Whalley. 1973. General equilibrium with taxes: A computation procedure </w:t>
      </w:r>
      <w:r w:rsidRPr="00CC2378">
        <w:rPr>
          <w:sz w:val="22"/>
          <w:szCs w:val="22"/>
        </w:rPr>
        <w:t xml:space="preserve">and an existence proof. </w:t>
      </w:r>
      <w:r w:rsidRPr="00CC2378">
        <w:rPr>
          <w:i/>
          <w:iCs/>
          <w:sz w:val="22"/>
          <w:szCs w:val="22"/>
        </w:rPr>
        <w:t>Review of Economic Studies</w:t>
      </w:r>
      <w:r w:rsidRPr="00CC2378">
        <w:rPr>
          <w:iCs/>
          <w:sz w:val="22"/>
          <w:szCs w:val="22"/>
        </w:rPr>
        <w:t xml:space="preserve"> </w:t>
      </w:r>
      <w:r w:rsidRPr="00CC2378">
        <w:rPr>
          <w:sz w:val="22"/>
          <w:szCs w:val="22"/>
        </w:rPr>
        <w:t>40:475-490.</w:t>
      </w:r>
    </w:p>
    <w:p w:rsidRPr="00187B82" w:rsidR="00677249" w:rsidP="00187B82" w:rsidRDefault="00677249" w14:paraId="0088843A" w14:textId="0A405A63">
      <w:pPr>
        <w:pStyle w:val="biblio"/>
      </w:pPr>
      <w:r w:rsidRPr="00187B82">
        <w:rPr>
          <w:rFonts w:eastAsiaTheme="minorHAnsi"/>
        </w:rPr>
        <w:t xml:space="preserve">Smith, R J. October 2005. </w:t>
      </w:r>
      <w:r w:rsidRPr="00187B82">
        <w:rPr>
          <w:rFonts w:eastAsiaTheme="minorHAnsi"/>
          <w:i/>
          <w:iCs/>
        </w:rPr>
        <w:t xml:space="preserve">Weak </w:t>
      </w:r>
      <w:r w:rsidRPr="00187B82" w:rsidR="00187B82">
        <w:rPr>
          <w:rFonts w:eastAsiaTheme="minorHAnsi"/>
          <w:i/>
          <w:iCs/>
        </w:rPr>
        <w:t>instruments and empirical likelihood</w:t>
      </w:r>
      <w:r w:rsidRPr="00187B82">
        <w:rPr>
          <w:rFonts w:eastAsiaTheme="minorHAnsi"/>
          <w:i/>
          <w:iCs/>
        </w:rPr>
        <w:t xml:space="preserve">: A </w:t>
      </w:r>
      <w:r w:rsidRPr="00187B82" w:rsidR="00187B82">
        <w:rPr>
          <w:rFonts w:eastAsiaTheme="minorHAnsi"/>
          <w:i/>
          <w:iCs/>
        </w:rPr>
        <w:t xml:space="preserve">discussion </w:t>
      </w:r>
      <w:r w:rsidRPr="00187B82">
        <w:rPr>
          <w:rFonts w:eastAsiaTheme="minorHAnsi"/>
          <w:i/>
          <w:iCs/>
        </w:rPr>
        <w:t xml:space="preserve">of the </w:t>
      </w:r>
      <w:r w:rsidRPr="00187B82" w:rsidR="00187B82">
        <w:rPr>
          <w:rFonts w:eastAsiaTheme="minorHAnsi"/>
          <w:i/>
          <w:iCs/>
        </w:rPr>
        <w:t xml:space="preserve">papers </w:t>
      </w:r>
      <w:r w:rsidRPr="00187B82">
        <w:rPr>
          <w:rFonts w:eastAsiaTheme="minorHAnsi"/>
          <w:i/>
          <w:iCs/>
        </w:rPr>
        <w:t>by D.W.K. Andrews and J.H. Stock and Y. Kitamura</w:t>
      </w:r>
      <w:r w:rsidRPr="00187B82">
        <w:rPr>
          <w:rFonts w:eastAsiaTheme="minorHAnsi"/>
        </w:rPr>
        <w:t xml:space="preserve">. UCL </w:t>
      </w:r>
      <w:proofErr w:type="spellStart"/>
      <w:r w:rsidRPr="00187B82">
        <w:rPr>
          <w:rFonts w:eastAsiaTheme="minorHAnsi"/>
        </w:rPr>
        <w:t>Cemmap</w:t>
      </w:r>
      <w:proofErr w:type="spellEnd"/>
      <w:r w:rsidRPr="00187B82">
        <w:rPr>
          <w:rFonts w:eastAsiaTheme="minorHAnsi"/>
        </w:rPr>
        <w:t xml:space="preserve"> Working Paper CWP13/05.</w:t>
      </w:r>
      <w:r w:rsidRPr="00187B82">
        <w:t xml:space="preserve"> </w:t>
      </w:r>
      <w:r w:rsidRPr="00187B82">
        <w:rPr>
          <w:rFonts w:eastAsiaTheme="minorHAnsi"/>
        </w:rPr>
        <w:t xml:space="preserve">London: The Institute for Fiscal Studies Department of Economics. </w:t>
      </w:r>
      <w:hyperlink w:history="1" r:id="rId53">
        <w:r w:rsidRPr="00187B82">
          <w:rPr>
            <w:rStyle w:val="Hyperlink"/>
          </w:rPr>
          <w:t>http://www.cemmap.ac.uk/wps/cwp1305.pdf</w:t>
        </w:r>
      </w:hyperlink>
    </w:p>
    <w:p w:rsidRPr="004312EE" w:rsidR="00677249" w:rsidP="00E2059B" w:rsidRDefault="00677249" w14:paraId="104542E5" w14:textId="1F7C3178">
      <w:pPr>
        <w:pStyle w:val="biblio"/>
      </w:pPr>
      <w:r w:rsidRPr="004312EE">
        <w:t xml:space="preserve">Smith, V.K., H. </w:t>
      </w:r>
      <w:proofErr w:type="spellStart"/>
      <w:r w:rsidRPr="004312EE">
        <w:t>Sieg</w:t>
      </w:r>
      <w:proofErr w:type="spellEnd"/>
      <w:r w:rsidRPr="004312EE">
        <w:t xml:space="preserve">, H.S. Banzhaf, and R. Walsh. 2003. </w:t>
      </w:r>
      <w:r w:rsidRPr="00A651E8">
        <w:rPr>
          <w:i/>
        </w:rPr>
        <w:t>General equilibrium benefits for environmental improvements: Projected ozone reductions under EPA</w:t>
      </w:r>
      <w:r w:rsidR="00B124DA">
        <w:rPr>
          <w:i/>
        </w:rPr>
        <w:t>’</w:t>
      </w:r>
      <w:r w:rsidRPr="00A651E8">
        <w:rPr>
          <w:i/>
        </w:rPr>
        <w:t>s prospective analysis for the Los Angeles air Basin</w:t>
      </w:r>
      <w:r w:rsidRPr="004312EE">
        <w:t>. Working paper.</w:t>
      </w:r>
    </w:p>
    <w:p w:rsidRPr="004312EE" w:rsidR="00677249" w:rsidP="00E2059B" w:rsidRDefault="00677249" w14:paraId="4C2409E8" w14:textId="77777777">
      <w:pPr>
        <w:pStyle w:val="biblio"/>
      </w:pPr>
      <w:r w:rsidRPr="004312EE">
        <w:t xml:space="preserve">Taheripour, F., </w:t>
      </w:r>
      <w:r w:rsidRPr="00171709">
        <w:t>K.B. Dileep, W.H.</w:t>
      </w:r>
      <w:r>
        <w:t xml:space="preserve"> </w:t>
      </w:r>
      <w:r w:rsidRPr="00171709">
        <w:t>Thomas</w:t>
      </w:r>
      <w:r>
        <w:t>,</w:t>
      </w:r>
      <w:r w:rsidRPr="00171709">
        <w:t xml:space="preserve"> and E.T. Wallace</w:t>
      </w:r>
      <w:r>
        <w:t>.</w:t>
      </w:r>
      <w:r w:rsidRPr="004312EE">
        <w:t xml:space="preserve"> 2007. Introducing liquid biofuels into the GTAP database. GTAP Research Memorandum</w:t>
      </w:r>
      <w:r w:rsidRPr="00D75DD8">
        <w:t xml:space="preserve"> </w:t>
      </w:r>
      <w:r w:rsidRPr="004312EE">
        <w:t>No. 11. West Lafayette: Center for Global Trade Analysis, Purdue University.</w:t>
      </w:r>
    </w:p>
    <w:p w:rsidR="00677249" w:rsidP="00E2059B" w:rsidRDefault="00677249" w14:paraId="1D9CEFE6" w14:textId="77777777">
      <w:pPr>
        <w:pStyle w:val="biblio"/>
        <w:rPr>
          <w:iCs/>
        </w:rPr>
      </w:pPr>
      <w:r w:rsidRPr="004312EE">
        <w:t>Taheripour, F., T.W. Hertel, W.E. Tyner, J.F. Beckman, and D.K. Birur</w:t>
      </w:r>
      <w:r>
        <w:t>. 2010</w:t>
      </w:r>
      <w:r w:rsidRPr="004312EE">
        <w:t xml:space="preserve">. Biofuels and their by-products: Global economic and environmental implications. </w:t>
      </w:r>
      <w:r w:rsidRPr="004312EE">
        <w:rPr>
          <w:i/>
          <w:iCs/>
        </w:rPr>
        <w:t>Biomass and Bioenergy</w:t>
      </w:r>
      <w:r w:rsidRPr="004312EE">
        <w:t xml:space="preserve"> 34(3):278-289</w:t>
      </w:r>
      <w:r w:rsidRPr="004312EE">
        <w:rPr>
          <w:iCs/>
        </w:rPr>
        <w:t>.</w:t>
      </w:r>
    </w:p>
    <w:p w:rsidR="00677249" w:rsidP="00E2059B" w:rsidRDefault="00677249" w14:paraId="28AC07D9" w14:textId="77777777">
      <w:pPr>
        <w:pStyle w:val="biblio"/>
      </w:pPr>
      <w:r>
        <w:t xml:space="preserve">Tao, L., E.C. Tan, R. McCormick, M. Zhang, A. Aden, X. He, and B.T. </w:t>
      </w:r>
      <w:proofErr w:type="spellStart"/>
      <w:r>
        <w:t>Zigler</w:t>
      </w:r>
      <w:proofErr w:type="spellEnd"/>
      <w:r>
        <w:t xml:space="preserve">. 2014. Techno-economic analysis and life-cycle assessment of cellulosic </w:t>
      </w:r>
      <w:proofErr w:type="spellStart"/>
      <w:r>
        <w:t>isobutanol</w:t>
      </w:r>
      <w:proofErr w:type="spellEnd"/>
      <w:r>
        <w:t xml:space="preserve">., and comparison with cellulosic ethanal and n-butanol. </w:t>
      </w:r>
      <w:proofErr w:type="spellStart"/>
      <w:r w:rsidRPr="00A651E8">
        <w:rPr>
          <w:i/>
        </w:rPr>
        <w:t>Microb</w:t>
      </w:r>
      <w:proofErr w:type="spellEnd"/>
      <w:r w:rsidRPr="00A651E8">
        <w:rPr>
          <w:i/>
        </w:rPr>
        <w:t xml:space="preserve"> Biotechnology</w:t>
      </w:r>
      <w:r>
        <w:t xml:space="preserve"> 8:30-48.</w:t>
      </w:r>
    </w:p>
    <w:p w:rsidR="00677249" w:rsidP="0083621E" w:rsidRDefault="00677249" w14:paraId="6AB5D9A2" w14:textId="77777777">
      <w:pPr>
        <w:pStyle w:val="biblio"/>
      </w:pPr>
      <w:r>
        <w:t xml:space="preserve">Tao, L., X. Chen, E. Kuhn., M. Tucker, A. Aden, and R.T. </w:t>
      </w:r>
      <w:proofErr w:type="spellStart"/>
      <w:r>
        <w:t>Elander</w:t>
      </w:r>
      <w:proofErr w:type="spellEnd"/>
      <w:r>
        <w:t xml:space="preserve">. 2012. Improved ethanol yield and reduced MESP by modifying low severity dilute acid pretreatment with deacetylation and mechanical refining: 2) techno-economic analysis. </w:t>
      </w:r>
      <w:r w:rsidRPr="00A651E8">
        <w:rPr>
          <w:i/>
        </w:rPr>
        <w:t>Biotechnology for Biofuels</w:t>
      </w:r>
      <w:r>
        <w:t xml:space="preserve"> 5:69.</w:t>
      </w:r>
    </w:p>
    <w:p w:rsidRPr="004312EE" w:rsidR="00677249" w:rsidP="00E2059B" w:rsidRDefault="00677249" w14:paraId="70A47C51" w14:textId="77777777">
      <w:pPr>
        <w:pStyle w:val="biblio"/>
      </w:pPr>
      <w:r>
        <w:t>Thomas, D.</w:t>
      </w:r>
      <w:r w:rsidRPr="004312EE">
        <w:t>S.</w:t>
      </w:r>
      <w:r>
        <w:t xml:space="preserve">, and S.W. Gilbert. </w:t>
      </w:r>
      <w:r w:rsidRPr="004312EE">
        <w:t xml:space="preserve">2014. </w:t>
      </w:r>
      <w:r w:rsidRPr="007D5793">
        <w:rPr>
          <w:i/>
        </w:rPr>
        <w:t>Costs and Cost Effectiveness of Additive Manufacturing</w:t>
      </w:r>
      <w:r w:rsidRPr="004312EE">
        <w:t>. NIST Special Publication 1176:12.</w:t>
      </w:r>
      <w:r>
        <w:t xml:space="preserve"> Gaithersburg, MD: NIST.</w:t>
      </w:r>
    </w:p>
    <w:p w:rsidRPr="004312EE" w:rsidR="00677249" w:rsidP="00E2059B" w:rsidRDefault="00677249" w14:paraId="71422091" w14:textId="3FFCE942">
      <w:pPr>
        <w:pStyle w:val="biblio"/>
      </w:pPr>
      <w:r w:rsidRPr="004312EE">
        <w:t>Tiffany, D.G.</w:t>
      </w:r>
      <w:r>
        <w:t>,</w:t>
      </w:r>
      <w:r w:rsidRPr="004312EE">
        <w:t xml:space="preserve"> and V.R. </w:t>
      </w:r>
      <w:proofErr w:type="spellStart"/>
      <w:r w:rsidRPr="004312EE">
        <w:t>Eidman</w:t>
      </w:r>
      <w:proofErr w:type="spellEnd"/>
      <w:r w:rsidR="00187B82">
        <w:t>.</w:t>
      </w:r>
      <w:r w:rsidRPr="004312EE">
        <w:t xml:space="preserve"> 2003. Factors associated with success of fuel ethanol producers. Department of Applied Economics Staff Paper P03-7. </w:t>
      </w:r>
      <w:hyperlink w:tooltip="Minneapolis" w:history="1" r:id="rId54">
        <w:r w:rsidRPr="00E13F45">
          <w:t>Minneapolis</w:t>
        </w:r>
      </w:hyperlink>
      <w:r w:rsidRPr="00E13F45">
        <w:t xml:space="preserve"> and </w:t>
      </w:r>
      <w:hyperlink w:tooltip="Saint Paul, Minnesota" w:history="1" r:id="rId55">
        <w:r w:rsidRPr="00E13F45">
          <w:t>Saint Paul, M</w:t>
        </w:r>
        <w:r>
          <w:t>N</w:t>
        </w:r>
      </w:hyperlink>
      <w:r>
        <w:t xml:space="preserve">: </w:t>
      </w:r>
      <w:r w:rsidRPr="004312EE">
        <w:t xml:space="preserve">Department of Applied Economics, University of Minnesota. </w:t>
      </w:r>
    </w:p>
    <w:p w:rsidR="00677249" w:rsidP="00E2059B" w:rsidRDefault="00677249" w14:paraId="10E83F4F" w14:textId="77777777">
      <w:pPr>
        <w:pStyle w:val="biblio"/>
      </w:pPr>
      <w:r w:rsidRPr="004312EE">
        <w:t>Timilsina, G.</w:t>
      </w:r>
      <w:r>
        <w:t xml:space="preserve">, and S. </w:t>
      </w:r>
      <w:proofErr w:type="spellStart"/>
      <w:r>
        <w:t>Mevel</w:t>
      </w:r>
      <w:proofErr w:type="spellEnd"/>
      <w:r>
        <w:t xml:space="preserve">. </w:t>
      </w:r>
      <w:r w:rsidRPr="004312EE">
        <w:t xml:space="preserve">2013. Biofuels and climate change mitigation: A CGE analysis incorporating land-use change. </w:t>
      </w:r>
      <w:r w:rsidRPr="004312EE">
        <w:rPr>
          <w:i/>
        </w:rPr>
        <w:t>European Association of Environmental and Resource Economists</w:t>
      </w:r>
      <w:r w:rsidRPr="004312EE">
        <w:t xml:space="preserve"> 55(1):1-19.</w:t>
      </w:r>
    </w:p>
    <w:p w:rsidRPr="00E13F45" w:rsidR="00677249" w:rsidP="007D5793" w:rsidRDefault="00677249" w14:paraId="38D16B14" w14:textId="77777777">
      <w:pPr>
        <w:pStyle w:val="biblio"/>
        <w:rPr>
          <w:rStyle w:val="Hyperlink"/>
        </w:rPr>
      </w:pPr>
      <w:r w:rsidRPr="00E13F45">
        <w:t xml:space="preserve">U.S. Department of Agriculture (USDA), Economic Research Service (ERS). 2012. </w:t>
      </w:r>
      <w:r w:rsidRPr="00E13F45">
        <w:rPr>
          <w:lang w:val="en"/>
        </w:rPr>
        <w:t xml:space="preserve">U.S. Bioenergy statistics. </w:t>
      </w:r>
      <w:r>
        <w:t xml:space="preserve">Washington, DC: </w:t>
      </w:r>
      <w:r w:rsidRPr="00E13F45">
        <w:t>U.S. Department of Agriculture</w:t>
      </w:r>
      <w:r>
        <w:t xml:space="preserve">. </w:t>
      </w:r>
      <w:r w:rsidRPr="00E13F45">
        <w:rPr>
          <w:rStyle w:val="Hyperlink"/>
        </w:rPr>
        <w:t>https://www.ers.usda.gov/data-products/us-bioenergy-statistics/</w:t>
      </w:r>
    </w:p>
    <w:p w:rsidR="00677249" w:rsidP="007D5793" w:rsidRDefault="00677249" w14:paraId="5505ACA4" w14:textId="79F909F0">
      <w:pPr>
        <w:pStyle w:val="biblio"/>
      </w:pPr>
      <w:r w:rsidRPr="00E13F45">
        <w:t xml:space="preserve">U.S. Department of Agriculture (USDA), </w:t>
      </w:r>
      <w:r w:rsidRPr="00E13F45" w:rsidR="00187B82">
        <w:t>Economic Research Service (ERS)</w:t>
      </w:r>
      <w:r w:rsidRPr="00E13F45">
        <w:t xml:space="preserve">. 2017. </w:t>
      </w:r>
      <w:r w:rsidRPr="00E13F45">
        <w:rPr>
          <w:lang w:val="en"/>
        </w:rPr>
        <w:t xml:space="preserve">Fertilizer use and price. </w:t>
      </w:r>
      <w:r>
        <w:t xml:space="preserve">Washington, DC: </w:t>
      </w:r>
      <w:r w:rsidRPr="00E13F45">
        <w:t>U.S. Department of Agriculture</w:t>
      </w:r>
      <w:r>
        <w:t xml:space="preserve">. </w:t>
      </w:r>
      <w:r w:rsidRPr="00E13F45">
        <w:rPr>
          <w:rStyle w:val="Hyperlink"/>
        </w:rPr>
        <w:t>https://www.ers.usda.gov/data-products/fertilizer-use-and-price/</w:t>
      </w:r>
    </w:p>
    <w:p w:rsidRPr="00E13F45" w:rsidR="00677249" w:rsidP="00E2059B" w:rsidRDefault="00677249" w14:paraId="55BCE944" w14:textId="77777777">
      <w:pPr>
        <w:pStyle w:val="biblio"/>
      </w:pPr>
      <w:r w:rsidRPr="00D11896">
        <w:t>U.S. Department of Agriculture (USDA). 2006</w:t>
      </w:r>
      <w:r>
        <w:t xml:space="preserve">. </w:t>
      </w:r>
      <w:r w:rsidRPr="00D11896">
        <w:rPr>
          <w:i/>
        </w:rPr>
        <w:t>The Economic Feasibility of Ethanol Production from Sugar in the United States</w:t>
      </w:r>
      <w:r w:rsidRPr="00D11896">
        <w:t xml:space="preserve">. </w:t>
      </w:r>
      <w:r>
        <w:t xml:space="preserve">Washington, DC: </w:t>
      </w:r>
      <w:r w:rsidRPr="00E13F45">
        <w:t>U.S. Department of Agriculture</w:t>
      </w:r>
      <w:r>
        <w:t xml:space="preserve">. </w:t>
      </w:r>
      <w:hyperlink w:history="1" r:id="rId56">
        <w:r w:rsidRPr="00E13F45">
          <w:rPr>
            <w:rStyle w:val="Hyperlink"/>
          </w:rPr>
          <w:t>https://www.usda.gov/oce/reports/energy/EthanolSugarFeasibilityReport3.pdf</w:t>
        </w:r>
      </w:hyperlink>
    </w:p>
    <w:p w:rsidR="00677249" w:rsidP="00E2059B" w:rsidRDefault="00677249" w14:paraId="4B4DBFCD" w14:textId="77777777">
      <w:pPr>
        <w:pStyle w:val="biblio"/>
      </w:pPr>
      <w:r w:rsidRPr="00733E59">
        <w:t>U.S. Department of Commerce</w:t>
      </w:r>
      <w:r>
        <w:t xml:space="preserve">, </w:t>
      </w:r>
      <w:r w:rsidRPr="00733E59">
        <w:t>Bu</w:t>
      </w:r>
      <w:r>
        <w:t>reau of Economic Analysis (BEA). 2016.</w:t>
      </w:r>
      <w:r w:rsidRPr="007D5793">
        <w:t xml:space="preserve"> Input-output accounts data</w:t>
      </w:r>
      <w:r>
        <w:t xml:space="preserve">. </w:t>
      </w:r>
      <w:hyperlink w:history="1" r:id="rId57">
        <w:r w:rsidRPr="00E13F45">
          <w:rPr>
            <w:rStyle w:val="Hyperlink"/>
          </w:rPr>
          <w:t>https://www.bea.gov/industry/io_annual.htm</w:t>
        </w:r>
      </w:hyperlink>
    </w:p>
    <w:p w:rsidRPr="007D5793" w:rsidR="00677249" w:rsidP="00E2059B" w:rsidRDefault="00677249" w14:paraId="00C3FD1C" w14:textId="77777777">
      <w:pPr>
        <w:pStyle w:val="biblio"/>
      </w:pPr>
      <w:r w:rsidRPr="004312EE">
        <w:t xml:space="preserve">U.S. </w:t>
      </w:r>
      <w:r w:rsidRPr="00B60F94">
        <w:t>Department of Energy</w:t>
      </w:r>
      <w:r>
        <w:t>,</w:t>
      </w:r>
      <w:r w:rsidRPr="004312EE">
        <w:t xml:space="preserve"> Energy Information Administration (EIA). 2010. </w:t>
      </w:r>
      <w:r w:rsidRPr="004312EE">
        <w:rPr>
          <w:i/>
        </w:rPr>
        <w:t>International Energy Outlook</w:t>
      </w:r>
      <w:r w:rsidRPr="004312EE">
        <w:t xml:space="preserve">. </w:t>
      </w:r>
      <w:r>
        <w:t xml:space="preserve">Washington, DC: </w:t>
      </w:r>
      <w:r w:rsidRPr="004312EE">
        <w:t xml:space="preserve">U.S. Department of Energy. </w:t>
      </w:r>
      <w:hyperlink w:history="1" r:id="rId58">
        <w:r w:rsidRPr="00B01656">
          <w:rPr>
            <w:rStyle w:val="Hyperlink"/>
          </w:rPr>
          <w:t>www.eia.gov/oiaf/ieo/index.html</w:t>
        </w:r>
      </w:hyperlink>
    </w:p>
    <w:p w:rsidRPr="004312EE" w:rsidR="00677249" w:rsidP="00E2059B" w:rsidRDefault="00677249" w14:paraId="79D1C248" w14:textId="77777777">
      <w:pPr>
        <w:pStyle w:val="biblio"/>
      </w:pPr>
      <w:r w:rsidRPr="00B60F94">
        <w:t>U.S. Department of Energy</w:t>
      </w:r>
      <w:r>
        <w:t>,</w:t>
      </w:r>
      <w:r w:rsidRPr="00B60F94">
        <w:t xml:space="preserve"> Energy Information Administration</w:t>
      </w:r>
      <w:r>
        <w:t xml:space="preserve"> (EIA)</w:t>
      </w:r>
      <w:r w:rsidRPr="00B60F94">
        <w:t xml:space="preserve">. 2012. </w:t>
      </w:r>
      <w:r w:rsidRPr="009222DE">
        <w:t xml:space="preserve">Petroleum &amp; other liquids. </w:t>
      </w:r>
      <w:r>
        <w:t xml:space="preserve">Washington, DC: </w:t>
      </w:r>
      <w:r w:rsidRPr="004312EE">
        <w:t xml:space="preserve">U.S. Department of Energy. </w:t>
      </w:r>
      <w:hyperlink w:history="1" r:id="rId59">
        <w:r w:rsidRPr="00B01656">
          <w:rPr>
            <w:rStyle w:val="Hyperlink"/>
          </w:rPr>
          <w:t>https://www.eia.gov/dnav/pet/pet_move_impcus_a2_nus_epooxe_im0_mbbl_a.htm</w:t>
        </w:r>
      </w:hyperlink>
    </w:p>
    <w:p w:rsidRPr="004312EE" w:rsidR="00677249" w:rsidP="00E2059B" w:rsidRDefault="00541246" w14:paraId="7F173D50" w14:textId="77777777">
      <w:pPr>
        <w:pStyle w:val="biblio"/>
      </w:pPr>
      <w:hyperlink r:id="rId60">
        <w:r w:rsidRPr="004312EE" w:rsidR="00677249">
          <w:t xml:space="preserve">U.S. </w:t>
        </w:r>
        <w:r w:rsidRPr="00B60F94" w:rsidR="00677249">
          <w:t>Department of Energy</w:t>
        </w:r>
        <w:r w:rsidR="00677249">
          <w:t>,</w:t>
        </w:r>
        <w:r w:rsidRPr="00B60F94" w:rsidR="00677249">
          <w:t xml:space="preserve"> </w:t>
        </w:r>
        <w:r w:rsidRPr="004312EE" w:rsidR="00677249">
          <w:t>Energy Information Administration (EIA)</w:t>
        </w:r>
      </w:hyperlink>
      <w:r w:rsidRPr="004312EE" w:rsidR="00677249">
        <w:t xml:space="preserve">. 2013. </w:t>
      </w:r>
      <w:r w:rsidRPr="007D5793" w:rsidR="00677249">
        <w:rPr>
          <w:i/>
        </w:rPr>
        <w:t>International Energy Statistics</w:t>
      </w:r>
      <w:r w:rsidRPr="004312EE" w:rsidR="00677249">
        <w:t xml:space="preserve">. </w:t>
      </w:r>
      <w:r w:rsidR="00677249">
        <w:t xml:space="preserve">Washington, DC: </w:t>
      </w:r>
      <w:r w:rsidRPr="004312EE" w:rsidR="00677249">
        <w:t xml:space="preserve">U.S. Department of Energy. </w:t>
      </w:r>
      <w:r w:rsidRPr="00B01656" w:rsidR="00677249">
        <w:rPr>
          <w:rStyle w:val="Hyperlink"/>
        </w:rPr>
        <w:t>https://www.eia.gov/</w:t>
      </w:r>
    </w:p>
    <w:p w:rsidR="00677249" w:rsidP="00E2059B" w:rsidRDefault="00677249" w14:paraId="399826DD" w14:textId="535D82FC">
      <w:pPr>
        <w:pStyle w:val="biblio"/>
      </w:pPr>
      <w:r w:rsidRPr="004312EE">
        <w:t xml:space="preserve">U.S. </w:t>
      </w:r>
      <w:r w:rsidRPr="00B60F94">
        <w:t>Department of Energy</w:t>
      </w:r>
      <w:r>
        <w:t>,</w:t>
      </w:r>
      <w:r w:rsidRPr="004312EE">
        <w:t xml:space="preserve"> Energy Information Administration (EIA). 201</w:t>
      </w:r>
      <w:r>
        <w:t>9</w:t>
      </w:r>
      <w:r w:rsidRPr="004312EE">
        <w:t xml:space="preserve">. </w:t>
      </w:r>
      <w:r w:rsidRPr="004312EE">
        <w:rPr>
          <w:i/>
          <w:iCs/>
        </w:rPr>
        <w:t>Annual Energy Outlook 201</w:t>
      </w:r>
      <w:r w:rsidRPr="004312EE" w:rsidDel="00D80C71">
        <w:rPr>
          <w:i/>
          <w:iCs/>
        </w:rPr>
        <w:t>5</w:t>
      </w:r>
      <w:r>
        <w:rPr>
          <w:i/>
          <w:iCs/>
        </w:rPr>
        <w:t>9</w:t>
      </w:r>
      <w:r w:rsidRPr="004312EE">
        <w:t xml:space="preserve">. U.S. Energy Information Agency, Department of Energy. </w:t>
      </w:r>
      <w:r>
        <w:t xml:space="preserve">Washington, DC: </w:t>
      </w:r>
      <w:r w:rsidRPr="004312EE">
        <w:t xml:space="preserve">U.S. Department of Energy. </w:t>
      </w:r>
      <w:hyperlink r:id="rId61">
        <w:r w:rsidRPr="00B01656">
          <w:rPr>
            <w:rStyle w:val="Hyperlink"/>
          </w:rPr>
          <w:t>http://www.eia.doe.gov/oiaf/aeo/</w:t>
        </w:r>
      </w:hyperlink>
    </w:p>
    <w:p w:rsidR="00677249" w:rsidP="00E2059B" w:rsidRDefault="00541246" w14:paraId="1D17CF6B" w14:textId="77777777">
      <w:pPr>
        <w:pStyle w:val="biblio"/>
      </w:pPr>
      <w:hyperlink r:id="rId62">
        <w:r w:rsidRPr="004312EE" w:rsidR="00677249">
          <w:t xml:space="preserve">U.S. </w:t>
        </w:r>
        <w:r w:rsidRPr="00B60F94" w:rsidR="00677249">
          <w:t>Department of Energy</w:t>
        </w:r>
        <w:r w:rsidR="00677249">
          <w:t>,</w:t>
        </w:r>
        <w:r w:rsidRPr="00B60F94" w:rsidR="00677249">
          <w:t xml:space="preserve"> </w:t>
        </w:r>
        <w:r w:rsidRPr="004312EE" w:rsidR="00677249">
          <w:t>Energy Information Administration (EIA)</w:t>
        </w:r>
      </w:hyperlink>
      <w:r w:rsidR="00677249">
        <w:t>. 2017a</w:t>
      </w:r>
      <w:r w:rsidRPr="004312EE" w:rsidR="00677249">
        <w:t xml:space="preserve">. </w:t>
      </w:r>
      <w:r w:rsidRPr="007D5793" w:rsidR="00677249">
        <w:rPr>
          <w:i/>
        </w:rPr>
        <w:t xml:space="preserve">International Energy Outlook </w:t>
      </w:r>
      <w:r w:rsidRPr="007D5793" w:rsidR="00677249">
        <w:rPr>
          <w:i/>
          <w:iCs/>
        </w:rPr>
        <w:t>2017</w:t>
      </w:r>
      <w:r w:rsidRPr="004312EE" w:rsidR="00677249">
        <w:t xml:space="preserve">. </w:t>
      </w:r>
      <w:r w:rsidR="00677249">
        <w:t xml:space="preserve">Washington, DC: </w:t>
      </w:r>
      <w:r w:rsidRPr="004312EE" w:rsidR="00677249">
        <w:t>U.S. Department of Energy.</w:t>
      </w:r>
      <w:r w:rsidR="00677249">
        <w:t xml:space="preserve"> </w:t>
      </w:r>
      <w:r w:rsidRPr="00B01656" w:rsidR="00677249">
        <w:rPr>
          <w:rStyle w:val="Hyperlink"/>
        </w:rPr>
        <w:t>https://www.eia.gov/outlooks/ieo/</w:t>
      </w:r>
    </w:p>
    <w:p w:rsidR="00677249" w:rsidP="00E2059B" w:rsidRDefault="00677249" w14:paraId="357CFB43" w14:textId="77777777">
      <w:pPr>
        <w:pStyle w:val="biblio"/>
      </w:pPr>
      <w:r w:rsidRPr="001C4B6C">
        <w:t xml:space="preserve">U.S. </w:t>
      </w:r>
      <w:r w:rsidRPr="00B60F94">
        <w:t>Department of Energy</w:t>
      </w:r>
      <w:r>
        <w:t>,</w:t>
      </w:r>
      <w:r w:rsidRPr="001C4B6C">
        <w:t xml:space="preserve"> Energy Information Administration</w:t>
      </w:r>
      <w:r>
        <w:t xml:space="preserve"> (EIA). 2017b.</w:t>
      </w:r>
      <w:r w:rsidRPr="001C4B6C">
        <w:t xml:space="preserve"> </w:t>
      </w:r>
      <w:r w:rsidRPr="001C4B6C">
        <w:rPr>
          <w:i/>
        </w:rPr>
        <w:t>Electric Power Monthly</w:t>
      </w:r>
      <w:r>
        <w:t>.</w:t>
      </w:r>
      <w:r w:rsidRPr="001C4B6C">
        <w:t xml:space="preserve"> Data for November 2017, Release </w:t>
      </w:r>
      <w:r>
        <w:t>d</w:t>
      </w:r>
      <w:r w:rsidRPr="001C4B6C">
        <w:t>ate</w:t>
      </w:r>
      <w:r>
        <w:t>: J</w:t>
      </w:r>
      <w:r w:rsidRPr="001C4B6C">
        <w:t xml:space="preserve">anuary 24, 2018. </w:t>
      </w:r>
    </w:p>
    <w:p w:rsidR="00677249" w:rsidP="00E2059B" w:rsidRDefault="00677249" w14:paraId="16C00672" w14:textId="77777777">
      <w:pPr>
        <w:pStyle w:val="biblio"/>
      </w:pPr>
      <w:r w:rsidRPr="001C4B6C">
        <w:t xml:space="preserve">U.S. </w:t>
      </w:r>
      <w:r w:rsidRPr="00B60F94">
        <w:t>Department of Energy</w:t>
      </w:r>
      <w:r>
        <w:t>,</w:t>
      </w:r>
      <w:r w:rsidRPr="001C4B6C">
        <w:t xml:space="preserve"> Energy Information Administration</w:t>
      </w:r>
      <w:r>
        <w:t xml:space="preserve"> (EIA). 2017c.</w:t>
      </w:r>
      <w:r w:rsidRPr="001C4B6C">
        <w:t xml:space="preserve"> </w:t>
      </w:r>
      <w:r w:rsidRPr="001C4B6C">
        <w:rPr>
          <w:i/>
        </w:rPr>
        <w:t>Electric Power Monthly</w:t>
      </w:r>
      <w:r>
        <w:rPr>
          <w:i/>
        </w:rPr>
        <w:t xml:space="preserve"> Prices</w:t>
      </w:r>
      <w:r>
        <w:t>.</w:t>
      </w:r>
      <w:r w:rsidRPr="001C4B6C">
        <w:t xml:space="preserve"> Data for November 2017, Release</w:t>
      </w:r>
      <w:r w:rsidRPr="00CD58AF">
        <w:t xml:space="preserve"> </w:t>
      </w:r>
      <w:r>
        <w:t>d</w:t>
      </w:r>
      <w:r w:rsidRPr="001C4B6C">
        <w:t>ate</w:t>
      </w:r>
      <w:r>
        <w:t>:</w:t>
      </w:r>
      <w:r w:rsidRPr="001C4B6C">
        <w:t xml:space="preserve"> </w:t>
      </w:r>
      <w:r>
        <w:t>April 2</w:t>
      </w:r>
      <w:r w:rsidRPr="001C4B6C">
        <w:t xml:space="preserve">, 2018. </w:t>
      </w:r>
    </w:p>
    <w:p w:rsidRPr="00237FCE" w:rsidR="00677249" w:rsidP="00237FCE" w:rsidRDefault="00677249" w14:paraId="5FC3F35E" w14:textId="77777777">
      <w:pPr>
        <w:pStyle w:val="biblio"/>
      </w:pPr>
      <w:r w:rsidRPr="00237FCE">
        <w:t>U.S. Department of Energy, Office of Energy Efficiency and Renewable Energy</w:t>
      </w:r>
      <w:r>
        <w:t xml:space="preserve"> (EERE)</w:t>
      </w:r>
      <w:r w:rsidRPr="00237FCE">
        <w:t xml:space="preserve">. 2017a. </w:t>
      </w:r>
      <w:r w:rsidRPr="00CD58AF">
        <w:rPr>
          <w:i/>
        </w:rPr>
        <w:t>Cost and Price Metrics for Automotive Lithium-Ion Batteries</w:t>
      </w:r>
      <w:r w:rsidRPr="00237FCE">
        <w:t xml:space="preserve">. </w:t>
      </w:r>
      <w:hyperlink w:history="1" r:id="rId63">
        <w:r w:rsidRPr="00B01656">
          <w:rPr>
            <w:rStyle w:val="Hyperlink"/>
          </w:rPr>
          <w:t>https://www.energy.gov/sites/prod/files/2017/02/f34/67089%20EERE%20LIB%20cost%20vs%20price%20metrics%20r9.pdf</w:t>
        </w:r>
      </w:hyperlink>
    </w:p>
    <w:p w:rsidR="00677249" w:rsidP="00237FCE" w:rsidRDefault="00677249" w14:paraId="7B5C4093" w14:textId="77777777">
      <w:pPr>
        <w:pStyle w:val="biblio"/>
      </w:pPr>
      <w:r w:rsidRPr="00237FCE">
        <w:t>U.S. Department of Energy, Office of Energy Efficiency and Renewable Energy</w:t>
      </w:r>
      <w:r>
        <w:t xml:space="preserve"> (EERE)</w:t>
      </w:r>
      <w:r w:rsidRPr="00237FCE">
        <w:t>. 2017b.</w:t>
      </w:r>
      <w:r w:rsidRPr="00237FCE">
        <w:rPr>
          <w:rFonts w:eastAsiaTheme="minorHAnsi"/>
          <w:color w:val="000000"/>
        </w:rPr>
        <w:t xml:space="preserve"> </w:t>
      </w:r>
      <w:r w:rsidRPr="00CD58AF">
        <w:rPr>
          <w:rFonts w:eastAsiaTheme="minorHAnsi"/>
          <w:bCs/>
          <w:i/>
          <w:color w:val="000000"/>
        </w:rPr>
        <w:t>DOE Hydroge</w:t>
      </w:r>
      <w:r w:rsidRPr="00CD58AF">
        <w:rPr>
          <w:bCs/>
          <w:i/>
        </w:rPr>
        <w:t>n and Fuel Cells Program Record</w:t>
      </w:r>
      <w:r w:rsidRPr="00237FCE">
        <w:rPr>
          <w:bCs/>
        </w:rPr>
        <w:t xml:space="preserve">. </w:t>
      </w:r>
      <w:hyperlink w:history="1" r:id="rId64">
        <w:r w:rsidRPr="00B01656">
          <w:rPr>
            <w:rStyle w:val="Hyperlink"/>
          </w:rPr>
          <w:t>https://www.hydrogen.energy.gov/pdfs/17007_fuel_cell_system_cost_2017.pdf</w:t>
        </w:r>
      </w:hyperlink>
    </w:p>
    <w:p w:rsidRPr="00EE0EC0" w:rsidR="00677249" w:rsidP="00237FCE" w:rsidRDefault="00677249" w14:paraId="1D264908" w14:textId="77777777">
      <w:pPr>
        <w:pStyle w:val="biblio"/>
      </w:pPr>
      <w:r w:rsidRPr="00237FCE">
        <w:t>U.S. Department of Energy, Office of Energy Efficiency and Renewable Energy</w:t>
      </w:r>
      <w:r>
        <w:t xml:space="preserve"> (EERE)</w:t>
      </w:r>
      <w:r w:rsidRPr="00237FCE">
        <w:t xml:space="preserve">. 2017c. </w:t>
      </w:r>
      <w:r w:rsidRPr="009222DE">
        <w:rPr>
          <w:lang w:val="en"/>
        </w:rPr>
        <w:t>DOE technical targets for fuel cell systems and stacks for transportation applications</w:t>
      </w:r>
      <w:r w:rsidRPr="00237FCE">
        <w:t xml:space="preserve">. </w:t>
      </w:r>
      <w:r w:rsidRPr="00B01656">
        <w:rPr>
          <w:rStyle w:val="Hyperlink"/>
        </w:rPr>
        <w:t>https://www.energy.gov/eere/fuelcells/doe-technical-targets-fuel-cell-systems-and-stacks-transportation-applications</w:t>
      </w:r>
    </w:p>
    <w:p w:rsidR="00677249" w:rsidP="00E2059B" w:rsidRDefault="00677249" w14:paraId="60CC74AC" w14:textId="447D6A24">
      <w:pPr>
        <w:pStyle w:val="biblio"/>
      </w:pPr>
      <w:bookmarkStart w:name="_Hlk518037808" w:id="271"/>
      <w:bookmarkStart w:name="_Hlk518037714" w:id="272"/>
      <w:r w:rsidRPr="001C4B6C">
        <w:t xml:space="preserve">U.S. </w:t>
      </w:r>
      <w:r w:rsidRPr="00B60F94">
        <w:t>Department of Energy</w:t>
      </w:r>
      <w:r>
        <w:t>,</w:t>
      </w:r>
      <w:r w:rsidRPr="001C4B6C">
        <w:t xml:space="preserve"> </w:t>
      </w:r>
      <w:bookmarkEnd w:id="271"/>
      <w:r>
        <w:t>Office of Energy Efficiency and Renewable Energy</w:t>
      </w:r>
      <w:bookmarkEnd w:id="272"/>
      <w:r>
        <w:t xml:space="preserve"> (EERE).</w:t>
      </w:r>
      <w:r w:rsidRPr="00764F69">
        <w:t xml:space="preserve"> </w:t>
      </w:r>
      <w:r>
        <w:t xml:space="preserve">2018. </w:t>
      </w:r>
      <w:r w:rsidRPr="009222DE">
        <w:t>Federal tax credits for all-electric and plug-in hybrid vehicles.</w:t>
      </w:r>
      <w:r w:rsidRPr="004312EE">
        <w:t xml:space="preserve"> </w:t>
      </w:r>
      <w:hyperlink w:history="1" r:id="rId65">
        <w:r w:rsidRPr="007E2DF9" w:rsidR="007E2DF9">
          <w:rPr>
            <w:rStyle w:val="Hyperlink"/>
          </w:rPr>
          <w:t>https://www.fueleconomy.gov/feg/taxevb.shtml</w:t>
        </w:r>
      </w:hyperlink>
      <w:r w:rsidRPr="00D02D01">
        <w:t xml:space="preserve"> </w:t>
      </w:r>
    </w:p>
    <w:p w:rsidRPr="00237FCE" w:rsidR="007E2DF9" w:rsidP="007E2DF9" w:rsidRDefault="007E2DF9" w14:paraId="301DC82E" w14:textId="03369CEA">
      <w:pPr>
        <w:pStyle w:val="biblio"/>
      </w:pPr>
      <w:r w:rsidRPr="007E2DF9">
        <w:t xml:space="preserve">U.S. </w:t>
      </w:r>
      <w:r w:rsidRPr="00B60F94">
        <w:t>Department of Energy</w:t>
      </w:r>
      <w:r w:rsidR="00F3608C">
        <w:t xml:space="preserve"> (DOE).</w:t>
      </w:r>
      <w:r w:rsidRPr="007E2DF9">
        <w:t xml:space="preserve"> 2015. Record 15015: </w:t>
      </w:r>
      <w:r w:rsidRPr="00F3608C">
        <w:rPr>
          <w:i/>
          <w:iCs/>
        </w:rPr>
        <w:t xml:space="preserve">Fuel </w:t>
      </w:r>
      <w:r w:rsidRPr="00F3608C" w:rsidR="00F3608C">
        <w:rPr>
          <w:i/>
          <w:iCs/>
        </w:rPr>
        <w:t xml:space="preserve">Cell System Cost </w:t>
      </w:r>
      <w:r w:rsidRPr="00F3608C">
        <w:rPr>
          <w:i/>
          <w:iCs/>
        </w:rPr>
        <w:t>- 2015</w:t>
      </w:r>
      <w:r w:rsidRPr="007E2DF9">
        <w:t>. U.S. Department of Energy Hydrogen and Fuel Cells Program. https://www.hydrogen.energy.gov/pdfs/15015_fuel_cell_system_cost_2015.pdf</w:t>
      </w:r>
    </w:p>
    <w:p w:rsidR="00677249" w:rsidP="00E2059B" w:rsidRDefault="00677249" w14:paraId="1EA4D03D" w14:textId="77777777">
      <w:pPr>
        <w:pStyle w:val="biblio"/>
      </w:pPr>
      <w:r>
        <w:t>U.S. Department of Transportation, Bureau of Transportation Statistics (BTS). 2015.</w:t>
      </w:r>
      <w:r w:rsidRPr="009222DE">
        <w:t xml:space="preserve"> National transportation statistics.</w:t>
      </w:r>
      <w:r>
        <w:t xml:space="preserve"> </w:t>
      </w:r>
      <w:r w:rsidRPr="00B01656">
        <w:rPr>
          <w:rStyle w:val="Hyperlink"/>
        </w:rPr>
        <w:t>https://www.bts.gov/product/national-transportation-statistics</w:t>
      </w:r>
    </w:p>
    <w:p w:rsidRPr="004312EE" w:rsidR="00677249" w:rsidP="00E2059B" w:rsidRDefault="00677249" w14:paraId="33D58143" w14:textId="77777777">
      <w:pPr>
        <w:pStyle w:val="biblio"/>
      </w:pPr>
      <w:r w:rsidRPr="004312EE">
        <w:t xml:space="preserve">U.S. Environmental Protection Agency (EPA). 2013. </w:t>
      </w:r>
      <w:r w:rsidRPr="004312EE">
        <w:rPr>
          <w:i/>
        </w:rPr>
        <w:t>Global Non-CO</w:t>
      </w:r>
      <w:r w:rsidRPr="004312EE">
        <w:rPr>
          <w:i/>
          <w:vertAlign w:val="subscript"/>
        </w:rPr>
        <w:t>2</w:t>
      </w:r>
      <w:r w:rsidRPr="004312EE">
        <w:rPr>
          <w:i/>
        </w:rPr>
        <w:t xml:space="preserve"> GHG Emissions: 1990-2030</w:t>
      </w:r>
      <w:r w:rsidRPr="004312EE">
        <w:t xml:space="preserve">. </w:t>
      </w:r>
      <w:r>
        <w:t xml:space="preserve">Washington, DC: EPA. </w:t>
      </w:r>
      <w:hyperlink r:id="rId66">
        <w:r w:rsidRPr="00B01656">
          <w:rPr>
            <w:rStyle w:val="Hyperlink"/>
          </w:rPr>
          <w:t>https://www.epa.gov/global-mitigation-non-co2-greenhouse-gases/non-co2-greenhouse-gases-international-emissions-and</w:t>
        </w:r>
      </w:hyperlink>
    </w:p>
    <w:p w:rsidRPr="004312EE" w:rsidR="00677249" w:rsidP="00E2059B" w:rsidRDefault="00677249" w14:paraId="20CCBDA9" w14:textId="77777777">
      <w:pPr>
        <w:pStyle w:val="biblio"/>
      </w:pPr>
      <w:r w:rsidRPr="004312EE">
        <w:t>U.S. Environmental Protection Agency, Science Advisory Board (EPA</w:t>
      </w:r>
      <w:r>
        <w:t>,</w:t>
      </w:r>
      <w:r w:rsidRPr="004312EE">
        <w:t xml:space="preserve"> SAB). 2017. </w:t>
      </w:r>
      <w:r w:rsidRPr="004312EE">
        <w:rPr>
          <w:i/>
        </w:rPr>
        <w:t>SAB Advice on the Use of Economy-Wide Models in Evaluating the Social Costs, Benefits, and Economic Impacts of Air Regulations</w:t>
      </w:r>
      <w:r w:rsidRPr="004312EE">
        <w:t xml:space="preserve">. EPA-SAB-17-012. </w:t>
      </w:r>
      <w:r>
        <w:t>Washington, DC: EPA.</w:t>
      </w:r>
    </w:p>
    <w:p w:rsidRPr="004312EE" w:rsidR="00677249" w:rsidP="00E2059B" w:rsidRDefault="00677249" w14:paraId="6994B975" w14:textId="77777777">
      <w:pPr>
        <w:pStyle w:val="biblio"/>
      </w:pPr>
      <w:r w:rsidRPr="004312EE">
        <w:t xml:space="preserve">U.S. International Trade Commission. 1992. </w:t>
      </w:r>
      <w:r w:rsidRPr="004312EE">
        <w:rPr>
          <w:i/>
        </w:rPr>
        <w:t xml:space="preserve">Economy-Wide Modeling of the Economic Implications of </w:t>
      </w:r>
      <w:proofErr w:type="gramStart"/>
      <w:r w:rsidRPr="004312EE">
        <w:rPr>
          <w:i/>
        </w:rPr>
        <w:t>a</w:t>
      </w:r>
      <w:proofErr w:type="gramEnd"/>
      <w:r w:rsidRPr="004312EE">
        <w:rPr>
          <w:i/>
        </w:rPr>
        <w:t xml:space="preserve"> FTA with Mexico and a NAFTA with Canada and Mexico</w:t>
      </w:r>
      <w:r w:rsidRPr="004312EE">
        <w:t>. USITC Publication No. 2508.</w:t>
      </w:r>
      <w:r w:rsidRPr="009222DE">
        <w:t xml:space="preserve"> </w:t>
      </w:r>
      <w:r>
        <w:t>Washington, DC:</w:t>
      </w:r>
      <w:r w:rsidRPr="009222DE">
        <w:t xml:space="preserve"> </w:t>
      </w:r>
      <w:r w:rsidRPr="004312EE">
        <w:t>U.S. International Trade Commission.</w:t>
      </w:r>
    </w:p>
    <w:p w:rsidR="00677249" w:rsidP="00E2059B" w:rsidRDefault="00677249" w14:paraId="099BBF22" w14:textId="77777777">
      <w:pPr>
        <w:pStyle w:val="biblio"/>
        <w:rPr>
          <w:color w:val="000000"/>
          <w:lang w:val="en"/>
        </w:rPr>
      </w:pPr>
      <w:r>
        <w:rPr>
          <w:color w:val="000000"/>
          <w:lang w:val="en"/>
        </w:rPr>
        <w:t xml:space="preserve">United Nations. 2012. </w:t>
      </w:r>
      <w:r>
        <w:rPr>
          <w:i/>
          <w:iCs/>
          <w:color w:val="000000"/>
          <w:lang w:val="en"/>
        </w:rPr>
        <w:t xml:space="preserve">UN </w:t>
      </w:r>
      <w:proofErr w:type="spellStart"/>
      <w:r>
        <w:rPr>
          <w:i/>
          <w:iCs/>
          <w:color w:val="000000"/>
          <w:lang w:val="en"/>
        </w:rPr>
        <w:t>Comtrade</w:t>
      </w:r>
      <w:proofErr w:type="spellEnd"/>
      <w:r>
        <w:rPr>
          <w:i/>
          <w:iCs/>
          <w:color w:val="000000"/>
          <w:lang w:val="en"/>
        </w:rPr>
        <w:t xml:space="preserve"> Database</w:t>
      </w:r>
      <w:r>
        <w:rPr>
          <w:color w:val="000000"/>
          <w:lang w:val="en"/>
        </w:rPr>
        <w:t xml:space="preserve">. </w:t>
      </w:r>
      <w:hyperlink w:history="1" r:id="rId67">
        <w:r w:rsidRPr="00B01656">
          <w:rPr>
            <w:rStyle w:val="Hyperlink"/>
          </w:rPr>
          <w:t>http://comtrade.un.org/</w:t>
        </w:r>
      </w:hyperlink>
    </w:p>
    <w:p w:rsidR="00353E34" w:rsidP="00353E34" w:rsidRDefault="00677249" w14:paraId="51A17459" w14:textId="572BDA59">
      <w:pPr>
        <w:pStyle w:val="biblio"/>
      </w:pPr>
      <w:r w:rsidRPr="00DA2F90">
        <w:t>United Nation</w:t>
      </w:r>
      <w:r>
        <w:t>s</w:t>
      </w:r>
      <w:r w:rsidRPr="00DA2F90">
        <w:t>. 201</w:t>
      </w:r>
      <w:r>
        <w:t>7</w:t>
      </w:r>
      <w:r w:rsidRPr="00DA2F90">
        <w:t xml:space="preserve">. </w:t>
      </w:r>
      <w:r w:rsidRPr="00B41984">
        <w:rPr>
          <w:i/>
        </w:rPr>
        <w:t>World Population Prospects: The 201</w:t>
      </w:r>
      <w:r>
        <w:rPr>
          <w:i/>
        </w:rPr>
        <w:t>7</w:t>
      </w:r>
      <w:r w:rsidRPr="00B41984">
        <w:rPr>
          <w:i/>
        </w:rPr>
        <w:t xml:space="preserve"> Revision</w:t>
      </w:r>
      <w:r>
        <w:t xml:space="preserve">. </w:t>
      </w:r>
      <w:r w:rsidRPr="00DA2F90">
        <w:t>New York</w:t>
      </w:r>
      <w:r>
        <w:t>: United Nations</w:t>
      </w:r>
      <w:r w:rsidRPr="00DA2F90">
        <w:t xml:space="preserve">. </w:t>
      </w:r>
    </w:p>
    <w:p w:rsidR="00103E21" w:rsidP="00F3608C" w:rsidRDefault="00DF2C75" w14:paraId="638B7A7C" w14:textId="612E70C8">
      <w:pPr>
        <w:pStyle w:val="biblio"/>
        <w:rPr>
          <w:shd w:val="clear" w:color="auto" w:fill="FFFFFF"/>
        </w:rPr>
      </w:pPr>
      <w:proofErr w:type="spellStart"/>
      <w:r>
        <w:rPr>
          <w:shd w:val="clear" w:color="auto" w:fill="FFFFFF"/>
        </w:rPr>
        <w:t>Vandyck</w:t>
      </w:r>
      <w:proofErr w:type="spellEnd"/>
      <w:r>
        <w:rPr>
          <w:shd w:val="clear" w:color="auto" w:fill="FFFFFF"/>
        </w:rPr>
        <w:t xml:space="preserve">, T., M. Weitzel, K. </w:t>
      </w:r>
      <w:proofErr w:type="spellStart"/>
      <w:r>
        <w:rPr>
          <w:shd w:val="clear" w:color="auto" w:fill="FFFFFF"/>
        </w:rPr>
        <w:t>Wojtowicz</w:t>
      </w:r>
      <w:proofErr w:type="spellEnd"/>
      <w:r>
        <w:rPr>
          <w:shd w:val="clear" w:color="auto" w:fill="FFFFFF"/>
        </w:rPr>
        <w:t xml:space="preserve">, </w:t>
      </w:r>
      <w:r w:rsidR="00C9683E">
        <w:rPr>
          <w:shd w:val="clear" w:color="auto" w:fill="FFFFFF"/>
        </w:rPr>
        <w:t xml:space="preserve">L. Rey Los Santos, A. </w:t>
      </w:r>
      <w:proofErr w:type="spellStart"/>
      <w:r w:rsidR="00C9683E">
        <w:rPr>
          <w:shd w:val="clear" w:color="auto" w:fill="FFFFFF"/>
        </w:rPr>
        <w:t>Maftei</w:t>
      </w:r>
      <w:proofErr w:type="spellEnd"/>
      <w:r w:rsidR="00C9683E">
        <w:rPr>
          <w:shd w:val="clear" w:color="auto" w:fill="FFFFFF"/>
        </w:rPr>
        <w:t xml:space="preserve">, and S. </w:t>
      </w:r>
      <w:proofErr w:type="spellStart"/>
      <w:r w:rsidR="00C9683E">
        <w:rPr>
          <w:shd w:val="clear" w:color="auto" w:fill="FFFFFF"/>
        </w:rPr>
        <w:t>Riscado</w:t>
      </w:r>
      <w:proofErr w:type="spellEnd"/>
      <w:r w:rsidR="00C9683E">
        <w:rPr>
          <w:shd w:val="clear" w:color="auto" w:fill="FFFFFF"/>
        </w:rPr>
        <w:t xml:space="preserve">. 2021. Climate policy design, competitiveness, and income distribution: A macro-micro assessment for 11 EU countries. </w:t>
      </w:r>
      <w:r w:rsidRPr="00F3608C" w:rsidR="00103E21">
        <w:rPr>
          <w:i/>
          <w:iCs/>
          <w:shd w:val="clear" w:color="auto" w:fill="FFFFFF"/>
        </w:rPr>
        <w:t>Energy Economics</w:t>
      </w:r>
      <w:r w:rsidR="00103E21">
        <w:rPr>
          <w:shd w:val="clear" w:color="auto" w:fill="FFFFFF"/>
        </w:rPr>
        <w:t xml:space="preserve"> 103:105538. </w:t>
      </w:r>
      <w:hyperlink w:history="1" r:id="rId68">
        <w:r w:rsidRPr="006007AE" w:rsidR="00103E21">
          <w:rPr>
            <w:rStyle w:val="Hyperlink"/>
            <w:szCs w:val="24"/>
            <w:shd w:val="clear" w:color="auto" w:fill="FFFFFF"/>
          </w:rPr>
          <w:t>https://doi.org/10.1016/j.eneco.2021.105538</w:t>
        </w:r>
      </w:hyperlink>
      <w:r w:rsidR="00103E21">
        <w:rPr>
          <w:shd w:val="clear" w:color="auto" w:fill="FFFFFF"/>
        </w:rPr>
        <w:t xml:space="preserve"> </w:t>
      </w:r>
    </w:p>
    <w:p w:rsidR="006D3ADC" w:rsidP="00F3608C" w:rsidRDefault="00FE3A18" w14:paraId="0B445A0B" w14:textId="70DA7149">
      <w:pPr>
        <w:pStyle w:val="biblio"/>
        <w:rPr>
          <w:shd w:val="clear" w:color="auto" w:fill="FFFFFF"/>
        </w:rPr>
      </w:pPr>
      <w:proofErr w:type="spellStart"/>
      <w:r w:rsidRPr="00FE3A18">
        <w:rPr>
          <w:shd w:val="clear" w:color="auto" w:fill="FFFFFF"/>
        </w:rPr>
        <w:t>Vrontisi</w:t>
      </w:r>
      <w:proofErr w:type="spellEnd"/>
      <w:r>
        <w:rPr>
          <w:shd w:val="clear" w:color="auto" w:fill="FFFFFF"/>
        </w:rPr>
        <w:t>, Z.</w:t>
      </w:r>
      <w:r w:rsidRPr="00FE3A18">
        <w:rPr>
          <w:shd w:val="clear" w:color="auto" w:fill="FFFFFF"/>
        </w:rPr>
        <w:t xml:space="preserve">, I. </w:t>
      </w:r>
      <w:proofErr w:type="spellStart"/>
      <w:r w:rsidRPr="00FE3A18">
        <w:rPr>
          <w:shd w:val="clear" w:color="auto" w:fill="FFFFFF"/>
        </w:rPr>
        <w:t>Charalampidis</w:t>
      </w:r>
      <w:proofErr w:type="spellEnd"/>
      <w:r w:rsidRPr="00FE3A18">
        <w:rPr>
          <w:shd w:val="clear" w:color="auto" w:fill="FFFFFF"/>
        </w:rPr>
        <w:t xml:space="preserve">, </w:t>
      </w:r>
      <w:r>
        <w:rPr>
          <w:shd w:val="clear" w:color="auto" w:fill="FFFFFF"/>
        </w:rPr>
        <w:t xml:space="preserve">and </w:t>
      </w:r>
      <w:r w:rsidRPr="00FE3A18">
        <w:rPr>
          <w:shd w:val="clear" w:color="auto" w:fill="FFFFFF"/>
        </w:rPr>
        <w:t xml:space="preserve">L. </w:t>
      </w:r>
      <w:proofErr w:type="spellStart"/>
      <w:r w:rsidRPr="00FE3A18">
        <w:rPr>
          <w:shd w:val="clear" w:color="auto" w:fill="FFFFFF"/>
        </w:rPr>
        <w:t>Paroussos</w:t>
      </w:r>
      <w:proofErr w:type="spellEnd"/>
      <w:r>
        <w:rPr>
          <w:shd w:val="clear" w:color="auto" w:fill="FFFFFF"/>
        </w:rPr>
        <w:t xml:space="preserve">. </w:t>
      </w:r>
      <w:r w:rsidR="00ED22B6">
        <w:rPr>
          <w:shd w:val="clear" w:color="auto" w:fill="FFFFFF"/>
        </w:rPr>
        <w:t xml:space="preserve">2020. </w:t>
      </w:r>
      <w:r w:rsidRPr="00FE3A18">
        <w:rPr>
          <w:shd w:val="clear" w:color="auto" w:fill="FFFFFF"/>
        </w:rPr>
        <w:t>What are the impacts of climate policies on trade? A quantified assessment of the Paris agreement for the G20 economies</w:t>
      </w:r>
      <w:r w:rsidR="00ED22B6">
        <w:rPr>
          <w:shd w:val="clear" w:color="auto" w:fill="FFFFFF"/>
        </w:rPr>
        <w:t xml:space="preserve">. </w:t>
      </w:r>
      <w:r w:rsidRPr="00820799">
        <w:rPr>
          <w:i/>
          <w:iCs/>
          <w:shd w:val="clear" w:color="auto" w:fill="FFFFFF"/>
        </w:rPr>
        <w:t>Energy Policy</w:t>
      </w:r>
      <w:r w:rsidRPr="00FE3A18">
        <w:rPr>
          <w:shd w:val="clear" w:color="auto" w:fill="FFFFFF"/>
        </w:rPr>
        <w:t xml:space="preserve"> 139</w:t>
      </w:r>
      <w:r w:rsidR="00F71B32">
        <w:rPr>
          <w:shd w:val="clear" w:color="auto" w:fill="FFFFFF"/>
        </w:rPr>
        <w:t>:111376</w:t>
      </w:r>
      <w:r w:rsidR="00837E0C">
        <w:rPr>
          <w:shd w:val="clear" w:color="auto" w:fill="FFFFFF"/>
        </w:rPr>
        <w:t>.</w:t>
      </w:r>
      <w:r w:rsidRPr="00FE3A18">
        <w:rPr>
          <w:shd w:val="clear" w:color="auto" w:fill="FFFFFF"/>
        </w:rPr>
        <w:t xml:space="preserve"> </w:t>
      </w:r>
      <w:hyperlink w:history="1" r:id="rId69">
        <w:r w:rsidRPr="0013558B" w:rsidR="00F3608C">
          <w:rPr>
            <w:rStyle w:val="Hyperlink"/>
            <w:shd w:val="clear" w:color="auto" w:fill="FFFFFF"/>
          </w:rPr>
          <w:t>https://doi.org/10.1016/j.enpol.2020.111376</w:t>
        </w:r>
      </w:hyperlink>
    </w:p>
    <w:p w:rsidR="00677249" w:rsidP="00F3608C" w:rsidRDefault="00677249" w14:paraId="28DDFE7B" w14:textId="77777777">
      <w:pPr>
        <w:pStyle w:val="biblio"/>
      </w:pPr>
      <w:r>
        <w:t>Wards Intelligence. 2017a. Data center.</w:t>
      </w:r>
      <w:r>
        <w:rPr>
          <w:lang w:val="en"/>
        </w:rPr>
        <w:t xml:space="preserve"> </w:t>
      </w:r>
      <w:r w:rsidRPr="00B01656">
        <w:rPr>
          <w:rStyle w:val="Hyperlink"/>
        </w:rPr>
        <w:t>http://wardsauto.com/data-center</w:t>
      </w:r>
    </w:p>
    <w:p w:rsidR="00677249" w:rsidP="00E2059B" w:rsidRDefault="00677249" w14:paraId="677878CB" w14:textId="7DFACC62">
      <w:pPr>
        <w:pStyle w:val="biblio"/>
      </w:pPr>
      <w:r w:rsidRPr="003B067E">
        <w:t>Wards Intelligence. 2017</w:t>
      </w:r>
      <w:r>
        <w:t>b</w:t>
      </w:r>
      <w:r w:rsidRPr="003B067E">
        <w:t xml:space="preserve">. U.S. car and light truck specifications and prices, </w:t>
      </w:r>
      <w:r w:rsidR="00B124DA">
        <w:t>‘</w:t>
      </w:r>
      <w:r w:rsidRPr="003B067E">
        <w:t xml:space="preserve">17 model year. </w:t>
      </w:r>
      <w:hyperlink w:history="1" r:id="rId70">
        <w:r w:rsidRPr="00B01656">
          <w:rPr>
            <w:rStyle w:val="Hyperlink"/>
          </w:rPr>
          <w:t>http://wardsauto.com/datasheet/us-car-and-light-truck-specifications-and-prices-17-model-year</w:t>
        </w:r>
      </w:hyperlink>
    </w:p>
    <w:p w:rsidRPr="00EC2DC3" w:rsidR="00677249" w:rsidP="00E2059B" w:rsidRDefault="006D43F0" w14:paraId="13BEE1DC" w14:textId="77777777">
      <w:pPr>
        <w:pStyle w:val="biblio"/>
      </w:pPr>
      <w:hyperlink w:history="1" r:id="rId71">
        <w:r w:rsidRPr="00CC2378" w:rsidR="00677249">
          <w:t>Wards Intelligence. January 29, 2018. U.S. car and light truck sales, daily rates and inventory by quarter, 2017. h</w:t>
        </w:r>
        <w:r w:rsidRPr="00B01656" w:rsidR="00677249">
          <w:rPr>
            <w:rStyle w:val="Hyperlink"/>
          </w:rPr>
          <w:t>ttp://wardsauto.com/datasheet/us-car-and-light-truck-sales-daily-rates-and-inventory-quarter-2017</w:t>
        </w:r>
      </w:hyperlink>
    </w:p>
    <w:p w:rsidRPr="004312EE" w:rsidR="00677249" w:rsidP="00E2059B" w:rsidRDefault="00677249" w14:paraId="1CEB6DCB" w14:textId="77777777">
      <w:pPr>
        <w:pStyle w:val="biblio"/>
      </w:pPr>
      <w:r w:rsidRPr="004312EE">
        <w:t xml:space="preserve">Williams, R.C., III. 1999. Revisiting the cost of protectionism: The role of tax distortions in the labor market. </w:t>
      </w:r>
      <w:r w:rsidRPr="004312EE">
        <w:rPr>
          <w:i/>
          <w:iCs/>
        </w:rPr>
        <w:t>Journal of International Economics</w:t>
      </w:r>
      <w:r w:rsidRPr="004312EE">
        <w:rPr>
          <w:iCs/>
        </w:rPr>
        <w:t xml:space="preserve"> </w:t>
      </w:r>
      <w:r w:rsidRPr="004312EE">
        <w:t>47:429-447.</w:t>
      </w:r>
    </w:p>
    <w:p w:rsidR="00677249" w:rsidP="00E2059B" w:rsidRDefault="00677249" w14:paraId="0EDFD96B" w14:textId="77777777">
      <w:pPr>
        <w:pStyle w:val="biblio"/>
      </w:pPr>
      <w:r w:rsidRPr="004312EE">
        <w:t xml:space="preserve">Winchester, N., and J.M. Reilly. 2015. </w:t>
      </w:r>
      <w:r w:rsidRPr="004312EE">
        <w:rPr>
          <w:i/>
        </w:rPr>
        <w:t>The Feasibility, Costs, and Environmental Implications of Large-scale Biomass Energy</w:t>
      </w:r>
      <w:r w:rsidRPr="004312EE">
        <w:t>. MIT Joint Program report.</w:t>
      </w:r>
    </w:p>
    <w:p w:rsidR="00677249" w:rsidP="00C40DD8" w:rsidRDefault="00677249" w14:paraId="2082268B" w14:textId="77777777">
      <w:pPr>
        <w:pStyle w:val="biblio"/>
      </w:pPr>
      <w:r>
        <w:t xml:space="preserve">Wooldridge, J.M. 2013. </w:t>
      </w:r>
      <w:r w:rsidRPr="009222DE">
        <w:rPr>
          <w:i/>
        </w:rPr>
        <w:t>Introductory econometrics: A modern approach</w:t>
      </w:r>
      <w:r>
        <w:t xml:space="preserve"> (5</w:t>
      </w:r>
      <w:r w:rsidRPr="009222DE">
        <w:rPr>
          <w:vertAlign w:val="superscript"/>
        </w:rPr>
        <w:t>th</w:t>
      </w:r>
      <w:r>
        <w:t xml:space="preserve"> ed.). Mason, OH: South-Western, Cengage Learning. </w:t>
      </w:r>
    </w:p>
    <w:p w:rsidR="00677249" w:rsidP="00E2059B" w:rsidRDefault="00677249" w14:paraId="3C0D54B3" w14:textId="77777777">
      <w:pPr>
        <w:pStyle w:val="biblio"/>
      </w:pPr>
      <w:r>
        <w:t>World Bank.</w:t>
      </w:r>
      <w:r w:rsidRPr="00DA2F90">
        <w:t xml:space="preserve"> </w:t>
      </w:r>
      <w:r>
        <w:t xml:space="preserve">2013. </w:t>
      </w:r>
      <w:r w:rsidRPr="00AF7708">
        <w:t>Agriculture &amp; rural development</w:t>
      </w:r>
      <w:r w:rsidRPr="00DA2F90">
        <w:t xml:space="preserve">. </w:t>
      </w:r>
      <w:r w:rsidRPr="00B01656">
        <w:rPr>
          <w:rStyle w:val="Hyperlink"/>
        </w:rPr>
        <w:t>https://data.worldbank.org/indicator/NV.AGR.TOTL.ZS</w:t>
      </w:r>
    </w:p>
    <w:p w:rsidR="00677249" w:rsidP="00E2059B" w:rsidRDefault="00677249" w14:paraId="66772553" w14:textId="77777777">
      <w:pPr>
        <w:pStyle w:val="biblio"/>
        <w:rPr>
          <w:rStyle w:val="Hyperlink"/>
        </w:rPr>
      </w:pPr>
      <w:r>
        <w:t>World Bank.</w:t>
      </w:r>
      <w:r w:rsidRPr="00DA2F90">
        <w:t xml:space="preserve"> </w:t>
      </w:r>
      <w:r>
        <w:t>2018. World development indicators</w:t>
      </w:r>
      <w:r w:rsidRPr="00DA2F90">
        <w:t xml:space="preserve">. </w:t>
      </w:r>
      <w:hyperlink w:history="1" r:id="rId72">
        <w:r w:rsidRPr="00B01656">
          <w:rPr>
            <w:rStyle w:val="Hyperlink"/>
          </w:rPr>
          <w:t>https://data.worldbank.org/indicator/NY.GDP.MKTP.KD.ZG</w:t>
        </w:r>
      </w:hyperlink>
    </w:p>
    <w:bookmarkEnd w:id="269"/>
    <w:p w:rsidR="007C30F1" w:rsidRDefault="007C30F1" w14:paraId="2F4D851E" w14:textId="77777777">
      <w:pPr>
        <w:pStyle w:val="biblio"/>
      </w:pPr>
    </w:p>
    <w:p w:rsidR="007C30F1" w:rsidRDefault="007C30F1" w14:paraId="4BF8A923" w14:textId="77777777">
      <w:pPr>
        <w:pStyle w:val="biblio"/>
        <w:sectPr w:rsidR="007C30F1" w:rsidSect="00562509">
          <w:footerReference w:type="default" r:id="rId73"/>
          <w:type w:val="oddPage"/>
          <w:pgSz w:w="12240" w:h="15840" w:code="1"/>
          <w:pgMar w:top="1440" w:right="1440" w:bottom="1440" w:left="1440" w:header="720" w:footer="720" w:gutter="0"/>
          <w:pgNumType w:start="1"/>
          <w:cols w:space="720"/>
        </w:sectPr>
      </w:pPr>
    </w:p>
    <w:p w:rsidR="000B1198" w:rsidP="00F3608C" w:rsidRDefault="000B1198" w14:paraId="1FD14B19" w14:textId="1C61224B">
      <w:pPr>
        <w:pStyle w:val="Heading1"/>
        <w:numPr>
          <w:ilvl w:val="0"/>
          <w:numId w:val="0"/>
        </w:numPr>
      </w:pPr>
      <w:bookmarkStart w:name="_Toc118979557" w:id="273"/>
      <w:r>
        <w:t>Appendix</w:t>
      </w:r>
      <w:r w:rsidR="000C7FF8">
        <w:t xml:space="preserve"> A</w:t>
      </w:r>
      <w:bookmarkEnd w:id="273"/>
    </w:p>
    <w:p w:rsidR="007C30F1" w:rsidP="009077FE" w:rsidRDefault="000B1198" w14:paraId="1D7D8A5E" w14:textId="78D6F206">
      <w:pPr>
        <w:pStyle w:val="Appendixtabletitle"/>
      </w:pPr>
      <w:bookmarkStart w:name="_Toc504580144" w:id="274"/>
      <w:r>
        <w:t xml:space="preserve">Appendix </w:t>
      </w:r>
      <w:r w:rsidR="000C7FF8">
        <w:t>Table A</w:t>
      </w:r>
      <w:r w:rsidRPr="00733E59">
        <w:t xml:space="preserve">-1. </w:t>
      </w:r>
      <w:r>
        <w:tab/>
      </w:r>
      <w:r w:rsidRPr="00733E59">
        <w:t xml:space="preserve">Region Mapping between </w:t>
      </w:r>
      <w:r>
        <w:t xml:space="preserve">GTAP </w:t>
      </w:r>
      <w:r w:rsidR="00E21CCF">
        <w:t>v7.1</w:t>
      </w:r>
      <w:r w:rsidRPr="00733E59">
        <w:t xml:space="preserve"> and ADAGE</w:t>
      </w:r>
      <w:bookmarkEnd w:id="274"/>
    </w:p>
    <w:tbl>
      <w:tblPr>
        <w:tblW w:w="9360" w:type="dxa"/>
        <w:tblBorders>
          <w:top w:val="double" w:color="auto" w:sz="4" w:space="0"/>
          <w:bottom w:val="double" w:color="auto" w:sz="4" w:space="0"/>
          <w:insideH w:val="single" w:color="auto" w:sz="4" w:space="0"/>
          <w:insideV w:val="single" w:color="auto" w:sz="4" w:space="0"/>
        </w:tblBorders>
        <w:tblLayout w:type="fixed"/>
        <w:tblCellMar>
          <w:left w:w="86" w:type="dxa"/>
          <w:right w:w="86" w:type="dxa"/>
        </w:tblCellMar>
        <w:tblLook w:val="04A0" w:firstRow="1" w:lastRow="0" w:firstColumn="1" w:lastColumn="0" w:noHBand="0" w:noVBand="1"/>
      </w:tblPr>
      <w:tblGrid>
        <w:gridCol w:w="593"/>
        <w:gridCol w:w="1724"/>
        <w:gridCol w:w="3755"/>
        <w:gridCol w:w="938"/>
        <w:gridCol w:w="2350"/>
      </w:tblGrid>
      <w:tr w:rsidRPr="00733E59" w:rsidR="00B93346" w:rsidTr="00032F39" w14:paraId="677BCDB9" w14:textId="77777777">
        <w:trPr>
          <w:cantSplit/>
          <w:tblHeader/>
        </w:trPr>
        <w:tc>
          <w:tcPr>
            <w:tcW w:w="6072" w:type="dxa"/>
            <w:gridSpan w:val="3"/>
            <w:shd w:val="clear" w:color="auto" w:fill="auto"/>
            <w:noWrap/>
            <w:vAlign w:val="center"/>
            <w:hideMark/>
          </w:tcPr>
          <w:p w:rsidRPr="00733E59" w:rsidR="00B93346" w:rsidP="000B1198" w:rsidRDefault="00B93346" w14:paraId="3F08B2AB" w14:textId="77777777">
            <w:pPr>
              <w:pStyle w:val="TableHeader"/>
              <w:keepNext w:val="0"/>
              <w:spacing w:before="20" w:after="20"/>
            </w:pPr>
            <w:r w:rsidRPr="2F32AA2D">
              <w:t>GTAP</w:t>
            </w:r>
          </w:p>
        </w:tc>
        <w:tc>
          <w:tcPr>
            <w:tcW w:w="3288" w:type="dxa"/>
            <w:gridSpan w:val="2"/>
            <w:shd w:val="clear" w:color="auto" w:fill="auto"/>
            <w:noWrap/>
            <w:vAlign w:val="center"/>
            <w:hideMark/>
          </w:tcPr>
          <w:p w:rsidRPr="00733E59" w:rsidR="00B93346" w:rsidP="000B1198" w:rsidRDefault="00B93346" w14:paraId="4BBB320C" w14:textId="77777777">
            <w:pPr>
              <w:pStyle w:val="TableHeader"/>
              <w:keepNext w:val="0"/>
              <w:spacing w:before="20" w:after="20"/>
            </w:pPr>
            <w:r w:rsidRPr="2F32AA2D">
              <w:t>ADAGE</w:t>
            </w:r>
          </w:p>
        </w:tc>
      </w:tr>
      <w:tr w:rsidRPr="00733E59" w:rsidR="00B93346" w:rsidTr="00032F39" w14:paraId="50E60834" w14:textId="77777777">
        <w:trPr>
          <w:cantSplit/>
          <w:tblHeader/>
        </w:trPr>
        <w:tc>
          <w:tcPr>
            <w:tcW w:w="593" w:type="dxa"/>
            <w:shd w:val="clear" w:color="auto" w:fill="auto"/>
            <w:noWrap/>
            <w:vAlign w:val="center"/>
            <w:hideMark/>
          </w:tcPr>
          <w:p w:rsidRPr="00733E59" w:rsidR="00B93346" w:rsidP="000B1198" w:rsidRDefault="00B93346" w14:paraId="13902A78" w14:textId="77777777">
            <w:pPr>
              <w:pStyle w:val="TableHeader"/>
              <w:keepNext w:val="0"/>
              <w:spacing w:before="20" w:after="20"/>
            </w:pPr>
            <w:r w:rsidRPr="2F32AA2D">
              <w:t>No.</w:t>
            </w:r>
          </w:p>
        </w:tc>
        <w:tc>
          <w:tcPr>
            <w:tcW w:w="1724" w:type="dxa"/>
            <w:shd w:val="clear" w:color="auto" w:fill="auto"/>
            <w:noWrap/>
            <w:vAlign w:val="center"/>
            <w:hideMark/>
          </w:tcPr>
          <w:p w:rsidRPr="00733E59" w:rsidR="00B93346" w:rsidP="000B1198" w:rsidRDefault="00B93346" w14:paraId="1CBA0587" w14:textId="77777777">
            <w:pPr>
              <w:pStyle w:val="TableHeader"/>
              <w:keepNext w:val="0"/>
              <w:spacing w:before="20" w:after="20"/>
            </w:pPr>
            <w:r w:rsidRPr="2F32AA2D">
              <w:t>Country ISO-3</w:t>
            </w:r>
          </w:p>
        </w:tc>
        <w:tc>
          <w:tcPr>
            <w:tcW w:w="3755" w:type="dxa"/>
            <w:shd w:val="clear" w:color="auto" w:fill="auto"/>
            <w:noWrap/>
            <w:vAlign w:val="center"/>
            <w:hideMark/>
          </w:tcPr>
          <w:p w:rsidRPr="00733E59" w:rsidR="00B93346" w:rsidP="000B1198" w:rsidRDefault="00B93346" w14:paraId="2772CDE8" w14:textId="77777777">
            <w:pPr>
              <w:pStyle w:val="TableHeader"/>
              <w:keepNext w:val="0"/>
              <w:spacing w:before="20" w:after="20"/>
            </w:pPr>
            <w:r w:rsidRPr="2F32AA2D">
              <w:t>Definition</w:t>
            </w:r>
          </w:p>
        </w:tc>
        <w:tc>
          <w:tcPr>
            <w:tcW w:w="938" w:type="dxa"/>
            <w:shd w:val="clear" w:color="auto" w:fill="auto"/>
            <w:noWrap/>
            <w:vAlign w:val="center"/>
            <w:hideMark/>
          </w:tcPr>
          <w:p w:rsidRPr="00733E59" w:rsidR="00B93346" w:rsidP="000B1198" w:rsidRDefault="00B93346" w14:paraId="7A520A28" w14:textId="77777777">
            <w:pPr>
              <w:pStyle w:val="TableHeader"/>
              <w:keepNext w:val="0"/>
              <w:spacing w:before="20" w:after="20"/>
            </w:pPr>
            <w:r w:rsidRPr="2F32AA2D">
              <w:t>Region</w:t>
            </w:r>
          </w:p>
        </w:tc>
        <w:tc>
          <w:tcPr>
            <w:tcW w:w="2350" w:type="dxa"/>
            <w:shd w:val="clear" w:color="auto" w:fill="auto"/>
            <w:noWrap/>
            <w:vAlign w:val="center"/>
            <w:hideMark/>
          </w:tcPr>
          <w:p w:rsidRPr="00733E59" w:rsidR="00B93346" w:rsidP="000B1198" w:rsidRDefault="00B93346" w14:paraId="385C884F" w14:textId="77777777">
            <w:pPr>
              <w:pStyle w:val="TableHeader"/>
              <w:keepNext w:val="0"/>
              <w:spacing w:before="20" w:after="20"/>
            </w:pPr>
            <w:r w:rsidRPr="2F32AA2D">
              <w:t>Definition</w:t>
            </w:r>
          </w:p>
        </w:tc>
      </w:tr>
      <w:tr w:rsidRPr="00733E59" w:rsidR="00B93346" w:rsidTr="00032F39" w14:paraId="6E41EC0C" w14:textId="77777777">
        <w:trPr>
          <w:cantSplit/>
        </w:trPr>
        <w:tc>
          <w:tcPr>
            <w:tcW w:w="593" w:type="dxa"/>
            <w:shd w:val="clear" w:color="auto" w:fill="FFFFFF" w:themeFill="background1"/>
            <w:noWrap/>
            <w:vAlign w:val="center"/>
            <w:hideMark/>
          </w:tcPr>
          <w:p w:rsidRPr="00733E59" w:rsidR="00B93346" w:rsidP="000B1198" w:rsidRDefault="00B93346" w14:paraId="23D59400" w14:textId="77777777">
            <w:pPr>
              <w:pStyle w:val="TableText"/>
              <w:spacing w:before="20" w:after="20"/>
            </w:pPr>
            <w:r w:rsidRPr="2F32AA2D">
              <w:t>1</w:t>
            </w:r>
          </w:p>
        </w:tc>
        <w:tc>
          <w:tcPr>
            <w:tcW w:w="1724" w:type="dxa"/>
            <w:shd w:val="clear" w:color="auto" w:fill="FFFFFF" w:themeFill="background1"/>
            <w:noWrap/>
            <w:vAlign w:val="center"/>
            <w:hideMark/>
          </w:tcPr>
          <w:p w:rsidRPr="00733E59" w:rsidR="00B93346" w:rsidP="000B1198" w:rsidRDefault="00B93346" w14:paraId="539B870F" w14:textId="77777777">
            <w:pPr>
              <w:pStyle w:val="TableText"/>
              <w:spacing w:before="20" w:after="20"/>
            </w:pPr>
            <w:r w:rsidRPr="2F32AA2D">
              <w:t>AUS</w:t>
            </w:r>
          </w:p>
        </w:tc>
        <w:tc>
          <w:tcPr>
            <w:tcW w:w="3755" w:type="dxa"/>
            <w:shd w:val="clear" w:color="auto" w:fill="auto"/>
            <w:noWrap/>
            <w:vAlign w:val="center"/>
            <w:hideMark/>
          </w:tcPr>
          <w:p w:rsidRPr="00733E59" w:rsidR="00B93346" w:rsidP="000B1198" w:rsidRDefault="00B93346" w14:paraId="10993A18" w14:textId="77777777">
            <w:pPr>
              <w:pStyle w:val="TableText"/>
              <w:spacing w:before="20" w:after="20"/>
            </w:pPr>
            <w:r w:rsidRPr="2F32AA2D">
              <w:t>Australia</w:t>
            </w:r>
          </w:p>
        </w:tc>
        <w:tc>
          <w:tcPr>
            <w:tcW w:w="938" w:type="dxa"/>
            <w:shd w:val="clear" w:color="auto" w:fill="auto"/>
            <w:noWrap/>
            <w:vAlign w:val="center"/>
            <w:hideMark/>
          </w:tcPr>
          <w:p w:rsidRPr="00733E59" w:rsidR="00B93346" w:rsidP="000B1198" w:rsidRDefault="00B93346" w14:paraId="615676EB"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4D1D0B28" w14:textId="77777777">
            <w:pPr>
              <w:pStyle w:val="TableText"/>
              <w:spacing w:before="20" w:after="20"/>
            </w:pPr>
            <w:r w:rsidRPr="00733E59">
              <w:rPr>
                <w:color w:val="000000"/>
              </w:rPr>
              <w:t>Rest of Asia</w:t>
            </w:r>
            <w:r>
              <w:rPr>
                <w:color w:val="000000"/>
              </w:rPr>
              <w:t xml:space="preserve"> </w:t>
            </w:r>
          </w:p>
        </w:tc>
      </w:tr>
      <w:tr w:rsidRPr="00733E59" w:rsidR="00B93346" w:rsidTr="00032F39" w14:paraId="38CFB3DB" w14:textId="77777777">
        <w:trPr>
          <w:cantSplit/>
        </w:trPr>
        <w:tc>
          <w:tcPr>
            <w:tcW w:w="593" w:type="dxa"/>
            <w:shd w:val="clear" w:color="auto" w:fill="FFFFFF" w:themeFill="background1"/>
            <w:noWrap/>
            <w:vAlign w:val="center"/>
            <w:hideMark/>
          </w:tcPr>
          <w:p w:rsidRPr="00733E59" w:rsidR="00B93346" w:rsidP="000B1198" w:rsidRDefault="00B93346" w14:paraId="7209857D" w14:textId="77777777">
            <w:pPr>
              <w:pStyle w:val="TableText"/>
              <w:spacing w:before="20" w:after="20"/>
            </w:pPr>
            <w:r w:rsidRPr="2F32AA2D">
              <w:t>2</w:t>
            </w:r>
          </w:p>
        </w:tc>
        <w:tc>
          <w:tcPr>
            <w:tcW w:w="1724" w:type="dxa"/>
            <w:shd w:val="clear" w:color="auto" w:fill="FFFFFF" w:themeFill="background1"/>
            <w:noWrap/>
            <w:vAlign w:val="center"/>
            <w:hideMark/>
          </w:tcPr>
          <w:p w:rsidRPr="00733E59" w:rsidR="00B93346" w:rsidP="000B1198" w:rsidRDefault="00B93346" w14:paraId="7252F36F" w14:textId="77777777">
            <w:pPr>
              <w:pStyle w:val="TableText"/>
              <w:spacing w:before="20" w:after="20"/>
            </w:pPr>
            <w:r w:rsidRPr="2F32AA2D">
              <w:t>NZL</w:t>
            </w:r>
          </w:p>
        </w:tc>
        <w:tc>
          <w:tcPr>
            <w:tcW w:w="3755" w:type="dxa"/>
            <w:shd w:val="clear" w:color="auto" w:fill="auto"/>
            <w:noWrap/>
            <w:vAlign w:val="center"/>
            <w:hideMark/>
          </w:tcPr>
          <w:p w:rsidRPr="00733E59" w:rsidR="00B93346" w:rsidP="000B1198" w:rsidRDefault="00B93346" w14:paraId="7351E03C" w14:textId="77777777">
            <w:pPr>
              <w:pStyle w:val="TableText"/>
              <w:spacing w:before="20" w:after="20"/>
            </w:pPr>
            <w:r w:rsidRPr="2F32AA2D">
              <w:t>New Zealand</w:t>
            </w:r>
          </w:p>
        </w:tc>
        <w:tc>
          <w:tcPr>
            <w:tcW w:w="938" w:type="dxa"/>
            <w:shd w:val="clear" w:color="auto" w:fill="auto"/>
            <w:noWrap/>
            <w:vAlign w:val="center"/>
            <w:hideMark/>
          </w:tcPr>
          <w:p w:rsidRPr="00733E59" w:rsidR="00B93346" w:rsidP="000B1198" w:rsidRDefault="00B93346" w14:paraId="271441D4"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4F2E285F" w14:textId="77777777">
            <w:pPr>
              <w:pStyle w:val="TableText"/>
              <w:spacing w:before="20" w:after="20"/>
            </w:pPr>
            <w:r w:rsidRPr="00733E59">
              <w:rPr>
                <w:color w:val="000000"/>
              </w:rPr>
              <w:t>Rest of Asia</w:t>
            </w:r>
            <w:r>
              <w:rPr>
                <w:color w:val="000000"/>
              </w:rPr>
              <w:t xml:space="preserve"> </w:t>
            </w:r>
          </w:p>
        </w:tc>
      </w:tr>
      <w:tr w:rsidRPr="00733E59" w:rsidR="00B93346" w:rsidTr="00032F39" w14:paraId="61C80B5D" w14:textId="77777777">
        <w:trPr>
          <w:cantSplit/>
        </w:trPr>
        <w:tc>
          <w:tcPr>
            <w:tcW w:w="593" w:type="dxa"/>
            <w:shd w:val="clear" w:color="auto" w:fill="FFFFFF" w:themeFill="background1"/>
            <w:noWrap/>
            <w:vAlign w:val="center"/>
            <w:hideMark/>
          </w:tcPr>
          <w:p w:rsidRPr="00733E59" w:rsidR="00B93346" w:rsidP="000B1198" w:rsidRDefault="00B93346" w14:paraId="1333AF41" w14:textId="77777777">
            <w:pPr>
              <w:pStyle w:val="TableText"/>
              <w:spacing w:before="20" w:after="20"/>
            </w:pPr>
            <w:r w:rsidRPr="2F32AA2D">
              <w:t>3</w:t>
            </w:r>
          </w:p>
        </w:tc>
        <w:tc>
          <w:tcPr>
            <w:tcW w:w="1724" w:type="dxa"/>
            <w:shd w:val="clear" w:color="auto" w:fill="FFFFFF" w:themeFill="background1"/>
            <w:noWrap/>
            <w:vAlign w:val="center"/>
            <w:hideMark/>
          </w:tcPr>
          <w:p w:rsidRPr="00733E59" w:rsidR="00B93346" w:rsidP="000B1198" w:rsidRDefault="00B93346" w14:paraId="40D70A29" w14:textId="77777777">
            <w:pPr>
              <w:pStyle w:val="TableText"/>
              <w:spacing w:before="20" w:after="20"/>
            </w:pPr>
            <w:r w:rsidRPr="2F32AA2D">
              <w:t>XOC</w:t>
            </w:r>
          </w:p>
        </w:tc>
        <w:tc>
          <w:tcPr>
            <w:tcW w:w="3755" w:type="dxa"/>
            <w:shd w:val="clear" w:color="auto" w:fill="FFFFFF" w:themeFill="background1"/>
            <w:noWrap/>
            <w:vAlign w:val="center"/>
            <w:hideMark/>
          </w:tcPr>
          <w:p w:rsidRPr="00733E59" w:rsidR="00B93346" w:rsidP="000B1198" w:rsidRDefault="00B93346" w14:paraId="14AD8D8E" w14:textId="77777777">
            <w:pPr>
              <w:pStyle w:val="TableText"/>
              <w:spacing w:before="20" w:after="20"/>
            </w:pPr>
            <w:r w:rsidRPr="2F32AA2D">
              <w:t>Rest of Oceania</w:t>
            </w:r>
          </w:p>
        </w:tc>
        <w:tc>
          <w:tcPr>
            <w:tcW w:w="938" w:type="dxa"/>
            <w:shd w:val="clear" w:color="auto" w:fill="auto"/>
            <w:noWrap/>
            <w:vAlign w:val="center"/>
            <w:hideMark/>
          </w:tcPr>
          <w:p w:rsidRPr="00733E59" w:rsidR="00B93346" w:rsidP="000B1198" w:rsidRDefault="00B93346" w14:paraId="611C3F13"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13ACA87A" w14:textId="77777777">
            <w:pPr>
              <w:pStyle w:val="TableText"/>
              <w:spacing w:before="20" w:after="20"/>
            </w:pPr>
            <w:r w:rsidRPr="00733E59">
              <w:rPr>
                <w:color w:val="000000"/>
              </w:rPr>
              <w:t>Rest of Asia</w:t>
            </w:r>
            <w:r>
              <w:rPr>
                <w:color w:val="000000"/>
              </w:rPr>
              <w:t xml:space="preserve"> </w:t>
            </w:r>
          </w:p>
        </w:tc>
      </w:tr>
      <w:tr w:rsidRPr="00733E59" w:rsidR="00B93346" w:rsidTr="00032F39" w14:paraId="539D0525" w14:textId="77777777">
        <w:trPr>
          <w:cantSplit/>
        </w:trPr>
        <w:tc>
          <w:tcPr>
            <w:tcW w:w="593" w:type="dxa"/>
            <w:shd w:val="clear" w:color="auto" w:fill="FFFFFF" w:themeFill="background1"/>
            <w:noWrap/>
            <w:vAlign w:val="center"/>
            <w:hideMark/>
          </w:tcPr>
          <w:p w:rsidRPr="00733E59" w:rsidR="00B93346" w:rsidP="000B1198" w:rsidRDefault="00B93346" w14:paraId="5268CDB8" w14:textId="77777777">
            <w:pPr>
              <w:pStyle w:val="TableText"/>
              <w:spacing w:before="20" w:after="20"/>
            </w:pPr>
            <w:r w:rsidRPr="2F32AA2D">
              <w:t>4</w:t>
            </w:r>
          </w:p>
        </w:tc>
        <w:tc>
          <w:tcPr>
            <w:tcW w:w="1724" w:type="dxa"/>
            <w:shd w:val="clear" w:color="auto" w:fill="FFFFFF" w:themeFill="background1"/>
            <w:noWrap/>
            <w:vAlign w:val="center"/>
            <w:hideMark/>
          </w:tcPr>
          <w:p w:rsidRPr="00733E59" w:rsidR="00B93346" w:rsidP="000B1198" w:rsidRDefault="00B93346" w14:paraId="19A8EB01" w14:textId="77777777">
            <w:pPr>
              <w:pStyle w:val="TableText"/>
              <w:spacing w:before="20" w:after="20"/>
            </w:pPr>
            <w:r w:rsidRPr="2F32AA2D">
              <w:t>CHN</w:t>
            </w:r>
          </w:p>
        </w:tc>
        <w:tc>
          <w:tcPr>
            <w:tcW w:w="3755" w:type="dxa"/>
            <w:shd w:val="clear" w:color="auto" w:fill="auto"/>
            <w:noWrap/>
            <w:vAlign w:val="center"/>
            <w:hideMark/>
          </w:tcPr>
          <w:p w:rsidRPr="00733E59" w:rsidR="00B93346" w:rsidP="000B1198" w:rsidRDefault="00B93346" w14:paraId="004C5311" w14:textId="77777777">
            <w:pPr>
              <w:pStyle w:val="TableText"/>
              <w:spacing w:before="20" w:after="20"/>
            </w:pPr>
            <w:r w:rsidRPr="2F32AA2D">
              <w:t>China</w:t>
            </w:r>
          </w:p>
        </w:tc>
        <w:tc>
          <w:tcPr>
            <w:tcW w:w="938" w:type="dxa"/>
            <w:shd w:val="clear" w:color="auto" w:fill="auto"/>
            <w:noWrap/>
            <w:vAlign w:val="center"/>
            <w:hideMark/>
          </w:tcPr>
          <w:p w:rsidRPr="00733E59" w:rsidR="00B93346" w:rsidP="000B1198" w:rsidRDefault="00B93346" w14:paraId="0B1B7484" w14:textId="77777777">
            <w:pPr>
              <w:pStyle w:val="TableText"/>
              <w:spacing w:before="20" w:after="20"/>
            </w:pPr>
            <w:r w:rsidRPr="2F32AA2D">
              <w:t>CHN</w:t>
            </w:r>
          </w:p>
        </w:tc>
        <w:tc>
          <w:tcPr>
            <w:tcW w:w="2350" w:type="dxa"/>
            <w:shd w:val="clear" w:color="auto" w:fill="auto"/>
            <w:noWrap/>
            <w:vAlign w:val="center"/>
            <w:hideMark/>
          </w:tcPr>
          <w:p w:rsidRPr="00733E59" w:rsidR="00B93346" w:rsidP="000B1198" w:rsidRDefault="00B93346" w14:paraId="3751AE6B" w14:textId="77777777">
            <w:pPr>
              <w:pStyle w:val="TableText"/>
              <w:spacing w:before="20" w:after="20"/>
            </w:pPr>
            <w:r w:rsidRPr="00733E59">
              <w:rPr>
                <w:color w:val="000000"/>
              </w:rPr>
              <w:t>China</w:t>
            </w:r>
            <w:r>
              <w:rPr>
                <w:color w:val="000000"/>
              </w:rPr>
              <w:t xml:space="preserve"> </w:t>
            </w:r>
          </w:p>
        </w:tc>
      </w:tr>
      <w:tr w:rsidRPr="00733E59" w:rsidR="00B93346" w:rsidTr="00032F39" w14:paraId="0061E27E" w14:textId="77777777">
        <w:trPr>
          <w:cantSplit/>
        </w:trPr>
        <w:tc>
          <w:tcPr>
            <w:tcW w:w="593" w:type="dxa"/>
            <w:shd w:val="clear" w:color="auto" w:fill="FFFFFF" w:themeFill="background1"/>
            <w:noWrap/>
            <w:vAlign w:val="center"/>
            <w:hideMark/>
          </w:tcPr>
          <w:p w:rsidRPr="00733E59" w:rsidR="00B93346" w:rsidP="000B1198" w:rsidRDefault="00B93346" w14:paraId="49DB3588" w14:textId="77777777">
            <w:pPr>
              <w:pStyle w:val="TableText"/>
              <w:spacing w:before="20" w:after="20"/>
            </w:pPr>
            <w:r w:rsidRPr="2F32AA2D">
              <w:t>5</w:t>
            </w:r>
          </w:p>
        </w:tc>
        <w:tc>
          <w:tcPr>
            <w:tcW w:w="1724" w:type="dxa"/>
            <w:shd w:val="clear" w:color="auto" w:fill="FFFFFF" w:themeFill="background1"/>
            <w:noWrap/>
            <w:vAlign w:val="center"/>
            <w:hideMark/>
          </w:tcPr>
          <w:p w:rsidRPr="00733E59" w:rsidR="00B93346" w:rsidP="000B1198" w:rsidRDefault="00B93346" w14:paraId="79A17B1E" w14:textId="77777777">
            <w:pPr>
              <w:pStyle w:val="TableText"/>
              <w:spacing w:before="20" w:after="20"/>
            </w:pPr>
            <w:r w:rsidRPr="2F32AA2D">
              <w:t>HKG</w:t>
            </w:r>
          </w:p>
        </w:tc>
        <w:tc>
          <w:tcPr>
            <w:tcW w:w="3755" w:type="dxa"/>
            <w:shd w:val="clear" w:color="auto" w:fill="auto"/>
            <w:noWrap/>
            <w:vAlign w:val="center"/>
            <w:hideMark/>
          </w:tcPr>
          <w:p w:rsidRPr="00733E59" w:rsidR="00B93346" w:rsidP="000B1198" w:rsidRDefault="00B93346" w14:paraId="42FD3080" w14:textId="77777777">
            <w:pPr>
              <w:pStyle w:val="TableText"/>
              <w:spacing w:before="20" w:after="20"/>
            </w:pPr>
            <w:r w:rsidRPr="2F32AA2D">
              <w:t>Hong Kong</w:t>
            </w:r>
          </w:p>
        </w:tc>
        <w:tc>
          <w:tcPr>
            <w:tcW w:w="938" w:type="dxa"/>
            <w:shd w:val="clear" w:color="auto" w:fill="auto"/>
            <w:noWrap/>
            <w:vAlign w:val="center"/>
            <w:hideMark/>
          </w:tcPr>
          <w:p w:rsidRPr="00733E59" w:rsidR="00B93346" w:rsidP="000B1198" w:rsidRDefault="00B93346" w14:paraId="063A690F" w14:textId="77777777">
            <w:pPr>
              <w:pStyle w:val="TableText"/>
              <w:spacing w:before="20" w:after="20"/>
            </w:pPr>
            <w:r w:rsidRPr="2F32AA2D">
              <w:t>CHN</w:t>
            </w:r>
          </w:p>
        </w:tc>
        <w:tc>
          <w:tcPr>
            <w:tcW w:w="2350" w:type="dxa"/>
            <w:shd w:val="clear" w:color="auto" w:fill="auto"/>
            <w:noWrap/>
            <w:vAlign w:val="center"/>
            <w:hideMark/>
          </w:tcPr>
          <w:p w:rsidRPr="00733E59" w:rsidR="00B93346" w:rsidP="000B1198" w:rsidRDefault="00B93346" w14:paraId="09DD0DAA" w14:textId="77777777">
            <w:pPr>
              <w:pStyle w:val="TableText"/>
              <w:spacing w:before="20" w:after="20"/>
            </w:pPr>
            <w:r w:rsidRPr="00733E59">
              <w:rPr>
                <w:color w:val="000000"/>
              </w:rPr>
              <w:t>China</w:t>
            </w:r>
            <w:r>
              <w:rPr>
                <w:color w:val="000000"/>
              </w:rPr>
              <w:t xml:space="preserve"> </w:t>
            </w:r>
          </w:p>
        </w:tc>
      </w:tr>
      <w:tr w:rsidRPr="00733E59" w:rsidR="00B93346" w:rsidTr="00032F39" w14:paraId="1CCDE351" w14:textId="77777777">
        <w:trPr>
          <w:cantSplit/>
        </w:trPr>
        <w:tc>
          <w:tcPr>
            <w:tcW w:w="593" w:type="dxa"/>
            <w:shd w:val="clear" w:color="auto" w:fill="FFFFFF" w:themeFill="background1"/>
            <w:noWrap/>
            <w:vAlign w:val="center"/>
            <w:hideMark/>
          </w:tcPr>
          <w:p w:rsidRPr="00733E59" w:rsidR="00B93346" w:rsidP="000B1198" w:rsidRDefault="00B93346" w14:paraId="463AA3EF" w14:textId="77777777">
            <w:pPr>
              <w:pStyle w:val="TableText"/>
              <w:spacing w:before="20" w:after="20"/>
            </w:pPr>
            <w:r w:rsidRPr="2F32AA2D">
              <w:t>6</w:t>
            </w:r>
          </w:p>
        </w:tc>
        <w:tc>
          <w:tcPr>
            <w:tcW w:w="1724" w:type="dxa"/>
            <w:shd w:val="clear" w:color="auto" w:fill="FFFFFF" w:themeFill="background1"/>
            <w:noWrap/>
            <w:vAlign w:val="center"/>
            <w:hideMark/>
          </w:tcPr>
          <w:p w:rsidRPr="00733E59" w:rsidR="00B93346" w:rsidP="000B1198" w:rsidRDefault="00B93346" w14:paraId="52AFEF73" w14:textId="77777777">
            <w:pPr>
              <w:pStyle w:val="TableText"/>
              <w:spacing w:before="20" w:after="20"/>
            </w:pPr>
            <w:r w:rsidRPr="2F32AA2D">
              <w:t>JPN</w:t>
            </w:r>
          </w:p>
        </w:tc>
        <w:tc>
          <w:tcPr>
            <w:tcW w:w="3755" w:type="dxa"/>
            <w:shd w:val="clear" w:color="auto" w:fill="auto"/>
            <w:noWrap/>
            <w:vAlign w:val="center"/>
            <w:hideMark/>
          </w:tcPr>
          <w:p w:rsidRPr="00733E59" w:rsidR="00B93346" w:rsidP="000B1198" w:rsidRDefault="00B93346" w14:paraId="4281FF05" w14:textId="77777777">
            <w:pPr>
              <w:pStyle w:val="TableText"/>
              <w:spacing w:before="20" w:after="20"/>
            </w:pPr>
            <w:r w:rsidRPr="2F32AA2D">
              <w:t>Japan</w:t>
            </w:r>
          </w:p>
        </w:tc>
        <w:tc>
          <w:tcPr>
            <w:tcW w:w="938" w:type="dxa"/>
            <w:shd w:val="clear" w:color="auto" w:fill="auto"/>
            <w:noWrap/>
            <w:vAlign w:val="center"/>
            <w:hideMark/>
          </w:tcPr>
          <w:p w:rsidRPr="00733E59" w:rsidR="00B93346" w:rsidP="000B1198" w:rsidRDefault="00B93346" w14:paraId="10214068"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66B0843C" w14:textId="77777777">
            <w:pPr>
              <w:pStyle w:val="TableText"/>
              <w:spacing w:before="20" w:after="20"/>
            </w:pPr>
            <w:r w:rsidRPr="00733E59">
              <w:rPr>
                <w:color w:val="000000"/>
              </w:rPr>
              <w:t>Rest of Asia</w:t>
            </w:r>
            <w:r>
              <w:rPr>
                <w:color w:val="000000"/>
              </w:rPr>
              <w:t xml:space="preserve"> </w:t>
            </w:r>
          </w:p>
        </w:tc>
      </w:tr>
      <w:tr w:rsidRPr="00733E59" w:rsidR="00B93346" w:rsidTr="00032F39" w14:paraId="4EAC8BF9" w14:textId="77777777">
        <w:trPr>
          <w:cantSplit/>
        </w:trPr>
        <w:tc>
          <w:tcPr>
            <w:tcW w:w="593" w:type="dxa"/>
            <w:shd w:val="clear" w:color="auto" w:fill="FFFFFF" w:themeFill="background1"/>
            <w:noWrap/>
            <w:vAlign w:val="center"/>
            <w:hideMark/>
          </w:tcPr>
          <w:p w:rsidRPr="00733E59" w:rsidR="00B93346" w:rsidP="000B1198" w:rsidRDefault="00B93346" w14:paraId="21965506" w14:textId="77777777">
            <w:pPr>
              <w:pStyle w:val="TableText"/>
              <w:spacing w:before="20" w:after="20"/>
            </w:pPr>
            <w:r w:rsidRPr="2F32AA2D">
              <w:t>7</w:t>
            </w:r>
          </w:p>
        </w:tc>
        <w:tc>
          <w:tcPr>
            <w:tcW w:w="1724" w:type="dxa"/>
            <w:shd w:val="clear" w:color="auto" w:fill="FFFFFF" w:themeFill="background1"/>
            <w:noWrap/>
            <w:vAlign w:val="center"/>
            <w:hideMark/>
          </w:tcPr>
          <w:p w:rsidRPr="00733E59" w:rsidR="00B93346" w:rsidP="000B1198" w:rsidRDefault="00B93346" w14:paraId="1F487C4E" w14:textId="77777777">
            <w:pPr>
              <w:pStyle w:val="TableText"/>
              <w:spacing w:before="20" w:after="20"/>
            </w:pPr>
            <w:r w:rsidRPr="2F32AA2D">
              <w:t>KOR</w:t>
            </w:r>
          </w:p>
        </w:tc>
        <w:tc>
          <w:tcPr>
            <w:tcW w:w="3755" w:type="dxa"/>
            <w:shd w:val="clear" w:color="auto" w:fill="auto"/>
            <w:noWrap/>
            <w:vAlign w:val="center"/>
            <w:hideMark/>
          </w:tcPr>
          <w:p w:rsidRPr="00733E59" w:rsidR="00B93346" w:rsidP="000B1198" w:rsidRDefault="00B93346" w14:paraId="3AD58DDC" w14:textId="77777777">
            <w:pPr>
              <w:pStyle w:val="TableText"/>
              <w:spacing w:before="20" w:after="20"/>
            </w:pPr>
            <w:r w:rsidRPr="2F32AA2D">
              <w:t>Korea</w:t>
            </w:r>
          </w:p>
        </w:tc>
        <w:tc>
          <w:tcPr>
            <w:tcW w:w="938" w:type="dxa"/>
            <w:shd w:val="clear" w:color="auto" w:fill="auto"/>
            <w:noWrap/>
            <w:vAlign w:val="center"/>
            <w:hideMark/>
          </w:tcPr>
          <w:p w:rsidRPr="00733E59" w:rsidR="00B93346" w:rsidP="000B1198" w:rsidRDefault="00B93346" w14:paraId="2DAFFC60"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5371C557" w14:textId="77777777">
            <w:pPr>
              <w:pStyle w:val="TableText"/>
              <w:spacing w:before="20" w:after="20"/>
            </w:pPr>
            <w:r w:rsidRPr="00733E59">
              <w:rPr>
                <w:color w:val="000000"/>
              </w:rPr>
              <w:t>Rest of Asia</w:t>
            </w:r>
            <w:r>
              <w:rPr>
                <w:color w:val="000000"/>
              </w:rPr>
              <w:t xml:space="preserve"> </w:t>
            </w:r>
          </w:p>
        </w:tc>
      </w:tr>
      <w:tr w:rsidRPr="00733E59" w:rsidR="00B93346" w:rsidTr="00032F39" w14:paraId="47F797C0" w14:textId="77777777">
        <w:trPr>
          <w:cantSplit/>
        </w:trPr>
        <w:tc>
          <w:tcPr>
            <w:tcW w:w="593" w:type="dxa"/>
            <w:shd w:val="clear" w:color="auto" w:fill="FFFFFF" w:themeFill="background1"/>
            <w:noWrap/>
            <w:vAlign w:val="center"/>
            <w:hideMark/>
          </w:tcPr>
          <w:p w:rsidRPr="00733E59" w:rsidR="00B93346" w:rsidP="000B1198" w:rsidRDefault="00B93346" w14:paraId="4C82A27A" w14:textId="77777777">
            <w:pPr>
              <w:pStyle w:val="TableText"/>
              <w:spacing w:before="20" w:after="20"/>
            </w:pPr>
            <w:r w:rsidRPr="2F32AA2D">
              <w:t>8</w:t>
            </w:r>
          </w:p>
        </w:tc>
        <w:tc>
          <w:tcPr>
            <w:tcW w:w="1724" w:type="dxa"/>
            <w:shd w:val="clear" w:color="auto" w:fill="FFFFFF" w:themeFill="background1"/>
            <w:noWrap/>
            <w:vAlign w:val="center"/>
            <w:hideMark/>
          </w:tcPr>
          <w:p w:rsidRPr="00733E59" w:rsidR="00B93346" w:rsidP="000B1198" w:rsidRDefault="00B93346" w14:paraId="4AA0060D" w14:textId="77777777">
            <w:pPr>
              <w:pStyle w:val="TableText"/>
              <w:spacing w:before="20" w:after="20"/>
            </w:pPr>
            <w:r w:rsidRPr="2F32AA2D">
              <w:t>TWN</w:t>
            </w:r>
          </w:p>
        </w:tc>
        <w:tc>
          <w:tcPr>
            <w:tcW w:w="3755" w:type="dxa"/>
            <w:shd w:val="clear" w:color="auto" w:fill="auto"/>
            <w:noWrap/>
            <w:vAlign w:val="center"/>
            <w:hideMark/>
          </w:tcPr>
          <w:p w:rsidRPr="00733E59" w:rsidR="00B93346" w:rsidP="000B1198" w:rsidRDefault="00B93346" w14:paraId="7814F17E" w14:textId="77777777">
            <w:pPr>
              <w:pStyle w:val="TableText"/>
              <w:spacing w:before="20" w:after="20"/>
            </w:pPr>
            <w:r w:rsidRPr="2F32AA2D">
              <w:t>Taiwan</w:t>
            </w:r>
          </w:p>
        </w:tc>
        <w:tc>
          <w:tcPr>
            <w:tcW w:w="938" w:type="dxa"/>
            <w:shd w:val="clear" w:color="auto" w:fill="auto"/>
            <w:noWrap/>
            <w:vAlign w:val="center"/>
            <w:hideMark/>
          </w:tcPr>
          <w:p w:rsidRPr="00733E59" w:rsidR="00B93346" w:rsidP="000B1198" w:rsidRDefault="00B93346" w14:paraId="568167A2"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3D718B3E" w14:textId="77777777">
            <w:pPr>
              <w:pStyle w:val="TableText"/>
              <w:spacing w:before="20" w:after="20"/>
            </w:pPr>
            <w:r w:rsidRPr="00733E59">
              <w:rPr>
                <w:color w:val="000000"/>
              </w:rPr>
              <w:t>Rest of Asia</w:t>
            </w:r>
            <w:r>
              <w:rPr>
                <w:color w:val="000000"/>
              </w:rPr>
              <w:t xml:space="preserve"> </w:t>
            </w:r>
          </w:p>
        </w:tc>
      </w:tr>
      <w:tr w:rsidRPr="00733E59" w:rsidR="00B93346" w:rsidTr="00032F39" w14:paraId="7CB542AA" w14:textId="77777777">
        <w:trPr>
          <w:cantSplit/>
        </w:trPr>
        <w:tc>
          <w:tcPr>
            <w:tcW w:w="593" w:type="dxa"/>
            <w:shd w:val="clear" w:color="auto" w:fill="FFFFFF" w:themeFill="background1"/>
            <w:noWrap/>
            <w:vAlign w:val="center"/>
            <w:hideMark/>
          </w:tcPr>
          <w:p w:rsidRPr="00733E59" w:rsidR="00B93346" w:rsidP="000B1198" w:rsidRDefault="00B93346" w14:paraId="00856C82" w14:textId="77777777">
            <w:pPr>
              <w:pStyle w:val="TableText"/>
              <w:spacing w:before="20" w:after="20"/>
            </w:pPr>
            <w:r w:rsidRPr="2F32AA2D">
              <w:t>9</w:t>
            </w:r>
          </w:p>
        </w:tc>
        <w:tc>
          <w:tcPr>
            <w:tcW w:w="1724" w:type="dxa"/>
            <w:shd w:val="clear" w:color="auto" w:fill="FFFFFF" w:themeFill="background1"/>
            <w:noWrap/>
            <w:vAlign w:val="center"/>
            <w:hideMark/>
          </w:tcPr>
          <w:p w:rsidRPr="00733E59" w:rsidR="00B93346" w:rsidP="000B1198" w:rsidRDefault="00B93346" w14:paraId="19A05CD8" w14:textId="77777777">
            <w:pPr>
              <w:pStyle w:val="TableText"/>
              <w:spacing w:before="20" w:after="20"/>
            </w:pPr>
            <w:r w:rsidRPr="2F32AA2D">
              <w:t>XEA</w:t>
            </w:r>
          </w:p>
        </w:tc>
        <w:tc>
          <w:tcPr>
            <w:tcW w:w="3755" w:type="dxa"/>
            <w:shd w:val="clear" w:color="auto" w:fill="FFFFFF" w:themeFill="background1"/>
            <w:noWrap/>
            <w:vAlign w:val="center"/>
            <w:hideMark/>
          </w:tcPr>
          <w:p w:rsidRPr="00733E59" w:rsidR="00B93346" w:rsidP="000B1198" w:rsidRDefault="00B93346" w14:paraId="381684FD" w14:textId="77777777">
            <w:pPr>
              <w:pStyle w:val="TableText"/>
              <w:spacing w:before="20" w:after="20"/>
            </w:pPr>
            <w:r w:rsidRPr="2F32AA2D">
              <w:t>Rest of East Asia</w:t>
            </w:r>
          </w:p>
        </w:tc>
        <w:tc>
          <w:tcPr>
            <w:tcW w:w="938" w:type="dxa"/>
            <w:shd w:val="clear" w:color="auto" w:fill="auto"/>
            <w:noWrap/>
            <w:vAlign w:val="center"/>
            <w:hideMark/>
          </w:tcPr>
          <w:p w:rsidRPr="00733E59" w:rsidR="00B93346" w:rsidP="000B1198" w:rsidRDefault="00B93346" w14:paraId="52F8BDEE"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2B9B37B7" w14:textId="77777777">
            <w:pPr>
              <w:pStyle w:val="TableText"/>
              <w:spacing w:before="20" w:after="20"/>
            </w:pPr>
            <w:r w:rsidRPr="00733E59">
              <w:rPr>
                <w:color w:val="000000"/>
              </w:rPr>
              <w:t>Rest of Asia</w:t>
            </w:r>
            <w:r>
              <w:rPr>
                <w:color w:val="000000"/>
              </w:rPr>
              <w:t xml:space="preserve"> </w:t>
            </w:r>
          </w:p>
        </w:tc>
      </w:tr>
      <w:tr w:rsidRPr="00733E59" w:rsidR="00B93346" w:rsidTr="00032F39" w14:paraId="0DA88C09" w14:textId="77777777">
        <w:trPr>
          <w:cantSplit/>
        </w:trPr>
        <w:tc>
          <w:tcPr>
            <w:tcW w:w="593" w:type="dxa"/>
            <w:shd w:val="clear" w:color="auto" w:fill="FFFFFF" w:themeFill="background1"/>
            <w:noWrap/>
            <w:vAlign w:val="center"/>
            <w:hideMark/>
          </w:tcPr>
          <w:p w:rsidRPr="00733E59" w:rsidR="00B93346" w:rsidP="000B1198" w:rsidRDefault="00B93346" w14:paraId="50CB7622" w14:textId="77777777">
            <w:pPr>
              <w:pStyle w:val="TableText"/>
              <w:spacing w:before="20" w:after="20"/>
            </w:pPr>
            <w:r w:rsidRPr="2F32AA2D">
              <w:t>10</w:t>
            </w:r>
          </w:p>
        </w:tc>
        <w:tc>
          <w:tcPr>
            <w:tcW w:w="1724" w:type="dxa"/>
            <w:shd w:val="clear" w:color="auto" w:fill="FFFFFF" w:themeFill="background1"/>
            <w:noWrap/>
            <w:vAlign w:val="center"/>
            <w:hideMark/>
          </w:tcPr>
          <w:p w:rsidRPr="00733E59" w:rsidR="00B93346" w:rsidP="000B1198" w:rsidRDefault="00B93346" w14:paraId="287FD24A" w14:textId="77777777">
            <w:pPr>
              <w:pStyle w:val="TableText"/>
              <w:spacing w:before="20" w:after="20"/>
            </w:pPr>
            <w:r w:rsidRPr="2F32AA2D">
              <w:t>KHM</w:t>
            </w:r>
          </w:p>
        </w:tc>
        <w:tc>
          <w:tcPr>
            <w:tcW w:w="3755" w:type="dxa"/>
            <w:shd w:val="clear" w:color="auto" w:fill="auto"/>
            <w:noWrap/>
            <w:vAlign w:val="center"/>
            <w:hideMark/>
          </w:tcPr>
          <w:p w:rsidRPr="00733E59" w:rsidR="00B93346" w:rsidP="000B1198" w:rsidRDefault="00B93346" w14:paraId="4AB335DA" w14:textId="77777777">
            <w:pPr>
              <w:pStyle w:val="TableText"/>
              <w:spacing w:before="20" w:after="20"/>
            </w:pPr>
            <w:r w:rsidRPr="2F32AA2D">
              <w:t>Cambodia</w:t>
            </w:r>
          </w:p>
        </w:tc>
        <w:tc>
          <w:tcPr>
            <w:tcW w:w="938" w:type="dxa"/>
            <w:shd w:val="clear" w:color="auto" w:fill="auto"/>
            <w:noWrap/>
            <w:vAlign w:val="center"/>
            <w:hideMark/>
          </w:tcPr>
          <w:p w:rsidRPr="00733E59" w:rsidR="00B93346" w:rsidP="000B1198" w:rsidRDefault="00B93346" w14:paraId="5825C549"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3C0E5A3C" w14:textId="77777777">
            <w:pPr>
              <w:pStyle w:val="TableText"/>
              <w:spacing w:before="20" w:after="20"/>
            </w:pPr>
            <w:r w:rsidRPr="00733E59">
              <w:rPr>
                <w:color w:val="000000"/>
              </w:rPr>
              <w:t>Rest of Asia</w:t>
            </w:r>
            <w:r>
              <w:rPr>
                <w:color w:val="000000"/>
              </w:rPr>
              <w:t xml:space="preserve"> </w:t>
            </w:r>
          </w:p>
        </w:tc>
      </w:tr>
      <w:tr w:rsidRPr="00733E59" w:rsidR="00B93346" w:rsidTr="00032F39" w14:paraId="3963EE1B" w14:textId="77777777">
        <w:trPr>
          <w:cantSplit/>
        </w:trPr>
        <w:tc>
          <w:tcPr>
            <w:tcW w:w="593" w:type="dxa"/>
            <w:shd w:val="clear" w:color="auto" w:fill="FFFFFF" w:themeFill="background1"/>
            <w:noWrap/>
            <w:vAlign w:val="center"/>
            <w:hideMark/>
          </w:tcPr>
          <w:p w:rsidRPr="00733E59" w:rsidR="00B93346" w:rsidP="000B1198" w:rsidRDefault="00B93346" w14:paraId="1610FFC0" w14:textId="77777777">
            <w:pPr>
              <w:pStyle w:val="TableText"/>
              <w:spacing w:before="20" w:after="20"/>
            </w:pPr>
            <w:r w:rsidRPr="2F32AA2D">
              <w:t>11</w:t>
            </w:r>
          </w:p>
        </w:tc>
        <w:tc>
          <w:tcPr>
            <w:tcW w:w="1724" w:type="dxa"/>
            <w:shd w:val="clear" w:color="auto" w:fill="FFFFFF" w:themeFill="background1"/>
            <w:noWrap/>
            <w:vAlign w:val="center"/>
            <w:hideMark/>
          </w:tcPr>
          <w:p w:rsidRPr="00733E59" w:rsidR="00B93346" w:rsidP="000B1198" w:rsidRDefault="00B93346" w14:paraId="2530315C" w14:textId="77777777">
            <w:pPr>
              <w:pStyle w:val="TableText"/>
              <w:spacing w:before="20" w:after="20"/>
            </w:pPr>
            <w:r w:rsidRPr="2F32AA2D">
              <w:t>IDN</w:t>
            </w:r>
          </w:p>
        </w:tc>
        <w:tc>
          <w:tcPr>
            <w:tcW w:w="3755" w:type="dxa"/>
            <w:shd w:val="clear" w:color="auto" w:fill="auto"/>
            <w:noWrap/>
            <w:vAlign w:val="center"/>
            <w:hideMark/>
          </w:tcPr>
          <w:p w:rsidRPr="00733E59" w:rsidR="00B93346" w:rsidP="000B1198" w:rsidRDefault="00B93346" w14:paraId="44E24A46" w14:textId="77777777">
            <w:pPr>
              <w:pStyle w:val="TableText"/>
              <w:spacing w:before="20" w:after="20"/>
            </w:pPr>
            <w:r w:rsidRPr="2F32AA2D">
              <w:t>Indonesia</w:t>
            </w:r>
          </w:p>
        </w:tc>
        <w:tc>
          <w:tcPr>
            <w:tcW w:w="938" w:type="dxa"/>
            <w:shd w:val="clear" w:color="auto" w:fill="auto"/>
            <w:noWrap/>
            <w:vAlign w:val="center"/>
            <w:hideMark/>
          </w:tcPr>
          <w:p w:rsidRPr="00733E59" w:rsidR="00B93346" w:rsidP="000B1198" w:rsidRDefault="00B93346" w14:paraId="38482D95"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440971EA" w14:textId="77777777">
            <w:pPr>
              <w:pStyle w:val="TableText"/>
              <w:spacing w:before="20" w:after="20"/>
            </w:pPr>
            <w:r w:rsidRPr="00733E59">
              <w:rPr>
                <w:color w:val="000000"/>
              </w:rPr>
              <w:t>Rest of Asia</w:t>
            </w:r>
            <w:r>
              <w:rPr>
                <w:color w:val="000000"/>
              </w:rPr>
              <w:t xml:space="preserve"> </w:t>
            </w:r>
          </w:p>
        </w:tc>
      </w:tr>
      <w:tr w:rsidRPr="00733E59" w:rsidR="00B93346" w:rsidTr="00032F39" w14:paraId="2F29F85C" w14:textId="77777777">
        <w:trPr>
          <w:cantSplit/>
        </w:trPr>
        <w:tc>
          <w:tcPr>
            <w:tcW w:w="593" w:type="dxa"/>
            <w:shd w:val="clear" w:color="auto" w:fill="FFFFFF" w:themeFill="background1"/>
            <w:noWrap/>
            <w:vAlign w:val="center"/>
            <w:hideMark/>
          </w:tcPr>
          <w:p w:rsidRPr="00733E59" w:rsidR="00B93346" w:rsidP="000B1198" w:rsidRDefault="00B93346" w14:paraId="49B26251" w14:textId="77777777">
            <w:pPr>
              <w:pStyle w:val="TableText"/>
              <w:spacing w:before="20" w:after="20"/>
            </w:pPr>
            <w:r w:rsidRPr="2F32AA2D">
              <w:t>12</w:t>
            </w:r>
          </w:p>
        </w:tc>
        <w:tc>
          <w:tcPr>
            <w:tcW w:w="1724" w:type="dxa"/>
            <w:shd w:val="clear" w:color="auto" w:fill="FFFFFF" w:themeFill="background1"/>
            <w:noWrap/>
            <w:vAlign w:val="center"/>
            <w:hideMark/>
          </w:tcPr>
          <w:p w:rsidRPr="00733E59" w:rsidR="00B93346" w:rsidP="000B1198" w:rsidRDefault="00B93346" w14:paraId="5B729577" w14:textId="77777777">
            <w:pPr>
              <w:pStyle w:val="TableText"/>
              <w:spacing w:before="20" w:after="20"/>
            </w:pPr>
            <w:r w:rsidRPr="2F32AA2D">
              <w:t>LAO</w:t>
            </w:r>
          </w:p>
        </w:tc>
        <w:tc>
          <w:tcPr>
            <w:tcW w:w="3755" w:type="dxa"/>
            <w:shd w:val="clear" w:color="auto" w:fill="auto"/>
            <w:noWrap/>
            <w:vAlign w:val="center"/>
            <w:hideMark/>
          </w:tcPr>
          <w:p w:rsidRPr="00733E59" w:rsidR="00B93346" w:rsidP="000B1198" w:rsidRDefault="00B93346" w14:paraId="55DCE07A" w14:textId="3B108D57">
            <w:pPr>
              <w:pStyle w:val="TableText"/>
              <w:spacing w:before="20" w:after="20"/>
            </w:pPr>
            <w:r w:rsidRPr="2F32AA2D">
              <w:t>Lao People</w:t>
            </w:r>
            <w:r w:rsidR="00B124DA">
              <w:t>’</w:t>
            </w:r>
            <w:r w:rsidRPr="2F32AA2D">
              <w:t>s Democratic Republic</w:t>
            </w:r>
          </w:p>
        </w:tc>
        <w:tc>
          <w:tcPr>
            <w:tcW w:w="938" w:type="dxa"/>
            <w:shd w:val="clear" w:color="auto" w:fill="auto"/>
            <w:noWrap/>
            <w:vAlign w:val="center"/>
            <w:hideMark/>
          </w:tcPr>
          <w:p w:rsidRPr="00733E59" w:rsidR="00B93346" w:rsidP="000B1198" w:rsidRDefault="00B93346" w14:paraId="159C97E4"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337BCB10" w14:textId="77777777">
            <w:pPr>
              <w:pStyle w:val="TableText"/>
              <w:spacing w:before="20" w:after="20"/>
            </w:pPr>
            <w:r w:rsidRPr="00733E59">
              <w:rPr>
                <w:color w:val="000000"/>
              </w:rPr>
              <w:t>Rest of Asia</w:t>
            </w:r>
            <w:r>
              <w:rPr>
                <w:color w:val="000000"/>
              </w:rPr>
              <w:t xml:space="preserve"> </w:t>
            </w:r>
          </w:p>
        </w:tc>
      </w:tr>
      <w:tr w:rsidRPr="00733E59" w:rsidR="00B93346" w:rsidTr="00032F39" w14:paraId="555B43AC" w14:textId="77777777">
        <w:trPr>
          <w:cantSplit/>
        </w:trPr>
        <w:tc>
          <w:tcPr>
            <w:tcW w:w="593" w:type="dxa"/>
            <w:shd w:val="clear" w:color="auto" w:fill="FFFFFF" w:themeFill="background1"/>
            <w:noWrap/>
            <w:vAlign w:val="center"/>
            <w:hideMark/>
          </w:tcPr>
          <w:p w:rsidRPr="00733E59" w:rsidR="00B93346" w:rsidP="000B1198" w:rsidRDefault="00B93346" w14:paraId="7829A933" w14:textId="77777777">
            <w:pPr>
              <w:pStyle w:val="TableText"/>
              <w:spacing w:before="20" w:after="20"/>
            </w:pPr>
            <w:r w:rsidRPr="2F32AA2D">
              <w:t>13</w:t>
            </w:r>
          </w:p>
        </w:tc>
        <w:tc>
          <w:tcPr>
            <w:tcW w:w="1724" w:type="dxa"/>
            <w:shd w:val="clear" w:color="auto" w:fill="FFFFFF" w:themeFill="background1"/>
            <w:noWrap/>
            <w:vAlign w:val="center"/>
            <w:hideMark/>
          </w:tcPr>
          <w:p w:rsidRPr="00733E59" w:rsidR="00B93346" w:rsidP="000B1198" w:rsidRDefault="00B93346" w14:paraId="714D0A2D" w14:textId="3CE8159D">
            <w:pPr>
              <w:pStyle w:val="TableText"/>
              <w:spacing w:before="20" w:after="20"/>
            </w:pPr>
            <w:r w:rsidRPr="2F32AA2D">
              <w:t>MMR</w:t>
            </w:r>
            <w:r w:rsidR="00720697">
              <w:t>*</w:t>
            </w:r>
          </w:p>
        </w:tc>
        <w:tc>
          <w:tcPr>
            <w:tcW w:w="3755" w:type="dxa"/>
            <w:shd w:val="clear" w:color="auto" w:fill="auto"/>
            <w:noWrap/>
            <w:vAlign w:val="center"/>
            <w:hideMark/>
          </w:tcPr>
          <w:p w:rsidRPr="00733E59" w:rsidR="00B93346" w:rsidP="000B1198" w:rsidRDefault="00B93346" w14:paraId="338C5BE8" w14:textId="77777777">
            <w:pPr>
              <w:pStyle w:val="TableText"/>
              <w:spacing w:before="20" w:after="20"/>
            </w:pPr>
            <w:r w:rsidRPr="2F32AA2D">
              <w:t>Myanmar</w:t>
            </w:r>
          </w:p>
        </w:tc>
        <w:tc>
          <w:tcPr>
            <w:tcW w:w="938" w:type="dxa"/>
            <w:shd w:val="clear" w:color="auto" w:fill="auto"/>
            <w:noWrap/>
            <w:vAlign w:val="center"/>
            <w:hideMark/>
          </w:tcPr>
          <w:p w:rsidRPr="00733E59" w:rsidR="00B93346" w:rsidP="000B1198" w:rsidRDefault="00B93346" w14:paraId="2AAE9AFD"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077CAF3C" w14:textId="77777777">
            <w:pPr>
              <w:pStyle w:val="TableText"/>
              <w:spacing w:before="20" w:after="20"/>
            </w:pPr>
            <w:r w:rsidRPr="00733E59">
              <w:rPr>
                <w:color w:val="000000"/>
              </w:rPr>
              <w:t>Rest of Asia</w:t>
            </w:r>
            <w:r>
              <w:rPr>
                <w:color w:val="000000"/>
              </w:rPr>
              <w:t xml:space="preserve"> </w:t>
            </w:r>
          </w:p>
        </w:tc>
      </w:tr>
      <w:tr w:rsidRPr="00733E59" w:rsidR="00B93346" w:rsidTr="00032F39" w14:paraId="10ED91D9" w14:textId="77777777">
        <w:trPr>
          <w:cantSplit/>
        </w:trPr>
        <w:tc>
          <w:tcPr>
            <w:tcW w:w="593" w:type="dxa"/>
            <w:shd w:val="clear" w:color="auto" w:fill="FFFFFF" w:themeFill="background1"/>
            <w:noWrap/>
            <w:vAlign w:val="center"/>
            <w:hideMark/>
          </w:tcPr>
          <w:p w:rsidRPr="00733E59" w:rsidR="00B93346" w:rsidP="000B1198" w:rsidRDefault="00B93346" w14:paraId="29400423" w14:textId="77777777">
            <w:pPr>
              <w:pStyle w:val="TableText"/>
              <w:spacing w:before="20" w:after="20"/>
            </w:pPr>
            <w:r w:rsidRPr="2F32AA2D">
              <w:t>14</w:t>
            </w:r>
          </w:p>
        </w:tc>
        <w:tc>
          <w:tcPr>
            <w:tcW w:w="1724" w:type="dxa"/>
            <w:shd w:val="clear" w:color="auto" w:fill="FFFFFF" w:themeFill="background1"/>
            <w:noWrap/>
            <w:vAlign w:val="center"/>
            <w:hideMark/>
          </w:tcPr>
          <w:p w:rsidRPr="00733E59" w:rsidR="00B93346" w:rsidP="000B1198" w:rsidRDefault="00B93346" w14:paraId="17EB86B6" w14:textId="77777777">
            <w:pPr>
              <w:pStyle w:val="TableText"/>
              <w:spacing w:before="20" w:after="20"/>
            </w:pPr>
            <w:r w:rsidRPr="2F32AA2D">
              <w:t>MYS</w:t>
            </w:r>
          </w:p>
        </w:tc>
        <w:tc>
          <w:tcPr>
            <w:tcW w:w="3755" w:type="dxa"/>
            <w:shd w:val="clear" w:color="auto" w:fill="auto"/>
            <w:noWrap/>
            <w:vAlign w:val="center"/>
            <w:hideMark/>
          </w:tcPr>
          <w:p w:rsidRPr="00733E59" w:rsidR="00B93346" w:rsidP="000B1198" w:rsidRDefault="00B93346" w14:paraId="419BBF58" w14:textId="77777777">
            <w:pPr>
              <w:pStyle w:val="TableText"/>
              <w:spacing w:before="20" w:after="20"/>
            </w:pPr>
            <w:r w:rsidRPr="2F32AA2D">
              <w:t>Malaysia</w:t>
            </w:r>
          </w:p>
        </w:tc>
        <w:tc>
          <w:tcPr>
            <w:tcW w:w="938" w:type="dxa"/>
            <w:shd w:val="clear" w:color="auto" w:fill="auto"/>
            <w:noWrap/>
            <w:vAlign w:val="center"/>
            <w:hideMark/>
          </w:tcPr>
          <w:p w:rsidRPr="00733E59" w:rsidR="00B93346" w:rsidP="000B1198" w:rsidRDefault="00B93346" w14:paraId="0F087AE6"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535F7A8F" w14:textId="77777777">
            <w:pPr>
              <w:pStyle w:val="TableText"/>
              <w:spacing w:before="20" w:after="20"/>
            </w:pPr>
            <w:r w:rsidRPr="00733E59">
              <w:rPr>
                <w:color w:val="000000"/>
              </w:rPr>
              <w:t>Rest of Asia</w:t>
            </w:r>
            <w:r>
              <w:rPr>
                <w:color w:val="000000"/>
              </w:rPr>
              <w:t xml:space="preserve"> </w:t>
            </w:r>
          </w:p>
        </w:tc>
      </w:tr>
      <w:tr w:rsidRPr="00733E59" w:rsidR="00B93346" w:rsidTr="00032F39" w14:paraId="47559C99" w14:textId="77777777">
        <w:trPr>
          <w:cantSplit/>
        </w:trPr>
        <w:tc>
          <w:tcPr>
            <w:tcW w:w="593" w:type="dxa"/>
            <w:shd w:val="clear" w:color="auto" w:fill="FFFFFF" w:themeFill="background1"/>
            <w:noWrap/>
            <w:vAlign w:val="center"/>
            <w:hideMark/>
          </w:tcPr>
          <w:p w:rsidRPr="00733E59" w:rsidR="00B93346" w:rsidP="000B1198" w:rsidRDefault="00B93346" w14:paraId="0500F9C4" w14:textId="77777777">
            <w:pPr>
              <w:pStyle w:val="TableText"/>
              <w:spacing w:before="20" w:after="20"/>
            </w:pPr>
            <w:r w:rsidRPr="2F32AA2D">
              <w:t>15</w:t>
            </w:r>
          </w:p>
        </w:tc>
        <w:tc>
          <w:tcPr>
            <w:tcW w:w="1724" w:type="dxa"/>
            <w:shd w:val="clear" w:color="auto" w:fill="FFFFFF" w:themeFill="background1"/>
            <w:noWrap/>
            <w:vAlign w:val="center"/>
            <w:hideMark/>
          </w:tcPr>
          <w:p w:rsidRPr="00733E59" w:rsidR="00B93346" w:rsidP="000B1198" w:rsidRDefault="00B93346" w14:paraId="117A9611" w14:textId="77777777">
            <w:pPr>
              <w:pStyle w:val="TableText"/>
              <w:spacing w:before="20" w:after="20"/>
            </w:pPr>
            <w:r w:rsidRPr="2F32AA2D">
              <w:t>PHL</w:t>
            </w:r>
          </w:p>
        </w:tc>
        <w:tc>
          <w:tcPr>
            <w:tcW w:w="3755" w:type="dxa"/>
            <w:shd w:val="clear" w:color="auto" w:fill="auto"/>
            <w:noWrap/>
            <w:vAlign w:val="center"/>
            <w:hideMark/>
          </w:tcPr>
          <w:p w:rsidRPr="00733E59" w:rsidR="00B93346" w:rsidP="000B1198" w:rsidRDefault="00B93346" w14:paraId="26DBD70E" w14:textId="77777777">
            <w:pPr>
              <w:pStyle w:val="TableText"/>
              <w:spacing w:before="20" w:after="20"/>
            </w:pPr>
            <w:r w:rsidRPr="2F32AA2D">
              <w:t>Philippines</w:t>
            </w:r>
          </w:p>
        </w:tc>
        <w:tc>
          <w:tcPr>
            <w:tcW w:w="938" w:type="dxa"/>
            <w:shd w:val="clear" w:color="auto" w:fill="auto"/>
            <w:noWrap/>
            <w:vAlign w:val="center"/>
            <w:hideMark/>
          </w:tcPr>
          <w:p w:rsidRPr="00733E59" w:rsidR="00B93346" w:rsidP="000B1198" w:rsidRDefault="00B93346" w14:paraId="5AD5F57F"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5D37F8EE" w14:textId="77777777">
            <w:pPr>
              <w:pStyle w:val="TableText"/>
              <w:spacing w:before="20" w:after="20"/>
            </w:pPr>
            <w:r w:rsidRPr="00733E59">
              <w:rPr>
                <w:color w:val="000000"/>
              </w:rPr>
              <w:t>Rest of Asia</w:t>
            </w:r>
            <w:r>
              <w:rPr>
                <w:color w:val="000000"/>
              </w:rPr>
              <w:t xml:space="preserve"> </w:t>
            </w:r>
          </w:p>
        </w:tc>
      </w:tr>
      <w:tr w:rsidRPr="00733E59" w:rsidR="00B93346" w:rsidTr="00032F39" w14:paraId="2E81DC62" w14:textId="77777777">
        <w:trPr>
          <w:cantSplit/>
        </w:trPr>
        <w:tc>
          <w:tcPr>
            <w:tcW w:w="593" w:type="dxa"/>
            <w:shd w:val="clear" w:color="auto" w:fill="FFFFFF" w:themeFill="background1"/>
            <w:noWrap/>
            <w:vAlign w:val="center"/>
            <w:hideMark/>
          </w:tcPr>
          <w:p w:rsidRPr="00733E59" w:rsidR="00B93346" w:rsidP="000B1198" w:rsidRDefault="00B93346" w14:paraId="3A658721" w14:textId="77777777">
            <w:pPr>
              <w:pStyle w:val="TableText"/>
              <w:spacing w:before="20" w:after="20"/>
            </w:pPr>
            <w:r w:rsidRPr="2F32AA2D">
              <w:t>16</w:t>
            </w:r>
          </w:p>
        </w:tc>
        <w:tc>
          <w:tcPr>
            <w:tcW w:w="1724" w:type="dxa"/>
            <w:shd w:val="clear" w:color="auto" w:fill="FFFFFF" w:themeFill="background1"/>
            <w:noWrap/>
            <w:vAlign w:val="center"/>
            <w:hideMark/>
          </w:tcPr>
          <w:p w:rsidRPr="00733E59" w:rsidR="00B93346" w:rsidP="000B1198" w:rsidRDefault="00B93346" w14:paraId="63FDC5E4" w14:textId="77777777">
            <w:pPr>
              <w:pStyle w:val="TableText"/>
              <w:spacing w:before="20" w:after="20"/>
            </w:pPr>
            <w:r w:rsidRPr="2F32AA2D">
              <w:t>SGP</w:t>
            </w:r>
          </w:p>
        </w:tc>
        <w:tc>
          <w:tcPr>
            <w:tcW w:w="3755" w:type="dxa"/>
            <w:shd w:val="clear" w:color="auto" w:fill="auto"/>
            <w:noWrap/>
            <w:vAlign w:val="center"/>
            <w:hideMark/>
          </w:tcPr>
          <w:p w:rsidRPr="00733E59" w:rsidR="00B93346" w:rsidP="000B1198" w:rsidRDefault="00B93346" w14:paraId="199DB1EB" w14:textId="77777777">
            <w:pPr>
              <w:pStyle w:val="TableText"/>
              <w:spacing w:before="20" w:after="20"/>
            </w:pPr>
            <w:r w:rsidRPr="2F32AA2D">
              <w:t>Singapore</w:t>
            </w:r>
          </w:p>
        </w:tc>
        <w:tc>
          <w:tcPr>
            <w:tcW w:w="938" w:type="dxa"/>
            <w:shd w:val="clear" w:color="auto" w:fill="auto"/>
            <w:noWrap/>
            <w:vAlign w:val="center"/>
            <w:hideMark/>
          </w:tcPr>
          <w:p w:rsidRPr="00733E59" w:rsidR="00B93346" w:rsidP="000B1198" w:rsidRDefault="00B93346" w14:paraId="51BF4209"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31553FEB" w14:textId="77777777">
            <w:pPr>
              <w:pStyle w:val="TableText"/>
              <w:spacing w:before="20" w:after="20"/>
            </w:pPr>
            <w:r w:rsidRPr="00733E59">
              <w:rPr>
                <w:color w:val="000000"/>
              </w:rPr>
              <w:t>Rest of Asia</w:t>
            </w:r>
            <w:r>
              <w:rPr>
                <w:color w:val="000000"/>
              </w:rPr>
              <w:t xml:space="preserve"> </w:t>
            </w:r>
          </w:p>
        </w:tc>
      </w:tr>
      <w:tr w:rsidRPr="00733E59" w:rsidR="00B93346" w:rsidTr="00032F39" w14:paraId="5139F046" w14:textId="77777777">
        <w:trPr>
          <w:cantSplit/>
        </w:trPr>
        <w:tc>
          <w:tcPr>
            <w:tcW w:w="593" w:type="dxa"/>
            <w:shd w:val="clear" w:color="auto" w:fill="FFFFFF" w:themeFill="background1"/>
            <w:noWrap/>
            <w:vAlign w:val="center"/>
            <w:hideMark/>
          </w:tcPr>
          <w:p w:rsidRPr="00733E59" w:rsidR="00B93346" w:rsidP="000B1198" w:rsidRDefault="00B93346" w14:paraId="46F0766A" w14:textId="77777777">
            <w:pPr>
              <w:pStyle w:val="TableText"/>
              <w:spacing w:before="20" w:after="20"/>
            </w:pPr>
            <w:r w:rsidRPr="2F32AA2D">
              <w:t>17</w:t>
            </w:r>
          </w:p>
        </w:tc>
        <w:tc>
          <w:tcPr>
            <w:tcW w:w="1724" w:type="dxa"/>
            <w:shd w:val="clear" w:color="auto" w:fill="FFFFFF" w:themeFill="background1"/>
            <w:noWrap/>
            <w:vAlign w:val="center"/>
            <w:hideMark/>
          </w:tcPr>
          <w:p w:rsidRPr="00733E59" w:rsidR="00B93346" w:rsidP="000B1198" w:rsidRDefault="00B93346" w14:paraId="11FBA00B" w14:textId="77777777">
            <w:pPr>
              <w:pStyle w:val="TableText"/>
              <w:spacing w:before="20" w:after="20"/>
            </w:pPr>
            <w:r w:rsidRPr="2F32AA2D">
              <w:t>THA</w:t>
            </w:r>
          </w:p>
        </w:tc>
        <w:tc>
          <w:tcPr>
            <w:tcW w:w="3755" w:type="dxa"/>
            <w:shd w:val="clear" w:color="auto" w:fill="auto"/>
            <w:noWrap/>
            <w:vAlign w:val="center"/>
            <w:hideMark/>
          </w:tcPr>
          <w:p w:rsidRPr="00733E59" w:rsidR="00B93346" w:rsidP="000B1198" w:rsidRDefault="00B93346" w14:paraId="7D37902C" w14:textId="77777777">
            <w:pPr>
              <w:pStyle w:val="TableText"/>
              <w:spacing w:before="20" w:after="20"/>
            </w:pPr>
            <w:r w:rsidRPr="2F32AA2D">
              <w:t>Thailand</w:t>
            </w:r>
          </w:p>
        </w:tc>
        <w:tc>
          <w:tcPr>
            <w:tcW w:w="938" w:type="dxa"/>
            <w:shd w:val="clear" w:color="auto" w:fill="auto"/>
            <w:noWrap/>
            <w:vAlign w:val="center"/>
            <w:hideMark/>
          </w:tcPr>
          <w:p w:rsidRPr="00733E59" w:rsidR="00B93346" w:rsidP="000B1198" w:rsidRDefault="00B93346" w14:paraId="57A2E171"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1EAF96D3" w14:textId="77777777">
            <w:pPr>
              <w:pStyle w:val="TableText"/>
              <w:spacing w:before="20" w:after="20"/>
            </w:pPr>
            <w:r w:rsidRPr="00733E59">
              <w:rPr>
                <w:color w:val="000000"/>
              </w:rPr>
              <w:t>Rest of Asia</w:t>
            </w:r>
            <w:r>
              <w:rPr>
                <w:color w:val="000000"/>
              </w:rPr>
              <w:t xml:space="preserve"> </w:t>
            </w:r>
          </w:p>
        </w:tc>
      </w:tr>
      <w:tr w:rsidRPr="00733E59" w:rsidR="00B93346" w:rsidTr="00032F39" w14:paraId="427E2DCE" w14:textId="77777777">
        <w:trPr>
          <w:cantSplit/>
        </w:trPr>
        <w:tc>
          <w:tcPr>
            <w:tcW w:w="593" w:type="dxa"/>
            <w:shd w:val="clear" w:color="auto" w:fill="FFFFFF" w:themeFill="background1"/>
            <w:noWrap/>
            <w:vAlign w:val="center"/>
            <w:hideMark/>
          </w:tcPr>
          <w:p w:rsidRPr="00733E59" w:rsidR="00B93346" w:rsidP="000B1198" w:rsidRDefault="00B93346" w14:paraId="36C37C2E" w14:textId="77777777">
            <w:pPr>
              <w:pStyle w:val="TableText"/>
              <w:spacing w:before="20" w:after="20"/>
            </w:pPr>
            <w:r w:rsidRPr="2F32AA2D">
              <w:t>18</w:t>
            </w:r>
          </w:p>
        </w:tc>
        <w:tc>
          <w:tcPr>
            <w:tcW w:w="1724" w:type="dxa"/>
            <w:shd w:val="clear" w:color="auto" w:fill="FFFFFF" w:themeFill="background1"/>
            <w:noWrap/>
            <w:vAlign w:val="center"/>
            <w:hideMark/>
          </w:tcPr>
          <w:p w:rsidRPr="00733E59" w:rsidR="00B93346" w:rsidP="000B1198" w:rsidRDefault="00B93346" w14:paraId="047FC6E2" w14:textId="77777777">
            <w:pPr>
              <w:pStyle w:val="TableText"/>
              <w:spacing w:before="20" w:after="20"/>
            </w:pPr>
            <w:r w:rsidRPr="2F32AA2D">
              <w:t>VNM</w:t>
            </w:r>
          </w:p>
        </w:tc>
        <w:tc>
          <w:tcPr>
            <w:tcW w:w="3755" w:type="dxa"/>
            <w:shd w:val="clear" w:color="auto" w:fill="auto"/>
            <w:noWrap/>
            <w:vAlign w:val="center"/>
            <w:hideMark/>
          </w:tcPr>
          <w:p w:rsidRPr="00733E59" w:rsidR="00B93346" w:rsidP="000B1198" w:rsidRDefault="00B93346" w14:paraId="34FD7B3C" w14:textId="77777777">
            <w:pPr>
              <w:pStyle w:val="TableText"/>
              <w:spacing w:before="20" w:after="20"/>
            </w:pPr>
            <w:r w:rsidRPr="2F32AA2D">
              <w:t>Vietnam</w:t>
            </w:r>
          </w:p>
        </w:tc>
        <w:tc>
          <w:tcPr>
            <w:tcW w:w="938" w:type="dxa"/>
            <w:shd w:val="clear" w:color="auto" w:fill="auto"/>
            <w:noWrap/>
            <w:vAlign w:val="center"/>
            <w:hideMark/>
          </w:tcPr>
          <w:p w:rsidRPr="00733E59" w:rsidR="00B93346" w:rsidP="000B1198" w:rsidRDefault="00B93346" w14:paraId="7B6D69EF"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2F85FE6B" w14:textId="77777777">
            <w:pPr>
              <w:pStyle w:val="TableText"/>
              <w:spacing w:before="20" w:after="20"/>
            </w:pPr>
            <w:r w:rsidRPr="00733E59">
              <w:rPr>
                <w:color w:val="000000"/>
              </w:rPr>
              <w:t>Rest of Asia</w:t>
            </w:r>
            <w:r>
              <w:rPr>
                <w:color w:val="000000"/>
              </w:rPr>
              <w:t xml:space="preserve"> </w:t>
            </w:r>
          </w:p>
        </w:tc>
      </w:tr>
      <w:tr w:rsidRPr="00733E59" w:rsidR="00B93346" w:rsidTr="00032F39" w14:paraId="0E963CCE" w14:textId="77777777">
        <w:trPr>
          <w:cantSplit/>
        </w:trPr>
        <w:tc>
          <w:tcPr>
            <w:tcW w:w="593" w:type="dxa"/>
            <w:shd w:val="clear" w:color="auto" w:fill="FFFFFF" w:themeFill="background1"/>
            <w:noWrap/>
            <w:vAlign w:val="center"/>
            <w:hideMark/>
          </w:tcPr>
          <w:p w:rsidRPr="00733E59" w:rsidR="00B93346" w:rsidP="000B1198" w:rsidRDefault="00B93346" w14:paraId="7DB016FE" w14:textId="77777777">
            <w:pPr>
              <w:pStyle w:val="TableText"/>
              <w:spacing w:before="20" w:after="20"/>
            </w:pPr>
            <w:r w:rsidRPr="2F32AA2D">
              <w:t>19</w:t>
            </w:r>
          </w:p>
        </w:tc>
        <w:tc>
          <w:tcPr>
            <w:tcW w:w="1724" w:type="dxa"/>
            <w:shd w:val="clear" w:color="auto" w:fill="FFFFFF" w:themeFill="background1"/>
            <w:noWrap/>
            <w:vAlign w:val="center"/>
            <w:hideMark/>
          </w:tcPr>
          <w:p w:rsidRPr="00733E59" w:rsidR="00B93346" w:rsidP="000B1198" w:rsidRDefault="00B93346" w14:paraId="676F0256" w14:textId="77777777">
            <w:pPr>
              <w:pStyle w:val="TableText"/>
              <w:spacing w:before="20" w:after="20"/>
            </w:pPr>
            <w:r w:rsidRPr="2F32AA2D">
              <w:t>XSE</w:t>
            </w:r>
          </w:p>
        </w:tc>
        <w:tc>
          <w:tcPr>
            <w:tcW w:w="3755" w:type="dxa"/>
            <w:shd w:val="clear" w:color="auto" w:fill="FFFFFF" w:themeFill="background1"/>
            <w:noWrap/>
            <w:vAlign w:val="center"/>
            <w:hideMark/>
          </w:tcPr>
          <w:p w:rsidRPr="00733E59" w:rsidR="00B93346" w:rsidP="000B1198" w:rsidRDefault="00B93346" w14:paraId="28B98505" w14:textId="77777777">
            <w:pPr>
              <w:pStyle w:val="TableText"/>
              <w:spacing w:before="20" w:after="20"/>
            </w:pPr>
            <w:r w:rsidRPr="2F32AA2D">
              <w:t>Rest of Southeast Asia</w:t>
            </w:r>
          </w:p>
        </w:tc>
        <w:tc>
          <w:tcPr>
            <w:tcW w:w="938" w:type="dxa"/>
            <w:shd w:val="clear" w:color="auto" w:fill="auto"/>
            <w:noWrap/>
            <w:vAlign w:val="center"/>
            <w:hideMark/>
          </w:tcPr>
          <w:p w:rsidRPr="00733E59" w:rsidR="00B93346" w:rsidP="000B1198" w:rsidRDefault="00B93346" w14:paraId="7030DA3E"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1D317D07" w14:textId="77777777">
            <w:pPr>
              <w:pStyle w:val="TableText"/>
              <w:spacing w:before="20" w:after="20"/>
            </w:pPr>
            <w:r w:rsidRPr="00733E59">
              <w:rPr>
                <w:color w:val="000000"/>
              </w:rPr>
              <w:t>Rest of Asia</w:t>
            </w:r>
            <w:r>
              <w:rPr>
                <w:color w:val="000000"/>
              </w:rPr>
              <w:t xml:space="preserve"> </w:t>
            </w:r>
          </w:p>
        </w:tc>
      </w:tr>
      <w:tr w:rsidRPr="00733E59" w:rsidR="00B93346" w:rsidTr="00032F39" w14:paraId="52D04282" w14:textId="77777777">
        <w:trPr>
          <w:cantSplit/>
        </w:trPr>
        <w:tc>
          <w:tcPr>
            <w:tcW w:w="593" w:type="dxa"/>
            <w:shd w:val="clear" w:color="auto" w:fill="FFFFFF" w:themeFill="background1"/>
            <w:noWrap/>
            <w:vAlign w:val="center"/>
            <w:hideMark/>
          </w:tcPr>
          <w:p w:rsidRPr="00733E59" w:rsidR="00B93346" w:rsidP="000B1198" w:rsidRDefault="00B93346" w14:paraId="34A75459" w14:textId="77777777">
            <w:pPr>
              <w:pStyle w:val="TableText"/>
              <w:spacing w:before="20" w:after="20"/>
            </w:pPr>
            <w:r w:rsidRPr="2F32AA2D">
              <w:t>20</w:t>
            </w:r>
          </w:p>
        </w:tc>
        <w:tc>
          <w:tcPr>
            <w:tcW w:w="1724" w:type="dxa"/>
            <w:shd w:val="clear" w:color="auto" w:fill="FFFFFF" w:themeFill="background1"/>
            <w:noWrap/>
            <w:vAlign w:val="center"/>
            <w:hideMark/>
          </w:tcPr>
          <w:p w:rsidRPr="00733E59" w:rsidR="00B93346" w:rsidP="000B1198" w:rsidRDefault="00B93346" w14:paraId="125BA5F0" w14:textId="77777777">
            <w:pPr>
              <w:pStyle w:val="TableText"/>
              <w:spacing w:before="20" w:after="20"/>
            </w:pPr>
            <w:r w:rsidRPr="2F32AA2D">
              <w:t>BGD</w:t>
            </w:r>
          </w:p>
        </w:tc>
        <w:tc>
          <w:tcPr>
            <w:tcW w:w="3755" w:type="dxa"/>
            <w:shd w:val="clear" w:color="auto" w:fill="auto"/>
            <w:noWrap/>
            <w:vAlign w:val="center"/>
            <w:hideMark/>
          </w:tcPr>
          <w:p w:rsidRPr="00733E59" w:rsidR="00B93346" w:rsidP="000B1198" w:rsidRDefault="00B93346" w14:paraId="60F9A63A" w14:textId="77777777">
            <w:pPr>
              <w:pStyle w:val="TableText"/>
              <w:spacing w:before="20" w:after="20"/>
            </w:pPr>
            <w:r w:rsidRPr="2F32AA2D">
              <w:t>Bangladesh</w:t>
            </w:r>
          </w:p>
        </w:tc>
        <w:tc>
          <w:tcPr>
            <w:tcW w:w="938" w:type="dxa"/>
            <w:shd w:val="clear" w:color="auto" w:fill="auto"/>
            <w:noWrap/>
            <w:vAlign w:val="center"/>
            <w:hideMark/>
          </w:tcPr>
          <w:p w:rsidRPr="00733E59" w:rsidR="00B93346" w:rsidP="000B1198" w:rsidRDefault="00B93346" w14:paraId="646AE831"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745A99EE" w14:textId="77777777">
            <w:pPr>
              <w:pStyle w:val="TableText"/>
              <w:spacing w:before="20" w:after="20"/>
            </w:pPr>
            <w:r w:rsidRPr="00733E59">
              <w:rPr>
                <w:color w:val="000000"/>
              </w:rPr>
              <w:t>Rest of Asia</w:t>
            </w:r>
            <w:r>
              <w:rPr>
                <w:color w:val="000000"/>
              </w:rPr>
              <w:t xml:space="preserve"> </w:t>
            </w:r>
          </w:p>
        </w:tc>
      </w:tr>
      <w:tr w:rsidRPr="00733E59" w:rsidR="00B93346" w:rsidTr="00032F39" w14:paraId="0EB03FA1" w14:textId="77777777">
        <w:trPr>
          <w:cantSplit/>
        </w:trPr>
        <w:tc>
          <w:tcPr>
            <w:tcW w:w="593" w:type="dxa"/>
            <w:shd w:val="clear" w:color="auto" w:fill="FFFFFF" w:themeFill="background1"/>
            <w:noWrap/>
            <w:vAlign w:val="center"/>
            <w:hideMark/>
          </w:tcPr>
          <w:p w:rsidRPr="00733E59" w:rsidR="00B93346" w:rsidP="000B1198" w:rsidRDefault="00B93346" w14:paraId="1A946998" w14:textId="77777777">
            <w:pPr>
              <w:pStyle w:val="TableText"/>
              <w:spacing w:before="20" w:after="20"/>
            </w:pPr>
            <w:r w:rsidRPr="2F32AA2D">
              <w:t>21</w:t>
            </w:r>
          </w:p>
        </w:tc>
        <w:tc>
          <w:tcPr>
            <w:tcW w:w="1724" w:type="dxa"/>
            <w:shd w:val="clear" w:color="auto" w:fill="FFFFFF" w:themeFill="background1"/>
            <w:noWrap/>
            <w:vAlign w:val="center"/>
            <w:hideMark/>
          </w:tcPr>
          <w:p w:rsidRPr="00733E59" w:rsidR="00B93346" w:rsidP="000B1198" w:rsidRDefault="00B93346" w14:paraId="4AA3A311" w14:textId="77777777">
            <w:pPr>
              <w:pStyle w:val="TableText"/>
              <w:spacing w:before="20" w:after="20"/>
            </w:pPr>
            <w:r w:rsidRPr="2F32AA2D">
              <w:t>IND</w:t>
            </w:r>
          </w:p>
        </w:tc>
        <w:tc>
          <w:tcPr>
            <w:tcW w:w="3755" w:type="dxa"/>
            <w:shd w:val="clear" w:color="auto" w:fill="auto"/>
            <w:noWrap/>
            <w:vAlign w:val="center"/>
            <w:hideMark/>
          </w:tcPr>
          <w:p w:rsidRPr="00733E59" w:rsidR="00B93346" w:rsidP="000B1198" w:rsidRDefault="00B93346" w14:paraId="02B39B85" w14:textId="77777777">
            <w:pPr>
              <w:pStyle w:val="TableText"/>
              <w:spacing w:before="20" w:after="20"/>
            </w:pPr>
            <w:r w:rsidRPr="2F32AA2D">
              <w:t>India</w:t>
            </w:r>
          </w:p>
        </w:tc>
        <w:tc>
          <w:tcPr>
            <w:tcW w:w="938" w:type="dxa"/>
            <w:shd w:val="clear" w:color="auto" w:fill="auto"/>
            <w:noWrap/>
            <w:vAlign w:val="center"/>
            <w:hideMark/>
          </w:tcPr>
          <w:p w:rsidRPr="00733E59" w:rsidR="00B93346" w:rsidP="000B1198" w:rsidRDefault="00B93346" w14:paraId="3F61F6B6"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2C428334" w14:textId="77777777">
            <w:pPr>
              <w:pStyle w:val="TableText"/>
              <w:spacing w:before="20" w:after="20"/>
            </w:pPr>
            <w:r w:rsidRPr="00733E59">
              <w:rPr>
                <w:color w:val="000000"/>
              </w:rPr>
              <w:t>Rest of Asia</w:t>
            </w:r>
            <w:r>
              <w:rPr>
                <w:color w:val="000000"/>
              </w:rPr>
              <w:t xml:space="preserve"> </w:t>
            </w:r>
          </w:p>
        </w:tc>
      </w:tr>
      <w:tr w:rsidRPr="00733E59" w:rsidR="00B93346" w:rsidTr="00032F39" w14:paraId="57F1B569" w14:textId="77777777">
        <w:trPr>
          <w:cantSplit/>
        </w:trPr>
        <w:tc>
          <w:tcPr>
            <w:tcW w:w="593" w:type="dxa"/>
            <w:shd w:val="clear" w:color="auto" w:fill="FFFFFF" w:themeFill="background1"/>
            <w:noWrap/>
            <w:vAlign w:val="center"/>
            <w:hideMark/>
          </w:tcPr>
          <w:p w:rsidRPr="00733E59" w:rsidR="00B93346" w:rsidP="000B1198" w:rsidRDefault="00B93346" w14:paraId="1A85BFE2" w14:textId="77777777">
            <w:pPr>
              <w:pStyle w:val="TableText"/>
              <w:spacing w:before="20" w:after="20"/>
            </w:pPr>
            <w:r w:rsidRPr="2F32AA2D">
              <w:t>22</w:t>
            </w:r>
          </w:p>
        </w:tc>
        <w:tc>
          <w:tcPr>
            <w:tcW w:w="1724" w:type="dxa"/>
            <w:shd w:val="clear" w:color="auto" w:fill="FFFFFF" w:themeFill="background1"/>
            <w:noWrap/>
            <w:vAlign w:val="center"/>
            <w:hideMark/>
          </w:tcPr>
          <w:p w:rsidRPr="00733E59" w:rsidR="00B93346" w:rsidP="000B1198" w:rsidRDefault="00B93346" w14:paraId="181F0404" w14:textId="77777777">
            <w:pPr>
              <w:pStyle w:val="TableText"/>
              <w:spacing w:before="20" w:after="20"/>
            </w:pPr>
            <w:r w:rsidRPr="2F32AA2D">
              <w:t>PAK</w:t>
            </w:r>
          </w:p>
        </w:tc>
        <w:tc>
          <w:tcPr>
            <w:tcW w:w="3755" w:type="dxa"/>
            <w:shd w:val="clear" w:color="auto" w:fill="auto"/>
            <w:noWrap/>
            <w:vAlign w:val="center"/>
            <w:hideMark/>
          </w:tcPr>
          <w:p w:rsidRPr="00733E59" w:rsidR="00B93346" w:rsidP="000B1198" w:rsidRDefault="00B93346" w14:paraId="78E9C8CB" w14:textId="77777777">
            <w:pPr>
              <w:pStyle w:val="TableText"/>
              <w:spacing w:before="20" w:after="20"/>
            </w:pPr>
            <w:r w:rsidRPr="2F32AA2D">
              <w:t>Pakistan</w:t>
            </w:r>
          </w:p>
        </w:tc>
        <w:tc>
          <w:tcPr>
            <w:tcW w:w="938" w:type="dxa"/>
            <w:shd w:val="clear" w:color="auto" w:fill="auto"/>
            <w:noWrap/>
            <w:vAlign w:val="center"/>
            <w:hideMark/>
          </w:tcPr>
          <w:p w:rsidRPr="00733E59" w:rsidR="00B93346" w:rsidP="000B1198" w:rsidRDefault="00B93346" w14:paraId="3BC90E8E"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2B402C56" w14:textId="77777777">
            <w:pPr>
              <w:pStyle w:val="TableText"/>
              <w:spacing w:before="20" w:after="20"/>
            </w:pPr>
            <w:r w:rsidRPr="00733E59">
              <w:rPr>
                <w:color w:val="000000"/>
              </w:rPr>
              <w:t>Rest of Asia</w:t>
            </w:r>
            <w:r>
              <w:rPr>
                <w:color w:val="000000"/>
              </w:rPr>
              <w:t xml:space="preserve"> </w:t>
            </w:r>
          </w:p>
        </w:tc>
      </w:tr>
      <w:tr w:rsidRPr="00733E59" w:rsidR="00B93346" w:rsidTr="00032F39" w14:paraId="7DBF63B9" w14:textId="77777777">
        <w:trPr>
          <w:cantSplit/>
        </w:trPr>
        <w:tc>
          <w:tcPr>
            <w:tcW w:w="593" w:type="dxa"/>
            <w:shd w:val="clear" w:color="auto" w:fill="FFFFFF" w:themeFill="background1"/>
            <w:noWrap/>
            <w:vAlign w:val="center"/>
            <w:hideMark/>
          </w:tcPr>
          <w:p w:rsidRPr="00733E59" w:rsidR="00B93346" w:rsidP="000B1198" w:rsidRDefault="00B93346" w14:paraId="6EC952A3" w14:textId="77777777">
            <w:pPr>
              <w:pStyle w:val="TableText"/>
              <w:spacing w:before="20" w:after="20"/>
            </w:pPr>
            <w:r w:rsidRPr="2F32AA2D">
              <w:t>23</w:t>
            </w:r>
          </w:p>
        </w:tc>
        <w:tc>
          <w:tcPr>
            <w:tcW w:w="1724" w:type="dxa"/>
            <w:shd w:val="clear" w:color="auto" w:fill="FFFFFF" w:themeFill="background1"/>
            <w:noWrap/>
            <w:vAlign w:val="center"/>
            <w:hideMark/>
          </w:tcPr>
          <w:p w:rsidRPr="00733E59" w:rsidR="00B93346" w:rsidP="000B1198" w:rsidRDefault="00B93346" w14:paraId="3C741AB8" w14:textId="77777777">
            <w:pPr>
              <w:pStyle w:val="TableText"/>
              <w:spacing w:before="20" w:after="20"/>
            </w:pPr>
            <w:r w:rsidRPr="2F32AA2D">
              <w:t>LKA</w:t>
            </w:r>
          </w:p>
        </w:tc>
        <w:tc>
          <w:tcPr>
            <w:tcW w:w="3755" w:type="dxa"/>
            <w:shd w:val="clear" w:color="auto" w:fill="auto"/>
            <w:noWrap/>
            <w:vAlign w:val="center"/>
            <w:hideMark/>
          </w:tcPr>
          <w:p w:rsidRPr="00733E59" w:rsidR="00B93346" w:rsidP="000B1198" w:rsidRDefault="00B93346" w14:paraId="4D31E713" w14:textId="77777777">
            <w:pPr>
              <w:pStyle w:val="TableText"/>
              <w:spacing w:before="20" w:after="20"/>
            </w:pPr>
            <w:r w:rsidRPr="2F32AA2D">
              <w:t>Sri Lanka</w:t>
            </w:r>
          </w:p>
        </w:tc>
        <w:tc>
          <w:tcPr>
            <w:tcW w:w="938" w:type="dxa"/>
            <w:shd w:val="clear" w:color="auto" w:fill="auto"/>
            <w:noWrap/>
            <w:vAlign w:val="center"/>
            <w:hideMark/>
          </w:tcPr>
          <w:p w:rsidRPr="00733E59" w:rsidR="00B93346" w:rsidP="000B1198" w:rsidRDefault="00B93346" w14:paraId="0E7AA2C4"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11C2EB09" w14:textId="77777777">
            <w:pPr>
              <w:pStyle w:val="TableText"/>
              <w:spacing w:before="20" w:after="20"/>
            </w:pPr>
            <w:r w:rsidRPr="00733E59">
              <w:rPr>
                <w:color w:val="000000"/>
              </w:rPr>
              <w:t>Rest of Asia</w:t>
            </w:r>
            <w:r>
              <w:rPr>
                <w:color w:val="000000"/>
              </w:rPr>
              <w:t xml:space="preserve"> </w:t>
            </w:r>
          </w:p>
        </w:tc>
      </w:tr>
      <w:tr w:rsidRPr="00733E59" w:rsidR="00B93346" w:rsidTr="00032F39" w14:paraId="3E3F44BE" w14:textId="77777777">
        <w:trPr>
          <w:cantSplit/>
        </w:trPr>
        <w:tc>
          <w:tcPr>
            <w:tcW w:w="593" w:type="dxa"/>
            <w:shd w:val="clear" w:color="auto" w:fill="FFFFFF" w:themeFill="background1"/>
            <w:noWrap/>
            <w:vAlign w:val="center"/>
            <w:hideMark/>
          </w:tcPr>
          <w:p w:rsidRPr="00733E59" w:rsidR="00B93346" w:rsidP="000B1198" w:rsidRDefault="00B93346" w14:paraId="3261BDE6" w14:textId="77777777">
            <w:pPr>
              <w:pStyle w:val="TableText"/>
              <w:spacing w:before="20" w:after="20"/>
            </w:pPr>
            <w:r w:rsidRPr="2F32AA2D">
              <w:t>24</w:t>
            </w:r>
          </w:p>
        </w:tc>
        <w:tc>
          <w:tcPr>
            <w:tcW w:w="1724" w:type="dxa"/>
            <w:shd w:val="clear" w:color="auto" w:fill="FFFFFF" w:themeFill="background1"/>
            <w:noWrap/>
            <w:vAlign w:val="center"/>
            <w:hideMark/>
          </w:tcPr>
          <w:p w:rsidRPr="00733E59" w:rsidR="00B93346" w:rsidP="000B1198" w:rsidRDefault="00B93346" w14:paraId="6ABEE69C" w14:textId="77777777">
            <w:pPr>
              <w:pStyle w:val="TableText"/>
              <w:spacing w:before="20" w:after="20"/>
            </w:pPr>
            <w:r w:rsidRPr="2F32AA2D">
              <w:t>XSA</w:t>
            </w:r>
          </w:p>
        </w:tc>
        <w:tc>
          <w:tcPr>
            <w:tcW w:w="3755" w:type="dxa"/>
            <w:shd w:val="clear" w:color="auto" w:fill="FFFFFF" w:themeFill="background1"/>
            <w:noWrap/>
            <w:vAlign w:val="center"/>
            <w:hideMark/>
          </w:tcPr>
          <w:p w:rsidRPr="00733E59" w:rsidR="00B93346" w:rsidP="000B1198" w:rsidRDefault="00B93346" w14:paraId="38A1E882" w14:textId="77777777">
            <w:pPr>
              <w:pStyle w:val="TableText"/>
              <w:spacing w:before="20" w:after="20"/>
            </w:pPr>
            <w:r w:rsidRPr="2F32AA2D">
              <w:t>Rest of South Asia</w:t>
            </w:r>
          </w:p>
        </w:tc>
        <w:tc>
          <w:tcPr>
            <w:tcW w:w="938" w:type="dxa"/>
            <w:shd w:val="clear" w:color="auto" w:fill="auto"/>
            <w:noWrap/>
            <w:vAlign w:val="center"/>
            <w:hideMark/>
          </w:tcPr>
          <w:p w:rsidRPr="00733E59" w:rsidR="00B93346" w:rsidP="000B1198" w:rsidRDefault="00B93346" w14:paraId="3661840A" w14:textId="77777777">
            <w:pPr>
              <w:pStyle w:val="TableText"/>
              <w:spacing w:before="20" w:after="20"/>
            </w:pPr>
            <w:r w:rsidRPr="2F32AA2D">
              <w:t>XAS</w:t>
            </w:r>
          </w:p>
        </w:tc>
        <w:tc>
          <w:tcPr>
            <w:tcW w:w="2350" w:type="dxa"/>
            <w:shd w:val="clear" w:color="auto" w:fill="auto"/>
            <w:noWrap/>
            <w:vAlign w:val="center"/>
            <w:hideMark/>
          </w:tcPr>
          <w:p w:rsidRPr="00733E59" w:rsidR="00B93346" w:rsidP="000B1198" w:rsidRDefault="00B93346" w14:paraId="5613520B" w14:textId="77777777">
            <w:pPr>
              <w:pStyle w:val="TableText"/>
              <w:spacing w:before="20" w:after="20"/>
            </w:pPr>
            <w:r w:rsidRPr="00733E59">
              <w:rPr>
                <w:color w:val="000000"/>
              </w:rPr>
              <w:t>Rest of Asia</w:t>
            </w:r>
            <w:r>
              <w:rPr>
                <w:color w:val="000000"/>
              </w:rPr>
              <w:t xml:space="preserve"> </w:t>
            </w:r>
          </w:p>
        </w:tc>
      </w:tr>
      <w:tr w:rsidRPr="00733E59" w:rsidR="00B93346" w:rsidTr="00032F39" w14:paraId="5EAA2AA4" w14:textId="77777777">
        <w:trPr>
          <w:cantSplit/>
        </w:trPr>
        <w:tc>
          <w:tcPr>
            <w:tcW w:w="593" w:type="dxa"/>
            <w:shd w:val="clear" w:color="auto" w:fill="FFFFFF" w:themeFill="background1"/>
            <w:noWrap/>
            <w:vAlign w:val="center"/>
            <w:hideMark/>
          </w:tcPr>
          <w:p w:rsidRPr="00733E59" w:rsidR="00B93346" w:rsidP="000B1198" w:rsidRDefault="00B93346" w14:paraId="1C3CF136" w14:textId="77777777">
            <w:pPr>
              <w:pStyle w:val="TableText"/>
              <w:spacing w:before="20" w:after="20"/>
            </w:pPr>
            <w:r w:rsidRPr="2F32AA2D">
              <w:t>25</w:t>
            </w:r>
          </w:p>
        </w:tc>
        <w:tc>
          <w:tcPr>
            <w:tcW w:w="1724" w:type="dxa"/>
            <w:shd w:val="clear" w:color="auto" w:fill="FFFFFF" w:themeFill="background1"/>
            <w:noWrap/>
            <w:vAlign w:val="center"/>
            <w:hideMark/>
          </w:tcPr>
          <w:p w:rsidRPr="00733E59" w:rsidR="00B93346" w:rsidP="000B1198" w:rsidRDefault="00B93346" w14:paraId="68FE6354" w14:textId="77777777">
            <w:pPr>
              <w:pStyle w:val="TableText"/>
              <w:spacing w:before="20" w:after="20"/>
            </w:pPr>
            <w:r w:rsidRPr="2F32AA2D">
              <w:t>CAN</w:t>
            </w:r>
          </w:p>
        </w:tc>
        <w:tc>
          <w:tcPr>
            <w:tcW w:w="3755" w:type="dxa"/>
            <w:shd w:val="clear" w:color="auto" w:fill="auto"/>
            <w:noWrap/>
            <w:vAlign w:val="center"/>
            <w:hideMark/>
          </w:tcPr>
          <w:p w:rsidRPr="00733E59" w:rsidR="00B93346" w:rsidP="000B1198" w:rsidRDefault="00B93346" w14:paraId="02358EFF" w14:textId="77777777">
            <w:pPr>
              <w:pStyle w:val="TableText"/>
              <w:spacing w:before="20" w:after="20"/>
            </w:pPr>
            <w:r w:rsidRPr="2F32AA2D">
              <w:t>Canada</w:t>
            </w:r>
          </w:p>
        </w:tc>
        <w:tc>
          <w:tcPr>
            <w:tcW w:w="938" w:type="dxa"/>
            <w:shd w:val="clear" w:color="auto" w:fill="auto"/>
            <w:noWrap/>
            <w:vAlign w:val="center"/>
            <w:hideMark/>
          </w:tcPr>
          <w:p w:rsidRPr="00733E59" w:rsidR="00B93346" w:rsidP="000B1198" w:rsidRDefault="00B93346" w14:paraId="5BBB7B51" w14:textId="77777777">
            <w:pPr>
              <w:pStyle w:val="TableText"/>
              <w:spacing w:before="20" w:after="20"/>
            </w:pPr>
            <w:r w:rsidRPr="2F32AA2D">
              <w:t>ROW</w:t>
            </w:r>
          </w:p>
        </w:tc>
        <w:tc>
          <w:tcPr>
            <w:tcW w:w="2350" w:type="dxa"/>
            <w:shd w:val="clear" w:color="auto" w:fill="auto"/>
            <w:noWrap/>
            <w:vAlign w:val="center"/>
            <w:hideMark/>
          </w:tcPr>
          <w:p w:rsidRPr="00733E59" w:rsidR="00B93346" w:rsidP="000B1198" w:rsidRDefault="00B93346" w14:paraId="4276B27D" w14:textId="77777777">
            <w:pPr>
              <w:pStyle w:val="TableText"/>
              <w:spacing w:before="20" w:after="20"/>
            </w:pPr>
            <w:r w:rsidRPr="00733E59">
              <w:rPr>
                <w:color w:val="000000"/>
              </w:rPr>
              <w:t>Rest of World</w:t>
            </w:r>
            <w:r>
              <w:rPr>
                <w:color w:val="000000"/>
              </w:rPr>
              <w:t xml:space="preserve"> </w:t>
            </w:r>
          </w:p>
        </w:tc>
      </w:tr>
      <w:tr w:rsidRPr="00733E59" w:rsidR="00B93346" w:rsidTr="00032F39" w14:paraId="62CCCB05" w14:textId="77777777">
        <w:trPr>
          <w:cantSplit/>
        </w:trPr>
        <w:tc>
          <w:tcPr>
            <w:tcW w:w="593" w:type="dxa"/>
            <w:shd w:val="clear" w:color="auto" w:fill="FFFFFF" w:themeFill="background1"/>
            <w:noWrap/>
            <w:vAlign w:val="center"/>
            <w:hideMark/>
          </w:tcPr>
          <w:p w:rsidRPr="00733E59" w:rsidR="00B93346" w:rsidP="000B1198" w:rsidRDefault="00B93346" w14:paraId="4132CF7D" w14:textId="77777777">
            <w:pPr>
              <w:pStyle w:val="TableText"/>
              <w:spacing w:before="20" w:after="20"/>
            </w:pPr>
            <w:r w:rsidRPr="2F32AA2D">
              <w:t>26</w:t>
            </w:r>
          </w:p>
        </w:tc>
        <w:tc>
          <w:tcPr>
            <w:tcW w:w="1724" w:type="dxa"/>
            <w:shd w:val="clear" w:color="auto" w:fill="FFFFFF" w:themeFill="background1"/>
            <w:noWrap/>
            <w:vAlign w:val="center"/>
            <w:hideMark/>
          </w:tcPr>
          <w:p w:rsidRPr="00733E59" w:rsidR="00B93346" w:rsidP="000B1198" w:rsidRDefault="00B93346" w14:paraId="554EB631" w14:textId="77777777">
            <w:pPr>
              <w:pStyle w:val="TableText"/>
              <w:spacing w:before="20" w:after="20"/>
            </w:pPr>
            <w:r w:rsidRPr="2F32AA2D">
              <w:t>USA</w:t>
            </w:r>
          </w:p>
        </w:tc>
        <w:tc>
          <w:tcPr>
            <w:tcW w:w="3755" w:type="dxa"/>
            <w:shd w:val="clear" w:color="auto" w:fill="auto"/>
            <w:noWrap/>
            <w:vAlign w:val="center"/>
            <w:hideMark/>
          </w:tcPr>
          <w:p w:rsidRPr="00733E59" w:rsidR="00B93346" w:rsidP="000B1198" w:rsidRDefault="00B93346" w14:paraId="47B05017" w14:textId="77777777">
            <w:pPr>
              <w:pStyle w:val="TableText"/>
              <w:spacing w:before="20" w:after="20"/>
            </w:pPr>
            <w:r w:rsidRPr="2F32AA2D">
              <w:t>United States of America</w:t>
            </w:r>
          </w:p>
        </w:tc>
        <w:tc>
          <w:tcPr>
            <w:tcW w:w="938" w:type="dxa"/>
            <w:shd w:val="clear" w:color="auto" w:fill="auto"/>
            <w:noWrap/>
            <w:vAlign w:val="center"/>
            <w:hideMark/>
          </w:tcPr>
          <w:p w:rsidRPr="00733E59" w:rsidR="00B93346" w:rsidP="000B1198" w:rsidRDefault="00B93346" w14:paraId="51FD5779" w14:textId="77777777">
            <w:pPr>
              <w:pStyle w:val="TableText"/>
              <w:spacing w:before="20" w:after="20"/>
            </w:pPr>
            <w:r w:rsidRPr="2F32AA2D">
              <w:t>USA</w:t>
            </w:r>
          </w:p>
        </w:tc>
        <w:tc>
          <w:tcPr>
            <w:tcW w:w="2350" w:type="dxa"/>
            <w:shd w:val="clear" w:color="auto" w:fill="auto"/>
            <w:noWrap/>
            <w:vAlign w:val="center"/>
            <w:hideMark/>
          </w:tcPr>
          <w:p w:rsidRPr="00733E59" w:rsidR="00B93346" w:rsidP="000B1198" w:rsidRDefault="00B93346" w14:paraId="7F11A3FB" w14:textId="77777777">
            <w:pPr>
              <w:pStyle w:val="TableText"/>
              <w:spacing w:before="20" w:after="20"/>
            </w:pPr>
            <w:r w:rsidRPr="00733E59">
              <w:rPr>
                <w:color w:val="000000"/>
              </w:rPr>
              <w:t>United States</w:t>
            </w:r>
            <w:r>
              <w:rPr>
                <w:color w:val="000000"/>
              </w:rPr>
              <w:t xml:space="preserve"> </w:t>
            </w:r>
          </w:p>
        </w:tc>
      </w:tr>
      <w:tr w:rsidRPr="00733E59" w:rsidR="00B93346" w:rsidTr="00032F39" w14:paraId="717DE86B" w14:textId="77777777">
        <w:trPr>
          <w:cantSplit/>
        </w:trPr>
        <w:tc>
          <w:tcPr>
            <w:tcW w:w="593" w:type="dxa"/>
            <w:shd w:val="clear" w:color="auto" w:fill="FFFFFF" w:themeFill="background1"/>
            <w:noWrap/>
            <w:vAlign w:val="center"/>
            <w:hideMark/>
          </w:tcPr>
          <w:p w:rsidRPr="00733E59" w:rsidR="00B93346" w:rsidP="000B1198" w:rsidRDefault="00B93346" w14:paraId="65955BF3" w14:textId="77777777">
            <w:pPr>
              <w:pStyle w:val="TableText"/>
              <w:spacing w:before="20" w:after="20"/>
            </w:pPr>
            <w:r w:rsidRPr="2F32AA2D">
              <w:t>27</w:t>
            </w:r>
          </w:p>
        </w:tc>
        <w:tc>
          <w:tcPr>
            <w:tcW w:w="1724" w:type="dxa"/>
            <w:shd w:val="clear" w:color="auto" w:fill="FFFFFF" w:themeFill="background1"/>
            <w:noWrap/>
            <w:vAlign w:val="center"/>
            <w:hideMark/>
          </w:tcPr>
          <w:p w:rsidRPr="00733E59" w:rsidR="00B93346" w:rsidP="000B1198" w:rsidRDefault="00B93346" w14:paraId="2DF57104" w14:textId="77777777">
            <w:pPr>
              <w:pStyle w:val="TableText"/>
              <w:spacing w:before="20" w:after="20"/>
            </w:pPr>
            <w:r w:rsidRPr="2F32AA2D">
              <w:t>MEX</w:t>
            </w:r>
          </w:p>
        </w:tc>
        <w:tc>
          <w:tcPr>
            <w:tcW w:w="3755" w:type="dxa"/>
            <w:shd w:val="clear" w:color="auto" w:fill="auto"/>
            <w:noWrap/>
            <w:vAlign w:val="center"/>
            <w:hideMark/>
          </w:tcPr>
          <w:p w:rsidRPr="00733E59" w:rsidR="00B93346" w:rsidP="000B1198" w:rsidRDefault="00B93346" w14:paraId="3BFD63F8" w14:textId="77777777">
            <w:pPr>
              <w:pStyle w:val="TableText"/>
              <w:spacing w:before="20" w:after="20"/>
            </w:pPr>
            <w:r w:rsidRPr="2F32AA2D">
              <w:t>Mexico</w:t>
            </w:r>
          </w:p>
        </w:tc>
        <w:tc>
          <w:tcPr>
            <w:tcW w:w="938" w:type="dxa"/>
            <w:shd w:val="clear" w:color="auto" w:fill="auto"/>
            <w:noWrap/>
            <w:vAlign w:val="center"/>
            <w:hideMark/>
          </w:tcPr>
          <w:p w:rsidRPr="00733E59" w:rsidR="00B93346" w:rsidP="000B1198" w:rsidRDefault="00B93346" w14:paraId="02F0FFCF" w14:textId="77777777">
            <w:pPr>
              <w:pStyle w:val="TableText"/>
              <w:spacing w:before="20" w:after="20"/>
            </w:pPr>
            <w:r w:rsidRPr="2F32AA2D">
              <w:t>ROW</w:t>
            </w:r>
          </w:p>
        </w:tc>
        <w:tc>
          <w:tcPr>
            <w:tcW w:w="2350" w:type="dxa"/>
            <w:shd w:val="clear" w:color="auto" w:fill="auto"/>
            <w:noWrap/>
            <w:vAlign w:val="center"/>
            <w:hideMark/>
          </w:tcPr>
          <w:p w:rsidRPr="00733E59" w:rsidR="00B93346" w:rsidP="000B1198" w:rsidRDefault="00B93346" w14:paraId="72924C16" w14:textId="77777777">
            <w:pPr>
              <w:pStyle w:val="TableText"/>
              <w:spacing w:before="20" w:after="20"/>
            </w:pPr>
            <w:r w:rsidRPr="00733E59">
              <w:rPr>
                <w:color w:val="000000"/>
              </w:rPr>
              <w:t>Rest of World</w:t>
            </w:r>
            <w:r>
              <w:rPr>
                <w:color w:val="000000"/>
              </w:rPr>
              <w:t xml:space="preserve"> </w:t>
            </w:r>
          </w:p>
        </w:tc>
      </w:tr>
      <w:tr w:rsidRPr="00733E59" w:rsidR="00B93346" w:rsidTr="00032F39" w14:paraId="1AA8EC26" w14:textId="77777777">
        <w:trPr>
          <w:cantSplit/>
        </w:trPr>
        <w:tc>
          <w:tcPr>
            <w:tcW w:w="593" w:type="dxa"/>
            <w:shd w:val="clear" w:color="auto" w:fill="FFFFFF" w:themeFill="background1"/>
            <w:noWrap/>
            <w:vAlign w:val="center"/>
            <w:hideMark/>
          </w:tcPr>
          <w:p w:rsidRPr="00733E59" w:rsidR="00B93346" w:rsidP="000B1198" w:rsidRDefault="00B93346" w14:paraId="064A4E88" w14:textId="77777777">
            <w:pPr>
              <w:pStyle w:val="TableText"/>
              <w:spacing w:before="20" w:after="20"/>
            </w:pPr>
            <w:r w:rsidRPr="2F32AA2D">
              <w:t>28</w:t>
            </w:r>
          </w:p>
        </w:tc>
        <w:tc>
          <w:tcPr>
            <w:tcW w:w="1724" w:type="dxa"/>
            <w:shd w:val="clear" w:color="auto" w:fill="FFFFFF" w:themeFill="background1"/>
            <w:noWrap/>
            <w:vAlign w:val="center"/>
            <w:hideMark/>
          </w:tcPr>
          <w:p w:rsidRPr="00733E59" w:rsidR="00B93346" w:rsidP="000B1198" w:rsidRDefault="00B93346" w14:paraId="6BB35C0B" w14:textId="77777777">
            <w:pPr>
              <w:pStyle w:val="TableText"/>
              <w:spacing w:before="20" w:after="20"/>
            </w:pPr>
            <w:r w:rsidRPr="2F32AA2D">
              <w:t>XNA</w:t>
            </w:r>
          </w:p>
        </w:tc>
        <w:tc>
          <w:tcPr>
            <w:tcW w:w="3755" w:type="dxa"/>
            <w:shd w:val="clear" w:color="auto" w:fill="FFFFFF" w:themeFill="background1"/>
            <w:noWrap/>
            <w:vAlign w:val="center"/>
            <w:hideMark/>
          </w:tcPr>
          <w:p w:rsidRPr="00733E59" w:rsidR="00B93346" w:rsidP="000B1198" w:rsidRDefault="00B93346" w14:paraId="5ADF0B61" w14:textId="77777777">
            <w:pPr>
              <w:pStyle w:val="TableText"/>
              <w:spacing w:before="20" w:after="20"/>
            </w:pPr>
            <w:r w:rsidRPr="2F32AA2D">
              <w:t>Rest of North America</w:t>
            </w:r>
          </w:p>
        </w:tc>
        <w:tc>
          <w:tcPr>
            <w:tcW w:w="938" w:type="dxa"/>
            <w:shd w:val="clear" w:color="auto" w:fill="auto"/>
            <w:noWrap/>
            <w:vAlign w:val="center"/>
            <w:hideMark/>
          </w:tcPr>
          <w:p w:rsidRPr="00733E59" w:rsidR="00B93346" w:rsidP="000B1198" w:rsidRDefault="00B93346" w14:paraId="39C46BF8"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3F6ED9DE" w14:textId="77777777">
            <w:pPr>
              <w:pStyle w:val="TableText"/>
              <w:spacing w:before="20" w:after="20"/>
            </w:pPr>
            <w:r w:rsidRPr="2F32AA2D">
              <w:t>Rest of South America</w:t>
            </w:r>
          </w:p>
        </w:tc>
      </w:tr>
      <w:tr w:rsidRPr="00733E59" w:rsidR="00B93346" w:rsidTr="00032F39" w14:paraId="0A27D052" w14:textId="77777777">
        <w:trPr>
          <w:cantSplit/>
        </w:trPr>
        <w:tc>
          <w:tcPr>
            <w:tcW w:w="593" w:type="dxa"/>
            <w:shd w:val="clear" w:color="auto" w:fill="FFFFFF" w:themeFill="background1"/>
            <w:noWrap/>
            <w:vAlign w:val="center"/>
            <w:hideMark/>
          </w:tcPr>
          <w:p w:rsidRPr="00733E59" w:rsidR="00B93346" w:rsidP="000B1198" w:rsidRDefault="00B93346" w14:paraId="5D7820C1" w14:textId="77777777">
            <w:pPr>
              <w:pStyle w:val="TableText"/>
              <w:spacing w:before="20" w:after="20"/>
            </w:pPr>
            <w:r w:rsidRPr="2F32AA2D">
              <w:t>29</w:t>
            </w:r>
          </w:p>
        </w:tc>
        <w:tc>
          <w:tcPr>
            <w:tcW w:w="1724" w:type="dxa"/>
            <w:shd w:val="clear" w:color="auto" w:fill="FFFFFF" w:themeFill="background1"/>
            <w:noWrap/>
            <w:vAlign w:val="center"/>
            <w:hideMark/>
          </w:tcPr>
          <w:p w:rsidRPr="00733E59" w:rsidR="00B93346" w:rsidP="000B1198" w:rsidRDefault="00B93346" w14:paraId="648D79BB" w14:textId="77777777">
            <w:pPr>
              <w:pStyle w:val="TableText"/>
              <w:spacing w:before="20" w:after="20"/>
            </w:pPr>
            <w:r w:rsidRPr="2F32AA2D">
              <w:t>ARG</w:t>
            </w:r>
          </w:p>
        </w:tc>
        <w:tc>
          <w:tcPr>
            <w:tcW w:w="3755" w:type="dxa"/>
            <w:shd w:val="clear" w:color="auto" w:fill="auto"/>
            <w:noWrap/>
            <w:vAlign w:val="center"/>
            <w:hideMark/>
          </w:tcPr>
          <w:p w:rsidRPr="00733E59" w:rsidR="00B93346" w:rsidP="000B1198" w:rsidRDefault="00B93346" w14:paraId="2283F12C" w14:textId="77777777">
            <w:pPr>
              <w:pStyle w:val="TableText"/>
              <w:spacing w:before="20" w:after="20"/>
            </w:pPr>
            <w:r w:rsidRPr="2F32AA2D">
              <w:t>Argentina</w:t>
            </w:r>
          </w:p>
        </w:tc>
        <w:tc>
          <w:tcPr>
            <w:tcW w:w="938" w:type="dxa"/>
            <w:shd w:val="clear" w:color="auto" w:fill="auto"/>
            <w:noWrap/>
            <w:vAlign w:val="center"/>
            <w:hideMark/>
          </w:tcPr>
          <w:p w:rsidRPr="00733E59" w:rsidR="00B93346" w:rsidP="000B1198" w:rsidRDefault="00B93346" w14:paraId="3AC7F096"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23658EE6" w14:textId="77777777">
            <w:pPr>
              <w:pStyle w:val="TableText"/>
              <w:spacing w:before="20" w:after="20"/>
            </w:pPr>
            <w:r w:rsidRPr="2F32AA2D">
              <w:t>Rest of South America</w:t>
            </w:r>
          </w:p>
        </w:tc>
      </w:tr>
      <w:tr w:rsidRPr="00733E59" w:rsidR="00B93346" w:rsidTr="00032F39" w14:paraId="343C8189" w14:textId="77777777">
        <w:trPr>
          <w:cantSplit/>
        </w:trPr>
        <w:tc>
          <w:tcPr>
            <w:tcW w:w="593" w:type="dxa"/>
            <w:shd w:val="clear" w:color="auto" w:fill="FFFFFF" w:themeFill="background1"/>
            <w:noWrap/>
            <w:vAlign w:val="center"/>
            <w:hideMark/>
          </w:tcPr>
          <w:p w:rsidRPr="00733E59" w:rsidR="00B93346" w:rsidP="000B1198" w:rsidRDefault="00B93346" w14:paraId="346F8732" w14:textId="77777777">
            <w:pPr>
              <w:pStyle w:val="TableText"/>
              <w:spacing w:before="20" w:after="20"/>
            </w:pPr>
            <w:r w:rsidRPr="2F32AA2D">
              <w:t>30</w:t>
            </w:r>
          </w:p>
        </w:tc>
        <w:tc>
          <w:tcPr>
            <w:tcW w:w="1724" w:type="dxa"/>
            <w:shd w:val="clear" w:color="auto" w:fill="FFFFFF" w:themeFill="background1"/>
            <w:noWrap/>
            <w:vAlign w:val="center"/>
            <w:hideMark/>
          </w:tcPr>
          <w:p w:rsidRPr="00733E59" w:rsidR="00B93346" w:rsidP="000B1198" w:rsidRDefault="00B93346" w14:paraId="35A265DA" w14:textId="77777777">
            <w:pPr>
              <w:pStyle w:val="TableText"/>
              <w:spacing w:before="20" w:after="20"/>
            </w:pPr>
            <w:r w:rsidRPr="2F32AA2D">
              <w:t>BOL</w:t>
            </w:r>
          </w:p>
        </w:tc>
        <w:tc>
          <w:tcPr>
            <w:tcW w:w="3755" w:type="dxa"/>
            <w:shd w:val="clear" w:color="auto" w:fill="auto"/>
            <w:noWrap/>
            <w:vAlign w:val="center"/>
            <w:hideMark/>
          </w:tcPr>
          <w:p w:rsidRPr="00733E59" w:rsidR="00B93346" w:rsidP="000B1198" w:rsidRDefault="00B93346" w14:paraId="322A2A1F" w14:textId="77777777">
            <w:pPr>
              <w:pStyle w:val="TableText"/>
              <w:spacing w:before="20" w:after="20"/>
            </w:pPr>
            <w:r w:rsidRPr="2F32AA2D">
              <w:t>Bolivia</w:t>
            </w:r>
          </w:p>
        </w:tc>
        <w:tc>
          <w:tcPr>
            <w:tcW w:w="938" w:type="dxa"/>
            <w:shd w:val="clear" w:color="auto" w:fill="auto"/>
            <w:noWrap/>
            <w:vAlign w:val="center"/>
            <w:hideMark/>
          </w:tcPr>
          <w:p w:rsidRPr="00733E59" w:rsidR="00B93346" w:rsidP="000B1198" w:rsidRDefault="00B93346" w14:paraId="169EBD82"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62D8DA53" w14:textId="77777777">
            <w:pPr>
              <w:pStyle w:val="TableText"/>
              <w:spacing w:before="20" w:after="20"/>
            </w:pPr>
            <w:r w:rsidRPr="2F32AA2D">
              <w:t>Rest of South America</w:t>
            </w:r>
          </w:p>
        </w:tc>
      </w:tr>
      <w:tr w:rsidRPr="00733E59" w:rsidR="00B93346" w:rsidTr="00032F39" w14:paraId="516F0F7B" w14:textId="77777777">
        <w:trPr>
          <w:cantSplit/>
        </w:trPr>
        <w:tc>
          <w:tcPr>
            <w:tcW w:w="593" w:type="dxa"/>
            <w:shd w:val="clear" w:color="auto" w:fill="FFFFFF" w:themeFill="background1"/>
            <w:noWrap/>
            <w:vAlign w:val="center"/>
            <w:hideMark/>
          </w:tcPr>
          <w:p w:rsidRPr="00733E59" w:rsidR="00B93346" w:rsidP="000B1198" w:rsidRDefault="00B93346" w14:paraId="10424761" w14:textId="77777777">
            <w:pPr>
              <w:pStyle w:val="TableText"/>
              <w:spacing w:before="20" w:after="20"/>
            </w:pPr>
            <w:r w:rsidRPr="2F32AA2D">
              <w:t>31</w:t>
            </w:r>
          </w:p>
        </w:tc>
        <w:tc>
          <w:tcPr>
            <w:tcW w:w="1724" w:type="dxa"/>
            <w:shd w:val="clear" w:color="auto" w:fill="FFFFFF" w:themeFill="background1"/>
            <w:noWrap/>
            <w:vAlign w:val="center"/>
            <w:hideMark/>
          </w:tcPr>
          <w:p w:rsidRPr="00733E59" w:rsidR="00B93346" w:rsidP="000B1198" w:rsidRDefault="00B93346" w14:paraId="59B90936" w14:textId="77777777">
            <w:pPr>
              <w:pStyle w:val="TableText"/>
              <w:spacing w:before="20" w:after="20"/>
            </w:pPr>
            <w:r w:rsidRPr="2F32AA2D">
              <w:t>BRA</w:t>
            </w:r>
          </w:p>
        </w:tc>
        <w:tc>
          <w:tcPr>
            <w:tcW w:w="3755" w:type="dxa"/>
            <w:shd w:val="clear" w:color="auto" w:fill="auto"/>
            <w:noWrap/>
            <w:vAlign w:val="center"/>
            <w:hideMark/>
          </w:tcPr>
          <w:p w:rsidRPr="00733E59" w:rsidR="00B93346" w:rsidP="000B1198" w:rsidRDefault="00B93346" w14:paraId="2AA34691" w14:textId="77777777">
            <w:pPr>
              <w:pStyle w:val="TableText"/>
              <w:spacing w:before="20" w:after="20"/>
            </w:pPr>
            <w:r w:rsidRPr="2F32AA2D">
              <w:t>Brazil</w:t>
            </w:r>
          </w:p>
        </w:tc>
        <w:tc>
          <w:tcPr>
            <w:tcW w:w="938" w:type="dxa"/>
            <w:shd w:val="clear" w:color="auto" w:fill="auto"/>
            <w:noWrap/>
            <w:vAlign w:val="center"/>
            <w:hideMark/>
          </w:tcPr>
          <w:p w:rsidRPr="00733E59" w:rsidR="00B93346" w:rsidP="000B1198" w:rsidRDefault="00B93346" w14:paraId="54D6FC5F" w14:textId="77777777">
            <w:pPr>
              <w:pStyle w:val="TableText"/>
              <w:spacing w:before="20" w:after="20"/>
            </w:pPr>
            <w:r w:rsidRPr="2F32AA2D">
              <w:t>BRA</w:t>
            </w:r>
          </w:p>
        </w:tc>
        <w:tc>
          <w:tcPr>
            <w:tcW w:w="2350" w:type="dxa"/>
            <w:shd w:val="clear" w:color="auto" w:fill="auto"/>
            <w:noWrap/>
            <w:vAlign w:val="center"/>
            <w:hideMark/>
          </w:tcPr>
          <w:p w:rsidRPr="00733E59" w:rsidR="00B93346" w:rsidP="000B1198" w:rsidRDefault="00B93346" w14:paraId="569C9E3B" w14:textId="77777777">
            <w:pPr>
              <w:pStyle w:val="TableText"/>
              <w:spacing w:before="20" w:after="20"/>
            </w:pPr>
            <w:r w:rsidRPr="00733E59">
              <w:rPr>
                <w:color w:val="000000"/>
              </w:rPr>
              <w:t>Brazil</w:t>
            </w:r>
            <w:r>
              <w:rPr>
                <w:color w:val="000000"/>
              </w:rPr>
              <w:t xml:space="preserve"> </w:t>
            </w:r>
          </w:p>
        </w:tc>
      </w:tr>
      <w:tr w:rsidRPr="00733E59" w:rsidR="00B93346" w:rsidTr="00032F39" w14:paraId="41851E05" w14:textId="77777777">
        <w:trPr>
          <w:cantSplit/>
        </w:trPr>
        <w:tc>
          <w:tcPr>
            <w:tcW w:w="593" w:type="dxa"/>
            <w:shd w:val="clear" w:color="auto" w:fill="FFFFFF" w:themeFill="background1"/>
            <w:noWrap/>
            <w:vAlign w:val="center"/>
            <w:hideMark/>
          </w:tcPr>
          <w:p w:rsidRPr="00733E59" w:rsidR="00B93346" w:rsidP="000B1198" w:rsidRDefault="00B93346" w14:paraId="2CB1B78E" w14:textId="77777777">
            <w:pPr>
              <w:pStyle w:val="TableText"/>
              <w:spacing w:before="20" w:after="20"/>
            </w:pPr>
            <w:r w:rsidRPr="2F32AA2D">
              <w:t>32</w:t>
            </w:r>
          </w:p>
        </w:tc>
        <w:tc>
          <w:tcPr>
            <w:tcW w:w="1724" w:type="dxa"/>
            <w:shd w:val="clear" w:color="auto" w:fill="FFFFFF" w:themeFill="background1"/>
            <w:noWrap/>
            <w:vAlign w:val="center"/>
            <w:hideMark/>
          </w:tcPr>
          <w:p w:rsidRPr="00733E59" w:rsidR="00B93346" w:rsidP="000B1198" w:rsidRDefault="00B93346" w14:paraId="38DB7C35" w14:textId="77777777">
            <w:pPr>
              <w:pStyle w:val="TableText"/>
              <w:spacing w:before="20" w:after="20"/>
            </w:pPr>
            <w:r w:rsidRPr="2F32AA2D">
              <w:t>CHL</w:t>
            </w:r>
          </w:p>
        </w:tc>
        <w:tc>
          <w:tcPr>
            <w:tcW w:w="3755" w:type="dxa"/>
            <w:shd w:val="clear" w:color="auto" w:fill="auto"/>
            <w:noWrap/>
            <w:vAlign w:val="center"/>
            <w:hideMark/>
          </w:tcPr>
          <w:p w:rsidRPr="00733E59" w:rsidR="00B93346" w:rsidP="000B1198" w:rsidRDefault="00B93346" w14:paraId="5738CAE1" w14:textId="77777777">
            <w:pPr>
              <w:pStyle w:val="TableText"/>
              <w:spacing w:before="20" w:after="20"/>
            </w:pPr>
            <w:r w:rsidRPr="2F32AA2D">
              <w:t>Chile</w:t>
            </w:r>
          </w:p>
        </w:tc>
        <w:tc>
          <w:tcPr>
            <w:tcW w:w="938" w:type="dxa"/>
            <w:shd w:val="clear" w:color="auto" w:fill="auto"/>
            <w:noWrap/>
            <w:vAlign w:val="center"/>
            <w:hideMark/>
          </w:tcPr>
          <w:p w:rsidRPr="00733E59" w:rsidR="00B93346" w:rsidP="000B1198" w:rsidRDefault="00B93346" w14:paraId="38CBFA79"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0454BA8B" w14:textId="77777777">
            <w:pPr>
              <w:pStyle w:val="TableText"/>
              <w:spacing w:before="20" w:after="20"/>
            </w:pPr>
            <w:r w:rsidRPr="2F32AA2D">
              <w:t>Rest of South America</w:t>
            </w:r>
          </w:p>
        </w:tc>
      </w:tr>
      <w:tr w:rsidRPr="00733E59" w:rsidR="00B93346" w:rsidTr="00032F39" w14:paraId="17AA69E8" w14:textId="77777777">
        <w:trPr>
          <w:cantSplit/>
        </w:trPr>
        <w:tc>
          <w:tcPr>
            <w:tcW w:w="593" w:type="dxa"/>
            <w:shd w:val="clear" w:color="auto" w:fill="FFFFFF" w:themeFill="background1"/>
            <w:noWrap/>
            <w:vAlign w:val="center"/>
            <w:hideMark/>
          </w:tcPr>
          <w:p w:rsidRPr="00733E59" w:rsidR="00B93346" w:rsidP="000B1198" w:rsidRDefault="00B93346" w14:paraId="2ADD7026" w14:textId="77777777">
            <w:pPr>
              <w:pStyle w:val="TableText"/>
              <w:spacing w:before="20" w:after="20"/>
            </w:pPr>
            <w:r w:rsidRPr="2F32AA2D">
              <w:t>33</w:t>
            </w:r>
          </w:p>
        </w:tc>
        <w:tc>
          <w:tcPr>
            <w:tcW w:w="1724" w:type="dxa"/>
            <w:shd w:val="clear" w:color="auto" w:fill="FFFFFF" w:themeFill="background1"/>
            <w:noWrap/>
            <w:vAlign w:val="center"/>
            <w:hideMark/>
          </w:tcPr>
          <w:p w:rsidRPr="00733E59" w:rsidR="00B93346" w:rsidP="000B1198" w:rsidRDefault="00B93346" w14:paraId="0C241C7A" w14:textId="77777777">
            <w:pPr>
              <w:pStyle w:val="TableText"/>
              <w:spacing w:before="20" w:after="20"/>
            </w:pPr>
            <w:r w:rsidRPr="2F32AA2D">
              <w:t>COL</w:t>
            </w:r>
          </w:p>
        </w:tc>
        <w:tc>
          <w:tcPr>
            <w:tcW w:w="3755" w:type="dxa"/>
            <w:shd w:val="clear" w:color="auto" w:fill="auto"/>
            <w:noWrap/>
            <w:vAlign w:val="center"/>
            <w:hideMark/>
          </w:tcPr>
          <w:p w:rsidRPr="00733E59" w:rsidR="00B93346" w:rsidP="000B1198" w:rsidRDefault="00B93346" w14:paraId="60653069" w14:textId="77777777">
            <w:pPr>
              <w:pStyle w:val="TableText"/>
              <w:spacing w:before="20" w:after="20"/>
            </w:pPr>
            <w:r w:rsidRPr="2F32AA2D">
              <w:t>Colombia</w:t>
            </w:r>
          </w:p>
        </w:tc>
        <w:tc>
          <w:tcPr>
            <w:tcW w:w="938" w:type="dxa"/>
            <w:shd w:val="clear" w:color="auto" w:fill="auto"/>
            <w:noWrap/>
            <w:vAlign w:val="center"/>
            <w:hideMark/>
          </w:tcPr>
          <w:p w:rsidRPr="00733E59" w:rsidR="00B93346" w:rsidP="000B1198" w:rsidRDefault="00B93346" w14:paraId="24FF1FE9"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6A77F978" w14:textId="77777777">
            <w:pPr>
              <w:pStyle w:val="TableText"/>
              <w:spacing w:before="20" w:after="20"/>
            </w:pPr>
            <w:r w:rsidRPr="2F32AA2D">
              <w:t>Rest of South America</w:t>
            </w:r>
          </w:p>
        </w:tc>
      </w:tr>
      <w:tr w:rsidRPr="00733E59" w:rsidR="00B93346" w:rsidTr="00032F39" w14:paraId="68F10E28" w14:textId="77777777">
        <w:trPr>
          <w:cantSplit/>
        </w:trPr>
        <w:tc>
          <w:tcPr>
            <w:tcW w:w="593" w:type="dxa"/>
            <w:shd w:val="clear" w:color="auto" w:fill="FFFFFF" w:themeFill="background1"/>
            <w:noWrap/>
            <w:vAlign w:val="center"/>
            <w:hideMark/>
          </w:tcPr>
          <w:p w:rsidRPr="00733E59" w:rsidR="00B93346" w:rsidP="000B1198" w:rsidRDefault="00B93346" w14:paraId="7FAD9FAD" w14:textId="77777777">
            <w:pPr>
              <w:pStyle w:val="TableText"/>
              <w:spacing w:before="20" w:after="20"/>
            </w:pPr>
            <w:r w:rsidRPr="2F32AA2D">
              <w:t>34</w:t>
            </w:r>
          </w:p>
        </w:tc>
        <w:tc>
          <w:tcPr>
            <w:tcW w:w="1724" w:type="dxa"/>
            <w:shd w:val="clear" w:color="auto" w:fill="FFFFFF" w:themeFill="background1"/>
            <w:noWrap/>
            <w:vAlign w:val="center"/>
            <w:hideMark/>
          </w:tcPr>
          <w:p w:rsidRPr="00733E59" w:rsidR="00B93346" w:rsidP="000B1198" w:rsidRDefault="00B93346" w14:paraId="42D3AB1B" w14:textId="77777777">
            <w:pPr>
              <w:pStyle w:val="TableText"/>
              <w:spacing w:before="20" w:after="20"/>
            </w:pPr>
            <w:r w:rsidRPr="2F32AA2D">
              <w:t>ECU</w:t>
            </w:r>
          </w:p>
        </w:tc>
        <w:tc>
          <w:tcPr>
            <w:tcW w:w="3755" w:type="dxa"/>
            <w:shd w:val="clear" w:color="auto" w:fill="auto"/>
            <w:noWrap/>
            <w:vAlign w:val="center"/>
            <w:hideMark/>
          </w:tcPr>
          <w:p w:rsidRPr="00733E59" w:rsidR="00B93346" w:rsidP="000B1198" w:rsidRDefault="00B93346" w14:paraId="4D57FD01" w14:textId="77777777">
            <w:pPr>
              <w:pStyle w:val="TableText"/>
              <w:spacing w:before="20" w:after="20"/>
            </w:pPr>
            <w:r w:rsidRPr="2F32AA2D">
              <w:t>Ecuador</w:t>
            </w:r>
          </w:p>
        </w:tc>
        <w:tc>
          <w:tcPr>
            <w:tcW w:w="938" w:type="dxa"/>
            <w:shd w:val="clear" w:color="auto" w:fill="auto"/>
            <w:noWrap/>
            <w:vAlign w:val="center"/>
            <w:hideMark/>
          </w:tcPr>
          <w:p w:rsidRPr="00733E59" w:rsidR="00B93346" w:rsidP="000B1198" w:rsidRDefault="00B93346" w14:paraId="4391F32B"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512A905D" w14:textId="77777777">
            <w:pPr>
              <w:pStyle w:val="TableText"/>
              <w:spacing w:before="20" w:after="20"/>
            </w:pPr>
            <w:r w:rsidRPr="2F32AA2D">
              <w:t>Rest of South America</w:t>
            </w:r>
          </w:p>
        </w:tc>
      </w:tr>
      <w:tr w:rsidRPr="00733E59" w:rsidR="00B93346" w:rsidTr="00032F39" w14:paraId="4F5AADAC" w14:textId="77777777">
        <w:trPr>
          <w:cantSplit/>
        </w:trPr>
        <w:tc>
          <w:tcPr>
            <w:tcW w:w="593" w:type="dxa"/>
            <w:shd w:val="clear" w:color="auto" w:fill="FFFFFF" w:themeFill="background1"/>
            <w:noWrap/>
            <w:vAlign w:val="center"/>
            <w:hideMark/>
          </w:tcPr>
          <w:p w:rsidRPr="00733E59" w:rsidR="00B93346" w:rsidP="000B1198" w:rsidRDefault="00B93346" w14:paraId="02B91496" w14:textId="77777777">
            <w:pPr>
              <w:pStyle w:val="TableText"/>
              <w:spacing w:before="20" w:after="20"/>
            </w:pPr>
            <w:r w:rsidRPr="2F32AA2D">
              <w:t>35</w:t>
            </w:r>
          </w:p>
        </w:tc>
        <w:tc>
          <w:tcPr>
            <w:tcW w:w="1724" w:type="dxa"/>
            <w:shd w:val="clear" w:color="auto" w:fill="FFFFFF" w:themeFill="background1"/>
            <w:noWrap/>
            <w:vAlign w:val="center"/>
            <w:hideMark/>
          </w:tcPr>
          <w:p w:rsidRPr="00733E59" w:rsidR="00B93346" w:rsidP="000B1198" w:rsidRDefault="00B93346" w14:paraId="1157823B" w14:textId="77777777">
            <w:pPr>
              <w:pStyle w:val="TableText"/>
              <w:spacing w:before="20" w:after="20"/>
            </w:pPr>
            <w:r w:rsidRPr="2F32AA2D">
              <w:t>PRY</w:t>
            </w:r>
          </w:p>
        </w:tc>
        <w:tc>
          <w:tcPr>
            <w:tcW w:w="3755" w:type="dxa"/>
            <w:shd w:val="clear" w:color="auto" w:fill="auto"/>
            <w:noWrap/>
            <w:vAlign w:val="center"/>
            <w:hideMark/>
          </w:tcPr>
          <w:p w:rsidRPr="00733E59" w:rsidR="00B93346" w:rsidP="000B1198" w:rsidRDefault="00B93346" w14:paraId="652BCCB4" w14:textId="77777777">
            <w:pPr>
              <w:pStyle w:val="TableText"/>
              <w:spacing w:before="20" w:after="20"/>
            </w:pPr>
            <w:r w:rsidRPr="2F32AA2D">
              <w:t>Paraguay</w:t>
            </w:r>
          </w:p>
        </w:tc>
        <w:tc>
          <w:tcPr>
            <w:tcW w:w="938" w:type="dxa"/>
            <w:shd w:val="clear" w:color="auto" w:fill="auto"/>
            <w:noWrap/>
            <w:vAlign w:val="center"/>
            <w:hideMark/>
          </w:tcPr>
          <w:p w:rsidRPr="00733E59" w:rsidR="00B93346" w:rsidP="000B1198" w:rsidRDefault="00B93346" w14:paraId="5C58F9DE"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5C76A9BD" w14:textId="77777777">
            <w:pPr>
              <w:pStyle w:val="TableText"/>
              <w:spacing w:before="20" w:after="20"/>
            </w:pPr>
            <w:r w:rsidRPr="2F32AA2D">
              <w:t>Rest of South America</w:t>
            </w:r>
          </w:p>
        </w:tc>
      </w:tr>
      <w:tr w:rsidRPr="00733E59" w:rsidR="00B93346" w:rsidTr="00032F39" w14:paraId="5FDD77D2" w14:textId="77777777">
        <w:trPr>
          <w:cantSplit/>
        </w:trPr>
        <w:tc>
          <w:tcPr>
            <w:tcW w:w="593" w:type="dxa"/>
            <w:shd w:val="clear" w:color="auto" w:fill="FFFFFF" w:themeFill="background1"/>
            <w:noWrap/>
            <w:vAlign w:val="center"/>
            <w:hideMark/>
          </w:tcPr>
          <w:p w:rsidRPr="00733E59" w:rsidR="00B93346" w:rsidP="000B1198" w:rsidRDefault="00B93346" w14:paraId="64C57C8B" w14:textId="77777777">
            <w:pPr>
              <w:pStyle w:val="TableText"/>
              <w:spacing w:before="20" w:after="20"/>
            </w:pPr>
            <w:r w:rsidRPr="2F32AA2D">
              <w:t>36</w:t>
            </w:r>
          </w:p>
        </w:tc>
        <w:tc>
          <w:tcPr>
            <w:tcW w:w="1724" w:type="dxa"/>
            <w:shd w:val="clear" w:color="auto" w:fill="FFFFFF" w:themeFill="background1"/>
            <w:noWrap/>
            <w:vAlign w:val="center"/>
            <w:hideMark/>
          </w:tcPr>
          <w:p w:rsidRPr="00733E59" w:rsidR="00B93346" w:rsidP="000B1198" w:rsidRDefault="00B93346" w14:paraId="0747D144" w14:textId="77777777">
            <w:pPr>
              <w:pStyle w:val="TableText"/>
              <w:spacing w:before="20" w:after="20"/>
            </w:pPr>
            <w:r w:rsidRPr="2F32AA2D">
              <w:t>PER</w:t>
            </w:r>
          </w:p>
        </w:tc>
        <w:tc>
          <w:tcPr>
            <w:tcW w:w="3755" w:type="dxa"/>
            <w:shd w:val="clear" w:color="auto" w:fill="auto"/>
            <w:noWrap/>
            <w:vAlign w:val="center"/>
            <w:hideMark/>
          </w:tcPr>
          <w:p w:rsidRPr="00733E59" w:rsidR="00B93346" w:rsidP="000B1198" w:rsidRDefault="00B93346" w14:paraId="6933DF57" w14:textId="77777777">
            <w:pPr>
              <w:pStyle w:val="TableText"/>
              <w:spacing w:before="20" w:after="20"/>
            </w:pPr>
            <w:r w:rsidRPr="2F32AA2D">
              <w:t>Peru</w:t>
            </w:r>
          </w:p>
        </w:tc>
        <w:tc>
          <w:tcPr>
            <w:tcW w:w="938" w:type="dxa"/>
            <w:shd w:val="clear" w:color="auto" w:fill="auto"/>
            <w:noWrap/>
            <w:vAlign w:val="center"/>
            <w:hideMark/>
          </w:tcPr>
          <w:p w:rsidRPr="00733E59" w:rsidR="00B93346" w:rsidP="000B1198" w:rsidRDefault="00B93346" w14:paraId="060BEAF2"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1240ED54" w14:textId="77777777">
            <w:pPr>
              <w:pStyle w:val="TableText"/>
              <w:spacing w:before="20" w:after="20"/>
            </w:pPr>
            <w:r w:rsidRPr="2F32AA2D">
              <w:t>Rest of South America</w:t>
            </w:r>
          </w:p>
        </w:tc>
      </w:tr>
      <w:tr w:rsidRPr="00733E59" w:rsidR="00B93346" w:rsidTr="00032F39" w14:paraId="675EBDFD" w14:textId="77777777">
        <w:trPr>
          <w:cantSplit/>
        </w:trPr>
        <w:tc>
          <w:tcPr>
            <w:tcW w:w="593" w:type="dxa"/>
            <w:shd w:val="clear" w:color="auto" w:fill="FFFFFF" w:themeFill="background1"/>
            <w:noWrap/>
            <w:vAlign w:val="center"/>
            <w:hideMark/>
          </w:tcPr>
          <w:p w:rsidRPr="00733E59" w:rsidR="00B93346" w:rsidP="000B1198" w:rsidRDefault="00B93346" w14:paraId="4E4A97FE" w14:textId="77777777">
            <w:pPr>
              <w:pStyle w:val="TableText"/>
              <w:spacing w:before="20" w:after="20"/>
            </w:pPr>
            <w:r w:rsidRPr="2F32AA2D">
              <w:t>37</w:t>
            </w:r>
          </w:p>
        </w:tc>
        <w:tc>
          <w:tcPr>
            <w:tcW w:w="1724" w:type="dxa"/>
            <w:shd w:val="clear" w:color="auto" w:fill="FFFFFF" w:themeFill="background1"/>
            <w:noWrap/>
            <w:vAlign w:val="center"/>
            <w:hideMark/>
          </w:tcPr>
          <w:p w:rsidRPr="00733E59" w:rsidR="00B93346" w:rsidP="000B1198" w:rsidRDefault="00B93346" w14:paraId="1EB5C9E9" w14:textId="77777777">
            <w:pPr>
              <w:pStyle w:val="TableText"/>
              <w:spacing w:before="20" w:after="20"/>
            </w:pPr>
            <w:r w:rsidRPr="2F32AA2D">
              <w:t>URY</w:t>
            </w:r>
          </w:p>
        </w:tc>
        <w:tc>
          <w:tcPr>
            <w:tcW w:w="3755" w:type="dxa"/>
            <w:shd w:val="clear" w:color="auto" w:fill="auto"/>
            <w:noWrap/>
            <w:vAlign w:val="center"/>
            <w:hideMark/>
          </w:tcPr>
          <w:p w:rsidRPr="00733E59" w:rsidR="00B93346" w:rsidP="000B1198" w:rsidRDefault="00B93346" w14:paraId="3F0FB2EE" w14:textId="77777777">
            <w:pPr>
              <w:pStyle w:val="TableText"/>
              <w:spacing w:before="20" w:after="20"/>
            </w:pPr>
            <w:r w:rsidRPr="2F32AA2D">
              <w:t>Uruguay</w:t>
            </w:r>
          </w:p>
        </w:tc>
        <w:tc>
          <w:tcPr>
            <w:tcW w:w="938" w:type="dxa"/>
            <w:shd w:val="clear" w:color="auto" w:fill="auto"/>
            <w:noWrap/>
            <w:vAlign w:val="center"/>
            <w:hideMark/>
          </w:tcPr>
          <w:p w:rsidRPr="00733E59" w:rsidR="00B93346" w:rsidP="000B1198" w:rsidRDefault="00B93346" w14:paraId="585032A5"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17B3CA25" w14:textId="77777777">
            <w:pPr>
              <w:pStyle w:val="TableText"/>
              <w:spacing w:before="20" w:after="20"/>
            </w:pPr>
            <w:r w:rsidRPr="2F32AA2D">
              <w:t>Rest of South America</w:t>
            </w:r>
          </w:p>
        </w:tc>
      </w:tr>
      <w:tr w:rsidRPr="00733E59" w:rsidR="00B93346" w:rsidTr="00032F39" w14:paraId="105CCAFF" w14:textId="77777777">
        <w:trPr>
          <w:cantSplit/>
        </w:trPr>
        <w:tc>
          <w:tcPr>
            <w:tcW w:w="593" w:type="dxa"/>
            <w:tcBorders>
              <w:bottom w:val="single" w:color="auto" w:sz="4" w:space="0"/>
            </w:tcBorders>
            <w:shd w:val="clear" w:color="auto" w:fill="FFFFFF" w:themeFill="background1"/>
            <w:noWrap/>
            <w:vAlign w:val="center"/>
            <w:hideMark/>
          </w:tcPr>
          <w:p w:rsidRPr="00733E59" w:rsidR="00B93346" w:rsidP="000B1198" w:rsidRDefault="00B93346" w14:paraId="38AB76DE" w14:textId="77777777">
            <w:pPr>
              <w:pStyle w:val="TableText"/>
              <w:spacing w:before="20" w:after="20"/>
            </w:pPr>
            <w:r w:rsidRPr="2F32AA2D">
              <w:t>38</w:t>
            </w:r>
          </w:p>
        </w:tc>
        <w:tc>
          <w:tcPr>
            <w:tcW w:w="1724" w:type="dxa"/>
            <w:tcBorders>
              <w:bottom w:val="single" w:color="auto" w:sz="4" w:space="0"/>
            </w:tcBorders>
            <w:shd w:val="clear" w:color="auto" w:fill="FFFFFF" w:themeFill="background1"/>
            <w:noWrap/>
            <w:vAlign w:val="center"/>
            <w:hideMark/>
          </w:tcPr>
          <w:p w:rsidRPr="00733E59" w:rsidR="00B93346" w:rsidP="000B1198" w:rsidRDefault="00B93346" w14:paraId="24FBE1F7" w14:textId="77777777">
            <w:pPr>
              <w:pStyle w:val="TableText"/>
              <w:spacing w:before="20" w:after="20"/>
            </w:pPr>
            <w:r w:rsidRPr="2F32AA2D">
              <w:t>VEN</w:t>
            </w:r>
          </w:p>
        </w:tc>
        <w:tc>
          <w:tcPr>
            <w:tcW w:w="3755" w:type="dxa"/>
            <w:tcBorders>
              <w:bottom w:val="single" w:color="auto" w:sz="4" w:space="0"/>
            </w:tcBorders>
            <w:shd w:val="clear" w:color="auto" w:fill="auto"/>
            <w:noWrap/>
            <w:vAlign w:val="center"/>
            <w:hideMark/>
          </w:tcPr>
          <w:p w:rsidRPr="00733E59" w:rsidR="00B93346" w:rsidP="000B1198" w:rsidRDefault="00B93346" w14:paraId="6E1886DC" w14:textId="77777777">
            <w:pPr>
              <w:pStyle w:val="TableText"/>
              <w:spacing w:before="20" w:after="20"/>
            </w:pPr>
            <w:r w:rsidRPr="2F32AA2D">
              <w:t>Venezuela</w:t>
            </w:r>
          </w:p>
        </w:tc>
        <w:tc>
          <w:tcPr>
            <w:tcW w:w="938" w:type="dxa"/>
            <w:tcBorders>
              <w:bottom w:val="single" w:color="auto" w:sz="4" w:space="0"/>
            </w:tcBorders>
            <w:shd w:val="clear" w:color="auto" w:fill="auto"/>
            <w:noWrap/>
            <w:vAlign w:val="center"/>
            <w:hideMark/>
          </w:tcPr>
          <w:p w:rsidRPr="00733E59" w:rsidR="00B93346" w:rsidP="000B1198" w:rsidRDefault="00B93346" w14:paraId="3DFAA6B9" w14:textId="77777777">
            <w:pPr>
              <w:pStyle w:val="TableText"/>
              <w:spacing w:before="20" w:after="20"/>
            </w:pPr>
            <w:r w:rsidRPr="2F32AA2D">
              <w:t>XLM</w:t>
            </w:r>
          </w:p>
        </w:tc>
        <w:tc>
          <w:tcPr>
            <w:tcW w:w="2350" w:type="dxa"/>
            <w:tcBorders>
              <w:bottom w:val="single" w:color="auto" w:sz="4" w:space="0"/>
            </w:tcBorders>
            <w:shd w:val="clear" w:color="auto" w:fill="auto"/>
            <w:noWrap/>
            <w:vAlign w:val="center"/>
            <w:hideMark/>
          </w:tcPr>
          <w:p w:rsidRPr="00733E59" w:rsidR="00B93346" w:rsidP="000B1198" w:rsidRDefault="00B93346" w14:paraId="53DAEA56" w14:textId="77777777">
            <w:pPr>
              <w:pStyle w:val="TableText"/>
              <w:spacing w:before="20" w:after="20"/>
            </w:pPr>
            <w:r w:rsidRPr="2F32AA2D">
              <w:t>Rest of South America</w:t>
            </w:r>
          </w:p>
        </w:tc>
      </w:tr>
      <w:tr w:rsidRPr="00733E59" w:rsidR="00B93346" w:rsidTr="00032F39" w14:paraId="13EF19DC" w14:textId="77777777">
        <w:trPr>
          <w:cantSplit/>
        </w:trPr>
        <w:tc>
          <w:tcPr>
            <w:tcW w:w="593"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52E465BD" w14:textId="77777777">
            <w:pPr>
              <w:pStyle w:val="TableText"/>
              <w:spacing w:before="20" w:after="20"/>
            </w:pPr>
            <w:r w:rsidRPr="2F32AA2D">
              <w:t>39</w:t>
            </w:r>
          </w:p>
        </w:tc>
        <w:tc>
          <w:tcPr>
            <w:tcW w:w="1724"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1F1FD9FB" w14:textId="77777777">
            <w:pPr>
              <w:pStyle w:val="TableText"/>
              <w:spacing w:before="20" w:after="20"/>
            </w:pPr>
            <w:r w:rsidRPr="2F32AA2D">
              <w:t>XSM</w:t>
            </w:r>
          </w:p>
        </w:tc>
        <w:tc>
          <w:tcPr>
            <w:tcW w:w="3755"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23FA2F41" w14:textId="77777777">
            <w:pPr>
              <w:pStyle w:val="TableText"/>
              <w:spacing w:before="20" w:after="20"/>
            </w:pPr>
            <w:r w:rsidRPr="2F32AA2D">
              <w:t>Rest of South America</w:t>
            </w:r>
          </w:p>
        </w:tc>
        <w:tc>
          <w:tcPr>
            <w:tcW w:w="938" w:type="dxa"/>
            <w:tcBorders>
              <w:top w:val="single" w:color="auto" w:sz="4" w:space="0"/>
              <w:bottom w:val="single" w:color="auto" w:sz="4" w:space="0"/>
            </w:tcBorders>
            <w:shd w:val="clear" w:color="auto" w:fill="auto"/>
            <w:noWrap/>
            <w:vAlign w:val="center"/>
            <w:hideMark/>
          </w:tcPr>
          <w:p w:rsidRPr="00733E59" w:rsidR="00B93346" w:rsidP="000B1198" w:rsidRDefault="00B93346" w14:paraId="4FF38583" w14:textId="77777777">
            <w:pPr>
              <w:pStyle w:val="TableText"/>
              <w:spacing w:before="20" w:after="20"/>
            </w:pPr>
            <w:r w:rsidRPr="2F32AA2D">
              <w:t>XLM</w:t>
            </w:r>
          </w:p>
        </w:tc>
        <w:tc>
          <w:tcPr>
            <w:tcW w:w="2350" w:type="dxa"/>
            <w:tcBorders>
              <w:top w:val="single" w:color="auto" w:sz="4" w:space="0"/>
              <w:bottom w:val="single" w:color="auto" w:sz="4" w:space="0"/>
            </w:tcBorders>
            <w:shd w:val="clear" w:color="auto" w:fill="auto"/>
            <w:noWrap/>
            <w:vAlign w:val="center"/>
            <w:hideMark/>
          </w:tcPr>
          <w:p w:rsidRPr="00733E59" w:rsidR="00B93346" w:rsidP="000B1198" w:rsidRDefault="00B93346" w14:paraId="4C55D592" w14:textId="77777777">
            <w:pPr>
              <w:pStyle w:val="TableText"/>
              <w:spacing w:before="20" w:after="20"/>
            </w:pPr>
            <w:r w:rsidRPr="2F32AA2D">
              <w:t>Rest of South America</w:t>
            </w:r>
          </w:p>
        </w:tc>
      </w:tr>
    </w:tbl>
    <w:p w:rsidR="00032F39" w:rsidP="00032F39" w:rsidRDefault="00032F39" w14:paraId="281E50DA" w14:textId="47563687">
      <w:pPr>
        <w:pStyle w:val="tablecont"/>
      </w:pPr>
      <w:r>
        <w:t>(continued)</w:t>
      </w:r>
    </w:p>
    <w:p w:rsidR="00032F39" w:rsidP="00032F39" w:rsidRDefault="00032F39" w14:paraId="71811731" w14:textId="1F554A5E">
      <w:pPr>
        <w:pStyle w:val="Appendixtabletitle"/>
      </w:pPr>
      <w:r>
        <w:t>Appendix Table A</w:t>
      </w:r>
      <w:r w:rsidRPr="00733E59">
        <w:t xml:space="preserve">-1. </w:t>
      </w:r>
      <w:r>
        <w:tab/>
      </w:r>
      <w:r w:rsidRPr="00733E59">
        <w:t xml:space="preserve">Region Mapping between </w:t>
      </w:r>
      <w:r>
        <w:t xml:space="preserve">GTAP </w:t>
      </w:r>
      <w:r w:rsidR="00E21CCF">
        <w:t>v7.1</w:t>
      </w:r>
      <w:r w:rsidRPr="00733E59">
        <w:t xml:space="preserve"> and ADAGE</w:t>
      </w:r>
      <w:r>
        <w:t xml:space="preserve"> (continued)</w:t>
      </w:r>
    </w:p>
    <w:tbl>
      <w:tblPr>
        <w:tblW w:w="9360" w:type="dxa"/>
        <w:tblBorders>
          <w:top w:val="double" w:color="auto" w:sz="4" w:space="0"/>
          <w:bottom w:val="double" w:color="auto" w:sz="4" w:space="0"/>
          <w:insideH w:val="single" w:color="auto" w:sz="4" w:space="0"/>
          <w:insideV w:val="single" w:color="auto" w:sz="4" w:space="0"/>
        </w:tblBorders>
        <w:tblLayout w:type="fixed"/>
        <w:tblCellMar>
          <w:left w:w="86" w:type="dxa"/>
          <w:right w:w="86" w:type="dxa"/>
        </w:tblCellMar>
        <w:tblLook w:val="04A0" w:firstRow="1" w:lastRow="0" w:firstColumn="1" w:lastColumn="0" w:noHBand="0" w:noVBand="1"/>
      </w:tblPr>
      <w:tblGrid>
        <w:gridCol w:w="593"/>
        <w:gridCol w:w="1724"/>
        <w:gridCol w:w="3755"/>
        <w:gridCol w:w="938"/>
        <w:gridCol w:w="2350"/>
      </w:tblGrid>
      <w:tr w:rsidRPr="00733E59" w:rsidR="00032F39" w:rsidTr="00032F39" w14:paraId="03958799" w14:textId="77777777">
        <w:trPr>
          <w:cantSplit/>
          <w:tblHeader/>
        </w:trPr>
        <w:tc>
          <w:tcPr>
            <w:tcW w:w="6072" w:type="dxa"/>
            <w:gridSpan w:val="3"/>
            <w:shd w:val="clear" w:color="auto" w:fill="auto"/>
            <w:noWrap/>
            <w:vAlign w:val="center"/>
            <w:hideMark/>
          </w:tcPr>
          <w:p w:rsidRPr="00733E59" w:rsidR="00032F39" w:rsidP="000C4E61" w:rsidRDefault="00032F39" w14:paraId="14A3AAD7" w14:textId="77777777">
            <w:pPr>
              <w:pStyle w:val="TableHeader"/>
              <w:keepNext w:val="0"/>
              <w:spacing w:before="20" w:after="20"/>
            </w:pPr>
            <w:r w:rsidRPr="2F32AA2D">
              <w:t>GTAP</w:t>
            </w:r>
          </w:p>
        </w:tc>
        <w:tc>
          <w:tcPr>
            <w:tcW w:w="3288" w:type="dxa"/>
            <w:gridSpan w:val="2"/>
            <w:shd w:val="clear" w:color="auto" w:fill="auto"/>
            <w:noWrap/>
            <w:vAlign w:val="center"/>
            <w:hideMark/>
          </w:tcPr>
          <w:p w:rsidRPr="00733E59" w:rsidR="00032F39" w:rsidP="000C4E61" w:rsidRDefault="00032F39" w14:paraId="65DDA87C" w14:textId="77777777">
            <w:pPr>
              <w:pStyle w:val="TableHeader"/>
              <w:keepNext w:val="0"/>
              <w:spacing w:before="20" w:after="20"/>
            </w:pPr>
            <w:r w:rsidRPr="2F32AA2D">
              <w:t>ADAGE</w:t>
            </w:r>
          </w:p>
        </w:tc>
      </w:tr>
      <w:tr w:rsidRPr="00733E59" w:rsidR="00032F39" w:rsidTr="00032F39" w14:paraId="550676DB" w14:textId="77777777">
        <w:trPr>
          <w:cantSplit/>
          <w:tblHeader/>
        </w:trPr>
        <w:tc>
          <w:tcPr>
            <w:tcW w:w="593" w:type="dxa"/>
            <w:shd w:val="clear" w:color="auto" w:fill="auto"/>
            <w:noWrap/>
            <w:vAlign w:val="center"/>
            <w:hideMark/>
          </w:tcPr>
          <w:p w:rsidRPr="00733E59" w:rsidR="00032F39" w:rsidP="000C4E61" w:rsidRDefault="00032F39" w14:paraId="1A7FB74D" w14:textId="77777777">
            <w:pPr>
              <w:pStyle w:val="TableHeader"/>
              <w:keepNext w:val="0"/>
              <w:spacing w:before="20" w:after="20"/>
            </w:pPr>
            <w:r w:rsidRPr="2F32AA2D">
              <w:t>No.</w:t>
            </w:r>
          </w:p>
        </w:tc>
        <w:tc>
          <w:tcPr>
            <w:tcW w:w="1724" w:type="dxa"/>
            <w:shd w:val="clear" w:color="auto" w:fill="auto"/>
            <w:noWrap/>
            <w:vAlign w:val="center"/>
            <w:hideMark/>
          </w:tcPr>
          <w:p w:rsidRPr="00733E59" w:rsidR="00032F39" w:rsidP="000C4E61" w:rsidRDefault="00032F39" w14:paraId="30A7B9B9" w14:textId="77777777">
            <w:pPr>
              <w:pStyle w:val="TableHeader"/>
              <w:keepNext w:val="0"/>
              <w:spacing w:before="20" w:after="20"/>
            </w:pPr>
            <w:r w:rsidRPr="2F32AA2D">
              <w:t>Country ISO-3</w:t>
            </w:r>
          </w:p>
        </w:tc>
        <w:tc>
          <w:tcPr>
            <w:tcW w:w="3755" w:type="dxa"/>
            <w:shd w:val="clear" w:color="auto" w:fill="auto"/>
            <w:noWrap/>
            <w:vAlign w:val="center"/>
            <w:hideMark/>
          </w:tcPr>
          <w:p w:rsidRPr="00733E59" w:rsidR="00032F39" w:rsidP="000C4E61" w:rsidRDefault="00032F39" w14:paraId="2D8CC341" w14:textId="77777777">
            <w:pPr>
              <w:pStyle w:val="TableHeader"/>
              <w:keepNext w:val="0"/>
              <w:spacing w:before="20" w:after="20"/>
            </w:pPr>
            <w:r w:rsidRPr="2F32AA2D">
              <w:t>Definition</w:t>
            </w:r>
          </w:p>
        </w:tc>
        <w:tc>
          <w:tcPr>
            <w:tcW w:w="938" w:type="dxa"/>
            <w:shd w:val="clear" w:color="auto" w:fill="auto"/>
            <w:noWrap/>
            <w:vAlign w:val="center"/>
            <w:hideMark/>
          </w:tcPr>
          <w:p w:rsidRPr="00733E59" w:rsidR="00032F39" w:rsidP="000C4E61" w:rsidRDefault="00032F39" w14:paraId="0C2B4E50" w14:textId="77777777">
            <w:pPr>
              <w:pStyle w:val="TableHeader"/>
              <w:keepNext w:val="0"/>
              <w:spacing w:before="20" w:after="20"/>
            </w:pPr>
            <w:r w:rsidRPr="2F32AA2D">
              <w:t>Region</w:t>
            </w:r>
          </w:p>
        </w:tc>
        <w:tc>
          <w:tcPr>
            <w:tcW w:w="2350" w:type="dxa"/>
            <w:shd w:val="clear" w:color="auto" w:fill="auto"/>
            <w:noWrap/>
            <w:vAlign w:val="center"/>
            <w:hideMark/>
          </w:tcPr>
          <w:p w:rsidRPr="00733E59" w:rsidR="00032F39" w:rsidP="000C4E61" w:rsidRDefault="00032F39" w14:paraId="7468014A" w14:textId="77777777">
            <w:pPr>
              <w:pStyle w:val="TableHeader"/>
              <w:keepNext w:val="0"/>
              <w:spacing w:before="20" w:after="20"/>
            </w:pPr>
            <w:r w:rsidRPr="2F32AA2D">
              <w:t>Definition</w:t>
            </w:r>
          </w:p>
        </w:tc>
      </w:tr>
      <w:tr w:rsidRPr="00733E59" w:rsidR="00B93346" w:rsidTr="00032F39" w14:paraId="31884D20" w14:textId="77777777">
        <w:trPr>
          <w:cantSplit/>
        </w:trPr>
        <w:tc>
          <w:tcPr>
            <w:tcW w:w="593" w:type="dxa"/>
            <w:shd w:val="clear" w:color="auto" w:fill="FFFFFF" w:themeFill="background1"/>
            <w:noWrap/>
            <w:vAlign w:val="center"/>
            <w:hideMark/>
          </w:tcPr>
          <w:p w:rsidRPr="00733E59" w:rsidR="00B93346" w:rsidP="000B1198" w:rsidRDefault="00B93346" w14:paraId="56BFBBE7" w14:textId="77777777">
            <w:pPr>
              <w:pStyle w:val="TableText"/>
              <w:spacing w:before="20" w:after="20"/>
            </w:pPr>
            <w:r w:rsidRPr="2F32AA2D">
              <w:t>40</w:t>
            </w:r>
          </w:p>
        </w:tc>
        <w:tc>
          <w:tcPr>
            <w:tcW w:w="1724" w:type="dxa"/>
            <w:shd w:val="clear" w:color="auto" w:fill="FFFFFF" w:themeFill="background1"/>
            <w:noWrap/>
            <w:vAlign w:val="center"/>
            <w:hideMark/>
          </w:tcPr>
          <w:p w:rsidRPr="00733E59" w:rsidR="00B93346" w:rsidP="000B1198" w:rsidRDefault="00B93346" w14:paraId="1498627D" w14:textId="77777777">
            <w:pPr>
              <w:pStyle w:val="TableText"/>
              <w:spacing w:before="20" w:after="20"/>
            </w:pPr>
            <w:r w:rsidRPr="2F32AA2D">
              <w:t>CRI</w:t>
            </w:r>
          </w:p>
        </w:tc>
        <w:tc>
          <w:tcPr>
            <w:tcW w:w="3755" w:type="dxa"/>
            <w:shd w:val="clear" w:color="auto" w:fill="auto"/>
            <w:noWrap/>
            <w:vAlign w:val="center"/>
            <w:hideMark/>
          </w:tcPr>
          <w:p w:rsidRPr="00733E59" w:rsidR="00B93346" w:rsidP="000B1198" w:rsidRDefault="00B93346" w14:paraId="35071985" w14:textId="77777777">
            <w:pPr>
              <w:pStyle w:val="TableText"/>
              <w:spacing w:before="20" w:after="20"/>
            </w:pPr>
            <w:r w:rsidRPr="2F32AA2D">
              <w:t>Costa Rica</w:t>
            </w:r>
          </w:p>
        </w:tc>
        <w:tc>
          <w:tcPr>
            <w:tcW w:w="938" w:type="dxa"/>
            <w:shd w:val="clear" w:color="auto" w:fill="auto"/>
            <w:noWrap/>
            <w:vAlign w:val="center"/>
            <w:hideMark/>
          </w:tcPr>
          <w:p w:rsidRPr="00733E59" w:rsidR="00B93346" w:rsidP="000B1198" w:rsidRDefault="00B93346" w14:paraId="6C6AE16D"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5B56F1D5" w14:textId="77777777">
            <w:pPr>
              <w:pStyle w:val="TableText"/>
              <w:spacing w:before="20" w:after="20"/>
            </w:pPr>
            <w:r w:rsidRPr="2F32AA2D">
              <w:t>Rest of South America</w:t>
            </w:r>
          </w:p>
        </w:tc>
      </w:tr>
      <w:tr w:rsidRPr="00733E59" w:rsidR="00B93346" w:rsidTr="00032F39" w14:paraId="6A858535" w14:textId="77777777">
        <w:trPr>
          <w:cantSplit/>
        </w:trPr>
        <w:tc>
          <w:tcPr>
            <w:tcW w:w="593" w:type="dxa"/>
            <w:shd w:val="clear" w:color="auto" w:fill="FFFFFF" w:themeFill="background1"/>
            <w:noWrap/>
            <w:vAlign w:val="center"/>
            <w:hideMark/>
          </w:tcPr>
          <w:p w:rsidRPr="00733E59" w:rsidR="00B93346" w:rsidP="000B1198" w:rsidRDefault="00B93346" w14:paraId="550388CF" w14:textId="77777777">
            <w:pPr>
              <w:pStyle w:val="TableText"/>
              <w:spacing w:before="20" w:after="20"/>
            </w:pPr>
            <w:r w:rsidRPr="2F32AA2D">
              <w:t>41</w:t>
            </w:r>
          </w:p>
        </w:tc>
        <w:tc>
          <w:tcPr>
            <w:tcW w:w="1724" w:type="dxa"/>
            <w:shd w:val="clear" w:color="auto" w:fill="FFFFFF" w:themeFill="background1"/>
            <w:noWrap/>
            <w:vAlign w:val="center"/>
            <w:hideMark/>
          </w:tcPr>
          <w:p w:rsidRPr="00733E59" w:rsidR="00B93346" w:rsidP="000B1198" w:rsidRDefault="00B93346" w14:paraId="03A45248" w14:textId="77777777">
            <w:pPr>
              <w:pStyle w:val="TableText"/>
              <w:spacing w:before="20" w:after="20"/>
            </w:pPr>
            <w:r w:rsidRPr="2F32AA2D">
              <w:t>GTM</w:t>
            </w:r>
          </w:p>
        </w:tc>
        <w:tc>
          <w:tcPr>
            <w:tcW w:w="3755" w:type="dxa"/>
            <w:shd w:val="clear" w:color="auto" w:fill="auto"/>
            <w:noWrap/>
            <w:vAlign w:val="center"/>
            <w:hideMark/>
          </w:tcPr>
          <w:p w:rsidRPr="00733E59" w:rsidR="00B93346" w:rsidP="000B1198" w:rsidRDefault="00B93346" w14:paraId="51F548E8" w14:textId="77777777">
            <w:pPr>
              <w:pStyle w:val="TableText"/>
              <w:spacing w:before="20" w:after="20"/>
            </w:pPr>
            <w:r w:rsidRPr="2F32AA2D">
              <w:t>Guatemala</w:t>
            </w:r>
          </w:p>
        </w:tc>
        <w:tc>
          <w:tcPr>
            <w:tcW w:w="938" w:type="dxa"/>
            <w:shd w:val="clear" w:color="auto" w:fill="auto"/>
            <w:noWrap/>
            <w:vAlign w:val="center"/>
            <w:hideMark/>
          </w:tcPr>
          <w:p w:rsidRPr="00733E59" w:rsidR="00B93346" w:rsidP="000B1198" w:rsidRDefault="00B93346" w14:paraId="49FAC153"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33D76D36" w14:textId="77777777">
            <w:pPr>
              <w:pStyle w:val="TableText"/>
              <w:spacing w:before="20" w:after="20"/>
            </w:pPr>
            <w:r w:rsidRPr="2F32AA2D">
              <w:t>Rest of South America</w:t>
            </w:r>
          </w:p>
        </w:tc>
      </w:tr>
      <w:tr w:rsidRPr="00733E59" w:rsidR="00B93346" w:rsidTr="00032F39" w14:paraId="7308C683" w14:textId="77777777">
        <w:trPr>
          <w:cantSplit/>
        </w:trPr>
        <w:tc>
          <w:tcPr>
            <w:tcW w:w="593" w:type="dxa"/>
            <w:shd w:val="clear" w:color="auto" w:fill="FFFFFF" w:themeFill="background1"/>
            <w:noWrap/>
            <w:vAlign w:val="center"/>
            <w:hideMark/>
          </w:tcPr>
          <w:p w:rsidRPr="00733E59" w:rsidR="00B93346" w:rsidP="000B1198" w:rsidRDefault="00B93346" w14:paraId="1F54453B" w14:textId="77777777">
            <w:pPr>
              <w:pStyle w:val="TableText"/>
              <w:spacing w:before="20" w:after="20"/>
            </w:pPr>
            <w:r w:rsidRPr="2F32AA2D">
              <w:t>42</w:t>
            </w:r>
          </w:p>
        </w:tc>
        <w:tc>
          <w:tcPr>
            <w:tcW w:w="1724" w:type="dxa"/>
            <w:shd w:val="clear" w:color="auto" w:fill="FFFFFF" w:themeFill="background1"/>
            <w:noWrap/>
            <w:vAlign w:val="center"/>
            <w:hideMark/>
          </w:tcPr>
          <w:p w:rsidRPr="00733E59" w:rsidR="00B93346" w:rsidP="000B1198" w:rsidRDefault="00B93346" w14:paraId="7EF0AF63" w14:textId="77777777">
            <w:pPr>
              <w:pStyle w:val="TableText"/>
              <w:spacing w:before="20" w:after="20"/>
            </w:pPr>
            <w:r w:rsidRPr="2F32AA2D">
              <w:t>NIC</w:t>
            </w:r>
          </w:p>
        </w:tc>
        <w:tc>
          <w:tcPr>
            <w:tcW w:w="3755" w:type="dxa"/>
            <w:shd w:val="clear" w:color="auto" w:fill="auto"/>
            <w:noWrap/>
            <w:vAlign w:val="center"/>
            <w:hideMark/>
          </w:tcPr>
          <w:p w:rsidRPr="00733E59" w:rsidR="00B93346" w:rsidP="000B1198" w:rsidRDefault="00B93346" w14:paraId="728569B0" w14:textId="77777777">
            <w:pPr>
              <w:pStyle w:val="TableText"/>
              <w:spacing w:before="20" w:after="20"/>
            </w:pPr>
            <w:r w:rsidRPr="2F32AA2D">
              <w:t>Nicaragua</w:t>
            </w:r>
          </w:p>
        </w:tc>
        <w:tc>
          <w:tcPr>
            <w:tcW w:w="938" w:type="dxa"/>
            <w:shd w:val="clear" w:color="auto" w:fill="auto"/>
            <w:noWrap/>
            <w:vAlign w:val="center"/>
            <w:hideMark/>
          </w:tcPr>
          <w:p w:rsidRPr="00733E59" w:rsidR="00B93346" w:rsidP="000B1198" w:rsidRDefault="00B93346" w14:paraId="0334878B"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114083B1" w14:textId="77777777">
            <w:pPr>
              <w:pStyle w:val="TableText"/>
              <w:spacing w:before="20" w:after="20"/>
            </w:pPr>
            <w:r w:rsidRPr="2F32AA2D">
              <w:t>Rest of South America</w:t>
            </w:r>
          </w:p>
        </w:tc>
      </w:tr>
      <w:tr w:rsidRPr="00733E59" w:rsidR="00B93346" w:rsidTr="00032F39" w14:paraId="113B82CD" w14:textId="77777777">
        <w:trPr>
          <w:cantSplit/>
        </w:trPr>
        <w:tc>
          <w:tcPr>
            <w:tcW w:w="593" w:type="dxa"/>
            <w:shd w:val="clear" w:color="auto" w:fill="FFFFFF" w:themeFill="background1"/>
            <w:noWrap/>
            <w:vAlign w:val="center"/>
            <w:hideMark/>
          </w:tcPr>
          <w:p w:rsidRPr="00733E59" w:rsidR="00B93346" w:rsidP="000B1198" w:rsidRDefault="00B93346" w14:paraId="32B47CB0" w14:textId="77777777">
            <w:pPr>
              <w:pStyle w:val="TableText"/>
              <w:spacing w:before="20" w:after="20"/>
            </w:pPr>
            <w:r w:rsidRPr="2F32AA2D">
              <w:t>43</w:t>
            </w:r>
          </w:p>
        </w:tc>
        <w:tc>
          <w:tcPr>
            <w:tcW w:w="1724" w:type="dxa"/>
            <w:shd w:val="clear" w:color="auto" w:fill="FFFFFF" w:themeFill="background1"/>
            <w:noWrap/>
            <w:vAlign w:val="center"/>
            <w:hideMark/>
          </w:tcPr>
          <w:p w:rsidRPr="00733E59" w:rsidR="00B93346" w:rsidP="000B1198" w:rsidRDefault="00B93346" w14:paraId="51203165" w14:textId="77777777">
            <w:pPr>
              <w:pStyle w:val="TableText"/>
              <w:spacing w:before="20" w:after="20"/>
            </w:pPr>
            <w:r w:rsidRPr="2F32AA2D">
              <w:t>PAN</w:t>
            </w:r>
          </w:p>
        </w:tc>
        <w:tc>
          <w:tcPr>
            <w:tcW w:w="3755" w:type="dxa"/>
            <w:shd w:val="clear" w:color="auto" w:fill="auto"/>
            <w:noWrap/>
            <w:vAlign w:val="center"/>
            <w:hideMark/>
          </w:tcPr>
          <w:p w:rsidRPr="00733E59" w:rsidR="00B93346" w:rsidP="000B1198" w:rsidRDefault="00B93346" w14:paraId="5B13D824" w14:textId="77777777">
            <w:pPr>
              <w:pStyle w:val="TableText"/>
              <w:spacing w:before="20" w:after="20"/>
            </w:pPr>
            <w:r w:rsidRPr="2F32AA2D">
              <w:t>Panama</w:t>
            </w:r>
          </w:p>
        </w:tc>
        <w:tc>
          <w:tcPr>
            <w:tcW w:w="938" w:type="dxa"/>
            <w:shd w:val="clear" w:color="auto" w:fill="auto"/>
            <w:noWrap/>
            <w:vAlign w:val="center"/>
            <w:hideMark/>
          </w:tcPr>
          <w:p w:rsidRPr="00733E59" w:rsidR="00B93346" w:rsidP="000B1198" w:rsidRDefault="00B93346" w14:paraId="2357BEDD"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7841D955" w14:textId="77777777">
            <w:pPr>
              <w:pStyle w:val="TableText"/>
              <w:spacing w:before="20" w:after="20"/>
            </w:pPr>
            <w:r w:rsidRPr="2F32AA2D">
              <w:t>Rest of South America</w:t>
            </w:r>
          </w:p>
        </w:tc>
      </w:tr>
      <w:tr w:rsidRPr="00733E59" w:rsidR="00B93346" w:rsidTr="00032F39" w14:paraId="161B7FB2" w14:textId="77777777">
        <w:trPr>
          <w:cantSplit/>
        </w:trPr>
        <w:tc>
          <w:tcPr>
            <w:tcW w:w="593" w:type="dxa"/>
            <w:shd w:val="clear" w:color="auto" w:fill="FFFFFF" w:themeFill="background1"/>
            <w:noWrap/>
            <w:vAlign w:val="center"/>
            <w:hideMark/>
          </w:tcPr>
          <w:p w:rsidRPr="00733E59" w:rsidR="00B93346" w:rsidP="000B1198" w:rsidRDefault="00B93346" w14:paraId="33159BC2" w14:textId="77777777">
            <w:pPr>
              <w:pStyle w:val="TableText"/>
              <w:spacing w:before="20" w:after="20"/>
            </w:pPr>
            <w:r w:rsidRPr="2F32AA2D">
              <w:t>44</w:t>
            </w:r>
          </w:p>
        </w:tc>
        <w:tc>
          <w:tcPr>
            <w:tcW w:w="1724" w:type="dxa"/>
            <w:shd w:val="clear" w:color="auto" w:fill="FFFFFF" w:themeFill="background1"/>
            <w:noWrap/>
            <w:vAlign w:val="center"/>
            <w:hideMark/>
          </w:tcPr>
          <w:p w:rsidRPr="00733E59" w:rsidR="00B93346" w:rsidP="000B1198" w:rsidRDefault="00B93346" w14:paraId="5F053E89" w14:textId="77777777">
            <w:pPr>
              <w:pStyle w:val="TableText"/>
              <w:spacing w:before="20" w:after="20"/>
            </w:pPr>
            <w:r w:rsidRPr="2F32AA2D">
              <w:t>XCA</w:t>
            </w:r>
          </w:p>
        </w:tc>
        <w:tc>
          <w:tcPr>
            <w:tcW w:w="3755" w:type="dxa"/>
            <w:shd w:val="clear" w:color="auto" w:fill="FFFFFF" w:themeFill="background1"/>
            <w:noWrap/>
            <w:vAlign w:val="center"/>
            <w:hideMark/>
          </w:tcPr>
          <w:p w:rsidRPr="00733E59" w:rsidR="00B93346" w:rsidP="000B1198" w:rsidRDefault="00B93346" w14:paraId="673CFE89" w14:textId="77777777">
            <w:pPr>
              <w:pStyle w:val="TableText"/>
              <w:spacing w:before="20" w:after="20"/>
            </w:pPr>
            <w:r w:rsidRPr="2F32AA2D">
              <w:t>Rest of Central America</w:t>
            </w:r>
          </w:p>
        </w:tc>
        <w:tc>
          <w:tcPr>
            <w:tcW w:w="938" w:type="dxa"/>
            <w:shd w:val="clear" w:color="auto" w:fill="auto"/>
            <w:noWrap/>
            <w:vAlign w:val="center"/>
            <w:hideMark/>
          </w:tcPr>
          <w:p w:rsidRPr="00733E59" w:rsidR="00B93346" w:rsidP="000B1198" w:rsidRDefault="00B93346" w14:paraId="29FDB5C6" w14:textId="77777777">
            <w:pPr>
              <w:pStyle w:val="TableText"/>
              <w:spacing w:before="20" w:after="20"/>
            </w:pPr>
            <w:r w:rsidRPr="2F32AA2D">
              <w:t>XLM</w:t>
            </w:r>
          </w:p>
        </w:tc>
        <w:tc>
          <w:tcPr>
            <w:tcW w:w="2350" w:type="dxa"/>
            <w:shd w:val="clear" w:color="auto" w:fill="auto"/>
            <w:noWrap/>
            <w:vAlign w:val="center"/>
            <w:hideMark/>
          </w:tcPr>
          <w:p w:rsidRPr="00733E59" w:rsidR="00B93346" w:rsidP="000B1198" w:rsidRDefault="00B93346" w14:paraId="053324E8" w14:textId="77777777">
            <w:pPr>
              <w:pStyle w:val="TableText"/>
              <w:spacing w:before="20" w:after="20"/>
            </w:pPr>
            <w:r w:rsidRPr="2F32AA2D">
              <w:t>Rest of South America</w:t>
            </w:r>
          </w:p>
        </w:tc>
      </w:tr>
      <w:tr w:rsidRPr="00733E59" w:rsidR="00B93346" w:rsidTr="00032F39" w14:paraId="01D43512" w14:textId="77777777">
        <w:trPr>
          <w:cantSplit/>
        </w:trPr>
        <w:tc>
          <w:tcPr>
            <w:tcW w:w="593" w:type="dxa"/>
            <w:shd w:val="clear" w:color="auto" w:fill="FFFFFF" w:themeFill="background1"/>
            <w:noWrap/>
            <w:vAlign w:val="center"/>
            <w:hideMark/>
          </w:tcPr>
          <w:p w:rsidRPr="00733E59" w:rsidR="00B93346" w:rsidP="000B1198" w:rsidRDefault="00B93346" w14:paraId="37FE97F8" w14:textId="77777777">
            <w:pPr>
              <w:pStyle w:val="TableText"/>
              <w:spacing w:before="20" w:after="20"/>
            </w:pPr>
            <w:r w:rsidRPr="2F32AA2D">
              <w:t>45</w:t>
            </w:r>
          </w:p>
        </w:tc>
        <w:tc>
          <w:tcPr>
            <w:tcW w:w="1724" w:type="dxa"/>
            <w:shd w:val="clear" w:color="auto" w:fill="FFFFFF" w:themeFill="background1"/>
            <w:noWrap/>
            <w:vAlign w:val="center"/>
            <w:hideMark/>
          </w:tcPr>
          <w:p w:rsidRPr="00733E59" w:rsidR="00B93346" w:rsidP="000B1198" w:rsidRDefault="00B93346" w14:paraId="3D18E9CC" w14:textId="77777777">
            <w:pPr>
              <w:pStyle w:val="TableText"/>
              <w:spacing w:before="20" w:after="20"/>
            </w:pPr>
            <w:r w:rsidRPr="2F32AA2D">
              <w:t>XCB</w:t>
            </w:r>
          </w:p>
        </w:tc>
        <w:tc>
          <w:tcPr>
            <w:tcW w:w="3755" w:type="dxa"/>
            <w:shd w:val="clear" w:color="auto" w:fill="FFFFFF" w:themeFill="background1"/>
            <w:noWrap/>
            <w:vAlign w:val="center"/>
            <w:hideMark/>
          </w:tcPr>
          <w:p w:rsidRPr="00733E59" w:rsidR="00B93346" w:rsidP="000B1198" w:rsidRDefault="00B93346" w14:paraId="7FCE15BE" w14:textId="77777777">
            <w:pPr>
              <w:pStyle w:val="TableText"/>
              <w:spacing w:before="20" w:after="20"/>
            </w:pPr>
            <w:r w:rsidRPr="2F32AA2D">
              <w:t>Caribbean</w:t>
            </w:r>
          </w:p>
        </w:tc>
        <w:tc>
          <w:tcPr>
            <w:tcW w:w="938" w:type="dxa"/>
            <w:shd w:val="clear" w:color="auto" w:fill="auto"/>
            <w:noWrap/>
            <w:vAlign w:val="center"/>
            <w:hideMark/>
          </w:tcPr>
          <w:p w:rsidRPr="00733E59" w:rsidR="00B93346" w:rsidP="000B1198" w:rsidRDefault="00B93346" w14:paraId="202503AD" w14:textId="77777777">
            <w:pPr>
              <w:pStyle w:val="TableText"/>
              <w:spacing w:before="20" w:after="20"/>
            </w:pPr>
            <w:r w:rsidRPr="1892D363">
              <w:t>XLM</w:t>
            </w:r>
          </w:p>
        </w:tc>
        <w:tc>
          <w:tcPr>
            <w:tcW w:w="2350" w:type="dxa"/>
            <w:shd w:val="clear" w:color="auto" w:fill="auto"/>
            <w:noWrap/>
            <w:vAlign w:val="center"/>
            <w:hideMark/>
          </w:tcPr>
          <w:p w:rsidRPr="00733E59" w:rsidR="00B93346" w:rsidP="000B1198" w:rsidRDefault="00B93346" w14:paraId="470ABBD2" w14:textId="77777777">
            <w:pPr>
              <w:pStyle w:val="TableText"/>
              <w:spacing w:before="20" w:after="20"/>
            </w:pPr>
            <w:r w:rsidRPr="1892D363">
              <w:t>Rest of South America</w:t>
            </w:r>
          </w:p>
        </w:tc>
      </w:tr>
      <w:tr w:rsidRPr="00733E59" w:rsidR="00B93346" w:rsidTr="00032F39" w14:paraId="7D1489D9" w14:textId="77777777">
        <w:trPr>
          <w:cantSplit/>
        </w:trPr>
        <w:tc>
          <w:tcPr>
            <w:tcW w:w="593" w:type="dxa"/>
            <w:shd w:val="clear" w:color="auto" w:fill="FFFFFF" w:themeFill="background1"/>
            <w:noWrap/>
            <w:vAlign w:val="center"/>
            <w:hideMark/>
          </w:tcPr>
          <w:p w:rsidRPr="00733E59" w:rsidR="00B93346" w:rsidP="000B1198" w:rsidRDefault="00B93346" w14:paraId="4504957B" w14:textId="77777777">
            <w:pPr>
              <w:pStyle w:val="TableText"/>
              <w:spacing w:before="20" w:after="20"/>
            </w:pPr>
            <w:r w:rsidRPr="2F32AA2D">
              <w:t>46</w:t>
            </w:r>
          </w:p>
        </w:tc>
        <w:tc>
          <w:tcPr>
            <w:tcW w:w="1724" w:type="dxa"/>
            <w:shd w:val="clear" w:color="auto" w:fill="FFFFFF" w:themeFill="background1"/>
            <w:noWrap/>
            <w:vAlign w:val="center"/>
            <w:hideMark/>
          </w:tcPr>
          <w:p w:rsidRPr="00733E59" w:rsidR="00B93346" w:rsidP="000B1198" w:rsidRDefault="00B93346" w14:paraId="5BE77463" w14:textId="77777777">
            <w:pPr>
              <w:pStyle w:val="TableText"/>
              <w:spacing w:before="20" w:after="20"/>
            </w:pPr>
            <w:r w:rsidRPr="1892D363">
              <w:t>AUT</w:t>
            </w:r>
          </w:p>
        </w:tc>
        <w:tc>
          <w:tcPr>
            <w:tcW w:w="3755" w:type="dxa"/>
            <w:shd w:val="clear" w:color="auto" w:fill="auto"/>
            <w:noWrap/>
            <w:vAlign w:val="center"/>
            <w:hideMark/>
          </w:tcPr>
          <w:p w:rsidRPr="00733E59" w:rsidR="00B93346" w:rsidP="000B1198" w:rsidRDefault="00B93346" w14:paraId="5968EF9A" w14:textId="77777777">
            <w:pPr>
              <w:pStyle w:val="TableText"/>
              <w:spacing w:before="20" w:after="20"/>
            </w:pPr>
            <w:r w:rsidRPr="1892D363">
              <w:t>Austria</w:t>
            </w:r>
          </w:p>
        </w:tc>
        <w:tc>
          <w:tcPr>
            <w:tcW w:w="938" w:type="dxa"/>
            <w:shd w:val="clear" w:color="auto" w:fill="auto"/>
            <w:noWrap/>
            <w:vAlign w:val="center"/>
            <w:hideMark/>
          </w:tcPr>
          <w:p w:rsidRPr="00733E59" w:rsidR="00B93346" w:rsidP="000B1198" w:rsidRDefault="00B93346" w14:paraId="29BCC788"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4A3F650D" w14:textId="77777777">
            <w:pPr>
              <w:pStyle w:val="TableText"/>
              <w:spacing w:before="20" w:after="20"/>
            </w:pPr>
            <w:r w:rsidRPr="00733E59">
              <w:rPr>
                <w:color w:val="000000"/>
              </w:rPr>
              <w:t>Europe Union 27</w:t>
            </w:r>
            <w:r>
              <w:rPr>
                <w:color w:val="000000"/>
              </w:rPr>
              <w:t xml:space="preserve"> </w:t>
            </w:r>
          </w:p>
        </w:tc>
      </w:tr>
      <w:tr w:rsidRPr="00733E59" w:rsidR="00B93346" w:rsidTr="00032F39" w14:paraId="6B351360" w14:textId="77777777">
        <w:trPr>
          <w:cantSplit/>
        </w:trPr>
        <w:tc>
          <w:tcPr>
            <w:tcW w:w="593" w:type="dxa"/>
            <w:shd w:val="clear" w:color="auto" w:fill="FFFFFF" w:themeFill="background1"/>
            <w:noWrap/>
            <w:vAlign w:val="center"/>
            <w:hideMark/>
          </w:tcPr>
          <w:p w:rsidRPr="00733E59" w:rsidR="00B93346" w:rsidP="000B1198" w:rsidRDefault="00B93346" w14:paraId="17F939C7" w14:textId="77777777">
            <w:pPr>
              <w:pStyle w:val="TableText"/>
              <w:spacing w:before="20" w:after="20"/>
            </w:pPr>
            <w:r w:rsidRPr="2F32AA2D">
              <w:t>47</w:t>
            </w:r>
          </w:p>
        </w:tc>
        <w:tc>
          <w:tcPr>
            <w:tcW w:w="1724" w:type="dxa"/>
            <w:shd w:val="clear" w:color="auto" w:fill="FFFFFF" w:themeFill="background1"/>
            <w:noWrap/>
            <w:vAlign w:val="center"/>
            <w:hideMark/>
          </w:tcPr>
          <w:p w:rsidRPr="00733E59" w:rsidR="00B93346" w:rsidP="000B1198" w:rsidRDefault="00B93346" w14:paraId="4F2A4928" w14:textId="77777777">
            <w:pPr>
              <w:pStyle w:val="TableText"/>
              <w:spacing w:before="20" w:after="20"/>
            </w:pPr>
            <w:r w:rsidRPr="1892D363">
              <w:t>BEL</w:t>
            </w:r>
          </w:p>
        </w:tc>
        <w:tc>
          <w:tcPr>
            <w:tcW w:w="3755" w:type="dxa"/>
            <w:shd w:val="clear" w:color="auto" w:fill="auto"/>
            <w:noWrap/>
            <w:vAlign w:val="center"/>
            <w:hideMark/>
          </w:tcPr>
          <w:p w:rsidRPr="00733E59" w:rsidR="00B93346" w:rsidP="000B1198" w:rsidRDefault="00B93346" w14:paraId="24455069" w14:textId="77777777">
            <w:pPr>
              <w:pStyle w:val="TableText"/>
              <w:spacing w:before="20" w:after="20"/>
            </w:pPr>
            <w:r w:rsidRPr="1892D363">
              <w:t>Belgium</w:t>
            </w:r>
          </w:p>
        </w:tc>
        <w:tc>
          <w:tcPr>
            <w:tcW w:w="938" w:type="dxa"/>
            <w:shd w:val="clear" w:color="auto" w:fill="auto"/>
            <w:noWrap/>
            <w:vAlign w:val="center"/>
            <w:hideMark/>
          </w:tcPr>
          <w:p w:rsidRPr="00733E59" w:rsidR="00B93346" w:rsidP="000B1198" w:rsidRDefault="00B93346" w14:paraId="122A8D8F"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05857062" w14:textId="77777777">
            <w:pPr>
              <w:pStyle w:val="TableText"/>
              <w:spacing w:before="20" w:after="20"/>
            </w:pPr>
            <w:r w:rsidRPr="00733E59">
              <w:rPr>
                <w:color w:val="000000"/>
              </w:rPr>
              <w:t>Europe Union 27</w:t>
            </w:r>
            <w:r>
              <w:rPr>
                <w:color w:val="000000"/>
              </w:rPr>
              <w:t xml:space="preserve"> </w:t>
            </w:r>
          </w:p>
        </w:tc>
      </w:tr>
      <w:tr w:rsidRPr="00733E59" w:rsidR="00B93346" w:rsidTr="00032F39" w14:paraId="19C724C3" w14:textId="77777777">
        <w:trPr>
          <w:cantSplit/>
        </w:trPr>
        <w:tc>
          <w:tcPr>
            <w:tcW w:w="593" w:type="dxa"/>
            <w:shd w:val="clear" w:color="auto" w:fill="FFFFFF" w:themeFill="background1"/>
            <w:noWrap/>
            <w:vAlign w:val="center"/>
            <w:hideMark/>
          </w:tcPr>
          <w:p w:rsidRPr="00733E59" w:rsidR="00B93346" w:rsidP="000B1198" w:rsidRDefault="00B93346" w14:paraId="6E35376B" w14:textId="77777777">
            <w:pPr>
              <w:pStyle w:val="TableText"/>
              <w:spacing w:before="20" w:after="20"/>
            </w:pPr>
            <w:r w:rsidRPr="2F32AA2D">
              <w:t>48</w:t>
            </w:r>
          </w:p>
        </w:tc>
        <w:tc>
          <w:tcPr>
            <w:tcW w:w="1724" w:type="dxa"/>
            <w:shd w:val="clear" w:color="auto" w:fill="FFFFFF" w:themeFill="background1"/>
            <w:noWrap/>
            <w:vAlign w:val="center"/>
            <w:hideMark/>
          </w:tcPr>
          <w:p w:rsidRPr="00733E59" w:rsidR="00B93346" w:rsidP="000B1198" w:rsidRDefault="00B93346" w14:paraId="0A9BF34B" w14:textId="77777777">
            <w:pPr>
              <w:pStyle w:val="TableText"/>
              <w:spacing w:before="20" w:after="20"/>
            </w:pPr>
            <w:r w:rsidRPr="1892D363">
              <w:t>CYP</w:t>
            </w:r>
          </w:p>
        </w:tc>
        <w:tc>
          <w:tcPr>
            <w:tcW w:w="3755" w:type="dxa"/>
            <w:shd w:val="clear" w:color="auto" w:fill="auto"/>
            <w:noWrap/>
            <w:vAlign w:val="center"/>
            <w:hideMark/>
          </w:tcPr>
          <w:p w:rsidRPr="00733E59" w:rsidR="00B93346" w:rsidP="000B1198" w:rsidRDefault="00B93346" w14:paraId="1BD13B9F" w14:textId="77777777">
            <w:pPr>
              <w:pStyle w:val="TableText"/>
              <w:spacing w:before="20" w:after="20"/>
            </w:pPr>
            <w:r w:rsidRPr="1892D363">
              <w:t>Cyprus</w:t>
            </w:r>
          </w:p>
        </w:tc>
        <w:tc>
          <w:tcPr>
            <w:tcW w:w="938" w:type="dxa"/>
            <w:shd w:val="clear" w:color="auto" w:fill="auto"/>
            <w:noWrap/>
            <w:vAlign w:val="center"/>
            <w:hideMark/>
          </w:tcPr>
          <w:p w:rsidRPr="00733E59" w:rsidR="00B93346" w:rsidP="000B1198" w:rsidRDefault="00B93346" w14:paraId="44E8FF27"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39916471"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5B4EACE" w14:textId="77777777">
        <w:trPr>
          <w:cantSplit/>
        </w:trPr>
        <w:tc>
          <w:tcPr>
            <w:tcW w:w="593" w:type="dxa"/>
            <w:shd w:val="clear" w:color="auto" w:fill="FFFFFF" w:themeFill="background1"/>
            <w:noWrap/>
            <w:vAlign w:val="center"/>
            <w:hideMark/>
          </w:tcPr>
          <w:p w:rsidRPr="00733E59" w:rsidR="00B93346" w:rsidP="000B1198" w:rsidRDefault="00B93346" w14:paraId="07D9FAED" w14:textId="77777777">
            <w:pPr>
              <w:pStyle w:val="TableText"/>
              <w:spacing w:before="20" w:after="20"/>
            </w:pPr>
            <w:r w:rsidRPr="2F32AA2D">
              <w:t>49</w:t>
            </w:r>
          </w:p>
        </w:tc>
        <w:tc>
          <w:tcPr>
            <w:tcW w:w="1724" w:type="dxa"/>
            <w:shd w:val="clear" w:color="auto" w:fill="FFFFFF" w:themeFill="background1"/>
            <w:noWrap/>
            <w:vAlign w:val="center"/>
            <w:hideMark/>
          </w:tcPr>
          <w:p w:rsidRPr="00733E59" w:rsidR="00B93346" w:rsidP="000B1198" w:rsidRDefault="00B93346" w14:paraId="507BFE69" w14:textId="77777777">
            <w:pPr>
              <w:pStyle w:val="TableText"/>
              <w:spacing w:before="20" w:after="20"/>
            </w:pPr>
            <w:r w:rsidRPr="1892D363">
              <w:t>CZE</w:t>
            </w:r>
          </w:p>
        </w:tc>
        <w:tc>
          <w:tcPr>
            <w:tcW w:w="3755" w:type="dxa"/>
            <w:shd w:val="clear" w:color="auto" w:fill="auto"/>
            <w:noWrap/>
            <w:vAlign w:val="center"/>
            <w:hideMark/>
          </w:tcPr>
          <w:p w:rsidRPr="00733E59" w:rsidR="00B93346" w:rsidP="000B1198" w:rsidRDefault="00B93346" w14:paraId="3FDBD158" w14:textId="77777777">
            <w:pPr>
              <w:pStyle w:val="TableText"/>
              <w:spacing w:before="20" w:after="20"/>
            </w:pPr>
            <w:r w:rsidRPr="1892D363">
              <w:t>Czech Republic</w:t>
            </w:r>
          </w:p>
        </w:tc>
        <w:tc>
          <w:tcPr>
            <w:tcW w:w="938" w:type="dxa"/>
            <w:shd w:val="clear" w:color="auto" w:fill="auto"/>
            <w:noWrap/>
            <w:vAlign w:val="center"/>
            <w:hideMark/>
          </w:tcPr>
          <w:p w:rsidRPr="00733E59" w:rsidR="00B93346" w:rsidP="000B1198" w:rsidRDefault="00B93346" w14:paraId="6EFAF695"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2CD29543" w14:textId="77777777">
            <w:pPr>
              <w:pStyle w:val="TableText"/>
              <w:spacing w:before="20" w:after="20"/>
            </w:pPr>
            <w:r w:rsidRPr="00733E59">
              <w:rPr>
                <w:color w:val="000000"/>
              </w:rPr>
              <w:t>Europe Union 27</w:t>
            </w:r>
            <w:r>
              <w:rPr>
                <w:color w:val="000000"/>
              </w:rPr>
              <w:t xml:space="preserve"> </w:t>
            </w:r>
          </w:p>
        </w:tc>
      </w:tr>
      <w:tr w:rsidRPr="00733E59" w:rsidR="00B93346" w:rsidTr="00032F39" w14:paraId="0B13B35F" w14:textId="77777777">
        <w:trPr>
          <w:cantSplit/>
        </w:trPr>
        <w:tc>
          <w:tcPr>
            <w:tcW w:w="593" w:type="dxa"/>
            <w:shd w:val="clear" w:color="auto" w:fill="FFFFFF" w:themeFill="background1"/>
            <w:noWrap/>
            <w:vAlign w:val="center"/>
            <w:hideMark/>
          </w:tcPr>
          <w:p w:rsidRPr="00733E59" w:rsidR="00B93346" w:rsidP="000B1198" w:rsidRDefault="00B93346" w14:paraId="28A0B4E8" w14:textId="77777777">
            <w:pPr>
              <w:pStyle w:val="TableText"/>
              <w:spacing w:before="20" w:after="20"/>
            </w:pPr>
            <w:r w:rsidRPr="2F32AA2D">
              <w:t>50</w:t>
            </w:r>
          </w:p>
        </w:tc>
        <w:tc>
          <w:tcPr>
            <w:tcW w:w="1724" w:type="dxa"/>
            <w:shd w:val="clear" w:color="auto" w:fill="FFFFFF" w:themeFill="background1"/>
            <w:noWrap/>
            <w:vAlign w:val="center"/>
            <w:hideMark/>
          </w:tcPr>
          <w:p w:rsidRPr="00733E59" w:rsidR="00B93346" w:rsidP="000B1198" w:rsidRDefault="00B93346" w14:paraId="3848FA7A" w14:textId="77777777">
            <w:pPr>
              <w:pStyle w:val="TableText"/>
              <w:spacing w:before="20" w:after="20"/>
            </w:pPr>
            <w:r w:rsidRPr="1892D363">
              <w:t>DNK</w:t>
            </w:r>
          </w:p>
        </w:tc>
        <w:tc>
          <w:tcPr>
            <w:tcW w:w="3755" w:type="dxa"/>
            <w:shd w:val="clear" w:color="auto" w:fill="auto"/>
            <w:noWrap/>
            <w:vAlign w:val="center"/>
            <w:hideMark/>
          </w:tcPr>
          <w:p w:rsidRPr="00733E59" w:rsidR="00B93346" w:rsidP="000B1198" w:rsidRDefault="00B93346" w14:paraId="62BDFE1F" w14:textId="77777777">
            <w:pPr>
              <w:pStyle w:val="TableText"/>
              <w:spacing w:before="20" w:after="20"/>
            </w:pPr>
            <w:r w:rsidRPr="1892D363">
              <w:t>Denmark</w:t>
            </w:r>
          </w:p>
        </w:tc>
        <w:tc>
          <w:tcPr>
            <w:tcW w:w="938" w:type="dxa"/>
            <w:shd w:val="clear" w:color="auto" w:fill="auto"/>
            <w:noWrap/>
            <w:vAlign w:val="center"/>
            <w:hideMark/>
          </w:tcPr>
          <w:p w:rsidRPr="00733E59" w:rsidR="00B93346" w:rsidP="000B1198" w:rsidRDefault="00B93346" w14:paraId="2DCAE95E"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5C678986" w14:textId="77777777">
            <w:pPr>
              <w:pStyle w:val="TableText"/>
              <w:spacing w:before="20" w:after="20"/>
            </w:pPr>
            <w:r w:rsidRPr="00733E59">
              <w:rPr>
                <w:color w:val="000000"/>
              </w:rPr>
              <w:t>Europe Union 27</w:t>
            </w:r>
            <w:r>
              <w:rPr>
                <w:color w:val="000000"/>
              </w:rPr>
              <w:t xml:space="preserve"> </w:t>
            </w:r>
          </w:p>
        </w:tc>
      </w:tr>
      <w:tr w:rsidRPr="00733E59" w:rsidR="00B93346" w:rsidTr="00032F39" w14:paraId="0C8B1FEE" w14:textId="77777777">
        <w:trPr>
          <w:cantSplit/>
        </w:trPr>
        <w:tc>
          <w:tcPr>
            <w:tcW w:w="593" w:type="dxa"/>
            <w:shd w:val="clear" w:color="auto" w:fill="FFFFFF" w:themeFill="background1"/>
            <w:noWrap/>
            <w:vAlign w:val="center"/>
            <w:hideMark/>
          </w:tcPr>
          <w:p w:rsidRPr="00733E59" w:rsidR="00B93346" w:rsidP="000B1198" w:rsidRDefault="00B93346" w14:paraId="0DD50740" w14:textId="77777777">
            <w:pPr>
              <w:pStyle w:val="TableText"/>
              <w:spacing w:before="20" w:after="20"/>
            </w:pPr>
            <w:r w:rsidRPr="2F32AA2D">
              <w:t>51</w:t>
            </w:r>
          </w:p>
        </w:tc>
        <w:tc>
          <w:tcPr>
            <w:tcW w:w="1724" w:type="dxa"/>
            <w:shd w:val="clear" w:color="auto" w:fill="FFFFFF" w:themeFill="background1"/>
            <w:noWrap/>
            <w:vAlign w:val="center"/>
            <w:hideMark/>
          </w:tcPr>
          <w:p w:rsidRPr="00733E59" w:rsidR="00B93346" w:rsidP="000B1198" w:rsidRDefault="00B93346" w14:paraId="4083DD85" w14:textId="77777777">
            <w:pPr>
              <w:pStyle w:val="TableText"/>
              <w:spacing w:before="20" w:after="20"/>
            </w:pPr>
            <w:r w:rsidRPr="1892D363">
              <w:t>EST</w:t>
            </w:r>
          </w:p>
        </w:tc>
        <w:tc>
          <w:tcPr>
            <w:tcW w:w="3755" w:type="dxa"/>
            <w:shd w:val="clear" w:color="auto" w:fill="auto"/>
            <w:noWrap/>
            <w:vAlign w:val="center"/>
            <w:hideMark/>
          </w:tcPr>
          <w:p w:rsidRPr="00733E59" w:rsidR="00B93346" w:rsidP="000B1198" w:rsidRDefault="00B93346" w14:paraId="1DD604CB" w14:textId="77777777">
            <w:pPr>
              <w:pStyle w:val="TableText"/>
              <w:spacing w:before="20" w:after="20"/>
            </w:pPr>
            <w:r w:rsidRPr="1892D363">
              <w:t>Estonia</w:t>
            </w:r>
          </w:p>
        </w:tc>
        <w:tc>
          <w:tcPr>
            <w:tcW w:w="938" w:type="dxa"/>
            <w:shd w:val="clear" w:color="auto" w:fill="auto"/>
            <w:noWrap/>
            <w:vAlign w:val="center"/>
            <w:hideMark/>
          </w:tcPr>
          <w:p w:rsidRPr="00733E59" w:rsidR="00B93346" w:rsidP="000B1198" w:rsidRDefault="00B93346" w14:paraId="3682B28B"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4F084D52" w14:textId="77777777">
            <w:pPr>
              <w:pStyle w:val="TableText"/>
              <w:spacing w:before="20" w:after="20"/>
            </w:pPr>
            <w:r w:rsidRPr="00733E59">
              <w:rPr>
                <w:color w:val="000000"/>
              </w:rPr>
              <w:t>Europe Union 27</w:t>
            </w:r>
            <w:r>
              <w:rPr>
                <w:color w:val="000000"/>
              </w:rPr>
              <w:t xml:space="preserve"> </w:t>
            </w:r>
          </w:p>
        </w:tc>
      </w:tr>
      <w:tr w:rsidRPr="00733E59" w:rsidR="00B93346" w:rsidTr="00032F39" w14:paraId="3FE48AB6" w14:textId="77777777">
        <w:trPr>
          <w:cantSplit/>
        </w:trPr>
        <w:tc>
          <w:tcPr>
            <w:tcW w:w="593" w:type="dxa"/>
            <w:shd w:val="clear" w:color="auto" w:fill="FFFFFF" w:themeFill="background1"/>
            <w:noWrap/>
            <w:vAlign w:val="center"/>
            <w:hideMark/>
          </w:tcPr>
          <w:p w:rsidRPr="00733E59" w:rsidR="00B93346" w:rsidP="000B1198" w:rsidRDefault="00B93346" w14:paraId="50549878" w14:textId="77777777">
            <w:pPr>
              <w:pStyle w:val="TableText"/>
              <w:spacing w:before="20" w:after="20"/>
            </w:pPr>
            <w:r w:rsidRPr="2F32AA2D">
              <w:t>52</w:t>
            </w:r>
          </w:p>
        </w:tc>
        <w:tc>
          <w:tcPr>
            <w:tcW w:w="1724" w:type="dxa"/>
            <w:shd w:val="clear" w:color="auto" w:fill="FFFFFF" w:themeFill="background1"/>
            <w:noWrap/>
            <w:vAlign w:val="center"/>
            <w:hideMark/>
          </w:tcPr>
          <w:p w:rsidRPr="00733E59" w:rsidR="00B93346" w:rsidP="000B1198" w:rsidRDefault="00B93346" w14:paraId="586A1779" w14:textId="77777777">
            <w:pPr>
              <w:pStyle w:val="TableText"/>
              <w:spacing w:before="20" w:after="20"/>
            </w:pPr>
            <w:r w:rsidRPr="1892D363">
              <w:t>FIN</w:t>
            </w:r>
          </w:p>
        </w:tc>
        <w:tc>
          <w:tcPr>
            <w:tcW w:w="3755" w:type="dxa"/>
            <w:shd w:val="clear" w:color="auto" w:fill="auto"/>
            <w:noWrap/>
            <w:vAlign w:val="center"/>
            <w:hideMark/>
          </w:tcPr>
          <w:p w:rsidRPr="00733E59" w:rsidR="00B93346" w:rsidP="000B1198" w:rsidRDefault="00B93346" w14:paraId="79135BAA" w14:textId="77777777">
            <w:pPr>
              <w:pStyle w:val="TableText"/>
              <w:spacing w:before="20" w:after="20"/>
            </w:pPr>
            <w:r w:rsidRPr="1892D363">
              <w:t>Finland</w:t>
            </w:r>
          </w:p>
        </w:tc>
        <w:tc>
          <w:tcPr>
            <w:tcW w:w="938" w:type="dxa"/>
            <w:shd w:val="clear" w:color="auto" w:fill="auto"/>
            <w:noWrap/>
            <w:vAlign w:val="center"/>
            <w:hideMark/>
          </w:tcPr>
          <w:p w:rsidRPr="00733E59" w:rsidR="00B93346" w:rsidP="000B1198" w:rsidRDefault="00B93346" w14:paraId="76B0795F"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6B2D3203" w14:textId="77777777">
            <w:pPr>
              <w:pStyle w:val="TableText"/>
              <w:spacing w:before="20" w:after="20"/>
            </w:pPr>
            <w:r w:rsidRPr="00733E59">
              <w:rPr>
                <w:color w:val="000000"/>
              </w:rPr>
              <w:t>Europe Union 27</w:t>
            </w:r>
            <w:r>
              <w:rPr>
                <w:color w:val="000000"/>
              </w:rPr>
              <w:t xml:space="preserve"> </w:t>
            </w:r>
          </w:p>
        </w:tc>
      </w:tr>
      <w:tr w:rsidRPr="00733E59" w:rsidR="00B93346" w:rsidTr="00032F39" w14:paraId="3136712C" w14:textId="77777777">
        <w:trPr>
          <w:cantSplit/>
        </w:trPr>
        <w:tc>
          <w:tcPr>
            <w:tcW w:w="593" w:type="dxa"/>
            <w:shd w:val="clear" w:color="auto" w:fill="FFFFFF" w:themeFill="background1"/>
            <w:noWrap/>
            <w:vAlign w:val="center"/>
            <w:hideMark/>
          </w:tcPr>
          <w:p w:rsidRPr="00733E59" w:rsidR="00B93346" w:rsidP="000B1198" w:rsidRDefault="00B93346" w14:paraId="3DAA3811" w14:textId="77777777">
            <w:pPr>
              <w:pStyle w:val="TableText"/>
              <w:spacing w:before="20" w:after="20"/>
            </w:pPr>
            <w:r w:rsidRPr="2F32AA2D">
              <w:t>53</w:t>
            </w:r>
          </w:p>
        </w:tc>
        <w:tc>
          <w:tcPr>
            <w:tcW w:w="1724" w:type="dxa"/>
            <w:shd w:val="clear" w:color="auto" w:fill="FFFFFF" w:themeFill="background1"/>
            <w:noWrap/>
            <w:vAlign w:val="center"/>
            <w:hideMark/>
          </w:tcPr>
          <w:p w:rsidRPr="00733E59" w:rsidR="00B93346" w:rsidP="000B1198" w:rsidRDefault="00B93346" w14:paraId="4635B6BF" w14:textId="77777777">
            <w:pPr>
              <w:pStyle w:val="TableText"/>
              <w:spacing w:before="20" w:after="20"/>
            </w:pPr>
            <w:r w:rsidRPr="1892D363">
              <w:t>FRA</w:t>
            </w:r>
          </w:p>
        </w:tc>
        <w:tc>
          <w:tcPr>
            <w:tcW w:w="3755" w:type="dxa"/>
            <w:shd w:val="clear" w:color="auto" w:fill="auto"/>
            <w:noWrap/>
            <w:vAlign w:val="center"/>
            <w:hideMark/>
          </w:tcPr>
          <w:p w:rsidRPr="00733E59" w:rsidR="00B93346" w:rsidP="000B1198" w:rsidRDefault="00B93346" w14:paraId="15B09DAC" w14:textId="77777777">
            <w:pPr>
              <w:pStyle w:val="TableText"/>
              <w:spacing w:before="20" w:after="20"/>
            </w:pPr>
            <w:r w:rsidRPr="1892D363">
              <w:t>France</w:t>
            </w:r>
          </w:p>
        </w:tc>
        <w:tc>
          <w:tcPr>
            <w:tcW w:w="938" w:type="dxa"/>
            <w:shd w:val="clear" w:color="auto" w:fill="auto"/>
            <w:noWrap/>
            <w:vAlign w:val="center"/>
            <w:hideMark/>
          </w:tcPr>
          <w:p w:rsidRPr="00733E59" w:rsidR="00B93346" w:rsidP="000B1198" w:rsidRDefault="00B93346" w14:paraId="339D929F"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3F0EAE03" w14:textId="77777777">
            <w:pPr>
              <w:pStyle w:val="TableText"/>
              <w:spacing w:before="20" w:after="20"/>
            </w:pPr>
            <w:r w:rsidRPr="00733E59">
              <w:rPr>
                <w:color w:val="000000"/>
              </w:rPr>
              <w:t>Europe Union 27</w:t>
            </w:r>
            <w:r>
              <w:rPr>
                <w:color w:val="000000"/>
              </w:rPr>
              <w:t xml:space="preserve"> </w:t>
            </w:r>
          </w:p>
        </w:tc>
      </w:tr>
      <w:tr w:rsidRPr="00733E59" w:rsidR="00B93346" w:rsidTr="00032F39" w14:paraId="6E3DB6C5" w14:textId="77777777">
        <w:trPr>
          <w:cantSplit/>
        </w:trPr>
        <w:tc>
          <w:tcPr>
            <w:tcW w:w="593" w:type="dxa"/>
            <w:shd w:val="clear" w:color="auto" w:fill="FFFFFF" w:themeFill="background1"/>
            <w:noWrap/>
            <w:vAlign w:val="center"/>
            <w:hideMark/>
          </w:tcPr>
          <w:p w:rsidRPr="00733E59" w:rsidR="00B93346" w:rsidP="000B1198" w:rsidRDefault="00B93346" w14:paraId="10A074C9" w14:textId="77777777">
            <w:pPr>
              <w:pStyle w:val="TableText"/>
              <w:spacing w:before="20" w:after="20"/>
            </w:pPr>
            <w:r w:rsidRPr="2F32AA2D">
              <w:t>54</w:t>
            </w:r>
          </w:p>
        </w:tc>
        <w:tc>
          <w:tcPr>
            <w:tcW w:w="1724" w:type="dxa"/>
            <w:shd w:val="clear" w:color="auto" w:fill="FFFFFF" w:themeFill="background1"/>
            <w:noWrap/>
            <w:vAlign w:val="center"/>
            <w:hideMark/>
          </w:tcPr>
          <w:p w:rsidRPr="00733E59" w:rsidR="00B93346" w:rsidP="000B1198" w:rsidRDefault="00B93346" w14:paraId="76AD07A7" w14:textId="77777777">
            <w:pPr>
              <w:pStyle w:val="TableText"/>
              <w:spacing w:before="20" w:after="20"/>
            </w:pPr>
            <w:r w:rsidRPr="1892D363">
              <w:t>DEU</w:t>
            </w:r>
          </w:p>
        </w:tc>
        <w:tc>
          <w:tcPr>
            <w:tcW w:w="3755" w:type="dxa"/>
            <w:shd w:val="clear" w:color="auto" w:fill="auto"/>
            <w:noWrap/>
            <w:vAlign w:val="center"/>
            <w:hideMark/>
          </w:tcPr>
          <w:p w:rsidRPr="00733E59" w:rsidR="00B93346" w:rsidP="000B1198" w:rsidRDefault="00B93346" w14:paraId="670B7A31" w14:textId="77777777">
            <w:pPr>
              <w:pStyle w:val="TableText"/>
              <w:spacing w:before="20" w:after="20"/>
            </w:pPr>
            <w:r w:rsidRPr="1892D363">
              <w:t>Germany</w:t>
            </w:r>
          </w:p>
        </w:tc>
        <w:tc>
          <w:tcPr>
            <w:tcW w:w="938" w:type="dxa"/>
            <w:shd w:val="clear" w:color="auto" w:fill="auto"/>
            <w:noWrap/>
            <w:vAlign w:val="center"/>
            <w:hideMark/>
          </w:tcPr>
          <w:p w:rsidRPr="00733E59" w:rsidR="00B93346" w:rsidP="000B1198" w:rsidRDefault="00B93346" w14:paraId="3E5B92A0"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5A14E262" w14:textId="77777777">
            <w:pPr>
              <w:pStyle w:val="TableText"/>
              <w:spacing w:before="20" w:after="20"/>
            </w:pPr>
            <w:r w:rsidRPr="00733E59">
              <w:rPr>
                <w:color w:val="000000"/>
              </w:rPr>
              <w:t>Europe Union 27</w:t>
            </w:r>
            <w:r>
              <w:rPr>
                <w:color w:val="000000"/>
              </w:rPr>
              <w:t xml:space="preserve"> </w:t>
            </w:r>
          </w:p>
        </w:tc>
      </w:tr>
      <w:tr w:rsidRPr="00733E59" w:rsidR="00B93346" w:rsidTr="00032F39" w14:paraId="05455601" w14:textId="77777777">
        <w:trPr>
          <w:cantSplit/>
        </w:trPr>
        <w:tc>
          <w:tcPr>
            <w:tcW w:w="593" w:type="dxa"/>
            <w:shd w:val="clear" w:color="auto" w:fill="FFFFFF" w:themeFill="background1"/>
            <w:noWrap/>
            <w:vAlign w:val="center"/>
            <w:hideMark/>
          </w:tcPr>
          <w:p w:rsidRPr="00733E59" w:rsidR="00B93346" w:rsidP="000B1198" w:rsidRDefault="00B93346" w14:paraId="5099965B" w14:textId="77777777">
            <w:pPr>
              <w:pStyle w:val="TableText"/>
              <w:spacing w:before="20" w:after="20"/>
            </w:pPr>
            <w:r w:rsidRPr="2F32AA2D">
              <w:t>55</w:t>
            </w:r>
          </w:p>
        </w:tc>
        <w:tc>
          <w:tcPr>
            <w:tcW w:w="1724" w:type="dxa"/>
            <w:shd w:val="clear" w:color="auto" w:fill="FFFFFF" w:themeFill="background1"/>
            <w:noWrap/>
            <w:vAlign w:val="center"/>
            <w:hideMark/>
          </w:tcPr>
          <w:p w:rsidRPr="00733E59" w:rsidR="00B93346" w:rsidP="000B1198" w:rsidRDefault="00B93346" w14:paraId="2F2A0564" w14:textId="77777777">
            <w:pPr>
              <w:pStyle w:val="TableText"/>
              <w:spacing w:before="20" w:after="20"/>
            </w:pPr>
            <w:r w:rsidRPr="1892D363">
              <w:t>GRC</w:t>
            </w:r>
          </w:p>
        </w:tc>
        <w:tc>
          <w:tcPr>
            <w:tcW w:w="3755" w:type="dxa"/>
            <w:shd w:val="clear" w:color="auto" w:fill="auto"/>
            <w:noWrap/>
            <w:vAlign w:val="center"/>
            <w:hideMark/>
          </w:tcPr>
          <w:p w:rsidRPr="00733E59" w:rsidR="00B93346" w:rsidP="000B1198" w:rsidRDefault="00B93346" w14:paraId="7A1D891E" w14:textId="77777777">
            <w:pPr>
              <w:pStyle w:val="TableText"/>
              <w:spacing w:before="20" w:after="20"/>
            </w:pPr>
            <w:r w:rsidRPr="1892D363">
              <w:t>Greece</w:t>
            </w:r>
          </w:p>
        </w:tc>
        <w:tc>
          <w:tcPr>
            <w:tcW w:w="938" w:type="dxa"/>
            <w:shd w:val="clear" w:color="auto" w:fill="auto"/>
            <w:noWrap/>
            <w:vAlign w:val="center"/>
            <w:hideMark/>
          </w:tcPr>
          <w:p w:rsidRPr="00733E59" w:rsidR="00B93346" w:rsidP="000B1198" w:rsidRDefault="00B93346" w14:paraId="5A224227"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6F50AE8D"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BB7DEF5" w14:textId="77777777">
        <w:trPr>
          <w:cantSplit/>
        </w:trPr>
        <w:tc>
          <w:tcPr>
            <w:tcW w:w="593" w:type="dxa"/>
            <w:shd w:val="clear" w:color="auto" w:fill="FFFFFF" w:themeFill="background1"/>
            <w:noWrap/>
            <w:vAlign w:val="center"/>
            <w:hideMark/>
          </w:tcPr>
          <w:p w:rsidRPr="00733E59" w:rsidR="00B93346" w:rsidP="000B1198" w:rsidRDefault="00B93346" w14:paraId="500124BA" w14:textId="77777777">
            <w:pPr>
              <w:pStyle w:val="TableText"/>
              <w:spacing w:before="20" w:after="20"/>
            </w:pPr>
            <w:r w:rsidRPr="2F32AA2D">
              <w:t>56</w:t>
            </w:r>
          </w:p>
        </w:tc>
        <w:tc>
          <w:tcPr>
            <w:tcW w:w="1724" w:type="dxa"/>
            <w:shd w:val="clear" w:color="auto" w:fill="FFFFFF" w:themeFill="background1"/>
            <w:noWrap/>
            <w:vAlign w:val="center"/>
            <w:hideMark/>
          </w:tcPr>
          <w:p w:rsidRPr="00733E59" w:rsidR="00B93346" w:rsidP="000B1198" w:rsidRDefault="00B93346" w14:paraId="56EACE88" w14:textId="77777777">
            <w:pPr>
              <w:pStyle w:val="TableText"/>
              <w:spacing w:before="20" w:after="20"/>
            </w:pPr>
            <w:r w:rsidRPr="1892D363">
              <w:t>HUN</w:t>
            </w:r>
          </w:p>
        </w:tc>
        <w:tc>
          <w:tcPr>
            <w:tcW w:w="3755" w:type="dxa"/>
            <w:shd w:val="clear" w:color="auto" w:fill="auto"/>
            <w:noWrap/>
            <w:vAlign w:val="center"/>
            <w:hideMark/>
          </w:tcPr>
          <w:p w:rsidRPr="00733E59" w:rsidR="00B93346" w:rsidP="000B1198" w:rsidRDefault="00B93346" w14:paraId="090224E1" w14:textId="77777777">
            <w:pPr>
              <w:pStyle w:val="TableText"/>
              <w:spacing w:before="20" w:after="20"/>
            </w:pPr>
            <w:r w:rsidRPr="1892D363">
              <w:t>Hungary</w:t>
            </w:r>
          </w:p>
        </w:tc>
        <w:tc>
          <w:tcPr>
            <w:tcW w:w="938" w:type="dxa"/>
            <w:shd w:val="clear" w:color="auto" w:fill="auto"/>
            <w:noWrap/>
            <w:vAlign w:val="center"/>
            <w:hideMark/>
          </w:tcPr>
          <w:p w:rsidRPr="00733E59" w:rsidR="00B93346" w:rsidP="000B1198" w:rsidRDefault="00B93346" w14:paraId="324D8DAD"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6440F9B1" w14:textId="77777777">
            <w:pPr>
              <w:pStyle w:val="TableText"/>
              <w:spacing w:before="20" w:after="20"/>
            </w:pPr>
            <w:r w:rsidRPr="00733E59">
              <w:rPr>
                <w:color w:val="000000"/>
              </w:rPr>
              <w:t>Europe Union 27</w:t>
            </w:r>
            <w:r>
              <w:rPr>
                <w:color w:val="000000"/>
              </w:rPr>
              <w:t xml:space="preserve"> </w:t>
            </w:r>
          </w:p>
        </w:tc>
      </w:tr>
      <w:tr w:rsidRPr="00733E59" w:rsidR="00B93346" w:rsidTr="00032F39" w14:paraId="35466CFF" w14:textId="77777777">
        <w:trPr>
          <w:cantSplit/>
        </w:trPr>
        <w:tc>
          <w:tcPr>
            <w:tcW w:w="593" w:type="dxa"/>
            <w:shd w:val="clear" w:color="auto" w:fill="FFFFFF" w:themeFill="background1"/>
            <w:noWrap/>
            <w:vAlign w:val="center"/>
            <w:hideMark/>
          </w:tcPr>
          <w:p w:rsidRPr="00733E59" w:rsidR="00B93346" w:rsidP="000B1198" w:rsidRDefault="00B93346" w14:paraId="47F126CF" w14:textId="77777777">
            <w:pPr>
              <w:pStyle w:val="TableText"/>
              <w:spacing w:before="20" w:after="20"/>
            </w:pPr>
            <w:r w:rsidRPr="2F32AA2D">
              <w:t>57</w:t>
            </w:r>
          </w:p>
        </w:tc>
        <w:tc>
          <w:tcPr>
            <w:tcW w:w="1724" w:type="dxa"/>
            <w:shd w:val="clear" w:color="auto" w:fill="FFFFFF" w:themeFill="background1"/>
            <w:noWrap/>
            <w:vAlign w:val="center"/>
            <w:hideMark/>
          </w:tcPr>
          <w:p w:rsidRPr="00733E59" w:rsidR="00B93346" w:rsidP="000B1198" w:rsidRDefault="00B93346" w14:paraId="096AA9D2" w14:textId="77777777">
            <w:pPr>
              <w:pStyle w:val="TableText"/>
              <w:spacing w:before="20" w:after="20"/>
            </w:pPr>
            <w:r w:rsidRPr="1892D363">
              <w:t>IRL</w:t>
            </w:r>
          </w:p>
        </w:tc>
        <w:tc>
          <w:tcPr>
            <w:tcW w:w="3755" w:type="dxa"/>
            <w:shd w:val="clear" w:color="auto" w:fill="auto"/>
            <w:noWrap/>
            <w:vAlign w:val="center"/>
            <w:hideMark/>
          </w:tcPr>
          <w:p w:rsidRPr="00733E59" w:rsidR="00B93346" w:rsidP="000B1198" w:rsidRDefault="00B93346" w14:paraId="5C018FDD" w14:textId="77777777">
            <w:pPr>
              <w:pStyle w:val="TableText"/>
              <w:spacing w:before="20" w:after="20"/>
            </w:pPr>
            <w:r w:rsidRPr="1892D363">
              <w:t>Ireland</w:t>
            </w:r>
          </w:p>
        </w:tc>
        <w:tc>
          <w:tcPr>
            <w:tcW w:w="938" w:type="dxa"/>
            <w:shd w:val="clear" w:color="auto" w:fill="auto"/>
            <w:noWrap/>
            <w:vAlign w:val="center"/>
            <w:hideMark/>
          </w:tcPr>
          <w:p w:rsidRPr="00733E59" w:rsidR="00B93346" w:rsidP="000B1198" w:rsidRDefault="00B93346" w14:paraId="42F9026D"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65DEF413" w14:textId="77777777">
            <w:pPr>
              <w:pStyle w:val="TableText"/>
              <w:spacing w:before="20" w:after="20"/>
            </w:pPr>
            <w:r w:rsidRPr="00733E59">
              <w:rPr>
                <w:color w:val="000000"/>
              </w:rPr>
              <w:t>Europe Union 27</w:t>
            </w:r>
            <w:r>
              <w:rPr>
                <w:color w:val="000000"/>
              </w:rPr>
              <w:t xml:space="preserve"> </w:t>
            </w:r>
          </w:p>
        </w:tc>
      </w:tr>
      <w:tr w:rsidRPr="00733E59" w:rsidR="00B93346" w:rsidTr="00032F39" w14:paraId="383B3891" w14:textId="77777777">
        <w:trPr>
          <w:cantSplit/>
        </w:trPr>
        <w:tc>
          <w:tcPr>
            <w:tcW w:w="593" w:type="dxa"/>
            <w:shd w:val="clear" w:color="auto" w:fill="FFFFFF" w:themeFill="background1"/>
            <w:noWrap/>
            <w:vAlign w:val="center"/>
            <w:hideMark/>
          </w:tcPr>
          <w:p w:rsidRPr="00733E59" w:rsidR="00B93346" w:rsidP="000B1198" w:rsidRDefault="00B93346" w14:paraId="69D04249" w14:textId="77777777">
            <w:pPr>
              <w:pStyle w:val="TableText"/>
              <w:spacing w:before="20" w:after="20"/>
            </w:pPr>
            <w:r w:rsidRPr="2F32AA2D">
              <w:t>58</w:t>
            </w:r>
          </w:p>
        </w:tc>
        <w:tc>
          <w:tcPr>
            <w:tcW w:w="1724" w:type="dxa"/>
            <w:shd w:val="clear" w:color="auto" w:fill="FFFFFF" w:themeFill="background1"/>
            <w:noWrap/>
            <w:vAlign w:val="center"/>
            <w:hideMark/>
          </w:tcPr>
          <w:p w:rsidRPr="00733E59" w:rsidR="00B93346" w:rsidP="000B1198" w:rsidRDefault="00B93346" w14:paraId="758BC794" w14:textId="77777777">
            <w:pPr>
              <w:pStyle w:val="TableText"/>
              <w:spacing w:before="20" w:after="20"/>
            </w:pPr>
            <w:r w:rsidRPr="1892D363">
              <w:t>ITA</w:t>
            </w:r>
          </w:p>
        </w:tc>
        <w:tc>
          <w:tcPr>
            <w:tcW w:w="3755" w:type="dxa"/>
            <w:shd w:val="clear" w:color="auto" w:fill="auto"/>
            <w:noWrap/>
            <w:vAlign w:val="center"/>
            <w:hideMark/>
          </w:tcPr>
          <w:p w:rsidRPr="00733E59" w:rsidR="00B93346" w:rsidP="000B1198" w:rsidRDefault="00B93346" w14:paraId="0E746989" w14:textId="77777777">
            <w:pPr>
              <w:pStyle w:val="TableText"/>
              <w:spacing w:before="20" w:after="20"/>
            </w:pPr>
            <w:r w:rsidRPr="1892D363">
              <w:t>Italy</w:t>
            </w:r>
          </w:p>
        </w:tc>
        <w:tc>
          <w:tcPr>
            <w:tcW w:w="938" w:type="dxa"/>
            <w:shd w:val="clear" w:color="auto" w:fill="auto"/>
            <w:noWrap/>
            <w:vAlign w:val="center"/>
            <w:hideMark/>
          </w:tcPr>
          <w:p w:rsidRPr="00733E59" w:rsidR="00B93346" w:rsidP="000B1198" w:rsidRDefault="00B93346" w14:paraId="23016E7C"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08F849FE" w14:textId="77777777">
            <w:pPr>
              <w:pStyle w:val="TableText"/>
              <w:spacing w:before="20" w:after="20"/>
            </w:pPr>
            <w:r w:rsidRPr="00733E59">
              <w:rPr>
                <w:color w:val="000000"/>
              </w:rPr>
              <w:t>Europe Union 27</w:t>
            </w:r>
            <w:r>
              <w:rPr>
                <w:color w:val="000000"/>
              </w:rPr>
              <w:t xml:space="preserve"> </w:t>
            </w:r>
          </w:p>
        </w:tc>
      </w:tr>
      <w:tr w:rsidRPr="00733E59" w:rsidR="00B93346" w:rsidTr="00032F39" w14:paraId="46F9E181" w14:textId="77777777">
        <w:trPr>
          <w:cantSplit/>
        </w:trPr>
        <w:tc>
          <w:tcPr>
            <w:tcW w:w="593" w:type="dxa"/>
            <w:shd w:val="clear" w:color="auto" w:fill="FFFFFF" w:themeFill="background1"/>
            <w:noWrap/>
            <w:vAlign w:val="center"/>
            <w:hideMark/>
          </w:tcPr>
          <w:p w:rsidRPr="00733E59" w:rsidR="00B93346" w:rsidP="000B1198" w:rsidRDefault="00B93346" w14:paraId="52F5DB5B" w14:textId="77777777">
            <w:pPr>
              <w:pStyle w:val="TableText"/>
              <w:spacing w:before="20" w:after="20"/>
            </w:pPr>
            <w:r w:rsidRPr="2F32AA2D">
              <w:t>59</w:t>
            </w:r>
          </w:p>
        </w:tc>
        <w:tc>
          <w:tcPr>
            <w:tcW w:w="1724" w:type="dxa"/>
            <w:shd w:val="clear" w:color="auto" w:fill="FFFFFF" w:themeFill="background1"/>
            <w:noWrap/>
            <w:vAlign w:val="center"/>
            <w:hideMark/>
          </w:tcPr>
          <w:p w:rsidRPr="00733E59" w:rsidR="00B93346" w:rsidP="000B1198" w:rsidRDefault="00B93346" w14:paraId="3CED133E" w14:textId="77777777">
            <w:pPr>
              <w:pStyle w:val="TableText"/>
              <w:spacing w:before="20" w:after="20"/>
            </w:pPr>
            <w:r w:rsidRPr="1892D363">
              <w:t>LVA</w:t>
            </w:r>
          </w:p>
        </w:tc>
        <w:tc>
          <w:tcPr>
            <w:tcW w:w="3755" w:type="dxa"/>
            <w:shd w:val="clear" w:color="auto" w:fill="auto"/>
            <w:noWrap/>
            <w:vAlign w:val="center"/>
            <w:hideMark/>
          </w:tcPr>
          <w:p w:rsidRPr="00733E59" w:rsidR="00B93346" w:rsidP="000B1198" w:rsidRDefault="00B93346" w14:paraId="6E07FB8D" w14:textId="77777777">
            <w:pPr>
              <w:pStyle w:val="TableText"/>
              <w:spacing w:before="20" w:after="20"/>
            </w:pPr>
            <w:r w:rsidRPr="1892D363">
              <w:t>Latvia</w:t>
            </w:r>
          </w:p>
        </w:tc>
        <w:tc>
          <w:tcPr>
            <w:tcW w:w="938" w:type="dxa"/>
            <w:shd w:val="clear" w:color="auto" w:fill="auto"/>
            <w:noWrap/>
            <w:vAlign w:val="center"/>
            <w:hideMark/>
          </w:tcPr>
          <w:p w:rsidRPr="00733E59" w:rsidR="00B93346" w:rsidP="000B1198" w:rsidRDefault="00B93346" w14:paraId="434A3BBF"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11E2DB0B"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3703DB3" w14:textId="77777777">
        <w:trPr>
          <w:cantSplit/>
        </w:trPr>
        <w:tc>
          <w:tcPr>
            <w:tcW w:w="593" w:type="dxa"/>
            <w:shd w:val="clear" w:color="auto" w:fill="FFFFFF" w:themeFill="background1"/>
            <w:noWrap/>
            <w:vAlign w:val="center"/>
            <w:hideMark/>
          </w:tcPr>
          <w:p w:rsidRPr="00733E59" w:rsidR="00B93346" w:rsidP="000B1198" w:rsidRDefault="00B93346" w14:paraId="7B4CE7A7" w14:textId="77777777">
            <w:pPr>
              <w:pStyle w:val="TableText"/>
              <w:spacing w:before="20" w:after="20"/>
            </w:pPr>
            <w:r w:rsidRPr="2F32AA2D">
              <w:t>60</w:t>
            </w:r>
          </w:p>
        </w:tc>
        <w:tc>
          <w:tcPr>
            <w:tcW w:w="1724" w:type="dxa"/>
            <w:shd w:val="clear" w:color="auto" w:fill="FFFFFF" w:themeFill="background1"/>
            <w:noWrap/>
            <w:vAlign w:val="center"/>
            <w:hideMark/>
          </w:tcPr>
          <w:p w:rsidRPr="00733E59" w:rsidR="00B93346" w:rsidP="000B1198" w:rsidRDefault="00B93346" w14:paraId="505FF10C" w14:textId="77777777">
            <w:pPr>
              <w:pStyle w:val="TableText"/>
              <w:spacing w:before="20" w:after="20"/>
            </w:pPr>
            <w:r w:rsidRPr="1892D363">
              <w:t>LTU</w:t>
            </w:r>
          </w:p>
        </w:tc>
        <w:tc>
          <w:tcPr>
            <w:tcW w:w="3755" w:type="dxa"/>
            <w:shd w:val="clear" w:color="auto" w:fill="auto"/>
            <w:noWrap/>
            <w:vAlign w:val="center"/>
            <w:hideMark/>
          </w:tcPr>
          <w:p w:rsidRPr="00733E59" w:rsidR="00B93346" w:rsidP="000B1198" w:rsidRDefault="00B93346" w14:paraId="0BAF2B1C" w14:textId="77777777">
            <w:pPr>
              <w:pStyle w:val="TableText"/>
              <w:spacing w:before="20" w:after="20"/>
            </w:pPr>
            <w:r w:rsidRPr="1892D363">
              <w:t>Lithuania</w:t>
            </w:r>
          </w:p>
        </w:tc>
        <w:tc>
          <w:tcPr>
            <w:tcW w:w="938" w:type="dxa"/>
            <w:shd w:val="clear" w:color="auto" w:fill="auto"/>
            <w:noWrap/>
            <w:vAlign w:val="center"/>
            <w:hideMark/>
          </w:tcPr>
          <w:p w:rsidRPr="00733E59" w:rsidR="00B93346" w:rsidP="000B1198" w:rsidRDefault="00B93346" w14:paraId="5A158B2A"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0788BABB" w14:textId="77777777">
            <w:pPr>
              <w:pStyle w:val="TableText"/>
              <w:spacing w:before="20" w:after="20"/>
            </w:pPr>
            <w:r w:rsidRPr="00733E59">
              <w:rPr>
                <w:color w:val="000000"/>
              </w:rPr>
              <w:t>Europe Union 27</w:t>
            </w:r>
            <w:r>
              <w:rPr>
                <w:color w:val="000000"/>
              </w:rPr>
              <w:t xml:space="preserve"> </w:t>
            </w:r>
          </w:p>
        </w:tc>
      </w:tr>
      <w:tr w:rsidRPr="00733E59" w:rsidR="00B93346" w:rsidTr="00032F39" w14:paraId="3CC7594F" w14:textId="77777777">
        <w:trPr>
          <w:cantSplit/>
        </w:trPr>
        <w:tc>
          <w:tcPr>
            <w:tcW w:w="593" w:type="dxa"/>
            <w:shd w:val="clear" w:color="auto" w:fill="FFFFFF" w:themeFill="background1"/>
            <w:noWrap/>
            <w:vAlign w:val="center"/>
            <w:hideMark/>
          </w:tcPr>
          <w:p w:rsidRPr="00733E59" w:rsidR="00B93346" w:rsidP="000B1198" w:rsidRDefault="00B93346" w14:paraId="23FBC47C" w14:textId="77777777">
            <w:pPr>
              <w:pStyle w:val="TableText"/>
              <w:spacing w:before="20" w:after="20"/>
            </w:pPr>
            <w:r w:rsidRPr="2F32AA2D">
              <w:t>61</w:t>
            </w:r>
          </w:p>
        </w:tc>
        <w:tc>
          <w:tcPr>
            <w:tcW w:w="1724" w:type="dxa"/>
            <w:shd w:val="clear" w:color="auto" w:fill="FFFFFF" w:themeFill="background1"/>
            <w:noWrap/>
            <w:vAlign w:val="center"/>
            <w:hideMark/>
          </w:tcPr>
          <w:p w:rsidRPr="00733E59" w:rsidR="00B93346" w:rsidP="000B1198" w:rsidRDefault="00B93346" w14:paraId="0CAD9554" w14:textId="77777777">
            <w:pPr>
              <w:pStyle w:val="TableText"/>
              <w:spacing w:before="20" w:after="20"/>
            </w:pPr>
            <w:r w:rsidRPr="1892D363">
              <w:t>LUX</w:t>
            </w:r>
          </w:p>
        </w:tc>
        <w:tc>
          <w:tcPr>
            <w:tcW w:w="3755" w:type="dxa"/>
            <w:shd w:val="clear" w:color="auto" w:fill="auto"/>
            <w:noWrap/>
            <w:vAlign w:val="center"/>
            <w:hideMark/>
          </w:tcPr>
          <w:p w:rsidRPr="00733E59" w:rsidR="00B93346" w:rsidP="000B1198" w:rsidRDefault="00B93346" w14:paraId="7A46678B" w14:textId="77777777">
            <w:pPr>
              <w:pStyle w:val="TableText"/>
              <w:spacing w:before="20" w:after="20"/>
            </w:pPr>
            <w:r w:rsidRPr="1892D363">
              <w:t>Luxembourg</w:t>
            </w:r>
          </w:p>
        </w:tc>
        <w:tc>
          <w:tcPr>
            <w:tcW w:w="938" w:type="dxa"/>
            <w:shd w:val="clear" w:color="auto" w:fill="auto"/>
            <w:noWrap/>
            <w:vAlign w:val="center"/>
            <w:hideMark/>
          </w:tcPr>
          <w:p w:rsidRPr="00733E59" w:rsidR="00B93346" w:rsidP="000B1198" w:rsidRDefault="00B93346" w14:paraId="79FF29E4"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4CF70D55"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10764FD" w14:textId="77777777">
        <w:trPr>
          <w:cantSplit/>
        </w:trPr>
        <w:tc>
          <w:tcPr>
            <w:tcW w:w="593" w:type="dxa"/>
            <w:shd w:val="clear" w:color="auto" w:fill="FFFFFF" w:themeFill="background1"/>
            <w:noWrap/>
            <w:vAlign w:val="center"/>
            <w:hideMark/>
          </w:tcPr>
          <w:p w:rsidRPr="00733E59" w:rsidR="00B93346" w:rsidP="000B1198" w:rsidRDefault="00B93346" w14:paraId="46BA06F6" w14:textId="77777777">
            <w:pPr>
              <w:pStyle w:val="TableText"/>
              <w:spacing w:before="20" w:after="20"/>
            </w:pPr>
            <w:r w:rsidRPr="2F32AA2D">
              <w:t>62</w:t>
            </w:r>
          </w:p>
        </w:tc>
        <w:tc>
          <w:tcPr>
            <w:tcW w:w="1724" w:type="dxa"/>
            <w:shd w:val="clear" w:color="auto" w:fill="FFFFFF" w:themeFill="background1"/>
            <w:noWrap/>
            <w:vAlign w:val="center"/>
            <w:hideMark/>
          </w:tcPr>
          <w:p w:rsidRPr="00733E59" w:rsidR="00B93346" w:rsidP="000B1198" w:rsidRDefault="00B93346" w14:paraId="69A9EE58" w14:textId="77777777">
            <w:pPr>
              <w:pStyle w:val="TableText"/>
              <w:spacing w:before="20" w:after="20"/>
            </w:pPr>
            <w:r w:rsidRPr="1892D363">
              <w:t>MLT</w:t>
            </w:r>
          </w:p>
        </w:tc>
        <w:tc>
          <w:tcPr>
            <w:tcW w:w="3755" w:type="dxa"/>
            <w:shd w:val="clear" w:color="auto" w:fill="auto"/>
            <w:noWrap/>
            <w:vAlign w:val="center"/>
            <w:hideMark/>
          </w:tcPr>
          <w:p w:rsidRPr="00733E59" w:rsidR="00B93346" w:rsidP="000B1198" w:rsidRDefault="00B93346" w14:paraId="3729A426" w14:textId="77777777">
            <w:pPr>
              <w:pStyle w:val="TableText"/>
              <w:spacing w:before="20" w:after="20"/>
            </w:pPr>
            <w:r w:rsidRPr="1892D363">
              <w:t>Malta</w:t>
            </w:r>
          </w:p>
        </w:tc>
        <w:tc>
          <w:tcPr>
            <w:tcW w:w="938" w:type="dxa"/>
            <w:shd w:val="clear" w:color="auto" w:fill="auto"/>
            <w:noWrap/>
            <w:vAlign w:val="center"/>
            <w:hideMark/>
          </w:tcPr>
          <w:p w:rsidRPr="00733E59" w:rsidR="00B93346" w:rsidP="000B1198" w:rsidRDefault="00B93346" w14:paraId="538B1B26"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1A9D5660"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2DF2FF0" w14:textId="77777777">
        <w:trPr>
          <w:cantSplit/>
        </w:trPr>
        <w:tc>
          <w:tcPr>
            <w:tcW w:w="593" w:type="dxa"/>
            <w:shd w:val="clear" w:color="auto" w:fill="FFFFFF" w:themeFill="background1"/>
            <w:noWrap/>
            <w:vAlign w:val="center"/>
            <w:hideMark/>
          </w:tcPr>
          <w:p w:rsidRPr="00733E59" w:rsidR="00B93346" w:rsidP="000B1198" w:rsidRDefault="00B93346" w14:paraId="33B9F5A8" w14:textId="77777777">
            <w:pPr>
              <w:pStyle w:val="TableText"/>
              <w:spacing w:before="20" w:after="20"/>
            </w:pPr>
            <w:r w:rsidRPr="2F32AA2D">
              <w:t>63</w:t>
            </w:r>
          </w:p>
        </w:tc>
        <w:tc>
          <w:tcPr>
            <w:tcW w:w="1724" w:type="dxa"/>
            <w:shd w:val="clear" w:color="auto" w:fill="FFFFFF" w:themeFill="background1"/>
            <w:noWrap/>
            <w:vAlign w:val="center"/>
            <w:hideMark/>
          </w:tcPr>
          <w:p w:rsidRPr="00733E59" w:rsidR="00B93346" w:rsidP="000B1198" w:rsidRDefault="00B93346" w14:paraId="00120D45" w14:textId="77777777">
            <w:pPr>
              <w:pStyle w:val="TableText"/>
              <w:spacing w:before="20" w:after="20"/>
            </w:pPr>
            <w:r w:rsidRPr="1892D363">
              <w:t>NLD</w:t>
            </w:r>
          </w:p>
        </w:tc>
        <w:tc>
          <w:tcPr>
            <w:tcW w:w="3755" w:type="dxa"/>
            <w:shd w:val="clear" w:color="auto" w:fill="auto"/>
            <w:noWrap/>
            <w:vAlign w:val="center"/>
            <w:hideMark/>
          </w:tcPr>
          <w:p w:rsidRPr="00733E59" w:rsidR="00B93346" w:rsidP="000B1198" w:rsidRDefault="00B93346" w14:paraId="4F93BE5F" w14:textId="77777777">
            <w:pPr>
              <w:pStyle w:val="TableText"/>
              <w:spacing w:before="20" w:after="20"/>
            </w:pPr>
            <w:r w:rsidRPr="1892D363">
              <w:t>Netherlands</w:t>
            </w:r>
          </w:p>
        </w:tc>
        <w:tc>
          <w:tcPr>
            <w:tcW w:w="938" w:type="dxa"/>
            <w:shd w:val="clear" w:color="auto" w:fill="auto"/>
            <w:noWrap/>
            <w:vAlign w:val="center"/>
            <w:hideMark/>
          </w:tcPr>
          <w:p w:rsidRPr="00733E59" w:rsidR="00B93346" w:rsidP="000B1198" w:rsidRDefault="00B93346" w14:paraId="71FB2617"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4AF13731" w14:textId="77777777">
            <w:pPr>
              <w:pStyle w:val="TableText"/>
              <w:spacing w:before="20" w:after="20"/>
            </w:pPr>
            <w:r w:rsidRPr="00733E59">
              <w:rPr>
                <w:color w:val="000000"/>
              </w:rPr>
              <w:t>Europe Union 27</w:t>
            </w:r>
            <w:r>
              <w:rPr>
                <w:color w:val="000000"/>
              </w:rPr>
              <w:t xml:space="preserve"> </w:t>
            </w:r>
          </w:p>
        </w:tc>
      </w:tr>
      <w:tr w:rsidRPr="00733E59" w:rsidR="00B93346" w:rsidTr="00032F39" w14:paraId="70AB8AED" w14:textId="77777777">
        <w:trPr>
          <w:cantSplit/>
        </w:trPr>
        <w:tc>
          <w:tcPr>
            <w:tcW w:w="593" w:type="dxa"/>
            <w:shd w:val="clear" w:color="auto" w:fill="FFFFFF" w:themeFill="background1"/>
            <w:noWrap/>
            <w:vAlign w:val="center"/>
            <w:hideMark/>
          </w:tcPr>
          <w:p w:rsidRPr="00733E59" w:rsidR="00B93346" w:rsidP="000B1198" w:rsidRDefault="00B93346" w14:paraId="673EDB8F" w14:textId="77777777">
            <w:pPr>
              <w:pStyle w:val="TableText"/>
              <w:spacing w:before="20" w:after="20"/>
            </w:pPr>
            <w:r w:rsidRPr="2F32AA2D">
              <w:t>64</w:t>
            </w:r>
          </w:p>
        </w:tc>
        <w:tc>
          <w:tcPr>
            <w:tcW w:w="1724" w:type="dxa"/>
            <w:shd w:val="clear" w:color="auto" w:fill="FFFFFF" w:themeFill="background1"/>
            <w:noWrap/>
            <w:vAlign w:val="center"/>
            <w:hideMark/>
          </w:tcPr>
          <w:p w:rsidRPr="00733E59" w:rsidR="00B93346" w:rsidP="000B1198" w:rsidRDefault="00B93346" w14:paraId="7179E0D3" w14:textId="77777777">
            <w:pPr>
              <w:pStyle w:val="TableText"/>
              <w:spacing w:before="20" w:after="20"/>
            </w:pPr>
            <w:r w:rsidRPr="1892D363">
              <w:t>POL</w:t>
            </w:r>
          </w:p>
        </w:tc>
        <w:tc>
          <w:tcPr>
            <w:tcW w:w="3755" w:type="dxa"/>
            <w:shd w:val="clear" w:color="auto" w:fill="auto"/>
            <w:noWrap/>
            <w:vAlign w:val="center"/>
            <w:hideMark/>
          </w:tcPr>
          <w:p w:rsidRPr="00733E59" w:rsidR="00B93346" w:rsidP="000B1198" w:rsidRDefault="00B93346" w14:paraId="6BB303B9" w14:textId="77777777">
            <w:pPr>
              <w:pStyle w:val="TableText"/>
              <w:spacing w:before="20" w:after="20"/>
            </w:pPr>
            <w:r w:rsidRPr="1892D363">
              <w:t>Poland</w:t>
            </w:r>
          </w:p>
        </w:tc>
        <w:tc>
          <w:tcPr>
            <w:tcW w:w="938" w:type="dxa"/>
            <w:shd w:val="clear" w:color="auto" w:fill="auto"/>
            <w:noWrap/>
            <w:vAlign w:val="center"/>
            <w:hideMark/>
          </w:tcPr>
          <w:p w:rsidRPr="00733E59" w:rsidR="00B93346" w:rsidP="000B1198" w:rsidRDefault="00B93346" w14:paraId="4DA2C0D3"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77CC38CA" w14:textId="77777777">
            <w:pPr>
              <w:pStyle w:val="TableText"/>
              <w:spacing w:before="20" w:after="20"/>
            </w:pPr>
            <w:r w:rsidRPr="00733E59">
              <w:rPr>
                <w:color w:val="000000"/>
              </w:rPr>
              <w:t>Europe Union 27</w:t>
            </w:r>
            <w:r>
              <w:rPr>
                <w:color w:val="000000"/>
              </w:rPr>
              <w:t xml:space="preserve"> </w:t>
            </w:r>
          </w:p>
        </w:tc>
      </w:tr>
      <w:tr w:rsidRPr="00733E59" w:rsidR="00B93346" w:rsidTr="00032F39" w14:paraId="671812D1" w14:textId="77777777">
        <w:trPr>
          <w:cantSplit/>
        </w:trPr>
        <w:tc>
          <w:tcPr>
            <w:tcW w:w="593" w:type="dxa"/>
            <w:shd w:val="clear" w:color="auto" w:fill="FFFFFF" w:themeFill="background1"/>
            <w:noWrap/>
            <w:vAlign w:val="center"/>
            <w:hideMark/>
          </w:tcPr>
          <w:p w:rsidRPr="00733E59" w:rsidR="00B93346" w:rsidP="000B1198" w:rsidRDefault="00B93346" w14:paraId="7FFD9583" w14:textId="77777777">
            <w:pPr>
              <w:pStyle w:val="TableText"/>
              <w:spacing w:before="20" w:after="20"/>
            </w:pPr>
            <w:r w:rsidRPr="2F32AA2D">
              <w:t>65</w:t>
            </w:r>
          </w:p>
        </w:tc>
        <w:tc>
          <w:tcPr>
            <w:tcW w:w="1724" w:type="dxa"/>
            <w:shd w:val="clear" w:color="auto" w:fill="FFFFFF" w:themeFill="background1"/>
            <w:noWrap/>
            <w:vAlign w:val="center"/>
            <w:hideMark/>
          </w:tcPr>
          <w:p w:rsidRPr="00733E59" w:rsidR="00B93346" w:rsidP="000B1198" w:rsidRDefault="00B93346" w14:paraId="3E5DC6B0" w14:textId="77777777">
            <w:pPr>
              <w:pStyle w:val="TableText"/>
              <w:spacing w:before="20" w:after="20"/>
            </w:pPr>
            <w:r w:rsidRPr="1892D363">
              <w:t>PRT</w:t>
            </w:r>
          </w:p>
        </w:tc>
        <w:tc>
          <w:tcPr>
            <w:tcW w:w="3755" w:type="dxa"/>
            <w:shd w:val="clear" w:color="auto" w:fill="auto"/>
            <w:noWrap/>
            <w:vAlign w:val="center"/>
            <w:hideMark/>
          </w:tcPr>
          <w:p w:rsidRPr="00733E59" w:rsidR="00B93346" w:rsidP="000B1198" w:rsidRDefault="00B93346" w14:paraId="2E9C30C5" w14:textId="77777777">
            <w:pPr>
              <w:pStyle w:val="TableText"/>
              <w:spacing w:before="20" w:after="20"/>
            </w:pPr>
            <w:r w:rsidRPr="1892D363">
              <w:t>Portugal</w:t>
            </w:r>
          </w:p>
        </w:tc>
        <w:tc>
          <w:tcPr>
            <w:tcW w:w="938" w:type="dxa"/>
            <w:shd w:val="clear" w:color="auto" w:fill="auto"/>
            <w:noWrap/>
            <w:vAlign w:val="center"/>
            <w:hideMark/>
          </w:tcPr>
          <w:p w:rsidRPr="00733E59" w:rsidR="00B93346" w:rsidP="000B1198" w:rsidRDefault="00B93346" w14:paraId="3907BF72"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794855FF" w14:textId="77777777">
            <w:pPr>
              <w:pStyle w:val="TableText"/>
              <w:spacing w:before="20" w:after="20"/>
            </w:pPr>
            <w:r w:rsidRPr="00733E59">
              <w:rPr>
                <w:color w:val="000000"/>
              </w:rPr>
              <w:t>Europe Union 27</w:t>
            </w:r>
            <w:r>
              <w:rPr>
                <w:color w:val="000000"/>
              </w:rPr>
              <w:t xml:space="preserve"> </w:t>
            </w:r>
          </w:p>
        </w:tc>
      </w:tr>
      <w:tr w:rsidRPr="00733E59" w:rsidR="00B93346" w:rsidTr="00032F39" w14:paraId="50D0C1E4" w14:textId="77777777">
        <w:trPr>
          <w:cantSplit/>
        </w:trPr>
        <w:tc>
          <w:tcPr>
            <w:tcW w:w="593" w:type="dxa"/>
            <w:shd w:val="clear" w:color="auto" w:fill="FFFFFF" w:themeFill="background1"/>
            <w:noWrap/>
            <w:vAlign w:val="center"/>
            <w:hideMark/>
          </w:tcPr>
          <w:p w:rsidRPr="00733E59" w:rsidR="00B93346" w:rsidP="000B1198" w:rsidRDefault="00B93346" w14:paraId="2196CD72" w14:textId="77777777">
            <w:pPr>
              <w:pStyle w:val="TableText"/>
              <w:spacing w:before="20" w:after="20"/>
            </w:pPr>
            <w:r w:rsidRPr="2F32AA2D">
              <w:t>66</w:t>
            </w:r>
          </w:p>
        </w:tc>
        <w:tc>
          <w:tcPr>
            <w:tcW w:w="1724" w:type="dxa"/>
            <w:shd w:val="clear" w:color="auto" w:fill="FFFFFF" w:themeFill="background1"/>
            <w:noWrap/>
            <w:vAlign w:val="center"/>
            <w:hideMark/>
          </w:tcPr>
          <w:p w:rsidRPr="00733E59" w:rsidR="00B93346" w:rsidP="000B1198" w:rsidRDefault="00B93346" w14:paraId="31544902" w14:textId="77777777">
            <w:pPr>
              <w:pStyle w:val="TableText"/>
              <w:spacing w:before="20" w:after="20"/>
            </w:pPr>
            <w:r w:rsidRPr="1892D363">
              <w:t>SVK</w:t>
            </w:r>
          </w:p>
        </w:tc>
        <w:tc>
          <w:tcPr>
            <w:tcW w:w="3755" w:type="dxa"/>
            <w:shd w:val="clear" w:color="auto" w:fill="auto"/>
            <w:noWrap/>
            <w:vAlign w:val="center"/>
            <w:hideMark/>
          </w:tcPr>
          <w:p w:rsidRPr="00733E59" w:rsidR="00B93346" w:rsidP="000B1198" w:rsidRDefault="00B93346" w14:paraId="0981AD38" w14:textId="77777777">
            <w:pPr>
              <w:pStyle w:val="TableText"/>
              <w:spacing w:before="20" w:after="20"/>
            </w:pPr>
            <w:r w:rsidRPr="1892D363">
              <w:t>Slovakia</w:t>
            </w:r>
          </w:p>
        </w:tc>
        <w:tc>
          <w:tcPr>
            <w:tcW w:w="938" w:type="dxa"/>
            <w:shd w:val="clear" w:color="auto" w:fill="auto"/>
            <w:noWrap/>
            <w:vAlign w:val="center"/>
            <w:hideMark/>
          </w:tcPr>
          <w:p w:rsidRPr="00733E59" w:rsidR="00B93346" w:rsidP="000B1198" w:rsidRDefault="00B93346" w14:paraId="4EDEE880"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588A6851" w14:textId="77777777">
            <w:pPr>
              <w:pStyle w:val="TableText"/>
              <w:spacing w:before="20" w:after="20"/>
            </w:pPr>
            <w:r w:rsidRPr="00733E59">
              <w:rPr>
                <w:color w:val="000000"/>
              </w:rPr>
              <w:t>Europe Union 27</w:t>
            </w:r>
            <w:r>
              <w:rPr>
                <w:color w:val="000000"/>
              </w:rPr>
              <w:t xml:space="preserve"> </w:t>
            </w:r>
          </w:p>
        </w:tc>
      </w:tr>
      <w:tr w:rsidRPr="00733E59" w:rsidR="00B93346" w:rsidTr="00032F39" w14:paraId="3A2BC4F0" w14:textId="77777777">
        <w:trPr>
          <w:cantSplit/>
        </w:trPr>
        <w:tc>
          <w:tcPr>
            <w:tcW w:w="593" w:type="dxa"/>
            <w:shd w:val="clear" w:color="auto" w:fill="FFFFFF" w:themeFill="background1"/>
            <w:noWrap/>
            <w:vAlign w:val="center"/>
            <w:hideMark/>
          </w:tcPr>
          <w:p w:rsidRPr="00733E59" w:rsidR="00B93346" w:rsidP="000B1198" w:rsidRDefault="00B93346" w14:paraId="73AB3931" w14:textId="77777777">
            <w:pPr>
              <w:pStyle w:val="TableText"/>
              <w:spacing w:before="20" w:after="20"/>
            </w:pPr>
            <w:r w:rsidRPr="2F32AA2D">
              <w:t>67</w:t>
            </w:r>
          </w:p>
        </w:tc>
        <w:tc>
          <w:tcPr>
            <w:tcW w:w="1724" w:type="dxa"/>
            <w:shd w:val="clear" w:color="auto" w:fill="FFFFFF" w:themeFill="background1"/>
            <w:noWrap/>
            <w:vAlign w:val="center"/>
            <w:hideMark/>
          </w:tcPr>
          <w:p w:rsidRPr="00733E59" w:rsidR="00B93346" w:rsidP="000B1198" w:rsidRDefault="00B93346" w14:paraId="0ABE0630" w14:textId="77777777">
            <w:pPr>
              <w:pStyle w:val="TableText"/>
              <w:spacing w:before="20" w:after="20"/>
            </w:pPr>
            <w:r w:rsidRPr="1892D363">
              <w:t>SVN</w:t>
            </w:r>
          </w:p>
        </w:tc>
        <w:tc>
          <w:tcPr>
            <w:tcW w:w="3755" w:type="dxa"/>
            <w:shd w:val="clear" w:color="auto" w:fill="auto"/>
            <w:noWrap/>
            <w:vAlign w:val="center"/>
            <w:hideMark/>
          </w:tcPr>
          <w:p w:rsidRPr="00733E59" w:rsidR="00B93346" w:rsidP="000B1198" w:rsidRDefault="00B93346" w14:paraId="37001CCE" w14:textId="77777777">
            <w:pPr>
              <w:pStyle w:val="TableText"/>
              <w:spacing w:before="20" w:after="20"/>
            </w:pPr>
            <w:r w:rsidRPr="1892D363">
              <w:t>Slovenia</w:t>
            </w:r>
          </w:p>
        </w:tc>
        <w:tc>
          <w:tcPr>
            <w:tcW w:w="938" w:type="dxa"/>
            <w:shd w:val="clear" w:color="auto" w:fill="auto"/>
            <w:noWrap/>
            <w:vAlign w:val="center"/>
            <w:hideMark/>
          </w:tcPr>
          <w:p w:rsidRPr="00733E59" w:rsidR="00B93346" w:rsidP="000B1198" w:rsidRDefault="00B93346" w14:paraId="1A5DDB9C" w14:textId="77777777">
            <w:pPr>
              <w:pStyle w:val="TableText"/>
              <w:spacing w:before="20" w:after="20"/>
            </w:pPr>
            <w:r w:rsidRPr="1892D363">
              <w:t>EUR</w:t>
            </w:r>
          </w:p>
        </w:tc>
        <w:tc>
          <w:tcPr>
            <w:tcW w:w="2350" w:type="dxa"/>
            <w:shd w:val="clear" w:color="auto" w:fill="auto"/>
            <w:noWrap/>
            <w:vAlign w:val="center"/>
            <w:hideMark/>
          </w:tcPr>
          <w:p w:rsidRPr="00733E59" w:rsidR="00B93346" w:rsidP="000B1198" w:rsidRDefault="00B93346" w14:paraId="1DBEC22C" w14:textId="77777777">
            <w:pPr>
              <w:pStyle w:val="TableText"/>
              <w:spacing w:before="20" w:after="20"/>
            </w:pPr>
            <w:r w:rsidRPr="00733E59">
              <w:rPr>
                <w:color w:val="000000"/>
              </w:rPr>
              <w:t>Europe Union 27</w:t>
            </w:r>
            <w:r>
              <w:rPr>
                <w:color w:val="000000"/>
              </w:rPr>
              <w:t xml:space="preserve"> </w:t>
            </w:r>
          </w:p>
        </w:tc>
      </w:tr>
      <w:tr w:rsidRPr="00733E59" w:rsidR="00B93346" w:rsidTr="00032F39" w14:paraId="198C5995" w14:textId="77777777">
        <w:trPr>
          <w:cantSplit/>
        </w:trPr>
        <w:tc>
          <w:tcPr>
            <w:tcW w:w="593" w:type="dxa"/>
            <w:shd w:val="clear" w:color="auto" w:fill="FFFFFF" w:themeFill="background1"/>
            <w:noWrap/>
            <w:vAlign w:val="center"/>
            <w:hideMark/>
          </w:tcPr>
          <w:p w:rsidRPr="00733E59" w:rsidR="00B93346" w:rsidP="000B1198" w:rsidRDefault="00B93346" w14:paraId="3C2EF272" w14:textId="77777777">
            <w:pPr>
              <w:pStyle w:val="TableText"/>
              <w:spacing w:before="20" w:after="20"/>
            </w:pPr>
            <w:r w:rsidRPr="2F32AA2D">
              <w:t>68</w:t>
            </w:r>
          </w:p>
        </w:tc>
        <w:tc>
          <w:tcPr>
            <w:tcW w:w="1724" w:type="dxa"/>
            <w:shd w:val="clear" w:color="auto" w:fill="FFFFFF" w:themeFill="background1"/>
            <w:noWrap/>
            <w:vAlign w:val="center"/>
            <w:hideMark/>
          </w:tcPr>
          <w:p w:rsidRPr="00733E59" w:rsidR="00B93346" w:rsidP="000B1198" w:rsidRDefault="00B93346" w14:paraId="7017CF49" w14:textId="77777777">
            <w:pPr>
              <w:pStyle w:val="TableText"/>
              <w:spacing w:before="20" w:after="20"/>
            </w:pPr>
            <w:r w:rsidRPr="60AC2B44">
              <w:t>ESP</w:t>
            </w:r>
          </w:p>
        </w:tc>
        <w:tc>
          <w:tcPr>
            <w:tcW w:w="3755" w:type="dxa"/>
            <w:shd w:val="clear" w:color="auto" w:fill="auto"/>
            <w:noWrap/>
            <w:vAlign w:val="center"/>
            <w:hideMark/>
          </w:tcPr>
          <w:p w:rsidRPr="00733E59" w:rsidR="00B93346" w:rsidP="000B1198" w:rsidRDefault="00B93346" w14:paraId="5C78157C" w14:textId="77777777">
            <w:pPr>
              <w:pStyle w:val="TableText"/>
              <w:spacing w:before="20" w:after="20"/>
            </w:pPr>
            <w:r w:rsidRPr="60AC2B44">
              <w:t>Spain</w:t>
            </w:r>
          </w:p>
        </w:tc>
        <w:tc>
          <w:tcPr>
            <w:tcW w:w="938" w:type="dxa"/>
            <w:shd w:val="clear" w:color="auto" w:fill="auto"/>
            <w:noWrap/>
            <w:vAlign w:val="center"/>
            <w:hideMark/>
          </w:tcPr>
          <w:p w:rsidRPr="00733E59" w:rsidR="00B93346" w:rsidP="000B1198" w:rsidRDefault="00B93346" w14:paraId="05DD1A88" w14:textId="77777777">
            <w:pPr>
              <w:pStyle w:val="TableText"/>
              <w:spacing w:before="20" w:after="20"/>
            </w:pPr>
            <w:r w:rsidRPr="60AC2B44">
              <w:t>EUR</w:t>
            </w:r>
          </w:p>
        </w:tc>
        <w:tc>
          <w:tcPr>
            <w:tcW w:w="2350" w:type="dxa"/>
            <w:shd w:val="clear" w:color="auto" w:fill="auto"/>
            <w:noWrap/>
            <w:vAlign w:val="center"/>
            <w:hideMark/>
          </w:tcPr>
          <w:p w:rsidRPr="00733E59" w:rsidR="00B93346" w:rsidP="000B1198" w:rsidRDefault="00B93346" w14:paraId="0E4F76C7"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9EBC17B" w14:textId="77777777">
        <w:trPr>
          <w:cantSplit/>
        </w:trPr>
        <w:tc>
          <w:tcPr>
            <w:tcW w:w="593" w:type="dxa"/>
            <w:shd w:val="clear" w:color="auto" w:fill="FFFFFF" w:themeFill="background1"/>
            <w:noWrap/>
            <w:vAlign w:val="center"/>
            <w:hideMark/>
          </w:tcPr>
          <w:p w:rsidRPr="00733E59" w:rsidR="00B93346" w:rsidP="000B1198" w:rsidRDefault="00B93346" w14:paraId="38555FD4" w14:textId="77777777">
            <w:pPr>
              <w:pStyle w:val="TableText"/>
              <w:spacing w:before="20" w:after="20"/>
            </w:pPr>
            <w:r w:rsidRPr="2F32AA2D">
              <w:t>69</w:t>
            </w:r>
          </w:p>
        </w:tc>
        <w:tc>
          <w:tcPr>
            <w:tcW w:w="1724" w:type="dxa"/>
            <w:shd w:val="clear" w:color="auto" w:fill="FFFFFF" w:themeFill="background1"/>
            <w:noWrap/>
            <w:vAlign w:val="center"/>
            <w:hideMark/>
          </w:tcPr>
          <w:p w:rsidRPr="00733E59" w:rsidR="00B93346" w:rsidP="000B1198" w:rsidRDefault="00B93346" w14:paraId="3E4A126B" w14:textId="77777777">
            <w:pPr>
              <w:pStyle w:val="TableText"/>
              <w:spacing w:before="20" w:after="20"/>
            </w:pPr>
            <w:r w:rsidRPr="60AC2B44">
              <w:t>SWE</w:t>
            </w:r>
          </w:p>
        </w:tc>
        <w:tc>
          <w:tcPr>
            <w:tcW w:w="3755" w:type="dxa"/>
            <w:shd w:val="clear" w:color="auto" w:fill="auto"/>
            <w:noWrap/>
            <w:vAlign w:val="center"/>
            <w:hideMark/>
          </w:tcPr>
          <w:p w:rsidRPr="00733E59" w:rsidR="00B93346" w:rsidP="000B1198" w:rsidRDefault="00B93346" w14:paraId="3AB17ADF" w14:textId="77777777">
            <w:pPr>
              <w:pStyle w:val="TableText"/>
              <w:spacing w:before="20" w:after="20"/>
            </w:pPr>
            <w:r w:rsidRPr="60AC2B44">
              <w:t>Sweden</w:t>
            </w:r>
          </w:p>
        </w:tc>
        <w:tc>
          <w:tcPr>
            <w:tcW w:w="938" w:type="dxa"/>
            <w:shd w:val="clear" w:color="auto" w:fill="auto"/>
            <w:noWrap/>
            <w:vAlign w:val="center"/>
            <w:hideMark/>
          </w:tcPr>
          <w:p w:rsidRPr="00733E59" w:rsidR="00B93346" w:rsidP="000B1198" w:rsidRDefault="00B93346" w14:paraId="45C39B59" w14:textId="77777777">
            <w:pPr>
              <w:pStyle w:val="TableText"/>
              <w:spacing w:before="20" w:after="20"/>
            </w:pPr>
            <w:r w:rsidRPr="60AC2B44">
              <w:t>EUR</w:t>
            </w:r>
          </w:p>
        </w:tc>
        <w:tc>
          <w:tcPr>
            <w:tcW w:w="2350" w:type="dxa"/>
            <w:shd w:val="clear" w:color="auto" w:fill="auto"/>
            <w:noWrap/>
            <w:vAlign w:val="center"/>
            <w:hideMark/>
          </w:tcPr>
          <w:p w:rsidRPr="00733E59" w:rsidR="00B93346" w:rsidP="000B1198" w:rsidRDefault="00B93346" w14:paraId="7C2B731B" w14:textId="77777777">
            <w:pPr>
              <w:pStyle w:val="TableText"/>
              <w:spacing w:before="20" w:after="20"/>
            </w:pPr>
            <w:r w:rsidRPr="00733E59">
              <w:rPr>
                <w:color w:val="000000"/>
              </w:rPr>
              <w:t>Europe Union 27</w:t>
            </w:r>
            <w:r>
              <w:rPr>
                <w:color w:val="000000"/>
              </w:rPr>
              <w:t xml:space="preserve"> </w:t>
            </w:r>
          </w:p>
        </w:tc>
      </w:tr>
      <w:tr w:rsidRPr="00733E59" w:rsidR="00B93346" w:rsidTr="00032F39" w14:paraId="2B4AB24E" w14:textId="77777777">
        <w:trPr>
          <w:cantSplit/>
        </w:trPr>
        <w:tc>
          <w:tcPr>
            <w:tcW w:w="593" w:type="dxa"/>
            <w:shd w:val="clear" w:color="auto" w:fill="FFFFFF" w:themeFill="background1"/>
            <w:noWrap/>
            <w:vAlign w:val="center"/>
            <w:hideMark/>
          </w:tcPr>
          <w:p w:rsidRPr="00733E59" w:rsidR="00B93346" w:rsidP="000B1198" w:rsidRDefault="00B93346" w14:paraId="546A4A19" w14:textId="77777777">
            <w:pPr>
              <w:pStyle w:val="TableText"/>
              <w:spacing w:before="20" w:after="20"/>
            </w:pPr>
            <w:r w:rsidRPr="2F32AA2D">
              <w:t>70</w:t>
            </w:r>
          </w:p>
        </w:tc>
        <w:tc>
          <w:tcPr>
            <w:tcW w:w="1724" w:type="dxa"/>
            <w:shd w:val="clear" w:color="auto" w:fill="FFFFFF" w:themeFill="background1"/>
            <w:noWrap/>
            <w:vAlign w:val="center"/>
            <w:hideMark/>
          </w:tcPr>
          <w:p w:rsidRPr="00733E59" w:rsidR="00B93346" w:rsidP="000B1198" w:rsidRDefault="00B93346" w14:paraId="0CA986B0" w14:textId="77777777">
            <w:pPr>
              <w:pStyle w:val="TableText"/>
              <w:spacing w:before="20" w:after="20"/>
            </w:pPr>
            <w:r w:rsidRPr="60AC2B44">
              <w:t>GBR</w:t>
            </w:r>
          </w:p>
        </w:tc>
        <w:tc>
          <w:tcPr>
            <w:tcW w:w="3755" w:type="dxa"/>
            <w:shd w:val="clear" w:color="auto" w:fill="auto"/>
            <w:noWrap/>
            <w:vAlign w:val="center"/>
            <w:hideMark/>
          </w:tcPr>
          <w:p w:rsidRPr="00733E59" w:rsidR="00B93346" w:rsidP="000B1198" w:rsidRDefault="00B93346" w14:paraId="5EA0CD1A" w14:textId="77777777">
            <w:pPr>
              <w:pStyle w:val="TableText"/>
              <w:spacing w:before="20" w:after="20"/>
            </w:pPr>
            <w:r w:rsidRPr="60AC2B44">
              <w:t>United Kingdom</w:t>
            </w:r>
          </w:p>
        </w:tc>
        <w:tc>
          <w:tcPr>
            <w:tcW w:w="938" w:type="dxa"/>
            <w:shd w:val="clear" w:color="auto" w:fill="auto"/>
            <w:noWrap/>
            <w:vAlign w:val="center"/>
            <w:hideMark/>
          </w:tcPr>
          <w:p w:rsidRPr="00733E59" w:rsidR="00B93346" w:rsidP="000B1198" w:rsidRDefault="00B93346" w14:paraId="59E93D01" w14:textId="77777777">
            <w:pPr>
              <w:pStyle w:val="TableText"/>
              <w:spacing w:before="20" w:after="20"/>
              <w:rPr>
                <w:color w:val="000000"/>
              </w:rPr>
            </w:pPr>
            <w:r w:rsidRPr="00733E59">
              <w:rPr>
                <w:color w:val="000000"/>
              </w:rPr>
              <w:t>EUR</w:t>
            </w:r>
          </w:p>
        </w:tc>
        <w:tc>
          <w:tcPr>
            <w:tcW w:w="2350" w:type="dxa"/>
            <w:shd w:val="clear" w:color="auto" w:fill="auto"/>
            <w:noWrap/>
            <w:vAlign w:val="center"/>
            <w:hideMark/>
          </w:tcPr>
          <w:p w:rsidRPr="00733E59" w:rsidR="00B93346" w:rsidP="000B1198" w:rsidRDefault="00B93346" w14:paraId="63D6320B" w14:textId="77777777">
            <w:pPr>
              <w:pStyle w:val="TableText"/>
              <w:spacing w:before="20" w:after="20"/>
              <w:rPr>
                <w:color w:val="000000"/>
              </w:rPr>
            </w:pPr>
            <w:r w:rsidRPr="00733E59">
              <w:rPr>
                <w:color w:val="000000"/>
              </w:rPr>
              <w:t>Europe Union 27</w:t>
            </w:r>
            <w:r>
              <w:rPr>
                <w:color w:val="000000"/>
              </w:rPr>
              <w:t xml:space="preserve"> </w:t>
            </w:r>
          </w:p>
        </w:tc>
      </w:tr>
      <w:tr w:rsidRPr="00733E59" w:rsidR="00B93346" w:rsidTr="00032F39" w14:paraId="2F10AFBF" w14:textId="77777777">
        <w:trPr>
          <w:cantSplit/>
        </w:trPr>
        <w:tc>
          <w:tcPr>
            <w:tcW w:w="593" w:type="dxa"/>
            <w:shd w:val="clear" w:color="auto" w:fill="FFFFFF" w:themeFill="background1"/>
            <w:noWrap/>
            <w:vAlign w:val="center"/>
            <w:hideMark/>
          </w:tcPr>
          <w:p w:rsidRPr="00733E59" w:rsidR="00B93346" w:rsidP="000B1198" w:rsidRDefault="00B93346" w14:paraId="6BA719CC" w14:textId="77777777">
            <w:pPr>
              <w:pStyle w:val="TableText"/>
              <w:spacing w:before="20" w:after="20"/>
            </w:pPr>
            <w:r w:rsidRPr="2F32AA2D">
              <w:t>71</w:t>
            </w:r>
          </w:p>
        </w:tc>
        <w:tc>
          <w:tcPr>
            <w:tcW w:w="1724" w:type="dxa"/>
            <w:shd w:val="clear" w:color="auto" w:fill="FFFFFF" w:themeFill="background1"/>
            <w:noWrap/>
            <w:vAlign w:val="center"/>
            <w:hideMark/>
          </w:tcPr>
          <w:p w:rsidRPr="00733E59" w:rsidR="00B93346" w:rsidP="000B1198" w:rsidRDefault="00B93346" w14:paraId="0495A18C" w14:textId="77777777">
            <w:pPr>
              <w:pStyle w:val="TableText"/>
              <w:spacing w:before="20" w:after="20"/>
              <w:rPr>
                <w:color w:val="000000"/>
              </w:rPr>
            </w:pPr>
            <w:r w:rsidRPr="00733E59">
              <w:rPr>
                <w:color w:val="000000"/>
              </w:rPr>
              <w:t>CHE</w:t>
            </w:r>
          </w:p>
        </w:tc>
        <w:tc>
          <w:tcPr>
            <w:tcW w:w="3755" w:type="dxa"/>
            <w:shd w:val="clear" w:color="auto" w:fill="auto"/>
            <w:noWrap/>
            <w:vAlign w:val="center"/>
            <w:hideMark/>
          </w:tcPr>
          <w:p w:rsidRPr="00733E59" w:rsidR="00B93346" w:rsidP="000B1198" w:rsidRDefault="00B93346" w14:paraId="7B6323D7" w14:textId="77777777">
            <w:pPr>
              <w:pStyle w:val="TableText"/>
              <w:spacing w:before="20" w:after="20"/>
              <w:rPr>
                <w:color w:val="000000"/>
              </w:rPr>
            </w:pPr>
            <w:r w:rsidRPr="00733E59">
              <w:rPr>
                <w:color w:val="000000"/>
              </w:rPr>
              <w:t>Switzerland</w:t>
            </w:r>
          </w:p>
        </w:tc>
        <w:tc>
          <w:tcPr>
            <w:tcW w:w="938" w:type="dxa"/>
            <w:shd w:val="clear" w:color="auto" w:fill="auto"/>
            <w:noWrap/>
            <w:vAlign w:val="center"/>
            <w:hideMark/>
          </w:tcPr>
          <w:p w:rsidRPr="00733E59" w:rsidR="00B93346" w:rsidP="000B1198" w:rsidRDefault="00B93346" w14:paraId="2562E0D9"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5D58B47B"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550171DD" w14:textId="77777777">
        <w:trPr>
          <w:cantSplit/>
        </w:trPr>
        <w:tc>
          <w:tcPr>
            <w:tcW w:w="593" w:type="dxa"/>
            <w:shd w:val="clear" w:color="auto" w:fill="FFFFFF" w:themeFill="background1"/>
            <w:noWrap/>
            <w:vAlign w:val="center"/>
            <w:hideMark/>
          </w:tcPr>
          <w:p w:rsidRPr="00733E59" w:rsidR="00B93346" w:rsidP="000B1198" w:rsidRDefault="00B93346" w14:paraId="2E32FCCB" w14:textId="77777777">
            <w:pPr>
              <w:pStyle w:val="TableText"/>
              <w:spacing w:before="20" w:after="20"/>
            </w:pPr>
            <w:r w:rsidRPr="2F32AA2D">
              <w:t>72</w:t>
            </w:r>
          </w:p>
        </w:tc>
        <w:tc>
          <w:tcPr>
            <w:tcW w:w="1724" w:type="dxa"/>
            <w:shd w:val="clear" w:color="auto" w:fill="FFFFFF" w:themeFill="background1"/>
            <w:noWrap/>
            <w:vAlign w:val="center"/>
            <w:hideMark/>
          </w:tcPr>
          <w:p w:rsidRPr="00733E59" w:rsidR="00B93346" w:rsidP="000B1198" w:rsidRDefault="00B93346" w14:paraId="7518B961" w14:textId="77777777">
            <w:pPr>
              <w:pStyle w:val="TableText"/>
              <w:spacing w:before="20" w:after="20"/>
              <w:rPr>
                <w:color w:val="000000"/>
              </w:rPr>
            </w:pPr>
            <w:r w:rsidRPr="00733E59">
              <w:rPr>
                <w:color w:val="000000"/>
              </w:rPr>
              <w:t>NOR</w:t>
            </w:r>
          </w:p>
        </w:tc>
        <w:tc>
          <w:tcPr>
            <w:tcW w:w="3755" w:type="dxa"/>
            <w:shd w:val="clear" w:color="auto" w:fill="auto"/>
            <w:noWrap/>
            <w:vAlign w:val="center"/>
            <w:hideMark/>
          </w:tcPr>
          <w:p w:rsidRPr="00733E59" w:rsidR="00B93346" w:rsidP="000B1198" w:rsidRDefault="00B93346" w14:paraId="508CC2F0" w14:textId="77777777">
            <w:pPr>
              <w:pStyle w:val="TableText"/>
              <w:spacing w:before="20" w:after="20"/>
              <w:rPr>
                <w:color w:val="000000"/>
              </w:rPr>
            </w:pPr>
            <w:r w:rsidRPr="00733E59">
              <w:rPr>
                <w:color w:val="000000"/>
              </w:rPr>
              <w:t>Norway</w:t>
            </w:r>
          </w:p>
        </w:tc>
        <w:tc>
          <w:tcPr>
            <w:tcW w:w="938" w:type="dxa"/>
            <w:shd w:val="clear" w:color="auto" w:fill="auto"/>
            <w:noWrap/>
            <w:vAlign w:val="center"/>
            <w:hideMark/>
          </w:tcPr>
          <w:p w:rsidRPr="00733E59" w:rsidR="00B93346" w:rsidP="000B1198" w:rsidRDefault="00B93346" w14:paraId="431F3F0A"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20C231E9"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1CF326F6" w14:textId="77777777">
        <w:trPr>
          <w:cantSplit/>
        </w:trPr>
        <w:tc>
          <w:tcPr>
            <w:tcW w:w="593" w:type="dxa"/>
            <w:shd w:val="clear" w:color="auto" w:fill="FFFFFF" w:themeFill="background1"/>
            <w:noWrap/>
            <w:vAlign w:val="center"/>
            <w:hideMark/>
          </w:tcPr>
          <w:p w:rsidRPr="00733E59" w:rsidR="00B93346" w:rsidP="000B1198" w:rsidRDefault="00B93346" w14:paraId="337A0A4C" w14:textId="77777777">
            <w:pPr>
              <w:pStyle w:val="TableText"/>
              <w:spacing w:before="20" w:after="20"/>
            </w:pPr>
            <w:r w:rsidRPr="2F32AA2D">
              <w:t>73</w:t>
            </w:r>
          </w:p>
        </w:tc>
        <w:tc>
          <w:tcPr>
            <w:tcW w:w="1724" w:type="dxa"/>
            <w:shd w:val="clear" w:color="auto" w:fill="FFFFFF" w:themeFill="background1"/>
            <w:noWrap/>
            <w:vAlign w:val="center"/>
            <w:hideMark/>
          </w:tcPr>
          <w:p w:rsidRPr="00733E59" w:rsidR="00B93346" w:rsidP="000B1198" w:rsidRDefault="00B93346" w14:paraId="6BE9C55F" w14:textId="77777777">
            <w:pPr>
              <w:pStyle w:val="TableText"/>
              <w:spacing w:before="20" w:after="20"/>
              <w:rPr>
                <w:color w:val="000000"/>
              </w:rPr>
            </w:pPr>
            <w:r w:rsidRPr="00733E59">
              <w:rPr>
                <w:color w:val="000000"/>
              </w:rPr>
              <w:t>XEF</w:t>
            </w:r>
          </w:p>
        </w:tc>
        <w:tc>
          <w:tcPr>
            <w:tcW w:w="3755" w:type="dxa"/>
            <w:shd w:val="clear" w:color="auto" w:fill="FFFFFF" w:themeFill="background1"/>
            <w:noWrap/>
            <w:vAlign w:val="center"/>
            <w:hideMark/>
          </w:tcPr>
          <w:p w:rsidRPr="00733E59" w:rsidR="00B93346" w:rsidP="000B1198" w:rsidRDefault="00B93346" w14:paraId="0245BD75" w14:textId="77777777">
            <w:pPr>
              <w:pStyle w:val="TableText"/>
              <w:spacing w:before="20" w:after="20"/>
              <w:rPr>
                <w:color w:val="000000"/>
              </w:rPr>
            </w:pPr>
            <w:r w:rsidRPr="00733E59">
              <w:rPr>
                <w:color w:val="000000"/>
              </w:rPr>
              <w:t>Rest of EFTA</w:t>
            </w:r>
          </w:p>
        </w:tc>
        <w:tc>
          <w:tcPr>
            <w:tcW w:w="938" w:type="dxa"/>
            <w:shd w:val="clear" w:color="auto" w:fill="auto"/>
            <w:noWrap/>
            <w:vAlign w:val="center"/>
            <w:hideMark/>
          </w:tcPr>
          <w:p w:rsidRPr="00733E59" w:rsidR="00B93346" w:rsidP="000B1198" w:rsidRDefault="00B93346" w14:paraId="4881F35E"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3C622A07"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6F07CC45" w14:textId="77777777">
        <w:trPr>
          <w:cantSplit/>
        </w:trPr>
        <w:tc>
          <w:tcPr>
            <w:tcW w:w="593" w:type="dxa"/>
            <w:shd w:val="clear" w:color="auto" w:fill="FFFFFF" w:themeFill="background1"/>
            <w:noWrap/>
            <w:vAlign w:val="center"/>
            <w:hideMark/>
          </w:tcPr>
          <w:p w:rsidRPr="00733E59" w:rsidR="00B93346" w:rsidP="000B1198" w:rsidRDefault="00B93346" w14:paraId="372A6BBB" w14:textId="77777777">
            <w:pPr>
              <w:pStyle w:val="TableText"/>
              <w:spacing w:before="20" w:after="20"/>
            </w:pPr>
            <w:r w:rsidRPr="2F32AA2D">
              <w:t>74</w:t>
            </w:r>
          </w:p>
        </w:tc>
        <w:tc>
          <w:tcPr>
            <w:tcW w:w="1724" w:type="dxa"/>
            <w:shd w:val="clear" w:color="auto" w:fill="FFFFFF" w:themeFill="background1"/>
            <w:noWrap/>
            <w:vAlign w:val="center"/>
            <w:hideMark/>
          </w:tcPr>
          <w:p w:rsidRPr="00733E59" w:rsidR="00B93346" w:rsidP="000B1198" w:rsidRDefault="00B93346" w14:paraId="7173BFE5" w14:textId="77777777">
            <w:pPr>
              <w:pStyle w:val="TableText"/>
              <w:spacing w:before="20" w:after="20"/>
              <w:rPr>
                <w:color w:val="000000"/>
              </w:rPr>
            </w:pPr>
            <w:r w:rsidRPr="00733E59">
              <w:rPr>
                <w:color w:val="000000"/>
              </w:rPr>
              <w:t>ALB</w:t>
            </w:r>
          </w:p>
        </w:tc>
        <w:tc>
          <w:tcPr>
            <w:tcW w:w="3755" w:type="dxa"/>
            <w:shd w:val="clear" w:color="auto" w:fill="auto"/>
            <w:noWrap/>
            <w:vAlign w:val="center"/>
            <w:hideMark/>
          </w:tcPr>
          <w:p w:rsidRPr="00733E59" w:rsidR="00B93346" w:rsidP="000B1198" w:rsidRDefault="00B93346" w14:paraId="0095A1AA" w14:textId="77777777">
            <w:pPr>
              <w:pStyle w:val="TableText"/>
              <w:spacing w:before="20" w:after="20"/>
              <w:rPr>
                <w:color w:val="000000"/>
              </w:rPr>
            </w:pPr>
            <w:r w:rsidRPr="00733E59">
              <w:rPr>
                <w:color w:val="000000"/>
              </w:rPr>
              <w:t>Albania</w:t>
            </w:r>
          </w:p>
        </w:tc>
        <w:tc>
          <w:tcPr>
            <w:tcW w:w="938" w:type="dxa"/>
            <w:shd w:val="clear" w:color="auto" w:fill="auto"/>
            <w:noWrap/>
            <w:vAlign w:val="center"/>
            <w:hideMark/>
          </w:tcPr>
          <w:p w:rsidRPr="00733E59" w:rsidR="00B93346" w:rsidP="000B1198" w:rsidRDefault="00B93346" w14:paraId="0767B8C6"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31283862"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47633C55" w14:textId="77777777">
        <w:trPr>
          <w:cantSplit/>
        </w:trPr>
        <w:tc>
          <w:tcPr>
            <w:tcW w:w="593" w:type="dxa"/>
            <w:shd w:val="clear" w:color="auto" w:fill="FFFFFF" w:themeFill="background1"/>
            <w:noWrap/>
            <w:vAlign w:val="center"/>
            <w:hideMark/>
          </w:tcPr>
          <w:p w:rsidRPr="00733E59" w:rsidR="00B93346" w:rsidP="000B1198" w:rsidRDefault="00B93346" w14:paraId="19347243" w14:textId="77777777">
            <w:pPr>
              <w:pStyle w:val="TableText"/>
              <w:spacing w:before="20" w:after="20"/>
            </w:pPr>
            <w:r w:rsidRPr="2F32AA2D">
              <w:t>75</w:t>
            </w:r>
          </w:p>
        </w:tc>
        <w:tc>
          <w:tcPr>
            <w:tcW w:w="1724" w:type="dxa"/>
            <w:shd w:val="clear" w:color="auto" w:fill="FFFFFF" w:themeFill="background1"/>
            <w:noWrap/>
            <w:vAlign w:val="center"/>
            <w:hideMark/>
          </w:tcPr>
          <w:p w:rsidRPr="00733E59" w:rsidR="00B93346" w:rsidP="000B1198" w:rsidRDefault="00B93346" w14:paraId="0C102186" w14:textId="77777777">
            <w:pPr>
              <w:pStyle w:val="TableText"/>
              <w:spacing w:before="20" w:after="20"/>
              <w:rPr>
                <w:color w:val="000000"/>
              </w:rPr>
            </w:pPr>
            <w:r w:rsidRPr="00733E59">
              <w:rPr>
                <w:color w:val="000000"/>
              </w:rPr>
              <w:t>BGR</w:t>
            </w:r>
          </w:p>
        </w:tc>
        <w:tc>
          <w:tcPr>
            <w:tcW w:w="3755" w:type="dxa"/>
            <w:shd w:val="clear" w:color="auto" w:fill="auto"/>
            <w:noWrap/>
            <w:vAlign w:val="center"/>
            <w:hideMark/>
          </w:tcPr>
          <w:p w:rsidRPr="00733E59" w:rsidR="00B93346" w:rsidP="000B1198" w:rsidRDefault="00B93346" w14:paraId="61E2D976" w14:textId="77777777">
            <w:pPr>
              <w:pStyle w:val="TableText"/>
              <w:spacing w:before="20" w:after="20"/>
              <w:rPr>
                <w:color w:val="000000"/>
              </w:rPr>
            </w:pPr>
            <w:r w:rsidRPr="00733E59">
              <w:rPr>
                <w:color w:val="000000"/>
              </w:rPr>
              <w:t>Bulgaria</w:t>
            </w:r>
          </w:p>
        </w:tc>
        <w:tc>
          <w:tcPr>
            <w:tcW w:w="938" w:type="dxa"/>
            <w:shd w:val="clear" w:color="auto" w:fill="auto"/>
            <w:noWrap/>
            <w:vAlign w:val="center"/>
            <w:hideMark/>
          </w:tcPr>
          <w:p w:rsidRPr="00733E59" w:rsidR="00B93346" w:rsidP="000B1198" w:rsidRDefault="00B93346" w14:paraId="56BD5E28" w14:textId="77777777">
            <w:pPr>
              <w:pStyle w:val="TableText"/>
              <w:spacing w:before="20" w:after="20"/>
              <w:rPr>
                <w:color w:val="000000"/>
              </w:rPr>
            </w:pPr>
            <w:r w:rsidRPr="00733E59">
              <w:rPr>
                <w:color w:val="000000"/>
              </w:rPr>
              <w:t>EUR</w:t>
            </w:r>
          </w:p>
        </w:tc>
        <w:tc>
          <w:tcPr>
            <w:tcW w:w="2350" w:type="dxa"/>
            <w:shd w:val="clear" w:color="auto" w:fill="auto"/>
            <w:noWrap/>
            <w:vAlign w:val="center"/>
            <w:hideMark/>
          </w:tcPr>
          <w:p w:rsidRPr="00733E59" w:rsidR="00B93346" w:rsidP="000B1198" w:rsidRDefault="00B93346" w14:paraId="39D1F9A7" w14:textId="77777777">
            <w:pPr>
              <w:pStyle w:val="TableText"/>
              <w:spacing w:before="20" w:after="20"/>
              <w:rPr>
                <w:color w:val="000000"/>
              </w:rPr>
            </w:pPr>
            <w:r w:rsidRPr="00733E59">
              <w:rPr>
                <w:color w:val="000000"/>
              </w:rPr>
              <w:t>Europe Union 27</w:t>
            </w:r>
            <w:r>
              <w:rPr>
                <w:color w:val="000000"/>
              </w:rPr>
              <w:t xml:space="preserve"> </w:t>
            </w:r>
          </w:p>
        </w:tc>
      </w:tr>
      <w:tr w:rsidRPr="00733E59" w:rsidR="00B93346" w:rsidTr="00032F39" w14:paraId="534DCE0B" w14:textId="77777777">
        <w:trPr>
          <w:cantSplit/>
        </w:trPr>
        <w:tc>
          <w:tcPr>
            <w:tcW w:w="593" w:type="dxa"/>
            <w:shd w:val="clear" w:color="auto" w:fill="FFFFFF" w:themeFill="background1"/>
            <w:noWrap/>
            <w:vAlign w:val="center"/>
            <w:hideMark/>
          </w:tcPr>
          <w:p w:rsidRPr="00733E59" w:rsidR="00B93346" w:rsidP="000B1198" w:rsidRDefault="00B93346" w14:paraId="450E595A" w14:textId="77777777">
            <w:pPr>
              <w:pStyle w:val="TableText"/>
              <w:spacing w:before="20" w:after="20"/>
            </w:pPr>
            <w:r w:rsidRPr="2F32AA2D">
              <w:t>76</w:t>
            </w:r>
          </w:p>
        </w:tc>
        <w:tc>
          <w:tcPr>
            <w:tcW w:w="1724" w:type="dxa"/>
            <w:shd w:val="clear" w:color="auto" w:fill="FFFFFF" w:themeFill="background1"/>
            <w:noWrap/>
            <w:vAlign w:val="center"/>
            <w:hideMark/>
          </w:tcPr>
          <w:p w:rsidRPr="00733E59" w:rsidR="00B93346" w:rsidP="000B1198" w:rsidRDefault="00B93346" w14:paraId="5286AEAE" w14:textId="77777777">
            <w:pPr>
              <w:pStyle w:val="TableText"/>
              <w:spacing w:before="20" w:after="20"/>
              <w:rPr>
                <w:color w:val="000000"/>
              </w:rPr>
            </w:pPr>
            <w:r w:rsidRPr="00733E59">
              <w:rPr>
                <w:color w:val="000000"/>
              </w:rPr>
              <w:t>BLR</w:t>
            </w:r>
          </w:p>
        </w:tc>
        <w:tc>
          <w:tcPr>
            <w:tcW w:w="3755" w:type="dxa"/>
            <w:shd w:val="clear" w:color="auto" w:fill="auto"/>
            <w:noWrap/>
            <w:vAlign w:val="center"/>
            <w:hideMark/>
          </w:tcPr>
          <w:p w:rsidRPr="00733E59" w:rsidR="00B93346" w:rsidP="000B1198" w:rsidRDefault="00B93346" w14:paraId="13E83303" w14:textId="77777777">
            <w:pPr>
              <w:pStyle w:val="TableText"/>
              <w:spacing w:before="20" w:after="20"/>
              <w:rPr>
                <w:color w:val="000000"/>
              </w:rPr>
            </w:pPr>
            <w:r w:rsidRPr="00733E59">
              <w:rPr>
                <w:color w:val="000000"/>
              </w:rPr>
              <w:t>Belarus</w:t>
            </w:r>
          </w:p>
        </w:tc>
        <w:tc>
          <w:tcPr>
            <w:tcW w:w="938" w:type="dxa"/>
            <w:shd w:val="clear" w:color="auto" w:fill="auto"/>
            <w:noWrap/>
            <w:vAlign w:val="center"/>
            <w:hideMark/>
          </w:tcPr>
          <w:p w:rsidRPr="00733E59" w:rsidR="00B93346" w:rsidP="000B1198" w:rsidRDefault="00B93346" w14:paraId="4DF9BFD9"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0141C5CC"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379802BE" w14:textId="77777777">
        <w:trPr>
          <w:cantSplit/>
        </w:trPr>
        <w:tc>
          <w:tcPr>
            <w:tcW w:w="593" w:type="dxa"/>
            <w:tcBorders>
              <w:bottom w:val="single" w:color="auto" w:sz="4" w:space="0"/>
            </w:tcBorders>
            <w:shd w:val="clear" w:color="auto" w:fill="FFFFFF" w:themeFill="background1"/>
            <w:noWrap/>
            <w:vAlign w:val="center"/>
            <w:hideMark/>
          </w:tcPr>
          <w:p w:rsidRPr="00733E59" w:rsidR="00B93346" w:rsidP="000B1198" w:rsidRDefault="00B93346" w14:paraId="6AE658E8" w14:textId="77777777">
            <w:pPr>
              <w:pStyle w:val="TableText"/>
              <w:spacing w:before="20" w:after="20"/>
            </w:pPr>
            <w:r w:rsidRPr="2F32AA2D">
              <w:t>77</w:t>
            </w:r>
          </w:p>
        </w:tc>
        <w:tc>
          <w:tcPr>
            <w:tcW w:w="1724" w:type="dxa"/>
            <w:tcBorders>
              <w:bottom w:val="single" w:color="auto" w:sz="4" w:space="0"/>
            </w:tcBorders>
            <w:shd w:val="clear" w:color="auto" w:fill="FFFFFF" w:themeFill="background1"/>
            <w:noWrap/>
            <w:vAlign w:val="center"/>
            <w:hideMark/>
          </w:tcPr>
          <w:p w:rsidRPr="00733E59" w:rsidR="00B93346" w:rsidP="000B1198" w:rsidRDefault="00B93346" w14:paraId="21EDAA94" w14:textId="77777777">
            <w:pPr>
              <w:pStyle w:val="TableText"/>
              <w:spacing w:before="20" w:after="20"/>
              <w:rPr>
                <w:color w:val="000000"/>
              </w:rPr>
            </w:pPr>
            <w:r w:rsidRPr="00733E59">
              <w:rPr>
                <w:color w:val="000000"/>
              </w:rPr>
              <w:t>HRV</w:t>
            </w:r>
          </w:p>
        </w:tc>
        <w:tc>
          <w:tcPr>
            <w:tcW w:w="3755" w:type="dxa"/>
            <w:tcBorders>
              <w:bottom w:val="single" w:color="auto" w:sz="4" w:space="0"/>
            </w:tcBorders>
            <w:shd w:val="clear" w:color="auto" w:fill="auto"/>
            <w:noWrap/>
            <w:vAlign w:val="center"/>
            <w:hideMark/>
          </w:tcPr>
          <w:p w:rsidRPr="00733E59" w:rsidR="00B93346" w:rsidP="000B1198" w:rsidRDefault="00B93346" w14:paraId="35B5B1A1" w14:textId="77777777">
            <w:pPr>
              <w:pStyle w:val="TableText"/>
              <w:spacing w:before="20" w:after="20"/>
              <w:rPr>
                <w:color w:val="000000"/>
              </w:rPr>
            </w:pPr>
            <w:r w:rsidRPr="00733E59">
              <w:rPr>
                <w:color w:val="000000"/>
              </w:rPr>
              <w:t>Croatia</w:t>
            </w:r>
          </w:p>
        </w:tc>
        <w:tc>
          <w:tcPr>
            <w:tcW w:w="938" w:type="dxa"/>
            <w:tcBorders>
              <w:bottom w:val="single" w:color="auto" w:sz="4" w:space="0"/>
            </w:tcBorders>
            <w:shd w:val="clear" w:color="auto" w:fill="auto"/>
            <w:noWrap/>
            <w:vAlign w:val="center"/>
            <w:hideMark/>
          </w:tcPr>
          <w:p w:rsidRPr="00733E59" w:rsidR="00B93346" w:rsidP="000B1198" w:rsidRDefault="00B93346" w14:paraId="166C3A5E" w14:textId="77777777">
            <w:pPr>
              <w:pStyle w:val="TableText"/>
              <w:spacing w:before="20" w:after="20"/>
              <w:rPr>
                <w:color w:val="000000"/>
              </w:rPr>
            </w:pPr>
            <w:r w:rsidRPr="00733E59">
              <w:rPr>
                <w:color w:val="000000"/>
              </w:rPr>
              <w:t>ROW</w:t>
            </w:r>
          </w:p>
        </w:tc>
        <w:tc>
          <w:tcPr>
            <w:tcW w:w="2350" w:type="dxa"/>
            <w:tcBorders>
              <w:bottom w:val="single" w:color="auto" w:sz="4" w:space="0"/>
            </w:tcBorders>
            <w:shd w:val="clear" w:color="auto" w:fill="auto"/>
            <w:noWrap/>
            <w:vAlign w:val="center"/>
            <w:hideMark/>
          </w:tcPr>
          <w:p w:rsidRPr="00733E59" w:rsidR="00B93346" w:rsidP="000B1198" w:rsidRDefault="00B93346" w14:paraId="5107E98F"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54059F1E" w14:textId="77777777">
        <w:trPr>
          <w:cantSplit/>
        </w:trPr>
        <w:tc>
          <w:tcPr>
            <w:tcW w:w="593"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5DAE0D29" w14:textId="77777777">
            <w:pPr>
              <w:pStyle w:val="TableText"/>
              <w:spacing w:before="20" w:after="20"/>
            </w:pPr>
            <w:r w:rsidRPr="2F32AA2D">
              <w:t>78</w:t>
            </w:r>
          </w:p>
        </w:tc>
        <w:tc>
          <w:tcPr>
            <w:tcW w:w="1724"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793BCB70" w14:textId="77777777">
            <w:pPr>
              <w:pStyle w:val="TableText"/>
              <w:spacing w:before="20" w:after="20"/>
              <w:rPr>
                <w:color w:val="000000"/>
              </w:rPr>
            </w:pPr>
            <w:r w:rsidRPr="00733E59">
              <w:rPr>
                <w:color w:val="000000"/>
              </w:rPr>
              <w:t>ROU</w:t>
            </w:r>
          </w:p>
        </w:tc>
        <w:tc>
          <w:tcPr>
            <w:tcW w:w="3755" w:type="dxa"/>
            <w:tcBorders>
              <w:top w:val="single" w:color="auto" w:sz="4" w:space="0"/>
              <w:bottom w:val="single" w:color="auto" w:sz="4" w:space="0"/>
            </w:tcBorders>
            <w:shd w:val="clear" w:color="auto" w:fill="auto"/>
            <w:noWrap/>
            <w:vAlign w:val="center"/>
            <w:hideMark/>
          </w:tcPr>
          <w:p w:rsidRPr="00733E59" w:rsidR="00B93346" w:rsidP="000B1198" w:rsidRDefault="00B93346" w14:paraId="05F876F6" w14:textId="77777777">
            <w:pPr>
              <w:pStyle w:val="TableText"/>
              <w:spacing w:before="20" w:after="20"/>
              <w:rPr>
                <w:color w:val="000000"/>
              </w:rPr>
            </w:pPr>
            <w:r w:rsidRPr="00733E59">
              <w:rPr>
                <w:color w:val="000000"/>
              </w:rPr>
              <w:t>Romania</w:t>
            </w:r>
          </w:p>
        </w:tc>
        <w:tc>
          <w:tcPr>
            <w:tcW w:w="938" w:type="dxa"/>
            <w:tcBorders>
              <w:top w:val="single" w:color="auto" w:sz="4" w:space="0"/>
              <w:bottom w:val="single" w:color="auto" w:sz="4" w:space="0"/>
            </w:tcBorders>
            <w:shd w:val="clear" w:color="auto" w:fill="auto"/>
            <w:noWrap/>
            <w:vAlign w:val="center"/>
            <w:hideMark/>
          </w:tcPr>
          <w:p w:rsidRPr="00733E59" w:rsidR="00B93346" w:rsidP="000B1198" w:rsidRDefault="00B93346" w14:paraId="27F864CE" w14:textId="77777777">
            <w:pPr>
              <w:pStyle w:val="TableText"/>
              <w:spacing w:before="20" w:after="20"/>
              <w:rPr>
                <w:color w:val="000000"/>
              </w:rPr>
            </w:pPr>
            <w:r w:rsidRPr="00733E59">
              <w:rPr>
                <w:color w:val="000000"/>
              </w:rPr>
              <w:t>EUR</w:t>
            </w:r>
          </w:p>
        </w:tc>
        <w:tc>
          <w:tcPr>
            <w:tcW w:w="2350" w:type="dxa"/>
            <w:tcBorders>
              <w:top w:val="single" w:color="auto" w:sz="4" w:space="0"/>
              <w:bottom w:val="single" w:color="auto" w:sz="4" w:space="0"/>
            </w:tcBorders>
            <w:shd w:val="clear" w:color="auto" w:fill="auto"/>
            <w:noWrap/>
            <w:vAlign w:val="center"/>
            <w:hideMark/>
          </w:tcPr>
          <w:p w:rsidRPr="00733E59" w:rsidR="00B93346" w:rsidP="000B1198" w:rsidRDefault="00B93346" w14:paraId="7F3FF777" w14:textId="77777777">
            <w:pPr>
              <w:pStyle w:val="TableText"/>
              <w:spacing w:before="20" w:after="20"/>
              <w:rPr>
                <w:color w:val="000000"/>
              </w:rPr>
            </w:pPr>
            <w:r w:rsidRPr="00733E59">
              <w:rPr>
                <w:color w:val="000000"/>
              </w:rPr>
              <w:t>Europe Union 27</w:t>
            </w:r>
            <w:r>
              <w:rPr>
                <w:color w:val="000000"/>
              </w:rPr>
              <w:t xml:space="preserve"> </w:t>
            </w:r>
          </w:p>
        </w:tc>
      </w:tr>
      <w:tr w:rsidRPr="00733E59" w:rsidR="00B93346" w:rsidTr="00032F39" w14:paraId="6E4554AB" w14:textId="77777777">
        <w:trPr>
          <w:cantSplit/>
        </w:trPr>
        <w:tc>
          <w:tcPr>
            <w:tcW w:w="593"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76B62AB8" w14:textId="77777777">
            <w:pPr>
              <w:pStyle w:val="TableText"/>
              <w:spacing w:before="20" w:after="20"/>
            </w:pPr>
            <w:r w:rsidRPr="2F32AA2D">
              <w:t>79</w:t>
            </w:r>
          </w:p>
        </w:tc>
        <w:tc>
          <w:tcPr>
            <w:tcW w:w="1724" w:type="dxa"/>
            <w:tcBorders>
              <w:top w:val="single" w:color="auto" w:sz="4" w:space="0"/>
              <w:bottom w:val="single" w:color="auto" w:sz="4" w:space="0"/>
            </w:tcBorders>
            <w:shd w:val="clear" w:color="auto" w:fill="FFFFFF" w:themeFill="background1"/>
            <w:noWrap/>
            <w:vAlign w:val="center"/>
            <w:hideMark/>
          </w:tcPr>
          <w:p w:rsidRPr="00733E59" w:rsidR="00B93346" w:rsidP="000B1198" w:rsidRDefault="00B93346" w14:paraId="4591D978" w14:textId="77777777">
            <w:pPr>
              <w:pStyle w:val="TableText"/>
              <w:spacing w:before="20" w:after="20"/>
              <w:rPr>
                <w:color w:val="000000"/>
              </w:rPr>
            </w:pPr>
            <w:r w:rsidRPr="00733E59">
              <w:rPr>
                <w:color w:val="000000"/>
              </w:rPr>
              <w:t>RUS</w:t>
            </w:r>
          </w:p>
        </w:tc>
        <w:tc>
          <w:tcPr>
            <w:tcW w:w="3755" w:type="dxa"/>
            <w:tcBorders>
              <w:top w:val="single" w:color="auto" w:sz="4" w:space="0"/>
              <w:bottom w:val="single" w:color="auto" w:sz="4" w:space="0"/>
            </w:tcBorders>
            <w:shd w:val="clear" w:color="auto" w:fill="auto"/>
            <w:noWrap/>
            <w:vAlign w:val="center"/>
            <w:hideMark/>
          </w:tcPr>
          <w:p w:rsidRPr="00733E59" w:rsidR="00B93346" w:rsidP="000B1198" w:rsidRDefault="00B93346" w14:paraId="0750978E" w14:textId="77777777">
            <w:pPr>
              <w:pStyle w:val="TableText"/>
              <w:spacing w:before="20" w:after="20"/>
              <w:rPr>
                <w:color w:val="000000"/>
              </w:rPr>
            </w:pPr>
            <w:r w:rsidRPr="00733E59">
              <w:rPr>
                <w:color w:val="000000"/>
              </w:rPr>
              <w:t>Russian Federation</w:t>
            </w:r>
          </w:p>
        </w:tc>
        <w:tc>
          <w:tcPr>
            <w:tcW w:w="938" w:type="dxa"/>
            <w:tcBorders>
              <w:top w:val="single" w:color="auto" w:sz="4" w:space="0"/>
              <w:bottom w:val="single" w:color="auto" w:sz="4" w:space="0"/>
            </w:tcBorders>
            <w:shd w:val="clear" w:color="auto" w:fill="auto"/>
            <w:noWrap/>
            <w:vAlign w:val="center"/>
            <w:hideMark/>
          </w:tcPr>
          <w:p w:rsidRPr="00733E59" w:rsidR="00B93346" w:rsidP="000B1198" w:rsidRDefault="00B93346" w14:paraId="39D2D696" w14:textId="77777777">
            <w:pPr>
              <w:pStyle w:val="TableText"/>
              <w:spacing w:before="20" w:after="20"/>
              <w:rPr>
                <w:color w:val="000000"/>
              </w:rPr>
            </w:pPr>
            <w:r w:rsidRPr="00733E59">
              <w:rPr>
                <w:color w:val="000000"/>
              </w:rPr>
              <w:t>ROW</w:t>
            </w:r>
          </w:p>
        </w:tc>
        <w:tc>
          <w:tcPr>
            <w:tcW w:w="2350" w:type="dxa"/>
            <w:tcBorders>
              <w:top w:val="single" w:color="auto" w:sz="4" w:space="0"/>
              <w:bottom w:val="single" w:color="auto" w:sz="4" w:space="0"/>
            </w:tcBorders>
            <w:shd w:val="clear" w:color="auto" w:fill="auto"/>
            <w:noWrap/>
            <w:vAlign w:val="center"/>
            <w:hideMark/>
          </w:tcPr>
          <w:p w:rsidRPr="00733E59" w:rsidR="00B93346" w:rsidP="000B1198" w:rsidRDefault="00B93346" w14:paraId="687F1494" w14:textId="77777777">
            <w:pPr>
              <w:pStyle w:val="TableText"/>
              <w:spacing w:before="20" w:after="20"/>
              <w:rPr>
                <w:color w:val="000000"/>
              </w:rPr>
            </w:pPr>
            <w:r w:rsidRPr="00733E59">
              <w:rPr>
                <w:color w:val="000000"/>
              </w:rPr>
              <w:t>Rest of World</w:t>
            </w:r>
            <w:r>
              <w:rPr>
                <w:color w:val="000000"/>
              </w:rPr>
              <w:t xml:space="preserve"> </w:t>
            </w:r>
          </w:p>
        </w:tc>
      </w:tr>
    </w:tbl>
    <w:p w:rsidR="00032F39" w:rsidP="00032F39" w:rsidRDefault="00032F39" w14:paraId="4017160A" w14:textId="77777777">
      <w:pPr>
        <w:pStyle w:val="tablecont"/>
      </w:pPr>
      <w:r>
        <w:t>(continued)</w:t>
      </w:r>
    </w:p>
    <w:p w:rsidR="00032F39" w:rsidP="00032F39" w:rsidRDefault="00032F39" w14:paraId="50B5530D" w14:textId="376E325B">
      <w:pPr>
        <w:pStyle w:val="Appendixtabletitle"/>
      </w:pPr>
      <w:r>
        <w:t>Appendix Table A</w:t>
      </w:r>
      <w:r w:rsidRPr="00733E59">
        <w:t xml:space="preserve">-1. </w:t>
      </w:r>
      <w:r>
        <w:tab/>
      </w:r>
      <w:r w:rsidRPr="00733E59">
        <w:t xml:space="preserve">Region Mapping between </w:t>
      </w:r>
      <w:r>
        <w:t xml:space="preserve">GTAP </w:t>
      </w:r>
      <w:r w:rsidR="00E21CCF">
        <w:t>v7.1</w:t>
      </w:r>
      <w:r w:rsidRPr="00733E59">
        <w:t xml:space="preserve"> and ADAGE</w:t>
      </w:r>
      <w:r>
        <w:t xml:space="preserve"> (continued)</w:t>
      </w:r>
    </w:p>
    <w:tbl>
      <w:tblPr>
        <w:tblW w:w="9360" w:type="dxa"/>
        <w:tblBorders>
          <w:top w:val="double" w:color="auto" w:sz="4" w:space="0"/>
          <w:bottom w:val="double" w:color="auto" w:sz="4" w:space="0"/>
          <w:insideH w:val="single" w:color="auto" w:sz="4" w:space="0"/>
          <w:insideV w:val="single" w:color="auto" w:sz="4" w:space="0"/>
        </w:tblBorders>
        <w:tblLayout w:type="fixed"/>
        <w:tblCellMar>
          <w:left w:w="86" w:type="dxa"/>
          <w:right w:w="86" w:type="dxa"/>
        </w:tblCellMar>
        <w:tblLook w:val="04A0" w:firstRow="1" w:lastRow="0" w:firstColumn="1" w:lastColumn="0" w:noHBand="0" w:noVBand="1"/>
      </w:tblPr>
      <w:tblGrid>
        <w:gridCol w:w="593"/>
        <w:gridCol w:w="1724"/>
        <w:gridCol w:w="3755"/>
        <w:gridCol w:w="938"/>
        <w:gridCol w:w="2350"/>
      </w:tblGrid>
      <w:tr w:rsidRPr="00733E59" w:rsidR="00032F39" w:rsidTr="000C4E61" w14:paraId="1832FD01" w14:textId="77777777">
        <w:trPr>
          <w:cantSplit/>
          <w:tblHeader/>
        </w:trPr>
        <w:tc>
          <w:tcPr>
            <w:tcW w:w="6072" w:type="dxa"/>
            <w:gridSpan w:val="3"/>
            <w:shd w:val="clear" w:color="auto" w:fill="auto"/>
            <w:noWrap/>
            <w:vAlign w:val="center"/>
            <w:hideMark/>
          </w:tcPr>
          <w:p w:rsidRPr="00733E59" w:rsidR="00032F39" w:rsidP="000C4E61" w:rsidRDefault="00032F39" w14:paraId="573FF642" w14:textId="77777777">
            <w:pPr>
              <w:pStyle w:val="TableHeader"/>
              <w:keepNext w:val="0"/>
              <w:spacing w:before="20" w:after="20"/>
            </w:pPr>
            <w:r w:rsidRPr="2F32AA2D">
              <w:t>GTAP</w:t>
            </w:r>
          </w:p>
        </w:tc>
        <w:tc>
          <w:tcPr>
            <w:tcW w:w="3288" w:type="dxa"/>
            <w:gridSpan w:val="2"/>
            <w:shd w:val="clear" w:color="auto" w:fill="auto"/>
            <w:noWrap/>
            <w:vAlign w:val="center"/>
            <w:hideMark/>
          </w:tcPr>
          <w:p w:rsidRPr="00733E59" w:rsidR="00032F39" w:rsidP="000C4E61" w:rsidRDefault="00032F39" w14:paraId="4BD72854" w14:textId="77777777">
            <w:pPr>
              <w:pStyle w:val="TableHeader"/>
              <w:keepNext w:val="0"/>
              <w:spacing w:before="20" w:after="20"/>
            </w:pPr>
            <w:r w:rsidRPr="2F32AA2D">
              <w:t>ADAGE</w:t>
            </w:r>
          </w:p>
        </w:tc>
      </w:tr>
      <w:tr w:rsidRPr="00733E59" w:rsidR="00032F39" w:rsidTr="000C4E61" w14:paraId="503112E9" w14:textId="77777777">
        <w:trPr>
          <w:cantSplit/>
          <w:tblHeader/>
        </w:trPr>
        <w:tc>
          <w:tcPr>
            <w:tcW w:w="593" w:type="dxa"/>
            <w:shd w:val="clear" w:color="auto" w:fill="auto"/>
            <w:noWrap/>
            <w:vAlign w:val="center"/>
            <w:hideMark/>
          </w:tcPr>
          <w:p w:rsidRPr="00733E59" w:rsidR="00032F39" w:rsidP="000C4E61" w:rsidRDefault="00032F39" w14:paraId="7720C4B6" w14:textId="77777777">
            <w:pPr>
              <w:pStyle w:val="TableHeader"/>
              <w:keepNext w:val="0"/>
              <w:spacing w:before="20" w:after="20"/>
            </w:pPr>
            <w:r w:rsidRPr="2F32AA2D">
              <w:t>No.</w:t>
            </w:r>
          </w:p>
        </w:tc>
        <w:tc>
          <w:tcPr>
            <w:tcW w:w="1724" w:type="dxa"/>
            <w:shd w:val="clear" w:color="auto" w:fill="auto"/>
            <w:noWrap/>
            <w:vAlign w:val="center"/>
            <w:hideMark/>
          </w:tcPr>
          <w:p w:rsidRPr="00733E59" w:rsidR="00032F39" w:rsidP="000C4E61" w:rsidRDefault="00032F39" w14:paraId="3F27608B" w14:textId="77777777">
            <w:pPr>
              <w:pStyle w:val="TableHeader"/>
              <w:keepNext w:val="0"/>
              <w:spacing w:before="20" w:after="20"/>
            </w:pPr>
            <w:r w:rsidRPr="2F32AA2D">
              <w:t>Country ISO-3</w:t>
            </w:r>
          </w:p>
        </w:tc>
        <w:tc>
          <w:tcPr>
            <w:tcW w:w="3755" w:type="dxa"/>
            <w:shd w:val="clear" w:color="auto" w:fill="auto"/>
            <w:noWrap/>
            <w:vAlign w:val="center"/>
            <w:hideMark/>
          </w:tcPr>
          <w:p w:rsidRPr="00733E59" w:rsidR="00032F39" w:rsidP="000C4E61" w:rsidRDefault="00032F39" w14:paraId="64AF9A06" w14:textId="77777777">
            <w:pPr>
              <w:pStyle w:val="TableHeader"/>
              <w:keepNext w:val="0"/>
              <w:spacing w:before="20" w:after="20"/>
            </w:pPr>
            <w:r w:rsidRPr="2F32AA2D">
              <w:t>Definition</w:t>
            </w:r>
          </w:p>
        </w:tc>
        <w:tc>
          <w:tcPr>
            <w:tcW w:w="938" w:type="dxa"/>
            <w:shd w:val="clear" w:color="auto" w:fill="auto"/>
            <w:noWrap/>
            <w:vAlign w:val="center"/>
            <w:hideMark/>
          </w:tcPr>
          <w:p w:rsidRPr="00733E59" w:rsidR="00032F39" w:rsidP="000C4E61" w:rsidRDefault="00032F39" w14:paraId="3FB4B6BD" w14:textId="77777777">
            <w:pPr>
              <w:pStyle w:val="TableHeader"/>
              <w:keepNext w:val="0"/>
              <w:spacing w:before="20" w:after="20"/>
            </w:pPr>
            <w:r w:rsidRPr="2F32AA2D">
              <w:t>Region</w:t>
            </w:r>
          </w:p>
        </w:tc>
        <w:tc>
          <w:tcPr>
            <w:tcW w:w="2350" w:type="dxa"/>
            <w:shd w:val="clear" w:color="auto" w:fill="auto"/>
            <w:noWrap/>
            <w:vAlign w:val="center"/>
            <w:hideMark/>
          </w:tcPr>
          <w:p w:rsidRPr="00733E59" w:rsidR="00032F39" w:rsidP="000C4E61" w:rsidRDefault="00032F39" w14:paraId="12D35358" w14:textId="77777777">
            <w:pPr>
              <w:pStyle w:val="TableHeader"/>
              <w:keepNext w:val="0"/>
              <w:spacing w:before="20" w:after="20"/>
            </w:pPr>
            <w:r w:rsidRPr="2F32AA2D">
              <w:t>Definition</w:t>
            </w:r>
          </w:p>
        </w:tc>
      </w:tr>
      <w:tr w:rsidRPr="00733E59" w:rsidR="00B93346" w:rsidTr="00032F39" w14:paraId="404854A5" w14:textId="77777777">
        <w:trPr>
          <w:cantSplit/>
        </w:trPr>
        <w:tc>
          <w:tcPr>
            <w:tcW w:w="593" w:type="dxa"/>
            <w:shd w:val="clear" w:color="auto" w:fill="FFFFFF" w:themeFill="background1"/>
            <w:noWrap/>
            <w:vAlign w:val="center"/>
            <w:hideMark/>
          </w:tcPr>
          <w:p w:rsidRPr="00733E59" w:rsidR="00B93346" w:rsidP="000B1198" w:rsidRDefault="00B93346" w14:paraId="74CE1B54" w14:textId="77777777">
            <w:pPr>
              <w:pStyle w:val="TableText"/>
              <w:spacing w:before="20" w:after="20"/>
            </w:pPr>
            <w:r w:rsidRPr="2F32AA2D">
              <w:t>80</w:t>
            </w:r>
          </w:p>
        </w:tc>
        <w:tc>
          <w:tcPr>
            <w:tcW w:w="1724" w:type="dxa"/>
            <w:shd w:val="clear" w:color="auto" w:fill="FFFFFF" w:themeFill="background1"/>
            <w:noWrap/>
            <w:vAlign w:val="center"/>
            <w:hideMark/>
          </w:tcPr>
          <w:p w:rsidRPr="00733E59" w:rsidR="00B93346" w:rsidP="000B1198" w:rsidRDefault="00B93346" w14:paraId="21FB656C" w14:textId="77777777">
            <w:pPr>
              <w:pStyle w:val="TableText"/>
              <w:spacing w:before="20" w:after="20"/>
              <w:rPr>
                <w:color w:val="000000"/>
              </w:rPr>
            </w:pPr>
            <w:r w:rsidRPr="00733E59">
              <w:rPr>
                <w:color w:val="000000"/>
              </w:rPr>
              <w:t>UKR</w:t>
            </w:r>
          </w:p>
        </w:tc>
        <w:tc>
          <w:tcPr>
            <w:tcW w:w="3755" w:type="dxa"/>
            <w:shd w:val="clear" w:color="auto" w:fill="auto"/>
            <w:noWrap/>
            <w:vAlign w:val="center"/>
            <w:hideMark/>
          </w:tcPr>
          <w:p w:rsidRPr="00733E59" w:rsidR="00B93346" w:rsidP="000B1198" w:rsidRDefault="00B93346" w14:paraId="446E961C" w14:textId="77777777">
            <w:pPr>
              <w:pStyle w:val="TableText"/>
              <w:spacing w:before="20" w:after="20"/>
              <w:rPr>
                <w:color w:val="000000"/>
              </w:rPr>
            </w:pPr>
            <w:r w:rsidRPr="00733E59">
              <w:rPr>
                <w:color w:val="000000"/>
              </w:rPr>
              <w:t>Ukraine</w:t>
            </w:r>
          </w:p>
        </w:tc>
        <w:tc>
          <w:tcPr>
            <w:tcW w:w="938" w:type="dxa"/>
            <w:shd w:val="clear" w:color="auto" w:fill="auto"/>
            <w:noWrap/>
            <w:vAlign w:val="center"/>
            <w:hideMark/>
          </w:tcPr>
          <w:p w:rsidRPr="00733E59" w:rsidR="00B93346" w:rsidP="000B1198" w:rsidRDefault="00B93346" w14:paraId="61817AA6"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3F4B2146"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629C13D4" w14:textId="77777777">
        <w:trPr>
          <w:cantSplit/>
        </w:trPr>
        <w:tc>
          <w:tcPr>
            <w:tcW w:w="593" w:type="dxa"/>
            <w:shd w:val="clear" w:color="auto" w:fill="FFFFFF" w:themeFill="background1"/>
            <w:noWrap/>
            <w:vAlign w:val="center"/>
            <w:hideMark/>
          </w:tcPr>
          <w:p w:rsidRPr="00733E59" w:rsidR="00B93346" w:rsidP="000B1198" w:rsidRDefault="00B93346" w14:paraId="31E40C18" w14:textId="77777777">
            <w:pPr>
              <w:pStyle w:val="TableText"/>
              <w:spacing w:before="20" w:after="20"/>
            </w:pPr>
            <w:r w:rsidRPr="2F32AA2D">
              <w:t>81</w:t>
            </w:r>
          </w:p>
        </w:tc>
        <w:tc>
          <w:tcPr>
            <w:tcW w:w="1724" w:type="dxa"/>
            <w:shd w:val="clear" w:color="auto" w:fill="FFFFFF" w:themeFill="background1"/>
            <w:noWrap/>
            <w:vAlign w:val="center"/>
            <w:hideMark/>
          </w:tcPr>
          <w:p w:rsidRPr="00733E59" w:rsidR="00B93346" w:rsidP="000B1198" w:rsidRDefault="00B93346" w14:paraId="14B0B982" w14:textId="77777777">
            <w:pPr>
              <w:pStyle w:val="TableText"/>
              <w:spacing w:before="20" w:after="20"/>
              <w:rPr>
                <w:color w:val="000000"/>
              </w:rPr>
            </w:pPr>
            <w:r w:rsidRPr="00733E59">
              <w:rPr>
                <w:color w:val="000000"/>
              </w:rPr>
              <w:t>XEE</w:t>
            </w:r>
          </w:p>
        </w:tc>
        <w:tc>
          <w:tcPr>
            <w:tcW w:w="3755" w:type="dxa"/>
            <w:shd w:val="clear" w:color="auto" w:fill="FFFFFF" w:themeFill="background1"/>
            <w:noWrap/>
            <w:vAlign w:val="center"/>
            <w:hideMark/>
          </w:tcPr>
          <w:p w:rsidRPr="00733E59" w:rsidR="00B93346" w:rsidP="000B1198" w:rsidRDefault="00B93346" w14:paraId="5AC959F6" w14:textId="77777777">
            <w:pPr>
              <w:pStyle w:val="TableText"/>
              <w:spacing w:before="20" w:after="20"/>
              <w:rPr>
                <w:color w:val="000000"/>
              </w:rPr>
            </w:pPr>
            <w:r w:rsidRPr="00733E59">
              <w:rPr>
                <w:color w:val="000000"/>
              </w:rPr>
              <w:t>Rest of Eastern Europe</w:t>
            </w:r>
          </w:p>
        </w:tc>
        <w:tc>
          <w:tcPr>
            <w:tcW w:w="938" w:type="dxa"/>
            <w:shd w:val="clear" w:color="auto" w:fill="auto"/>
            <w:noWrap/>
            <w:vAlign w:val="center"/>
            <w:hideMark/>
          </w:tcPr>
          <w:p w:rsidRPr="00733E59" w:rsidR="00B93346" w:rsidP="000B1198" w:rsidRDefault="00B93346" w14:paraId="798D12DF"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3419F36B"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7ED9CDEA" w14:textId="77777777">
        <w:trPr>
          <w:cantSplit/>
        </w:trPr>
        <w:tc>
          <w:tcPr>
            <w:tcW w:w="593" w:type="dxa"/>
            <w:shd w:val="clear" w:color="auto" w:fill="FFFFFF" w:themeFill="background1"/>
            <w:noWrap/>
            <w:vAlign w:val="center"/>
            <w:hideMark/>
          </w:tcPr>
          <w:p w:rsidRPr="00733E59" w:rsidR="00B93346" w:rsidP="000B1198" w:rsidRDefault="00B93346" w14:paraId="18B1A28E" w14:textId="77777777">
            <w:pPr>
              <w:pStyle w:val="TableText"/>
              <w:spacing w:before="20" w:after="20"/>
            </w:pPr>
            <w:r w:rsidRPr="2F32AA2D">
              <w:t>82</w:t>
            </w:r>
          </w:p>
        </w:tc>
        <w:tc>
          <w:tcPr>
            <w:tcW w:w="1724" w:type="dxa"/>
            <w:shd w:val="clear" w:color="auto" w:fill="FFFFFF" w:themeFill="background1"/>
            <w:noWrap/>
            <w:vAlign w:val="center"/>
            <w:hideMark/>
          </w:tcPr>
          <w:p w:rsidRPr="00733E59" w:rsidR="00B93346" w:rsidP="000B1198" w:rsidRDefault="00B93346" w14:paraId="71B5E2B2" w14:textId="77777777">
            <w:pPr>
              <w:pStyle w:val="TableText"/>
              <w:spacing w:before="20" w:after="20"/>
              <w:rPr>
                <w:color w:val="000000"/>
              </w:rPr>
            </w:pPr>
            <w:r w:rsidRPr="00733E59">
              <w:rPr>
                <w:color w:val="000000"/>
              </w:rPr>
              <w:t>XER</w:t>
            </w:r>
          </w:p>
        </w:tc>
        <w:tc>
          <w:tcPr>
            <w:tcW w:w="3755" w:type="dxa"/>
            <w:shd w:val="clear" w:color="auto" w:fill="FFFFFF" w:themeFill="background1"/>
            <w:noWrap/>
            <w:vAlign w:val="center"/>
            <w:hideMark/>
          </w:tcPr>
          <w:p w:rsidRPr="00733E59" w:rsidR="00B93346" w:rsidP="000B1198" w:rsidRDefault="00B93346" w14:paraId="69C6C0F2" w14:textId="77777777">
            <w:pPr>
              <w:pStyle w:val="TableText"/>
              <w:spacing w:before="20" w:after="20"/>
              <w:rPr>
                <w:color w:val="000000"/>
              </w:rPr>
            </w:pPr>
            <w:r w:rsidRPr="00733E59">
              <w:rPr>
                <w:color w:val="000000"/>
              </w:rPr>
              <w:t>Rest of Europe</w:t>
            </w:r>
          </w:p>
        </w:tc>
        <w:tc>
          <w:tcPr>
            <w:tcW w:w="938" w:type="dxa"/>
            <w:shd w:val="clear" w:color="auto" w:fill="auto"/>
            <w:noWrap/>
            <w:vAlign w:val="center"/>
            <w:hideMark/>
          </w:tcPr>
          <w:p w:rsidRPr="00733E59" w:rsidR="00B93346" w:rsidP="000B1198" w:rsidRDefault="00B93346" w14:paraId="08E4EE8A"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519FE9D1"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4603F94C" w14:textId="77777777">
        <w:trPr>
          <w:cantSplit/>
        </w:trPr>
        <w:tc>
          <w:tcPr>
            <w:tcW w:w="593" w:type="dxa"/>
            <w:shd w:val="clear" w:color="auto" w:fill="FFFFFF" w:themeFill="background1"/>
            <w:noWrap/>
            <w:vAlign w:val="center"/>
            <w:hideMark/>
          </w:tcPr>
          <w:p w:rsidRPr="00733E59" w:rsidR="00B93346" w:rsidP="000B1198" w:rsidRDefault="00B93346" w14:paraId="04BD85CB" w14:textId="77777777">
            <w:pPr>
              <w:pStyle w:val="TableText"/>
              <w:spacing w:before="20" w:after="20"/>
            </w:pPr>
            <w:r w:rsidRPr="2F32AA2D">
              <w:t>83</w:t>
            </w:r>
          </w:p>
        </w:tc>
        <w:tc>
          <w:tcPr>
            <w:tcW w:w="1724" w:type="dxa"/>
            <w:shd w:val="clear" w:color="auto" w:fill="FFFFFF" w:themeFill="background1"/>
            <w:noWrap/>
            <w:vAlign w:val="center"/>
            <w:hideMark/>
          </w:tcPr>
          <w:p w:rsidRPr="00733E59" w:rsidR="00B93346" w:rsidP="000B1198" w:rsidRDefault="00B93346" w14:paraId="75C272EB" w14:textId="77777777">
            <w:pPr>
              <w:pStyle w:val="TableText"/>
              <w:spacing w:before="20" w:after="20"/>
              <w:rPr>
                <w:color w:val="000000"/>
              </w:rPr>
            </w:pPr>
            <w:r w:rsidRPr="00733E59">
              <w:rPr>
                <w:color w:val="000000"/>
              </w:rPr>
              <w:t>KAZ</w:t>
            </w:r>
          </w:p>
        </w:tc>
        <w:tc>
          <w:tcPr>
            <w:tcW w:w="3755" w:type="dxa"/>
            <w:shd w:val="clear" w:color="auto" w:fill="auto"/>
            <w:noWrap/>
            <w:vAlign w:val="center"/>
            <w:hideMark/>
          </w:tcPr>
          <w:p w:rsidRPr="00733E59" w:rsidR="00B93346" w:rsidP="000B1198" w:rsidRDefault="00B93346" w14:paraId="3FBF87B9" w14:textId="77777777">
            <w:pPr>
              <w:pStyle w:val="TableText"/>
              <w:spacing w:before="20" w:after="20"/>
              <w:rPr>
                <w:color w:val="000000"/>
              </w:rPr>
            </w:pPr>
            <w:r w:rsidRPr="00733E59">
              <w:rPr>
                <w:color w:val="000000"/>
              </w:rPr>
              <w:t>Kazakhstan</w:t>
            </w:r>
          </w:p>
        </w:tc>
        <w:tc>
          <w:tcPr>
            <w:tcW w:w="938" w:type="dxa"/>
            <w:shd w:val="clear" w:color="auto" w:fill="auto"/>
            <w:noWrap/>
            <w:vAlign w:val="center"/>
            <w:hideMark/>
          </w:tcPr>
          <w:p w:rsidRPr="00733E59" w:rsidR="00B93346" w:rsidP="000B1198" w:rsidRDefault="00B93346" w14:paraId="31C6A2D8"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2C61FBC2"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4EB3BD08" w14:textId="77777777">
        <w:trPr>
          <w:cantSplit/>
        </w:trPr>
        <w:tc>
          <w:tcPr>
            <w:tcW w:w="593" w:type="dxa"/>
            <w:shd w:val="clear" w:color="auto" w:fill="FFFFFF" w:themeFill="background1"/>
            <w:noWrap/>
            <w:vAlign w:val="center"/>
            <w:hideMark/>
          </w:tcPr>
          <w:p w:rsidRPr="00733E59" w:rsidR="00B93346" w:rsidP="000B1198" w:rsidRDefault="00B93346" w14:paraId="217FBED0" w14:textId="77777777">
            <w:pPr>
              <w:pStyle w:val="TableText"/>
              <w:spacing w:before="20" w:after="20"/>
            </w:pPr>
            <w:r w:rsidRPr="2F32AA2D">
              <w:t>84</w:t>
            </w:r>
          </w:p>
        </w:tc>
        <w:tc>
          <w:tcPr>
            <w:tcW w:w="1724" w:type="dxa"/>
            <w:shd w:val="clear" w:color="auto" w:fill="FFFFFF" w:themeFill="background1"/>
            <w:noWrap/>
            <w:vAlign w:val="center"/>
            <w:hideMark/>
          </w:tcPr>
          <w:p w:rsidRPr="00733E59" w:rsidR="00B93346" w:rsidP="000B1198" w:rsidRDefault="00B93346" w14:paraId="3CC8021C" w14:textId="77777777">
            <w:pPr>
              <w:pStyle w:val="TableText"/>
              <w:spacing w:before="20" w:after="20"/>
              <w:rPr>
                <w:color w:val="000000"/>
              </w:rPr>
            </w:pPr>
            <w:r w:rsidRPr="00733E59">
              <w:rPr>
                <w:color w:val="000000"/>
              </w:rPr>
              <w:t>KGZ</w:t>
            </w:r>
          </w:p>
        </w:tc>
        <w:tc>
          <w:tcPr>
            <w:tcW w:w="3755" w:type="dxa"/>
            <w:shd w:val="clear" w:color="auto" w:fill="auto"/>
            <w:noWrap/>
            <w:vAlign w:val="center"/>
            <w:hideMark/>
          </w:tcPr>
          <w:p w:rsidRPr="00733E59" w:rsidR="00B93346" w:rsidP="000B1198" w:rsidRDefault="00B93346" w14:paraId="6005D020" w14:textId="77777777">
            <w:pPr>
              <w:pStyle w:val="TableText"/>
              <w:spacing w:before="20" w:after="20"/>
              <w:rPr>
                <w:color w:val="000000"/>
              </w:rPr>
            </w:pPr>
            <w:r w:rsidRPr="00733E59">
              <w:rPr>
                <w:color w:val="000000"/>
              </w:rPr>
              <w:t>Kyrgyzstan</w:t>
            </w:r>
          </w:p>
        </w:tc>
        <w:tc>
          <w:tcPr>
            <w:tcW w:w="938" w:type="dxa"/>
            <w:shd w:val="clear" w:color="auto" w:fill="auto"/>
            <w:noWrap/>
            <w:vAlign w:val="center"/>
            <w:hideMark/>
          </w:tcPr>
          <w:p w:rsidRPr="00733E59" w:rsidR="00B93346" w:rsidP="000B1198" w:rsidRDefault="00B93346" w14:paraId="5A0E414D"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6FEC1377"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5F31E33A" w14:textId="77777777">
        <w:trPr>
          <w:cantSplit/>
        </w:trPr>
        <w:tc>
          <w:tcPr>
            <w:tcW w:w="593" w:type="dxa"/>
            <w:shd w:val="clear" w:color="auto" w:fill="FFFFFF" w:themeFill="background1"/>
            <w:noWrap/>
            <w:vAlign w:val="center"/>
            <w:hideMark/>
          </w:tcPr>
          <w:p w:rsidRPr="00733E59" w:rsidR="00B93346" w:rsidP="000B1198" w:rsidRDefault="00B93346" w14:paraId="6067BF09" w14:textId="77777777">
            <w:pPr>
              <w:pStyle w:val="TableText"/>
              <w:spacing w:before="20" w:after="20"/>
            </w:pPr>
            <w:r w:rsidRPr="2F32AA2D">
              <w:t>85</w:t>
            </w:r>
          </w:p>
        </w:tc>
        <w:tc>
          <w:tcPr>
            <w:tcW w:w="1724" w:type="dxa"/>
            <w:shd w:val="clear" w:color="auto" w:fill="FFFFFF" w:themeFill="background1"/>
            <w:noWrap/>
            <w:vAlign w:val="center"/>
            <w:hideMark/>
          </w:tcPr>
          <w:p w:rsidRPr="00733E59" w:rsidR="00B93346" w:rsidP="000B1198" w:rsidRDefault="00B93346" w14:paraId="0718A207" w14:textId="77777777">
            <w:pPr>
              <w:pStyle w:val="TableText"/>
              <w:spacing w:before="20" w:after="20"/>
              <w:rPr>
                <w:color w:val="000000"/>
              </w:rPr>
            </w:pPr>
            <w:r w:rsidRPr="00733E59">
              <w:rPr>
                <w:color w:val="000000"/>
              </w:rPr>
              <w:t>XSU</w:t>
            </w:r>
          </w:p>
        </w:tc>
        <w:tc>
          <w:tcPr>
            <w:tcW w:w="3755" w:type="dxa"/>
            <w:shd w:val="clear" w:color="auto" w:fill="FFFFFF" w:themeFill="background1"/>
            <w:noWrap/>
            <w:vAlign w:val="center"/>
            <w:hideMark/>
          </w:tcPr>
          <w:p w:rsidRPr="00733E59" w:rsidR="00B93346" w:rsidP="000B1198" w:rsidRDefault="00B93346" w14:paraId="570C8D48" w14:textId="77777777">
            <w:pPr>
              <w:pStyle w:val="TableText"/>
              <w:spacing w:before="20" w:after="20"/>
              <w:rPr>
                <w:color w:val="000000"/>
              </w:rPr>
            </w:pPr>
            <w:r w:rsidRPr="00733E59">
              <w:rPr>
                <w:color w:val="000000"/>
              </w:rPr>
              <w:t>Rest of Former Soviet Union</w:t>
            </w:r>
          </w:p>
        </w:tc>
        <w:tc>
          <w:tcPr>
            <w:tcW w:w="938" w:type="dxa"/>
            <w:shd w:val="clear" w:color="auto" w:fill="auto"/>
            <w:noWrap/>
            <w:vAlign w:val="center"/>
            <w:hideMark/>
          </w:tcPr>
          <w:p w:rsidRPr="00733E59" w:rsidR="00B93346" w:rsidP="000B1198" w:rsidRDefault="00B93346" w14:paraId="1794D97A"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4467DA63"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19B9B84D" w14:textId="77777777">
        <w:trPr>
          <w:cantSplit/>
        </w:trPr>
        <w:tc>
          <w:tcPr>
            <w:tcW w:w="593" w:type="dxa"/>
            <w:shd w:val="clear" w:color="auto" w:fill="FFFFFF" w:themeFill="background1"/>
            <w:noWrap/>
            <w:vAlign w:val="center"/>
            <w:hideMark/>
          </w:tcPr>
          <w:p w:rsidRPr="00733E59" w:rsidR="00B93346" w:rsidP="000B1198" w:rsidRDefault="00B93346" w14:paraId="17E70B0E" w14:textId="77777777">
            <w:pPr>
              <w:pStyle w:val="TableText"/>
              <w:spacing w:before="20" w:after="20"/>
            </w:pPr>
            <w:r w:rsidRPr="2F32AA2D">
              <w:t>86</w:t>
            </w:r>
          </w:p>
        </w:tc>
        <w:tc>
          <w:tcPr>
            <w:tcW w:w="1724" w:type="dxa"/>
            <w:shd w:val="clear" w:color="auto" w:fill="FFFFFF" w:themeFill="background1"/>
            <w:noWrap/>
            <w:vAlign w:val="center"/>
            <w:hideMark/>
          </w:tcPr>
          <w:p w:rsidRPr="00733E59" w:rsidR="00B93346" w:rsidP="000B1198" w:rsidRDefault="00B93346" w14:paraId="159FC98B" w14:textId="77777777">
            <w:pPr>
              <w:pStyle w:val="TableText"/>
              <w:spacing w:before="20" w:after="20"/>
              <w:rPr>
                <w:color w:val="000000"/>
              </w:rPr>
            </w:pPr>
            <w:r w:rsidRPr="00733E59">
              <w:rPr>
                <w:color w:val="000000"/>
              </w:rPr>
              <w:t>ARM</w:t>
            </w:r>
          </w:p>
        </w:tc>
        <w:tc>
          <w:tcPr>
            <w:tcW w:w="3755" w:type="dxa"/>
            <w:shd w:val="clear" w:color="auto" w:fill="auto"/>
            <w:noWrap/>
            <w:vAlign w:val="center"/>
            <w:hideMark/>
          </w:tcPr>
          <w:p w:rsidRPr="00733E59" w:rsidR="00B93346" w:rsidP="000B1198" w:rsidRDefault="00B93346" w14:paraId="2E03887A" w14:textId="77777777">
            <w:pPr>
              <w:pStyle w:val="TableText"/>
              <w:spacing w:before="20" w:after="20"/>
              <w:rPr>
                <w:color w:val="000000"/>
              </w:rPr>
            </w:pPr>
            <w:r w:rsidRPr="00733E59">
              <w:rPr>
                <w:color w:val="000000"/>
              </w:rPr>
              <w:t>Armenia</w:t>
            </w:r>
          </w:p>
        </w:tc>
        <w:tc>
          <w:tcPr>
            <w:tcW w:w="938" w:type="dxa"/>
            <w:shd w:val="clear" w:color="auto" w:fill="auto"/>
            <w:noWrap/>
            <w:vAlign w:val="center"/>
            <w:hideMark/>
          </w:tcPr>
          <w:p w:rsidRPr="00733E59" w:rsidR="00B93346" w:rsidP="000B1198" w:rsidRDefault="00B93346" w14:paraId="589785E3"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47F83FF0"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147D15D0" w14:textId="77777777">
        <w:trPr>
          <w:cantSplit/>
        </w:trPr>
        <w:tc>
          <w:tcPr>
            <w:tcW w:w="593" w:type="dxa"/>
            <w:shd w:val="clear" w:color="auto" w:fill="FFFFFF" w:themeFill="background1"/>
            <w:noWrap/>
            <w:vAlign w:val="center"/>
            <w:hideMark/>
          </w:tcPr>
          <w:p w:rsidRPr="00733E59" w:rsidR="00B93346" w:rsidP="000B1198" w:rsidRDefault="00B93346" w14:paraId="04E01AD9" w14:textId="77777777">
            <w:pPr>
              <w:pStyle w:val="TableText"/>
              <w:spacing w:before="20" w:after="20"/>
            </w:pPr>
            <w:r w:rsidRPr="2F32AA2D">
              <w:t>87</w:t>
            </w:r>
          </w:p>
        </w:tc>
        <w:tc>
          <w:tcPr>
            <w:tcW w:w="1724" w:type="dxa"/>
            <w:shd w:val="clear" w:color="auto" w:fill="FFFFFF" w:themeFill="background1"/>
            <w:noWrap/>
            <w:vAlign w:val="center"/>
            <w:hideMark/>
          </w:tcPr>
          <w:p w:rsidRPr="00733E59" w:rsidR="00B93346" w:rsidP="000B1198" w:rsidRDefault="00B93346" w14:paraId="2472A524" w14:textId="77777777">
            <w:pPr>
              <w:pStyle w:val="TableText"/>
              <w:spacing w:before="20" w:after="20"/>
              <w:rPr>
                <w:color w:val="000000"/>
              </w:rPr>
            </w:pPr>
            <w:r w:rsidRPr="00733E59">
              <w:rPr>
                <w:color w:val="000000"/>
              </w:rPr>
              <w:t>AZE</w:t>
            </w:r>
          </w:p>
        </w:tc>
        <w:tc>
          <w:tcPr>
            <w:tcW w:w="3755" w:type="dxa"/>
            <w:shd w:val="clear" w:color="auto" w:fill="auto"/>
            <w:noWrap/>
            <w:vAlign w:val="center"/>
            <w:hideMark/>
          </w:tcPr>
          <w:p w:rsidRPr="00733E59" w:rsidR="00B93346" w:rsidP="000B1198" w:rsidRDefault="00B93346" w14:paraId="5D36134B" w14:textId="77777777">
            <w:pPr>
              <w:pStyle w:val="TableText"/>
              <w:spacing w:before="20" w:after="20"/>
              <w:rPr>
                <w:color w:val="000000"/>
              </w:rPr>
            </w:pPr>
            <w:r w:rsidRPr="00733E59">
              <w:rPr>
                <w:color w:val="000000"/>
              </w:rPr>
              <w:t>Azerbaijan</w:t>
            </w:r>
          </w:p>
        </w:tc>
        <w:tc>
          <w:tcPr>
            <w:tcW w:w="938" w:type="dxa"/>
            <w:shd w:val="clear" w:color="auto" w:fill="auto"/>
            <w:noWrap/>
            <w:vAlign w:val="center"/>
            <w:hideMark/>
          </w:tcPr>
          <w:p w:rsidRPr="00733E59" w:rsidR="00B93346" w:rsidP="000B1198" w:rsidRDefault="00B93346" w14:paraId="7E8F0D71"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5103A927"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2979E4F9" w14:textId="77777777">
        <w:trPr>
          <w:cantSplit/>
        </w:trPr>
        <w:tc>
          <w:tcPr>
            <w:tcW w:w="593" w:type="dxa"/>
            <w:shd w:val="clear" w:color="auto" w:fill="FFFFFF" w:themeFill="background1"/>
            <w:noWrap/>
            <w:vAlign w:val="center"/>
            <w:hideMark/>
          </w:tcPr>
          <w:p w:rsidRPr="00733E59" w:rsidR="00B93346" w:rsidP="000B1198" w:rsidRDefault="00B93346" w14:paraId="1DBA7B78" w14:textId="77777777">
            <w:pPr>
              <w:pStyle w:val="TableText"/>
              <w:spacing w:before="20" w:after="20"/>
            </w:pPr>
            <w:r w:rsidRPr="2F32AA2D">
              <w:t>88</w:t>
            </w:r>
          </w:p>
        </w:tc>
        <w:tc>
          <w:tcPr>
            <w:tcW w:w="1724" w:type="dxa"/>
            <w:shd w:val="clear" w:color="auto" w:fill="FFFFFF" w:themeFill="background1"/>
            <w:noWrap/>
            <w:vAlign w:val="center"/>
            <w:hideMark/>
          </w:tcPr>
          <w:p w:rsidRPr="00733E59" w:rsidR="00B93346" w:rsidP="000B1198" w:rsidRDefault="00B93346" w14:paraId="161F7932" w14:textId="77777777">
            <w:pPr>
              <w:pStyle w:val="TableText"/>
              <w:spacing w:before="20" w:after="20"/>
              <w:rPr>
                <w:color w:val="000000"/>
              </w:rPr>
            </w:pPr>
            <w:r w:rsidRPr="00733E59">
              <w:rPr>
                <w:color w:val="000000"/>
              </w:rPr>
              <w:t>GEO</w:t>
            </w:r>
          </w:p>
        </w:tc>
        <w:tc>
          <w:tcPr>
            <w:tcW w:w="3755" w:type="dxa"/>
            <w:shd w:val="clear" w:color="auto" w:fill="auto"/>
            <w:noWrap/>
            <w:vAlign w:val="center"/>
            <w:hideMark/>
          </w:tcPr>
          <w:p w:rsidRPr="00733E59" w:rsidR="00B93346" w:rsidP="000B1198" w:rsidRDefault="00B93346" w14:paraId="50793B65" w14:textId="77777777">
            <w:pPr>
              <w:pStyle w:val="TableText"/>
              <w:spacing w:before="20" w:after="20"/>
              <w:rPr>
                <w:color w:val="000000"/>
              </w:rPr>
            </w:pPr>
            <w:r w:rsidRPr="00733E59">
              <w:rPr>
                <w:color w:val="000000"/>
              </w:rPr>
              <w:t>Georgia</w:t>
            </w:r>
          </w:p>
        </w:tc>
        <w:tc>
          <w:tcPr>
            <w:tcW w:w="938" w:type="dxa"/>
            <w:shd w:val="clear" w:color="auto" w:fill="auto"/>
            <w:noWrap/>
            <w:vAlign w:val="center"/>
            <w:hideMark/>
          </w:tcPr>
          <w:p w:rsidRPr="00733E59" w:rsidR="00B93346" w:rsidP="000B1198" w:rsidRDefault="00B93346" w14:paraId="55E86F6D"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51078B5A"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5D17D271" w14:textId="77777777">
        <w:trPr>
          <w:cantSplit/>
        </w:trPr>
        <w:tc>
          <w:tcPr>
            <w:tcW w:w="593" w:type="dxa"/>
            <w:shd w:val="clear" w:color="auto" w:fill="FFFFFF" w:themeFill="background1"/>
            <w:noWrap/>
            <w:vAlign w:val="center"/>
            <w:hideMark/>
          </w:tcPr>
          <w:p w:rsidRPr="00733E59" w:rsidR="00B93346" w:rsidP="000B1198" w:rsidRDefault="00B93346" w14:paraId="4451DFCD" w14:textId="77777777">
            <w:pPr>
              <w:pStyle w:val="TableText"/>
              <w:spacing w:before="20" w:after="20"/>
            </w:pPr>
            <w:r w:rsidRPr="2F32AA2D">
              <w:t>89</w:t>
            </w:r>
          </w:p>
        </w:tc>
        <w:tc>
          <w:tcPr>
            <w:tcW w:w="1724" w:type="dxa"/>
            <w:shd w:val="clear" w:color="auto" w:fill="FFFFFF" w:themeFill="background1"/>
            <w:noWrap/>
            <w:vAlign w:val="center"/>
            <w:hideMark/>
          </w:tcPr>
          <w:p w:rsidRPr="00733E59" w:rsidR="00B93346" w:rsidP="000B1198" w:rsidRDefault="00B93346" w14:paraId="14038FEB" w14:textId="77777777">
            <w:pPr>
              <w:pStyle w:val="TableText"/>
              <w:spacing w:before="20" w:after="20"/>
              <w:rPr>
                <w:color w:val="000000"/>
              </w:rPr>
            </w:pPr>
            <w:r w:rsidRPr="00733E59">
              <w:rPr>
                <w:color w:val="000000"/>
              </w:rPr>
              <w:t>IRN</w:t>
            </w:r>
          </w:p>
        </w:tc>
        <w:tc>
          <w:tcPr>
            <w:tcW w:w="3755" w:type="dxa"/>
            <w:shd w:val="clear" w:color="auto" w:fill="auto"/>
            <w:noWrap/>
            <w:vAlign w:val="center"/>
            <w:hideMark/>
          </w:tcPr>
          <w:p w:rsidRPr="00733E59" w:rsidR="00B93346" w:rsidP="000B1198" w:rsidRDefault="00B93346" w14:paraId="67B4F90B" w14:textId="77777777">
            <w:pPr>
              <w:pStyle w:val="TableText"/>
              <w:spacing w:before="20" w:after="20"/>
              <w:rPr>
                <w:color w:val="000000"/>
              </w:rPr>
            </w:pPr>
            <w:r w:rsidRPr="00733E59">
              <w:rPr>
                <w:color w:val="000000"/>
              </w:rPr>
              <w:t>Iran, Islamic Republic of</w:t>
            </w:r>
          </w:p>
        </w:tc>
        <w:tc>
          <w:tcPr>
            <w:tcW w:w="938" w:type="dxa"/>
            <w:shd w:val="clear" w:color="auto" w:fill="auto"/>
            <w:noWrap/>
            <w:vAlign w:val="center"/>
            <w:hideMark/>
          </w:tcPr>
          <w:p w:rsidRPr="00733E59" w:rsidR="00B93346" w:rsidP="000B1198" w:rsidRDefault="00B93346" w14:paraId="24C31090"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6A5F1790"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4D31C069" w14:textId="77777777">
        <w:trPr>
          <w:cantSplit/>
        </w:trPr>
        <w:tc>
          <w:tcPr>
            <w:tcW w:w="593" w:type="dxa"/>
            <w:shd w:val="clear" w:color="auto" w:fill="FFFFFF" w:themeFill="background1"/>
            <w:noWrap/>
            <w:vAlign w:val="center"/>
            <w:hideMark/>
          </w:tcPr>
          <w:p w:rsidRPr="00733E59" w:rsidR="00B93346" w:rsidP="000B1198" w:rsidRDefault="00B93346" w14:paraId="75F11ECD" w14:textId="77777777">
            <w:pPr>
              <w:pStyle w:val="TableText"/>
              <w:spacing w:before="20" w:after="20"/>
            </w:pPr>
            <w:r w:rsidRPr="2F32AA2D">
              <w:t>90</w:t>
            </w:r>
          </w:p>
        </w:tc>
        <w:tc>
          <w:tcPr>
            <w:tcW w:w="1724" w:type="dxa"/>
            <w:shd w:val="clear" w:color="auto" w:fill="FFFFFF" w:themeFill="background1"/>
            <w:noWrap/>
            <w:vAlign w:val="center"/>
            <w:hideMark/>
          </w:tcPr>
          <w:p w:rsidRPr="00733E59" w:rsidR="00B93346" w:rsidP="000B1198" w:rsidRDefault="00B93346" w14:paraId="3E3791F0" w14:textId="77777777">
            <w:pPr>
              <w:pStyle w:val="TableText"/>
              <w:spacing w:before="20" w:after="20"/>
              <w:rPr>
                <w:color w:val="000000"/>
              </w:rPr>
            </w:pPr>
            <w:r w:rsidRPr="00733E59">
              <w:rPr>
                <w:color w:val="000000"/>
              </w:rPr>
              <w:t>TUR</w:t>
            </w:r>
          </w:p>
        </w:tc>
        <w:tc>
          <w:tcPr>
            <w:tcW w:w="3755" w:type="dxa"/>
            <w:shd w:val="clear" w:color="auto" w:fill="auto"/>
            <w:noWrap/>
            <w:vAlign w:val="center"/>
            <w:hideMark/>
          </w:tcPr>
          <w:p w:rsidRPr="00733E59" w:rsidR="00B93346" w:rsidP="000B1198" w:rsidRDefault="00B93346" w14:paraId="74E67A94" w14:textId="77777777">
            <w:pPr>
              <w:pStyle w:val="TableText"/>
              <w:spacing w:before="20" w:after="20"/>
              <w:rPr>
                <w:color w:val="000000"/>
              </w:rPr>
            </w:pPr>
            <w:r w:rsidRPr="00733E59">
              <w:rPr>
                <w:color w:val="000000"/>
              </w:rPr>
              <w:t>Turkey</w:t>
            </w:r>
          </w:p>
        </w:tc>
        <w:tc>
          <w:tcPr>
            <w:tcW w:w="938" w:type="dxa"/>
            <w:shd w:val="clear" w:color="auto" w:fill="auto"/>
            <w:noWrap/>
            <w:vAlign w:val="center"/>
            <w:hideMark/>
          </w:tcPr>
          <w:p w:rsidRPr="00733E59" w:rsidR="00B93346" w:rsidP="000B1198" w:rsidRDefault="00B93346" w14:paraId="48F96A2A"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236AA467"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2A8C483A" w14:textId="77777777">
        <w:trPr>
          <w:cantSplit/>
        </w:trPr>
        <w:tc>
          <w:tcPr>
            <w:tcW w:w="593" w:type="dxa"/>
            <w:shd w:val="clear" w:color="auto" w:fill="FFFFFF" w:themeFill="background1"/>
            <w:noWrap/>
            <w:vAlign w:val="center"/>
            <w:hideMark/>
          </w:tcPr>
          <w:p w:rsidRPr="00733E59" w:rsidR="00B93346" w:rsidP="000B1198" w:rsidRDefault="00B93346" w14:paraId="08AF5071" w14:textId="77777777">
            <w:pPr>
              <w:pStyle w:val="TableText"/>
              <w:spacing w:before="20" w:after="20"/>
            </w:pPr>
            <w:r w:rsidRPr="2F32AA2D">
              <w:t>91</w:t>
            </w:r>
          </w:p>
        </w:tc>
        <w:tc>
          <w:tcPr>
            <w:tcW w:w="1724" w:type="dxa"/>
            <w:shd w:val="clear" w:color="auto" w:fill="FFFFFF" w:themeFill="background1"/>
            <w:noWrap/>
            <w:vAlign w:val="center"/>
            <w:hideMark/>
          </w:tcPr>
          <w:p w:rsidRPr="00733E59" w:rsidR="00B93346" w:rsidP="000B1198" w:rsidRDefault="00B93346" w14:paraId="48ADBFCA" w14:textId="77777777">
            <w:pPr>
              <w:pStyle w:val="TableText"/>
              <w:spacing w:before="20" w:after="20"/>
              <w:rPr>
                <w:color w:val="000000"/>
              </w:rPr>
            </w:pPr>
            <w:r w:rsidRPr="00733E59">
              <w:rPr>
                <w:color w:val="000000"/>
              </w:rPr>
              <w:t>XWS</w:t>
            </w:r>
          </w:p>
        </w:tc>
        <w:tc>
          <w:tcPr>
            <w:tcW w:w="3755" w:type="dxa"/>
            <w:shd w:val="clear" w:color="auto" w:fill="FFFFFF" w:themeFill="background1"/>
            <w:noWrap/>
            <w:vAlign w:val="center"/>
            <w:hideMark/>
          </w:tcPr>
          <w:p w:rsidRPr="00733E59" w:rsidR="00B93346" w:rsidP="000B1198" w:rsidRDefault="00B93346" w14:paraId="4CA37FD3" w14:textId="77777777">
            <w:pPr>
              <w:pStyle w:val="TableText"/>
              <w:spacing w:before="20" w:after="20"/>
              <w:rPr>
                <w:color w:val="000000"/>
              </w:rPr>
            </w:pPr>
            <w:r w:rsidRPr="00733E59">
              <w:rPr>
                <w:color w:val="000000"/>
              </w:rPr>
              <w:t>Rest of Western Asia</w:t>
            </w:r>
          </w:p>
        </w:tc>
        <w:tc>
          <w:tcPr>
            <w:tcW w:w="938" w:type="dxa"/>
            <w:shd w:val="clear" w:color="auto" w:fill="auto"/>
            <w:noWrap/>
            <w:vAlign w:val="center"/>
            <w:hideMark/>
          </w:tcPr>
          <w:p w:rsidRPr="00733E59" w:rsidR="00B93346" w:rsidP="000B1198" w:rsidRDefault="00B93346" w14:paraId="376B9A85" w14:textId="77777777">
            <w:pPr>
              <w:pStyle w:val="TableText"/>
              <w:spacing w:before="20" w:after="20"/>
              <w:rPr>
                <w:color w:val="000000"/>
              </w:rPr>
            </w:pPr>
            <w:r w:rsidRPr="00733E59">
              <w:rPr>
                <w:color w:val="000000"/>
              </w:rPr>
              <w:t>ROW</w:t>
            </w:r>
          </w:p>
        </w:tc>
        <w:tc>
          <w:tcPr>
            <w:tcW w:w="2350" w:type="dxa"/>
            <w:shd w:val="clear" w:color="auto" w:fill="auto"/>
            <w:noWrap/>
            <w:vAlign w:val="center"/>
            <w:hideMark/>
          </w:tcPr>
          <w:p w:rsidRPr="00733E59" w:rsidR="00B93346" w:rsidP="000B1198" w:rsidRDefault="00B93346" w14:paraId="3613A421" w14:textId="77777777">
            <w:pPr>
              <w:pStyle w:val="TableText"/>
              <w:spacing w:before="20" w:after="20"/>
              <w:rPr>
                <w:color w:val="000000"/>
              </w:rPr>
            </w:pPr>
            <w:r w:rsidRPr="00733E59">
              <w:rPr>
                <w:color w:val="000000"/>
              </w:rPr>
              <w:t>Rest of World</w:t>
            </w:r>
            <w:r>
              <w:rPr>
                <w:color w:val="000000"/>
              </w:rPr>
              <w:t xml:space="preserve"> </w:t>
            </w:r>
          </w:p>
        </w:tc>
      </w:tr>
      <w:tr w:rsidRPr="00733E59" w:rsidR="00B93346" w:rsidTr="00032F39" w14:paraId="2800335F" w14:textId="77777777">
        <w:trPr>
          <w:cantSplit/>
        </w:trPr>
        <w:tc>
          <w:tcPr>
            <w:tcW w:w="593" w:type="dxa"/>
            <w:shd w:val="clear" w:color="auto" w:fill="FFFFFF" w:themeFill="background1"/>
            <w:noWrap/>
            <w:vAlign w:val="center"/>
            <w:hideMark/>
          </w:tcPr>
          <w:p w:rsidRPr="00733E59" w:rsidR="00B93346" w:rsidP="000B1198" w:rsidRDefault="00B93346" w14:paraId="62BBA26C" w14:textId="77777777">
            <w:pPr>
              <w:pStyle w:val="TableText"/>
              <w:spacing w:before="20" w:after="20"/>
            </w:pPr>
            <w:r w:rsidRPr="2F32AA2D">
              <w:t>92</w:t>
            </w:r>
          </w:p>
        </w:tc>
        <w:tc>
          <w:tcPr>
            <w:tcW w:w="1724" w:type="dxa"/>
            <w:shd w:val="clear" w:color="auto" w:fill="FFFFFF" w:themeFill="background1"/>
            <w:noWrap/>
            <w:vAlign w:val="center"/>
            <w:hideMark/>
          </w:tcPr>
          <w:p w:rsidRPr="00733E59" w:rsidR="00B93346" w:rsidP="000B1198" w:rsidRDefault="00B93346" w14:paraId="535302C4" w14:textId="77777777">
            <w:pPr>
              <w:pStyle w:val="TableText"/>
              <w:spacing w:before="20" w:after="20"/>
              <w:rPr>
                <w:color w:val="000000"/>
              </w:rPr>
            </w:pPr>
            <w:r w:rsidRPr="00733E59">
              <w:rPr>
                <w:color w:val="000000"/>
              </w:rPr>
              <w:t>EGY</w:t>
            </w:r>
          </w:p>
        </w:tc>
        <w:tc>
          <w:tcPr>
            <w:tcW w:w="3755" w:type="dxa"/>
            <w:shd w:val="clear" w:color="auto" w:fill="auto"/>
            <w:noWrap/>
            <w:vAlign w:val="center"/>
            <w:hideMark/>
          </w:tcPr>
          <w:p w:rsidRPr="00733E59" w:rsidR="00B93346" w:rsidP="000B1198" w:rsidRDefault="00B93346" w14:paraId="329E0ADF" w14:textId="77777777">
            <w:pPr>
              <w:pStyle w:val="TableText"/>
              <w:spacing w:before="20" w:after="20"/>
              <w:rPr>
                <w:color w:val="000000"/>
              </w:rPr>
            </w:pPr>
            <w:r w:rsidRPr="00733E59">
              <w:rPr>
                <w:color w:val="000000"/>
              </w:rPr>
              <w:t>Egypt</w:t>
            </w:r>
          </w:p>
        </w:tc>
        <w:tc>
          <w:tcPr>
            <w:tcW w:w="938" w:type="dxa"/>
            <w:shd w:val="clear" w:color="auto" w:fill="auto"/>
            <w:noWrap/>
            <w:vAlign w:val="center"/>
            <w:hideMark/>
          </w:tcPr>
          <w:p w:rsidRPr="00733E59" w:rsidR="00B93346" w:rsidP="000B1198" w:rsidRDefault="00B93346" w14:paraId="7413D58A"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37F408BE"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60624861" w14:textId="77777777">
        <w:trPr>
          <w:cantSplit/>
        </w:trPr>
        <w:tc>
          <w:tcPr>
            <w:tcW w:w="593" w:type="dxa"/>
            <w:shd w:val="clear" w:color="auto" w:fill="FFFFFF" w:themeFill="background1"/>
            <w:noWrap/>
            <w:vAlign w:val="center"/>
            <w:hideMark/>
          </w:tcPr>
          <w:p w:rsidRPr="00733E59" w:rsidR="00B93346" w:rsidP="000B1198" w:rsidRDefault="00B93346" w14:paraId="2ABF8EE4" w14:textId="77777777">
            <w:pPr>
              <w:pStyle w:val="TableText"/>
              <w:spacing w:before="20" w:after="20"/>
            </w:pPr>
            <w:r w:rsidRPr="2F32AA2D">
              <w:t>93</w:t>
            </w:r>
          </w:p>
        </w:tc>
        <w:tc>
          <w:tcPr>
            <w:tcW w:w="1724" w:type="dxa"/>
            <w:shd w:val="clear" w:color="auto" w:fill="FFFFFF" w:themeFill="background1"/>
            <w:noWrap/>
            <w:vAlign w:val="center"/>
            <w:hideMark/>
          </w:tcPr>
          <w:p w:rsidRPr="00733E59" w:rsidR="00B93346" w:rsidP="000B1198" w:rsidRDefault="00B93346" w14:paraId="11D99055" w14:textId="77777777">
            <w:pPr>
              <w:pStyle w:val="TableText"/>
              <w:spacing w:before="20" w:after="20"/>
              <w:rPr>
                <w:color w:val="000000"/>
              </w:rPr>
            </w:pPr>
            <w:r w:rsidRPr="00733E59">
              <w:rPr>
                <w:color w:val="000000"/>
              </w:rPr>
              <w:t>MAR</w:t>
            </w:r>
          </w:p>
        </w:tc>
        <w:tc>
          <w:tcPr>
            <w:tcW w:w="3755" w:type="dxa"/>
            <w:shd w:val="clear" w:color="auto" w:fill="auto"/>
            <w:noWrap/>
            <w:vAlign w:val="center"/>
            <w:hideMark/>
          </w:tcPr>
          <w:p w:rsidRPr="00733E59" w:rsidR="00B93346" w:rsidP="000B1198" w:rsidRDefault="00B93346" w14:paraId="6282B5A3" w14:textId="77777777">
            <w:pPr>
              <w:pStyle w:val="TableText"/>
              <w:spacing w:before="20" w:after="20"/>
              <w:rPr>
                <w:color w:val="000000"/>
              </w:rPr>
            </w:pPr>
            <w:r w:rsidRPr="00733E59">
              <w:rPr>
                <w:color w:val="000000"/>
              </w:rPr>
              <w:t>Morocco</w:t>
            </w:r>
          </w:p>
        </w:tc>
        <w:tc>
          <w:tcPr>
            <w:tcW w:w="938" w:type="dxa"/>
            <w:shd w:val="clear" w:color="auto" w:fill="auto"/>
            <w:noWrap/>
            <w:vAlign w:val="center"/>
            <w:hideMark/>
          </w:tcPr>
          <w:p w:rsidRPr="00733E59" w:rsidR="00B93346" w:rsidP="000B1198" w:rsidRDefault="00B93346" w14:paraId="4B7F2739"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68109CF5"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0A1AE4E9" w14:textId="77777777">
        <w:trPr>
          <w:cantSplit/>
        </w:trPr>
        <w:tc>
          <w:tcPr>
            <w:tcW w:w="593" w:type="dxa"/>
            <w:shd w:val="clear" w:color="auto" w:fill="FFFFFF" w:themeFill="background1"/>
            <w:noWrap/>
            <w:vAlign w:val="center"/>
            <w:hideMark/>
          </w:tcPr>
          <w:p w:rsidRPr="00733E59" w:rsidR="00B93346" w:rsidP="000B1198" w:rsidRDefault="00B93346" w14:paraId="357FA83A" w14:textId="77777777">
            <w:pPr>
              <w:pStyle w:val="TableText"/>
              <w:spacing w:before="20" w:after="20"/>
            </w:pPr>
            <w:r w:rsidRPr="2F32AA2D">
              <w:t>94</w:t>
            </w:r>
          </w:p>
        </w:tc>
        <w:tc>
          <w:tcPr>
            <w:tcW w:w="1724" w:type="dxa"/>
            <w:shd w:val="clear" w:color="auto" w:fill="FFFFFF" w:themeFill="background1"/>
            <w:noWrap/>
            <w:vAlign w:val="center"/>
            <w:hideMark/>
          </w:tcPr>
          <w:p w:rsidRPr="00733E59" w:rsidR="00B93346" w:rsidP="000B1198" w:rsidRDefault="00B93346" w14:paraId="7D657DA0" w14:textId="77777777">
            <w:pPr>
              <w:pStyle w:val="TableText"/>
              <w:spacing w:before="20" w:after="20"/>
              <w:rPr>
                <w:color w:val="000000"/>
              </w:rPr>
            </w:pPr>
            <w:r w:rsidRPr="00733E59">
              <w:rPr>
                <w:color w:val="000000"/>
              </w:rPr>
              <w:t>TUN</w:t>
            </w:r>
          </w:p>
        </w:tc>
        <w:tc>
          <w:tcPr>
            <w:tcW w:w="3755" w:type="dxa"/>
            <w:shd w:val="clear" w:color="auto" w:fill="auto"/>
            <w:noWrap/>
            <w:vAlign w:val="center"/>
            <w:hideMark/>
          </w:tcPr>
          <w:p w:rsidRPr="00733E59" w:rsidR="00B93346" w:rsidP="000B1198" w:rsidRDefault="00B93346" w14:paraId="39916B0C" w14:textId="77777777">
            <w:pPr>
              <w:pStyle w:val="TableText"/>
              <w:spacing w:before="20" w:after="20"/>
              <w:rPr>
                <w:color w:val="000000"/>
              </w:rPr>
            </w:pPr>
            <w:r w:rsidRPr="00733E59">
              <w:rPr>
                <w:color w:val="000000"/>
              </w:rPr>
              <w:t>Tunisia</w:t>
            </w:r>
          </w:p>
        </w:tc>
        <w:tc>
          <w:tcPr>
            <w:tcW w:w="938" w:type="dxa"/>
            <w:shd w:val="clear" w:color="auto" w:fill="auto"/>
            <w:noWrap/>
            <w:vAlign w:val="center"/>
            <w:hideMark/>
          </w:tcPr>
          <w:p w:rsidRPr="00733E59" w:rsidR="00B93346" w:rsidP="000B1198" w:rsidRDefault="00B93346" w14:paraId="1AC47205"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7D56E84E"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698A51EC" w14:textId="77777777">
        <w:trPr>
          <w:cantSplit/>
        </w:trPr>
        <w:tc>
          <w:tcPr>
            <w:tcW w:w="593" w:type="dxa"/>
            <w:shd w:val="clear" w:color="auto" w:fill="FFFFFF" w:themeFill="background1"/>
            <w:noWrap/>
            <w:vAlign w:val="center"/>
            <w:hideMark/>
          </w:tcPr>
          <w:p w:rsidRPr="00733E59" w:rsidR="00B93346" w:rsidP="000B1198" w:rsidRDefault="00B93346" w14:paraId="44CC79C3" w14:textId="77777777">
            <w:pPr>
              <w:pStyle w:val="TableText"/>
              <w:spacing w:before="20" w:after="20"/>
            </w:pPr>
            <w:r w:rsidRPr="2F32AA2D">
              <w:t>95</w:t>
            </w:r>
          </w:p>
        </w:tc>
        <w:tc>
          <w:tcPr>
            <w:tcW w:w="1724" w:type="dxa"/>
            <w:shd w:val="clear" w:color="auto" w:fill="FFFFFF" w:themeFill="background1"/>
            <w:noWrap/>
            <w:vAlign w:val="center"/>
            <w:hideMark/>
          </w:tcPr>
          <w:p w:rsidRPr="00733E59" w:rsidR="00B93346" w:rsidP="000B1198" w:rsidRDefault="00B93346" w14:paraId="736813BD" w14:textId="77777777">
            <w:pPr>
              <w:pStyle w:val="TableText"/>
              <w:spacing w:before="20" w:after="20"/>
              <w:rPr>
                <w:color w:val="000000"/>
              </w:rPr>
            </w:pPr>
            <w:r w:rsidRPr="00733E59">
              <w:rPr>
                <w:color w:val="000000"/>
              </w:rPr>
              <w:t>XNF</w:t>
            </w:r>
          </w:p>
        </w:tc>
        <w:tc>
          <w:tcPr>
            <w:tcW w:w="3755" w:type="dxa"/>
            <w:shd w:val="clear" w:color="auto" w:fill="FFFFFF" w:themeFill="background1"/>
            <w:noWrap/>
            <w:vAlign w:val="center"/>
            <w:hideMark/>
          </w:tcPr>
          <w:p w:rsidRPr="00733E59" w:rsidR="00B93346" w:rsidP="000B1198" w:rsidRDefault="00B93346" w14:paraId="7ACA3B0F" w14:textId="77777777">
            <w:pPr>
              <w:pStyle w:val="TableText"/>
              <w:spacing w:before="20" w:after="20"/>
              <w:rPr>
                <w:color w:val="000000"/>
              </w:rPr>
            </w:pPr>
            <w:r w:rsidRPr="00733E59">
              <w:rPr>
                <w:color w:val="000000"/>
              </w:rPr>
              <w:t>Rest of North Africa</w:t>
            </w:r>
          </w:p>
        </w:tc>
        <w:tc>
          <w:tcPr>
            <w:tcW w:w="938" w:type="dxa"/>
            <w:shd w:val="clear" w:color="auto" w:fill="auto"/>
            <w:noWrap/>
            <w:vAlign w:val="center"/>
            <w:hideMark/>
          </w:tcPr>
          <w:p w:rsidRPr="00733E59" w:rsidR="00B93346" w:rsidP="000B1198" w:rsidRDefault="00B93346" w14:paraId="3B48A2F7"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6CA0A296"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050559A3" w14:textId="77777777">
        <w:trPr>
          <w:cantSplit/>
        </w:trPr>
        <w:tc>
          <w:tcPr>
            <w:tcW w:w="593" w:type="dxa"/>
            <w:shd w:val="clear" w:color="auto" w:fill="FFFFFF" w:themeFill="background1"/>
            <w:noWrap/>
            <w:vAlign w:val="center"/>
            <w:hideMark/>
          </w:tcPr>
          <w:p w:rsidRPr="00733E59" w:rsidR="00B93346" w:rsidP="000B1198" w:rsidRDefault="00B93346" w14:paraId="7A75A744" w14:textId="77777777">
            <w:pPr>
              <w:pStyle w:val="TableText"/>
              <w:spacing w:before="20" w:after="20"/>
            </w:pPr>
            <w:r w:rsidRPr="2F32AA2D">
              <w:t>96</w:t>
            </w:r>
          </w:p>
        </w:tc>
        <w:tc>
          <w:tcPr>
            <w:tcW w:w="1724" w:type="dxa"/>
            <w:shd w:val="clear" w:color="auto" w:fill="FFFFFF" w:themeFill="background1"/>
            <w:noWrap/>
            <w:vAlign w:val="center"/>
            <w:hideMark/>
          </w:tcPr>
          <w:p w:rsidRPr="00733E59" w:rsidR="00B93346" w:rsidP="000B1198" w:rsidRDefault="00B93346" w14:paraId="0E9EE86C" w14:textId="77777777">
            <w:pPr>
              <w:pStyle w:val="TableText"/>
              <w:spacing w:before="20" w:after="20"/>
              <w:rPr>
                <w:color w:val="000000"/>
              </w:rPr>
            </w:pPr>
            <w:r w:rsidRPr="00733E59">
              <w:rPr>
                <w:color w:val="000000"/>
              </w:rPr>
              <w:t>NGA</w:t>
            </w:r>
          </w:p>
        </w:tc>
        <w:tc>
          <w:tcPr>
            <w:tcW w:w="3755" w:type="dxa"/>
            <w:shd w:val="clear" w:color="auto" w:fill="auto"/>
            <w:noWrap/>
            <w:vAlign w:val="center"/>
            <w:hideMark/>
          </w:tcPr>
          <w:p w:rsidRPr="00733E59" w:rsidR="00B93346" w:rsidP="000B1198" w:rsidRDefault="00B93346" w14:paraId="01472F82" w14:textId="77777777">
            <w:pPr>
              <w:pStyle w:val="TableText"/>
              <w:spacing w:before="20" w:after="20"/>
              <w:rPr>
                <w:color w:val="000000"/>
              </w:rPr>
            </w:pPr>
            <w:r w:rsidRPr="00733E59">
              <w:rPr>
                <w:color w:val="000000"/>
              </w:rPr>
              <w:t>Nigeria</w:t>
            </w:r>
          </w:p>
        </w:tc>
        <w:tc>
          <w:tcPr>
            <w:tcW w:w="938" w:type="dxa"/>
            <w:shd w:val="clear" w:color="auto" w:fill="auto"/>
            <w:noWrap/>
            <w:vAlign w:val="center"/>
            <w:hideMark/>
          </w:tcPr>
          <w:p w:rsidRPr="00733E59" w:rsidR="00B93346" w:rsidP="000B1198" w:rsidRDefault="00B93346" w14:paraId="22F65184"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5EA1ECC6"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133D743A" w14:textId="77777777">
        <w:trPr>
          <w:cantSplit/>
        </w:trPr>
        <w:tc>
          <w:tcPr>
            <w:tcW w:w="593" w:type="dxa"/>
            <w:shd w:val="clear" w:color="auto" w:fill="FFFFFF" w:themeFill="background1"/>
            <w:noWrap/>
            <w:vAlign w:val="center"/>
            <w:hideMark/>
          </w:tcPr>
          <w:p w:rsidRPr="00733E59" w:rsidR="00B93346" w:rsidP="000B1198" w:rsidRDefault="00B93346" w14:paraId="394C7B03" w14:textId="77777777">
            <w:pPr>
              <w:pStyle w:val="TableText"/>
              <w:spacing w:before="20" w:after="20"/>
            </w:pPr>
            <w:r w:rsidRPr="2F32AA2D">
              <w:t>97</w:t>
            </w:r>
          </w:p>
        </w:tc>
        <w:tc>
          <w:tcPr>
            <w:tcW w:w="1724" w:type="dxa"/>
            <w:shd w:val="clear" w:color="auto" w:fill="FFFFFF" w:themeFill="background1"/>
            <w:noWrap/>
            <w:vAlign w:val="center"/>
            <w:hideMark/>
          </w:tcPr>
          <w:p w:rsidRPr="00733E59" w:rsidR="00B93346" w:rsidP="000B1198" w:rsidRDefault="00B93346" w14:paraId="4617EFCA" w14:textId="77777777">
            <w:pPr>
              <w:pStyle w:val="TableText"/>
              <w:spacing w:before="20" w:after="20"/>
              <w:rPr>
                <w:color w:val="000000"/>
              </w:rPr>
            </w:pPr>
            <w:r w:rsidRPr="00733E59">
              <w:rPr>
                <w:color w:val="000000"/>
              </w:rPr>
              <w:t>SEN</w:t>
            </w:r>
          </w:p>
        </w:tc>
        <w:tc>
          <w:tcPr>
            <w:tcW w:w="3755" w:type="dxa"/>
            <w:shd w:val="clear" w:color="auto" w:fill="auto"/>
            <w:noWrap/>
            <w:vAlign w:val="center"/>
            <w:hideMark/>
          </w:tcPr>
          <w:p w:rsidRPr="00733E59" w:rsidR="00B93346" w:rsidP="000B1198" w:rsidRDefault="00B93346" w14:paraId="1F570016" w14:textId="77777777">
            <w:pPr>
              <w:pStyle w:val="TableText"/>
              <w:spacing w:before="20" w:after="20"/>
              <w:rPr>
                <w:color w:val="000000"/>
              </w:rPr>
            </w:pPr>
            <w:r w:rsidRPr="00733E59">
              <w:rPr>
                <w:color w:val="000000"/>
              </w:rPr>
              <w:t>Senegal</w:t>
            </w:r>
          </w:p>
        </w:tc>
        <w:tc>
          <w:tcPr>
            <w:tcW w:w="938" w:type="dxa"/>
            <w:shd w:val="clear" w:color="auto" w:fill="auto"/>
            <w:noWrap/>
            <w:vAlign w:val="center"/>
            <w:hideMark/>
          </w:tcPr>
          <w:p w:rsidRPr="00733E59" w:rsidR="00B93346" w:rsidP="000B1198" w:rsidRDefault="00B93346" w14:paraId="67AB0E74"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28565667"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496E3675" w14:textId="77777777">
        <w:trPr>
          <w:cantSplit/>
        </w:trPr>
        <w:tc>
          <w:tcPr>
            <w:tcW w:w="593" w:type="dxa"/>
            <w:shd w:val="clear" w:color="auto" w:fill="FFFFFF" w:themeFill="background1"/>
            <w:noWrap/>
            <w:vAlign w:val="center"/>
            <w:hideMark/>
          </w:tcPr>
          <w:p w:rsidRPr="00733E59" w:rsidR="00B93346" w:rsidP="000B1198" w:rsidRDefault="00B93346" w14:paraId="37A0A17F" w14:textId="77777777">
            <w:pPr>
              <w:pStyle w:val="TableText"/>
              <w:spacing w:before="20" w:after="20"/>
            </w:pPr>
            <w:r w:rsidRPr="2F32AA2D">
              <w:t>98</w:t>
            </w:r>
          </w:p>
        </w:tc>
        <w:tc>
          <w:tcPr>
            <w:tcW w:w="1724" w:type="dxa"/>
            <w:shd w:val="clear" w:color="auto" w:fill="FFFFFF" w:themeFill="background1"/>
            <w:noWrap/>
            <w:vAlign w:val="center"/>
            <w:hideMark/>
          </w:tcPr>
          <w:p w:rsidRPr="00733E59" w:rsidR="00B93346" w:rsidP="000B1198" w:rsidRDefault="00B93346" w14:paraId="28606978" w14:textId="77777777">
            <w:pPr>
              <w:pStyle w:val="TableText"/>
              <w:spacing w:before="20" w:after="20"/>
              <w:rPr>
                <w:color w:val="000000"/>
              </w:rPr>
            </w:pPr>
            <w:r w:rsidRPr="00733E59">
              <w:rPr>
                <w:color w:val="000000"/>
              </w:rPr>
              <w:t>XWF</w:t>
            </w:r>
          </w:p>
        </w:tc>
        <w:tc>
          <w:tcPr>
            <w:tcW w:w="3755" w:type="dxa"/>
            <w:shd w:val="clear" w:color="auto" w:fill="FFFFFF" w:themeFill="background1"/>
            <w:noWrap/>
            <w:vAlign w:val="center"/>
            <w:hideMark/>
          </w:tcPr>
          <w:p w:rsidRPr="00733E59" w:rsidR="00B93346" w:rsidP="000B1198" w:rsidRDefault="00B93346" w14:paraId="15BADC64" w14:textId="77777777">
            <w:pPr>
              <w:pStyle w:val="TableText"/>
              <w:spacing w:before="20" w:after="20"/>
              <w:rPr>
                <w:color w:val="000000"/>
              </w:rPr>
            </w:pPr>
            <w:r w:rsidRPr="00733E59">
              <w:rPr>
                <w:color w:val="000000"/>
              </w:rPr>
              <w:t>Rest of Western Africa</w:t>
            </w:r>
          </w:p>
        </w:tc>
        <w:tc>
          <w:tcPr>
            <w:tcW w:w="938" w:type="dxa"/>
            <w:shd w:val="clear" w:color="auto" w:fill="auto"/>
            <w:noWrap/>
            <w:vAlign w:val="center"/>
            <w:hideMark/>
          </w:tcPr>
          <w:p w:rsidRPr="00733E59" w:rsidR="00B93346" w:rsidP="000B1198" w:rsidRDefault="00B93346" w14:paraId="3CA599DB"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380C42DF"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70D91A1A" w14:textId="77777777">
        <w:trPr>
          <w:cantSplit/>
        </w:trPr>
        <w:tc>
          <w:tcPr>
            <w:tcW w:w="593" w:type="dxa"/>
            <w:shd w:val="clear" w:color="auto" w:fill="FFFFFF" w:themeFill="background1"/>
            <w:noWrap/>
            <w:vAlign w:val="center"/>
            <w:hideMark/>
          </w:tcPr>
          <w:p w:rsidRPr="00733E59" w:rsidR="00B93346" w:rsidP="000B1198" w:rsidRDefault="00B93346" w14:paraId="242C115B" w14:textId="77777777">
            <w:pPr>
              <w:pStyle w:val="TableText"/>
              <w:spacing w:before="20" w:after="20"/>
            </w:pPr>
            <w:r w:rsidRPr="2F32AA2D">
              <w:t>99</w:t>
            </w:r>
          </w:p>
        </w:tc>
        <w:tc>
          <w:tcPr>
            <w:tcW w:w="1724" w:type="dxa"/>
            <w:shd w:val="clear" w:color="auto" w:fill="FFFFFF" w:themeFill="background1"/>
            <w:noWrap/>
            <w:vAlign w:val="center"/>
            <w:hideMark/>
          </w:tcPr>
          <w:p w:rsidRPr="00733E59" w:rsidR="00B93346" w:rsidP="000B1198" w:rsidRDefault="00B93346" w14:paraId="49A28449" w14:textId="77777777">
            <w:pPr>
              <w:pStyle w:val="TableText"/>
              <w:spacing w:before="20" w:after="20"/>
              <w:rPr>
                <w:color w:val="000000"/>
              </w:rPr>
            </w:pPr>
            <w:r w:rsidRPr="00733E59">
              <w:rPr>
                <w:color w:val="000000"/>
              </w:rPr>
              <w:t>XCF</w:t>
            </w:r>
          </w:p>
        </w:tc>
        <w:tc>
          <w:tcPr>
            <w:tcW w:w="3755" w:type="dxa"/>
            <w:shd w:val="clear" w:color="auto" w:fill="FFFFFF" w:themeFill="background1"/>
            <w:noWrap/>
            <w:vAlign w:val="center"/>
            <w:hideMark/>
          </w:tcPr>
          <w:p w:rsidRPr="00733E59" w:rsidR="00B93346" w:rsidP="000B1198" w:rsidRDefault="00B93346" w14:paraId="7AB9AF25" w14:textId="77777777">
            <w:pPr>
              <w:pStyle w:val="TableText"/>
              <w:spacing w:before="20" w:after="20"/>
              <w:rPr>
                <w:color w:val="000000"/>
              </w:rPr>
            </w:pPr>
            <w:r w:rsidRPr="00733E59">
              <w:rPr>
                <w:color w:val="000000"/>
              </w:rPr>
              <w:t>Rest of Central Africa</w:t>
            </w:r>
          </w:p>
        </w:tc>
        <w:tc>
          <w:tcPr>
            <w:tcW w:w="938" w:type="dxa"/>
            <w:shd w:val="clear" w:color="auto" w:fill="auto"/>
            <w:noWrap/>
            <w:vAlign w:val="center"/>
            <w:hideMark/>
          </w:tcPr>
          <w:p w:rsidRPr="00733E59" w:rsidR="00B93346" w:rsidP="000B1198" w:rsidRDefault="00B93346" w14:paraId="40811B59"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3402F761"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35304762" w14:textId="77777777">
        <w:trPr>
          <w:cantSplit/>
        </w:trPr>
        <w:tc>
          <w:tcPr>
            <w:tcW w:w="593" w:type="dxa"/>
            <w:shd w:val="clear" w:color="auto" w:fill="FFFFFF" w:themeFill="background1"/>
            <w:noWrap/>
            <w:vAlign w:val="center"/>
            <w:hideMark/>
          </w:tcPr>
          <w:p w:rsidRPr="00733E59" w:rsidR="00B93346" w:rsidP="000B1198" w:rsidRDefault="00B93346" w14:paraId="53CB5DCA" w14:textId="77777777">
            <w:pPr>
              <w:pStyle w:val="TableText"/>
              <w:spacing w:before="20" w:after="20"/>
            </w:pPr>
            <w:r w:rsidRPr="2F32AA2D">
              <w:t>100</w:t>
            </w:r>
          </w:p>
        </w:tc>
        <w:tc>
          <w:tcPr>
            <w:tcW w:w="1724" w:type="dxa"/>
            <w:shd w:val="clear" w:color="auto" w:fill="FFFFFF" w:themeFill="background1"/>
            <w:noWrap/>
            <w:vAlign w:val="center"/>
            <w:hideMark/>
          </w:tcPr>
          <w:p w:rsidRPr="00733E59" w:rsidR="00B93346" w:rsidP="000B1198" w:rsidRDefault="00B93346" w14:paraId="3BDA0273" w14:textId="77777777">
            <w:pPr>
              <w:pStyle w:val="TableText"/>
              <w:spacing w:before="20" w:after="20"/>
              <w:rPr>
                <w:color w:val="000000"/>
              </w:rPr>
            </w:pPr>
            <w:r w:rsidRPr="00733E59">
              <w:rPr>
                <w:color w:val="000000"/>
              </w:rPr>
              <w:t>XAC</w:t>
            </w:r>
          </w:p>
        </w:tc>
        <w:tc>
          <w:tcPr>
            <w:tcW w:w="3755" w:type="dxa"/>
            <w:shd w:val="clear" w:color="auto" w:fill="FFFFFF" w:themeFill="background1"/>
            <w:noWrap/>
            <w:vAlign w:val="center"/>
            <w:hideMark/>
          </w:tcPr>
          <w:p w:rsidRPr="00733E59" w:rsidR="00B93346" w:rsidP="000B1198" w:rsidRDefault="00B93346" w14:paraId="359CB71E" w14:textId="77777777">
            <w:pPr>
              <w:pStyle w:val="TableText"/>
              <w:spacing w:before="20" w:after="20"/>
              <w:rPr>
                <w:color w:val="000000"/>
              </w:rPr>
            </w:pPr>
            <w:r w:rsidRPr="00733E59">
              <w:rPr>
                <w:color w:val="000000"/>
              </w:rPr>
              <w:t xml:space="preserve">Rest of </w:t>
            </w:r>
            <w:proofErr w:type="gramStart"/>
            <w:r w:rsidRPr="00733E59">
              <w:rPr>
                <w:color w:val="000000"/>
              </w:rPr>
              <w:t>South Central</w:t>
            </w:r>
            <w:proofErr w:type="gramEnd"/>
            <w:r w:rsidRPr="00733E59">
              <w:rPr>
                <w:color w:val="000000"/>
              </w:rPr>
              <w:t xml:space="preserve"> Africa</w:t>
            </w:r>
          </w:p>
        </w:tc>
        <w:tc>
          <w:tcPr>
            <w:tcW w:w="938" w:type="dxa"/>
            <w:shd w:val="clear" w:color="auto" w:fill="auto"/>
            <w:noWrap/>
            <w:vAlign w:val="center"/>
            <w:hideMark/>
          </w:tcPr>
          <w:p w:rsidRPr="00733E59" w:rsidR="00B93346" w:rsidP="000B1198" w:rsidRDefault="00B93346" w14:paraId="5829BC5C"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542BF3AE"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797D555D" w14:textId="77777777">
        <w:trPr>
          <w:cantSplit/>
        </w:trPr>
        <w:tc>
          <w:tcPr>
            <w:tcW w:w="593" w:type="dxa"/>
            <w:shd w:val="clear" w:color="auto" w:fill="FFFFFF" w:themeFill="background1"/>
            <w:noWrap/>
            <w:vAlign w:val="center"/>
            <w:hideMark/>
          </w:tcPr>
          <w:p w:rsidRPr="00733E59" w:rsidR="00B93346" w:rsidP="000B1198" w:rsidRDefault="00B93346" w14:paraId="182F4708" w14:textId="77777777">
            <w:pPr>
              <w:pStyle w:val="TableText"/>
              <w:spacing w:before="20" w:after="20"/>
            </w:pPr>
            <w:r w:rsidRPr="2F32AA2D">
              <w:t>101</w:t>
            </w:r>
          </w:p>
        </w:tc>
        <w:tc>
          <w:tcPr>
            <w:tcW w:w="1724" w:type="dxa"/>
            <w:shd w:val="clear" w:color="auto" w:fill="FFFFFF" w:themeFill="background1"/>
            <w:noWrap/>
            <w:vAlign w:val="center"/>
            <w:hideMark/>
          </w:tcPr>
          <w:p w:rsidRPr="00733E59" w:rsidR="00B93346" w:rsidP="000B1198" w:rsidRDefault="00B93346" w14:paraId="68C4BBDF" w14:textId="77777777">
            <w:pPr>
              <w:pStyle w:val="TableText"/>
              <w:spacing w:before="20" w:after="20"/>
              <w:rPr>
                <w:color w:val="000000"/>
              </w:rPr>
            </w:pPr>
            <w:r w:rsidRPr="00733E59">
              <w:rPr>
                <w:color w:val="000000"/>
              </w:rPr>
              <w:t>ETH</w:t>
            </w:r>
          </w:p>
        </w:tc>
        <w:tc>
          <w:tcPr>
            <w:tcW w:w="3755" w:type="dxa"/>
            <w:shd w:val="clear" w:color="auto" w:fill="auto"/>
            <w:noWrap/>
            <w:vAlign w:val="center"/>
            <w:hideMark/>
          </w:tcPr>
          <w:p w:rsidRPr="00733E59" w:rsidR="00B93346" w:rsidP="000B1198" w:rsidRDefault="00B93346" w14:paraId="5E683C2B" w14:textId="77777777">
            <w:pPr>
              <w:pStyle w:val="TableText"/>
              <w:spacing w:before="20" w:after="20"/>
              <w:rPr>
                <w:color w:val="000000"/>
              </w:rPr>
            </w:pPr>
            <w:r w:rsidRPr="00733E59">
              <w:rPr>
                <w:color w:val="000000"/>
              </w:rPr>
              <w:t>Ethiopia</w:t>
            </w:r>
          </w:p>
        </w:tc>
        <w:tc>
          <w:tcPr>
            <w:tcW w:w="938" w:type="dxa"/>
            <w:shd w:val="clear" w:color="auto" w:fill="auto"/>
            <w:noWrap/>
            <w:vAlign w:val="center"/>
            <w:hideMark/>
          </w:tcPr>
          <w:p w:rsidRPr="00733E59" w:rsidR="00B93346" w:rsidP="000B1198" w:rsidRDefault="00B93346" w14:paraId="5FD91583"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261B1EE7"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67366DA1" w14:textId="77777777">
        <w:trPr>
          <w:cantSplit/>
        </w:trPr>
        <w:tc>
          <w:tcPr>
            <w:tcW w:w="593" w:type="dxa"/>
            <w:shd w:val="clear" w:color="auto" w:fill="FFFFFF" w:themeFill="background1"/>
            <w:noWrap/>
            <w:vAlign w:val="center"/>
            <w:hideMark/>
          </w:tcPr>
          <w:p w:rsidRPr="00733E59" w:rsidR="00B93346" w:rsidP="000B1198" w:rsidRDefault="00B93346" w14:paraId="5840BBA2" w14:textId="77777777">
            <w:pPr>
              <w:pStyle w:val="TableText"/>
              <w:spacing w:before="20" w:after="20"/>
            </w:pPr>
            <w:r w:rsidRPr="2F32AA2D">
              <w:t>102</w:t>
            </w:r>
          </w:p>
        </w:tc>
        <w:tc>
          <w:tcPr>
            <w:tcW w:w="1724" w:type="dxa"/>
            <w:shd w:val="clear" w:color="auto" w:fill="FFFFFF" w:themeFill="background1"/>
            <w:noWrap/>
            <w:vAlign w:val="center"/>
            <w:hideMark/>
          </w:tcPr>
          <w:p w:rsidRPr="00733E59" w:rsidR="00B93346" w:rsidP="000B1198" w:rsidRDefault="00B93346" w14:paraId="466B1097" w14:textId="77777777">
            <w:pPr>
              <w:pStyle w:val="TableText"/>
              <w:spacing w:before="20" w:after="20"/>
              <w:rPr>
                <w:color w:val="000000"/>
              </w:rPr>
            </w:pPr>
            <w:r w:rsidRPr="00733E59">
              <w:rPr>
                <w:color w:val="000000"/>
              </w:rPr>
              <w:t>MDG</w:t>
            </w:r>
          </w:p>
        </w:tc>
        <w:tc>
          <w:tcPr>
            <w:tcW w:w="3755" w:type="dxa"/>
            <w:shd w:val="clear" w:color="auto" w:fill="auto"/>
            <w:noWrap/>
            <w:vAlign w:val="center"/>
            <w:hideMark/>
          </w:tcPr>
          <w:p w:rsidRPr="00733E59" w:rsidR="00B93346" w:rsidP="000B1198" w:rsidRDefault="00B93346" w14:paraId="1468496C" w14:textId="77777777">
            <w:pPr>
              <w:pStyle w:val="TableText"/>
              <w:spacing w:before="20" w:after="20"/>
              <w:rPr>
                <w:color w:val="000000"/>
              </w:rPr>
            </w:pPr>
            <w:r w:rsidRPr="00733E59">
              <w:rPr>
                <w:color w:val="000000"/>
              </w:rPr>
              <w:t>Madagascar</w:t>
            </w:r>
          </w:p>
        </w:tc>
        <w:tc>
          <w:tcPr>
            <w:tcW w:w="938" w:type="dxa"/>
            <w:shd w:val="clear" w:color="auto" w:fill="auto"/>
            <w:noWrap/>
            <w:vAlign w:val="center"/>
            <w:hideMark/>
          </w:tcPr>
          <w:p w:rsidRPr="00733E59" w:rsidR="00B93346" w:rsidP="000B1198" w:rsidRDefault="00B93346" w14:paraId="7FD58288"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3CFD947E"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0EA9B5B9" w14:textId="77777777">
        <w:trPr>
          <w:cantSplit/>
        </w:trPr>
        <w:tc>
          <w:tcPr>
            <w:tcW w:w="593" w:type="dxa"/>
            <w:shd w:val="clear" w:color="auto" w:fill="FFFFFF" w:themeFill="background1"/>
            <w:noWrap/>
            <w:vAlign w:val="center"/>
            <w:hideMark/>
          </w:tcPr>
          <w:p w:rsidRPr="00733E59" w:rsidR="00B93346" w:rsidP="000B1198" w:rsidRDefault="00B93346" w14:paraId="2E189ABF" w14:textId="77777777">
            <w:pPr>
              <w:pStyle w:val="TableText"/>
              <w:spacing w:before="20" w:after="20"/>
            </w:pPr>
            <w:r w:rsidRPr="2F32AA2D">
              <w:t>103</w:t>
            </w:r>
          </w:p>
        </w:tc>
        <w:tc>
          <w:tcPr>
            <w:tcW w:w="1724" w:type="dxa"/>
            <w:shd w:val="clear" w:color="auto" w:fill="FFFFFF" w:themeFill="background1"/>
            <w:noWrap/>
            <w:vAlign w:val="center"/>
            <w:hideMark/>
          </w:tcPr>
          <w:p w:rsidRPr="00733E59" w:rsidR="00B93346" w:rsidP="000B1198" w:rsidRDefault="00B93346" w14:paraId="00F56263" w14:textId="77777777">
            <w:pPr>
              <w:pStyle w:val="TableText"/>
              <w:spacing w:before="20" w:after="20"/>
              <w:rPr>
                <w:color w:val="000000"/>
              </w:rPr>
            </w:pPr>
            <w:r w:rsidRPr="00733E59">
              <w:rPr>
                <w:color w:val="000000"/>
              </w:rPr>
              <w:t>MWI</w:t>
            </w:r>
          </w:p>
        </w:tc>
        <w:tc>
          <w:tcPr>
            <w:tcW w:w="3755" w:type="dxa"/>
            <w:shd w:val="clear" w:color="auto" w:fill="auto"/>
            <w:noWrap/>
            <w:vAlign w:val="center"/>
            <w:hideMark/>
          </w:tcPr>
          <w:p w:rsidRPr="00733E59" w:rsidR="00B93346" w:rsidP="000B1198" w:rsidRDefault="00B93346" w14:paraId="60CC3100" w14:textId="77777777">
            <w:pPr>
              <w:pStyle w:val="TableText"/>
              <w:spacing w:before="20" w:after="20"/>
              <w:rPr>
                <w:color w:val="000000"/>
              </w:rPr>
            </w:pPr>
            <w:r w:rsidRPr="00733E59">
              <w:rPr>
                <w:color w:val="000000"/>
              </w:rPr>
              <w:t>Malawi</w:t>
            </w:r>
          </w:p>
        </w:tc>
        <w:tc>
          <w:tcPr>
            <w:tcW w:w="938" w:type="dxa"/>
            <w:shd w:val="clear" w:color="auto" w:fill="auto"/>
            <w:noWrap/>
            <w:vAlign w:val="center"/>
            <w:hideMark/>
          </w:tcPr>
          <w:p w:rsidRPr="00733E59" w:rsidR="00B93346" w:rsidP="000B1198" w:rsidRDefault="00B93346" w14:paraId="1480C052"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2A5EB746"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213D65F4" w14:textId="77777777">
        <w:trPr>
          <w:cantSplit/>
        </w:trPr>
        <w:tc>
          <w:tcPr>
            <w:tcW w:w="593" w:type="dxa"/>
            <w:shd w:val="clear" w:color="auto" w:fill="FFFFFF" w:themeFill="background1"/>
            <w:noWrap/>
            <w:vAlign w:val="center"/>
            <w:hideMark/>
          </w:tcPr>
          <w:p w:rsidRPr="00733E59" w:rsidR="00B93346" w:rsidP="000B1198" w:rsidRDefault="00B93346" w14:paraId="1FAD4404" w14:textId="77777777">
            <w:pPr>
              <w:pStyle w:val="TableText"/>
              <w:spacing w:before="20" w:after="20"/>
            </w:pPr>
            <w:r w:rsidRPr="2F32AA2D">
              <w:t>104</w:t>
            </w:r>
          </w:p>
        </w:tc>
        <w:tc>
          <w:tcPr>
            <w:tcW w:w="1724" w:type="dxa"/>
            <w:shd w:val="clear" w:color="auto" w:fill="FFFFFF" w:themeFill="background1"/>
            <w:noWrap/>
            <w:vAlign w:val="center"/>
            <w:hideMark/>
          </w:tcPr>
          <w:p w:rsidRPr="00733E59" w:rsidR="00B93346" w:rsidP="000B1198" w:rsidRDefault="00B93346" w14:paraId="5516FDB5" w14:textId="77777777">
            <w:pPr>
              <w:pStyle w:val="TableText"/>
              <w:spacing w:before="20" w:after="20"/>
              <w:rPr>
                <w:color w:val="000000"/>
              </w:rPr>
            </w:pPr>
            <w:r w:rsidRPr="00733E59">
              <w:rPr>
                <w:color w:val="000000"/>
              </w:rPr>
              <w:t>MUS</w:t>
            </w:r>
          </w:p>
        </w:tc>
        <w:tc>
          <w:tcPr>
            <w:tcW w:w="3755" w:type="dxa"/>
            <w:shd w:val="clear" w:color="auto" w:fill="auto"/>
            <w:noWrap/>
            <w:vAlign w:val="center"/>
            <w:hideMark/>
          </w:tcPr>
          <w:p w:rsidRPr="00733E59" w:rsidR="00B93346" w:rsidP="000B1198" w:rsidRDefault="00B93346" w14:paraId="6E0FE1B1" w14:textId="77777777">
            <w:pPr>
              <w:pStyle w:val="TableText"/>
              <w:spacing w:before="20" w:after="20"/>
              <w:rPr>
                <w:color w:val="000000"/>
              </w:rPr>
            </w:pPr>
            <w:r w:rsidRPr="00733E59">
              <w:rPr>
                <w:color w:val="000000"/>
              </w:rPr>
              <w:t>Mauritius</w:t>
            </w:r>
          </w:p>
        </w:tc>
        <w:tc>
          <w:tcPr>
            <w:tcW w:w="938" w:type="dxa"/>
            <w:shd w:val="clear" w:color="auto" w:fill="auto"/>
            <w:noWrap/>
            <w:vAlign w:val="center"/>
            <w:hideMark/>
          </w:tcPr>
          <w:p w:rsidRPr="00733E59" w:rsidR="00B93346" w:rsidP="000B1198" w:rsidRDefault="00B93346" w14:paraId="72523471"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56B2B7AE"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43DB9D23" w14:textId="77777777">
        <w:trPr>
          <w:cantSplit/>
        </w:trPr>
        <w:tc>
          <w:tcPr>
            <w:tcW w:w="593" w:type="dxa"/>
            <w:shd w:val="clear" w:color="auto" w:fill="FFFFFF" w:themeFill="background1"/>
            <w:noWrap/>
            <w:vAlign w:val="center"/>
            <w:hideMark/>
          </w:tcPr>
          <w:p w:rsidRPr="00733E59" w:rsidR="00B93346" w:rsidP="000B1198" w:rsidRDefault="00B93346" w14:paraId="4B7D1004" w14:textId="77777777">
            <w:pPr>
              <w:pStyle w:val="TableText"/>
              <w:spacing w:before="20" w:after="20"/>
            </w:pPr>
            <w:r w:rsidRPr="2F32AA2D">
              <w:t>105</w:t>
            </w:r>
          </w:p>
        </w:tc>
        <w:tc>
          <w:tcPr>
            <w:tcW w:w="1724" w:type="dxa"/>
            <w:shd w:val="clear" w:color="auto" w:fill="FFFFFF" w:themeFill="background1"/>
            <w:noWrap/>
            <w:vAlign w:val="center"/>
            <w:hideMark/>
          </w:tcPr>
          <w:p w:rsidRPr="00733E59" w:rsidR="00B93346" w:rsidP="000B1198" w:rsidRDefault="00B93346" w14:paraId="17DC4325" w14:textId="77777777">
            <w:pPr>
              <w:pStyle w:val="TableText"/>
              <w:spacing w:before="20" w:after="20"/>
              <w:rPr>
                <w:color w:val="000000"/>
              </w:rPr>
            </w:pPr>
            <w:r w:rsidRPr="00733E59">
              <w:rPr>
                <w:color w:val="000000"/>
              </w:rPr>
              <w:t>MOZ</w:t>
            </w:r>
          </w:p>
        </w:tc>
        <w:tc>
          <w:tcPr>
            <w:tcW w:w="3755" w:type="dxa"/>
            <w:shd w:val="clear" w:color="auto" w:fill="auto"/>
            <w:noWrap/>
            <w:vAlign w:val="center"/>
            <w:hideMark/>
          </w:tcPr>
          <w:p w:rsidRPr="00733E59" w:rsidR="00B93346" w:rsidP="000B1198" w:rsidRDefault="00B93346" w14:paraId="7808A62C" w14:textId="77777777">
            <w:pPr>
              <w:pStyle w:val="TableText"/>
              <w:spacing w:before="20" w:after="20"/>
              <w:rPr>
                <w:color w:val="000000"/>
              </w:rPr>
            </w:pPr>
            <w:r w:rsidRPr="00733E59">
              <w:rPr>
                <w:color w:val="000000"/>
              </w:rPr>
              <w:t>Mozambique</w:t>
            </w:r>
          </w:p>
        </w:tc>
        <w:tc>
          <w:tcPr>
            <w:tcW w:w="938" w:type="dxa"/>
            <w:shd w:val="clear" w:color="auto" w:fill="auto"/>
            <w:noWrap/>
            <w:vAlign w:val="center"/>
            <w:hideMark/>
          </w:tcPr>
          <w:p w:rsidRPr="00733E59" w:rsidR="00B93346" w:rsidP="000B1198" w:rsidRDefault="00B93346" w14:paraId="7EDBEDFA"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564583BC"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4320D0AA" w14:textId="77777777">
        <w:trPr>
          <w:cantSplit/>
        </w:trPr>
        <w:tc>
          <w:tcPr>
            <w:tcW w:w="593" w:type="dxa"/>
            <w:shd w:val="clear" w:color="auto" w:fill="FFFFFF" w:themeFill="background1"/>
            <w:noWrap/>
            <w:vAlign w:val="center"/>
            <w:hideMark/>
          </w:tcPr>
          <w:p w:rsidRPr="00733E59" w:rsidR="00B93346" w:rsidP="000B1198" w:rsidRDefault="00B93346" w14:paraId="5B281963" w14:textId="77777777">
            <w:pPr>
              <w:pStyle w:val="TableText"/>
              <w:spacing w:before="20" w:after="20"/>
            </w:pPr>
            <w:r w:rsidRPr="2F32AA2D">
              <w:t>106</w:t>
            </w:r>
          </w:p>
        </w:tc>
        <w:tc>
          <w:tcPr>
            <w:tcW w:w="1724" w:type="dxa"/>
            <w:shd w:val="clear" w:color="auto" w:fill="FFFFFF" w:themeFill="background1"/>
            <w:noWrap/>
            <w:vAlign w:val="center"/>
            <w:hideMark/>
          </w:tcPr>
          <w:p w:rsidRPr="00733E59" w:rsidR="00B93346" w:rsidP="000B1198" w:rsidRDefault="00B93346" w14:paraId="2C62C45B" w14:textId="77777777">
            <w:pPr>
              <w:pStyle w:val="TableText"/>
              <w:spacing w:before="20" w:after="20"/>
              <w:rPr>
                <w:color w:val="000000"/>
              </w:rPr>
            </w:pPr>
            <w:r w:rsidRPr="00733E59">
              <w:rPr>
                <w:color w:val="000000"/>
              </w:rPr>
              <w:t>TZA</w:t>
            </w:r>
          </w:p>
        </w:tc>
        <w:tc>
          <w:tcPr>
            <w:tcW w:w="3755" w:type="dxa"/>
            <w:shd w:val="clear" w:color="auto" w:fill="auto"/>
            <w:noWrap/>
            <w:vAlign w:val="center"/>
            <w:hideMark/>
          </w:tcPr>
          <w:p w:rsidRPr="00733E59" w:rsidR="00B93346" w:rsidP="000B1198" w:rsidRDefault="00B93346" w14:paraId="6413A548" w14:textId="77777777">
            <w:pPr>
              <w:pStyle w:val="TableText"/>
              <w:spacing w:before="20" w:after="20"/>
              <w:rPr>
                <w:color w:val="000000"/>
              </w:rPr>
            </w:pPr>
            <w:r w:rsidRPr="00733E59">
              <w:rPr>
                <w:color w:val="000000"/>
              </w:rPr>
              <w:t>Tanzania</w:t>
            </w:r>
          </w:p>
        </w:tc>
        <w:tc>
          <w:tcPr>
            <w:tcW w:w="938" w:type="dxa"/>
            <w:shd w:val="clear" w:color="auto" w:fill="auto"/>
            <w:noWrap/>
            <w:vAlign w:val="center"/>
            <w:hideMark/>
          </w:tcPr>
          <w:p w:rsidRPr="00733E59" w:rsidR="00B93346" w:rsidP="000B1198" w:rsidRDefault="00B93346" w14:paraId="60B8AD45"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27DC2269"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0311774C" w14:textId="77777777">
        <w:trPr>
          <w:cantSplit/>
        </w:trPr>
        <w:tc>
          <w:tcPr>
            <w:tcW w:w="593" w:type="dxa"/>
            <w:shd w:val="clear" w:color="auto" w:fill="FFFFFF" w:themeFill="background1"/>
            <w:noWrap/>
            <w:vAlign w:val="center"/>
            <w:hideMark/>
          </w:tcPr>
          <w:p w:rsidRPr="00733E59" w:rsidR="00B93346" w:rsidP="000B1198" w:rsidRDefault="00B93346" w14:paraId="5CF1DE47" w14:textId="77777777">
            <w:pPr>
              <w:pStyle w:val="TableText"/>
              <w:spacing w:before="20" w:after="20"/>
            </w:pPr>
            <w:r w:rsidRPr="2F32AA2D">
              <w:t>107</w:t>
            </w:r>
          </w:p>
        </w:tc>
        <w:tc>
          <w:tcPr>
            <w:tcW w:w="1724" w:type="dxa"/>
            <w:shd w:val="clear" w:color="auto" w:fill="FFFFFF" w:themeFill="background1"/>
            <w:noWrap/>
            <w:vAlign w:val="center"/>
            <w:hideMark/>
          </w:tcPr>
          <w:p w:rsidRPr="00733E59" w:rsidR="00B93346" w:rsidP="000B1198" w:rsidRDefault="00B93346" w14:paraId="45E91F70" w14:textId="77777777">
            <w:pPr>
              <w:pStyle w:val="TableText"/>
              <w:spacing w:before="20" w:after="20"/>
              <w:rPr>
                <w:color w:val="000000"/>
              </w:rPr>
            </w:pPr>
            <w:r w:rsidRPr="00733E59">
              <w:rPr>
                <w:color w:val="000000"/>
              </w:rPr>
              <w:t>UGA</w:t>
            </w:r>
          </w:p>
        </w:tc>
        <w:tc>
          <w:tcPr>
            <w:tcW w:w="3755" w:type="dxa"/>
            <w:shd w:val="clear" w:color="auto" w:fill="auto"/>
            <w:noWrap/>
            <w:vAlign w:val="center"/>
            <w:hideMark/>
          </w:tcPr>
          <w:p w:rsidRPr="00733E59" w:rsidR="00B93346" w:rsidP="000B1198" w:rsidRDefault="00B93346" w14:paraId="1B67D6C5" w14:textId="77777777">
            <w:pPr>
              <w:pStyle w:val="TableText"/>
              <w:spacing w:before="20" w:after="20"/>
              <w:rPr>
                <w:color w:val="000000"/>
              </w:rPr>
            </w:pPr>
            <w:r w:rsidRPr="00733E59">
              <w:rPr>
                <w:color w:val="000000"/>
              </w:rPr>
              <w:t>Uganda</w:t>
            </w:r>
          </w:p>
        </w:tc>
        <w:tc>
          <w:tcPr>
            <w:tcW w:w="938" w:type="dxa"/>
            <w:shd w:val="clear" w:color="auto" w:fill="auto"/>
            <w:noWrap/>
            <w:vAlign w:val="center"/>
            <w:hideMark/>
          </w:tcPr>
          <w:p w:rsidRPr="00733E59" w:rsidR="00B93346" w:rsidP="000B1198" w:rsidRDefault="00B93346" w14:paraId="79A6F730"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1565F26A"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2D8E6430" w14:textId="77777777">
        <w:trPr>
          <w:cantSplit/>
        </w:trPr>
        <w:tc>
          <w:tcPr>
            <w:tcW w:w="593" w:type="dxa"/>
            <w:shd w:val="clear" w:color="auto" w:fill="FFFFFF" w:themeFill="background1"/>
            <w:noWrap/>
            <w:vAlign w:val="center"/>
            <w:hideMark/>
          </w:tcPr>
          <w:p w:rsidRPr="00733E59" w:rsidR="00B93346" w:rsidP="000B1198" w:rsidRDefault="00B93346" w14:paraId="501A4738" w14:textId="77777777">
            <w:pPr>
              <w:pStyle w:val="TableText"/>
              <w:spacing w:before="20" w:after="20"/>
            </w:pPr>
            <w:r w:rsidRPr="2F32AA2D">
              <w:t>108</w:t>
            </w:r>
          </w:p>
        </w:tc>
        <w:tc>
          <w:tcPr>
            <w:tcW w:w="1724" w:type="dxa"/>
            <w:shd w:val="clear" w:color="auto" w:fill="FFFFFF" w:themeFill="background1"/>
            <w:noWrap/>
            <w:vAlign w:val="center"/>
            <w:hideMark/>
          </w:tcPr>
          <w:p w:rsidRPr="00733E59" w:rsidR="00B93346" w:rsidP="000B1198" w:rsidRDefault="00B93346" w14:paraId="1B2B1A6C" w14:textId="77777777">
            <w:pPr>
              <w:pStyle w:val="TableText"/>
              <w:spacing w:before="20" w:after="20"/>
              <w:rPr>
                <w:color w:val="000000"/>
              </w:rPr>
            </w:pPr>
            <w:r w:rsidRPr="00733E59">
              <w:rPr>
                <w:color w:val="000000"/>
              </w:rPr>
              <w:t>ZMB</w:t>
            </w:r>
          </w:p>
        </w:tc>
        <w:tc>
          <w:tcPr>
            <w:tcW w:w="3755" w:type="dxa"/>
            <w:shd w:val="clear" w:color="auto" w:fill="auto"/>
            <w:noWrap/>
            <w:vAlign w:val="center"/>
            <w:hideMark/>
          </w:tcPr>
          <w:p w:rsidRPr="00733E59" w:rsidR="00B93346" w:rsidP="000B1198" w:rsidRDefault="00B93346" w14:paraId="5FA15B01" w14:textId="77777777">
            <w:pPr>
              <w:pStyle w:val="TableText"/>
              <w:spacing w:before="20" w:after="20"/>
              <w:rPr>
                <w:color w:val="000000"/>
              </w:rPr>
            </w:pPr>
            <w:r w:rsidRPr="00733E59">
              <w:rPr>
                <w:color w:val="000000"/>
              </w:rPr>
              <w:t>Zambia</w:t>
            </w:r>
          </w:p>
        </w:tc>
        <w:tc>
          <w:tcPr>
            <w:tcW w:w="938" w:type="dxa"/>
            <w:shd w:val="clear" w:color="auto" w:fill="auto"/>
            <w:noWrap/>
            <w:vAlign w:val="center"/>
            <w:hideMark/>
          </w:tcPr>
          <w:p w:rsidRPr="00733E59" w:rsidR="00B93346" w:rsidP="000B1198" w:rsidRDefault="00B93346" w14:paraId="4C2D10ED"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77EF2C96"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0EE8435F" w14:textId="77777777">
        <w:trPr>
          <w:cantSplit/>
        </w:trPr>
        <w:tc>
          <w:tcPr>
            <w:tcW w:w="593" w:type="dxa"/>
            <w:shd w:val="clear" w:color="auto" w:fill="FFFFFF" w:themeFill="background1"/>
            <w:noWrap/>
            <w:vAlign w:val="center"/>
            <w:hideMark/>
          </w:tcPr>
          <w:p w:rsidRPr="00733E59" w:rsidR="00B93346" w:rsidP="000B1198" w:rsidRDefault="00B93346" w14:paraId="4AA65C47" w14:textId="77777777">
            <w:pPr>
              <w:pStyle w:val="TableText"/>
              <w:spacing w:before="20" w:after="20"/>
            </w:pPr>
            <w:r w:rsidRPr="2F32AA2D">
              <w:t>109</w:t>
            </w:r>
          </w:p>
        </w:tc>
        <w:tc>
          <w:tcPr>
            <w:tcW w:w="1724" w:type="dxa"/>
            <w:shd w:val="clear" w:color="auto" w:fill="FFFFFF" w:themeFill="background1"/>
            <w:noWrap/>
            <w:vAlign w:val="center"/>
            <w:hideMark/>
          </w:tcPr>
          <w:p w:rsidRPr="00733E59" w:rsidR="00B93346" w:rsidP="000B1198" w:rsidRDefault="00B93346" w14:paraId="6B2EFDA3" w14:textId="77777777">
            <w:pPr>
              <w:pStyle w:val="TableText"/>
              <w:spacing w:before="20" w:after="20"/>
              <w:rPr>
                <w:color w:val="000000"/>
              </w:rPr>
            </w:pPr>
            <w:r w:rsidRPr="00733E59">
              <w:rPr>
                <w:color w:val="000000"/>
              </w:rPr>
              <w:t>ZWE</w:t>
            </w:r>
          </w:p>
        </w:tc>
        <w:tc>
          <w:tcPr>
            <w:tcW w:w="3755" w:type="dxa"/>
            <w:shd w:val="clear" w:color="auto" w:fill="auto"/>
            <w:noWrap/>
            <w:vAlign w:val="center"/>
            <w:hideMark/>
          </w:tcPr>
          <w:p w:rsidRPr="00733E59" w:rsidR="00B93346" w:rsidP="000B1198" w:rsidRDefault="00B93346" w14:paraId="04C53AFF" w14:textId="77777777">
            <w:pPr>
              <w:pStyle w:val="TableText"/>
              <w:spacing w:before="20" w:after="20"/>
              <w:rPr>
                <w:color w:val="000000"/>
              </w:rPr>
            </w:pPr>
            <w:r w:rsidRPr="00733E59">
              <w:rPr>
                <w:color w:val="000000"/>
              </w:rPr>
              <w:t>Zimbabwe</w:t>
            </w:r>
          </w:p>
        </w:tc>
        <w:tc>
          <w:tcPr>
            <w:tcW w:w="938" w:type="dxa"/>
            <w:shd w:val="clear" w:color="auto" w:fill="auto"/>
            <w:noWrap/>
            <w:vAlign w:val="center"/>
            <w:hideMark/>
          </w:tcPr>
          <w:p w:rsidRPr="00733E59" w:rsidR="00B93346" w:rsidP="000B1198" w:rsidRDefault="00B93346" w14:paraId="1D7507F4"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2DBEE1C6"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5F0CEEEC" w14:textId="77777777">
        <w:trPr>
          <w:cantSplit/>
        </w:trPr>
        <w:tc>
          <w:tcPr>
            <w:tcW w:w="593" w:type="dxa"/>
            <w:shd w:val="clear" w:color="auto" w:fill="FFFFFF" w:themeFill="background1"/>
            <w:noWrap/>
            <w:vAlign w:val="center"/>
            <w:hideMark/>
          </w:tcPr>
          <w:p w:rsidRPr="00733E59" w:rsidR="00B93346" w:rsidP="000B1198" w:rsidRDefault="00B93346" w14:paraId="7F6D5033" w14:textId="77777777">
            <w:pPr>
              <w:pStyle w:val="TableText"/>
              <w:spacing w:before="20" w:after="20"/>
            </w:pPr>
            <w:r w:rsidRPr="2F32AA2D">
              <w:t>110</w:t>
            </w:r>
          </w:p>
        </w:tc>
        <w:tc>
          <w:tcPr>
            <w:tcW w:w="1724" w:type="dxa"/>
            <w:shd w:val="clear" w:color="auto" w:fill="FFFFFF" w:themeFill="background1"/>
            <w:noWrap/>
            <w:vAlign w:val="center"/>
            <w:hideMark/>
          </w:tcPr>
          <w:p w:rsidRPr="00733E59" w:rsidR="00B93346" w:rsidP="000B1198" w:rsidRDefault="00B93346" w14:paraId="1FAAB9AD" w14:textId="77777777">
            <w:pPr>
              <w:pStyle w:val="TableText"/>
              <w:spacing w:before="20" w:after="20"/>
              <w:rPr>
                <w:color w:val="000000"/>
              </w:rPr>
            </w:pPr>
            <w:r w:rsidRPr="00733E59">
              <w:rPr>
                <w:color w:val="000000"/>
              </w:rPr>
              <w:t>XEC</w:t>
            </w:r>
          </w:p>
        </w:tc>
        <w:tc>
          <w:tcPr>
            <w:tcW w:w="3755" w:type="dxa"/>
            <w:shd w:val="clear" w:color="auto" w:fill="FFFFFF" w:themeFill="background1"/>
            <w:noWrap/>
            <w:vAlign w:val="center"/>
            <w:hideMark/>
          </w:tcPr>
          <w:p w:rsidRPr="00733E59" w:rsidR="00B93346" w:rsidP="000B1198" w:rsidRDefault="00B93346" w14:paraId="73A1F324" w14:textId="77777777">
            <w:pPr>
              <w:pStyle w:val="TableText"/>
              <w:spacing w:before="20" w:after="20"/>
              <w:rPr>
                <w:color w:val="000000"/>
              </w:rPr>
            </w:pPr>
            <w:r w:rsidRPr="00733E59">
              <w:rPr>
                <w:color w:val="000000"/>
              </w:rPr>
              <w:t>Rest of Eastern Africa</w:t>
            </w:r>
          </w:p>
        </w:tc>
        <w:tc>
          <w:tcPr>
            <w:tcW w:w="938" w:type="dxa"/>
            <w:shd w:val="clear" w:color="auto" w:fill="auto"/>
            <w:noWrap/>
            <w:vAlign w:val="center"/>
            <w:hideMark/>
          </w:tcPr>
          <w:p w:rsidRPr="00733E59" w:rsidR="00B93346" w:rsidP="000B1198" w:rsidRDefault="00B93346" w14:paraId="26F9AF5B"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53C8F286"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1E55AB7E" w14:textId="77777777">
        <w:trPr>
          <w:cantSplit/>
        </w:trPr>
        <w:tc>
          <w:tcPr>
            <w:tcW w:w="593" w:type="dxa"/>
            <w:shd w:val="clear" w:color="auto" w:fill="FFFFFF" w:themeFill="background1"/>
            <w:noWrap/>
            <w:vAlign w:val="center"/>
            <w:hideMark/>
          </w:tcPr>
          <w:p w:rsidRPr="00733E59" w:rsidR="00B93346" w:rsidP="000B1198" w:rsidRDefault="00B93346" w14:paraId="0E36B153" w14:textId="77777777">
            <w:pPr>
              <w:pStyle w:val="TableText"/>
              <w:spacing w:before="20" w:after="20"/>
            </w:pPr>
            <w:r w:rsidRPr="2F32AA2D">
              <w:t>111</w:t>
            </w:r>
          </w:p>
        </w:tc>
        <w:tc>
          <w:tcPr>
            <w:tcW w:w="1724" w:type="dxa"/>
            <w:shd w:val="clear" w:color="auto" w:fill="FFFFFF" w:themeFill="background1"/>
            <w:noWrap/>
            <w:vAlign w:val="center"/>
            <w:hideMark/>
          </w:tcPr>
          <w:p w:rsidRPr="00733E59" w:rsidR="00B93346" w:rsidP="000B1198" w:rsidRDefault="00B93346" w14:paraId="633D6B9B" w14:textId="77777777">
            <w:pPr>
              <w:pStyle w:val="TableText"/>
              <w:spacing w:before="20" w:after="20"/>
              <w:rPr>
                <w:color w:val="000000"/>
              </w:rPr>
            </w:pPr>
            <w:r w:rsidRPr="00733E59">
              <w:rPr>
                <w:color w:val="000000"/>
              </w:rPr>
              <w:t>BWA</w:t>
            </w:r>
          </w:p>
        </w:tc>
        <w:tc>
          <w:tcPr>
            <w:tcW w:w="3755" w:type="dxa"/>
            <w:shd w:val="clear" w:color="auto" w:fill="auto"/>
            <w:noWrap/>
            <w:vAlign w:val="center"/>
            <w:hideMark/>
          </w:tcPr>
          <w:p w:rsidRPr="00733E59" w:rsidR="00B93346" w:rsidP="000B1198" w:rsidRDefault="00B93346" w14:paraId="46560AD3" w14:textId="77777777">
            <w:pPr>
              <w:pStyle w:val="TableText"/>
              <w:spacing w:before="20" w:after="20"/>
              <w:rPr>
                <w:color w:val="000000"/>
              </w:rPr>
            </w:pPr>
            <w:r w:rsidRPr="00733E59">
              <w:rPr>
                <w:color w:val="000000"/>
              </w:rPr>
              <w:t>Botswana</w:t>
            </w:r>
          </w:p>
        </w:tc>
        <w:tc>
          <w:tcPr>
            <w:tcW w:w="938" w:type="dxa"/>
            <w:shd w:val="clear" w:color="auto" w:fill="auto"/>
            <w:noWrap/>
            <w:vAlign w:val="center"/>
            <w:hideMark/>
          </w:tcPr>
          <w:p w:rsidRPr="00733E59" w:rsidR="00B93346" w:rsidP="000B1198" w:rsidRDefault="00B93346" w14:paraId="6DEA219B"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4A183929"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11FEA490" w14:textId="77777777">
        <w:trPr>
          <w:cantSplit/>
        </w:trPr>
        <w:tc>
          <w:tcPr>
            <w:tcW w:w="593" w:type="dxa"/>
            <w:shd w:val="clear" w:color="auto" w:fill="FFFFFF" w:themeFill="background1"/>
            <w:noWrap/>
            <w:vAlign w:val="center"/>
            <w:hideMark/>
          </w:tcPr>
          <w:p w:rsidRPr="00733E59" w:rsidR="00B93346" w:rsidP="000B1198" w:rsidRDefault="00B93346" w14:paraId="57A0D332" w14:textId="77777777">
            <w:pPr>
              <w:pStyle w:val="TableText"/>
              <w:spacing w:before="20" w:after="20"/>
            </w:pPr>
            <w:r w:rsidRPr="2F32AA2D">
              <w:t>112</w:t>
            </w:r>
          </w:p>
        </w:tc>
        <w:tc>
          <w:tcPr>
            <w:tcW w:w="1724" w:type="dxa"/>
            <w:shd w:val="clear" w:color="auto" w:fill="FFFFFF" w:themeFill="background1"/>
            <w:noWrap/>
            <w:vAlign w:val="center"/>
            <w:hideMark/>
          </w:tcPr>
          <w:p w:rsidRPr="00733E59" w:rsidR="00B93346" w:rsidP="000B1198" w:rsidRDefault="00B93346" w14:paraId="4FD2F782" w14:textId="77777777">
            <w:pPr>
              <w:pStyle w:val="TableText"/>
              <w:spacing w:before="20" w:after="20"/>
              <w:rPr>
                <w:color w:val="000000"/>
              </w:rPr>
            </w:pPr>
            <w:r w:rsidRPr="00733E59">
              <w:rPr>
                <w:color w:val="000000"/>
              </w:rPr>
              <w:t>ZAF</w:t>
            </w:r>
          </w:p>
        </w:tc>
        <w:tc>
          <w:tcPr>
            <w:tcW w:w="3755" w:type="dxa"/>
            <w:shd w:val="clear" w:color="auto" w:fill="auto"/>
            <w:noWrap/>
            <w:vAlign w:val="center"/>
            <w:hideMark/>
          </w:tcPr>
          <w:p w:rsidRPr="00733E59" w:rsidR="00B93346" w:rsidP="000B1198" w:rsidRDefault="00B93346" w14:paraId="6B6E27F7" w14:textId="77777777">
            <w:pPr>
              <w:pStyle w:val="TableText"/>
              <w:spacing w:before="20" w:after="20"/>
              <w:rPr>
                <w:color w:val="000000"/>
              </w:rPr>
            </w:pPr>
            <w:r w:rsidRPr="00733E59">
              <w:rPr>
                <w:color w:val="000000"/>
              </w:rPr>
              <w:t>South Africa</w:t>
            </w:r>
          </w:p>
        </w:tc>
        <w:tc>
          <w:tcPr>
            <w:tcW w:w="938" w:type="dxa"/>
            <w:shd w:val="clear" w:color="auto" w:fill="auto"/>
            <w:noWrap/>
            <w:vAlign w:val="center"/>
            <w:hideMark/>
          </w:tcPr>
          <w:p w:rsidRPr="00733E59" w:rsidR="00B93346" w:rsidP="000B1198" w:rsidRDefault="00B93346" w14:paraId="7C002497"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2C88AA6B" w14:textId="77777777">
            <w:pPr>
              <w:pStyle w:val="TableText"/>
              <w:spacing w:before="20" w:after="20"/>
              <w:rPr>
                <w:color w:val="000000"/>
              </w:rPr>
            </w:pPr>
            <w:r w:rsidRPr="00733E59">
              <w:rPr>
                <w:color w:val="000000"/>
              </w:rPr>
              <w:t>Africa</w:t>
            </w:r>
            <w:r>
              <w:rPr>
                <w:color w:val="000000"/>
              </w:rPr>
              <w:t xml:space="preserve"> </w:t>
            </w:r>
          </w:p>
        </w:tc>
      </w:tr>
      <w:tr w:rsidRPr="00733E59" w:rsidR="00B93346" w:rsidTr="00032F39" w14:paraId="7B35CDE9" w14:textId="77777777">
        <w:trPr>
          <w:cantSplit/>
        </w:trPr>
        <w:tc>
          <w:tcPr>
            <w:tcW w:w="593" w:type="dxa"/>
            <w:shd w:val="clear" w:color="auto" w:fill="FFFFFF" w:themeFill="background1"/>
            <w:noWrap/>
            <w:vAlign w:val="center"/>
            <w:hideMark/>
          </w:tcPr>
          <w:p w:rsidRPr="00733E59" w:rsidR="00B93346" w:rsidP="000B1198" w:rsidRDefault="00B93346" w14:paraId="70FBEC0C" w14:textId="77777777">
            <w:pPr>
              <w:pStyle w:val="TableText"/>
              <w:spacing w:before="20" w:after="20"/>
            </w:pPr>
            <w:r w:rsidRPr="2F32AA2D">
              <w:t>113</w:t>
            </w:r>
          </w:p>
        </w:tc>
        <w:tc>
          <w:tcPr>
            <w:tcW w:w="1724" w:type="dxa"/>
            <w:shd w:val="clear" w:color="auto" w:fill="FFFFFF" w:themeFill="background1"/>
            <w:noWrap/>
            <w:vAlign w:val="center"/>
            <w:hideMark/>
          </w:tcPr>
          <w:p w:rsidRPr="00733E59" w:rsidR="00B93346" w:rsidP="000B1198" w:rsidRDefault="00B93346" w14:paraId="0B9B69FF" w14:textId="77777777">
            <w:pPr>
              <w:pStyle w:val="TableText"/>
              <w:spacing w:before="20" w:after="20"/>
              <w:rPr>
                <w:color w:val="000000"/>
              </w:rPr>
            </w:pPr>
            <w:r w:rsidRPr="00733E59">
              <w:rPr>
                <w:color w:val="000000"/>
              </w:rPr>
              <w:t>XSC</w:t>
            </w:r>
          </w:p>
        </w:tc>
        <w:tc>
          <w:tcPr>
            <w:tcW w:w="3755" w:type="dxa"/>
            <w:shd w:val="clear" w:color="auto" w:fill="FFFFFF" w:themeFill="background1"/>
            <w:noWrap/>
            <w:vAlign w:val="center"/>
            <w:hideMark/>
          </w:tcPr>
          <w:p w:rsidRPr="00733E59" w:rsidR="00B93346" w:rsidP="000B1198" w:rsidRDefault="00B93346" w14:paraId="643E02D3" w14:textId="77777777">
            <w:pPr>
              <w:pStyle w:val="TableText"/>
              <w:spacing w:before="20" w:after="20"/>
              <w:rPr>
                <w:color w:val="000000"/>
              </w:rPr>
            </w:pPr>
            <w:r w:rsidRPr="00733E59">
              <w:rPr>
                <w:color w:val="000000"/>
              </w:rPr>
              <w:t>Rest of South African Customs Union</w:t>
            </w:r>
          </w:p>
        </w:tc>
        <w:tc>
          <w:tcPr>
            <w:tcW w:w="938" w:type="dxa"/>
            <w:shd w:val="clear" w:color="auto" w:fill="auto"/>
            <w:noWrap/>
            <w:vAlign w:val="center"/>
            <w:hideMark/>
          </w:tcPr>
          <w:p w:rsidRPr="00733E59" w:rsidR="00B93346" w:rsidP="000B1198" w:rsidRDefault="00B93346" w14:paraId="39FF326B" w14:textId="77777777">
            <w:pPr>
              <w:pStyle w:val="TableText"/>
              <w:spacing w:before="20" w:after="20"/>
              <w:rPr>
                <w:color w:val="000000"/>
              </w:rPr>
            </w:pPr>
            <w:r w:rsidRPr="00733E59">
              <w:rPr>
                <w:color w:val="000000"/>
              </w:rPr>
              <w:t>AFR</w:t>
            </w:r>
          </w:p>
        </w:tc>
        <w:tc>
          <w:tcPr>
            <w:tcW w:w="2350" w:type="dxa"/>
            <w:shd w:val="clear" w:color="auto" w:fill="auto"/>
            <w:noWrap/>
            <w:vAlign w:val="center"/>
            <w:hideMark/>
          </w:tcPr>
          <w:p w:rsidRPr="00733E59" w:rsidR="00B93346" w:rsidP="000B1198" w:rsidRDefault="00B93346" w14:paraId="0E3DFD94" w14:textId="77777777">
            <w:pPr>
              <w:pStyle w:val="TableText"/>
              <w:spacing w:before="20" w:after="20"/>
              <w:rPr>
                <w:color w:val="000000"/>
              </w:rPr>
            </w:pPr>
            <w:r w:rsidRPr="00733E59">
              <w:rPr>
                <w:color w:val="000000"/>
              </w:rPr>
              <w:t>Africa</w:t>
            </w:r>
            <w:r>
              <w:rPr>
                <w:color w:val="000000"/>
              </w:rPr>
              <w:t xml:space="preserve"> </w:t>
            </w:r>
          </w:p>
        </w:tc>
      </w:tr>
    </w:tbl>
    <w:p w:rsidRPr="00FB35B0" w:rsidR="00B93346" w:rsidP="00B93346" w:rsidRDefault="00720697" w14:paraId="5A2957DB" w14:textId="615ECD10">
      <w:pPr>
        <w:rPr>
          <w:bCs/>
          <w:sz w:val="20"/>
        </w:rPr>
      </w:pPr>
      <w:r>
        <w:rPr>
          <w:szCs w:val="24"/>
        </w:rPr>
        <w:t xml:space="preserve">* </w:t>
      </w:r>
      <w:r w:rsidRPr="00FB35B0">
        <w:rPr>
          <w:sz w:val="20"/>
        </w:rPr>
        <w:t xml:space="preserve">Myanmar </w:t>
      </w:r>
      <w:r w:rsidR="005405F8">
        <w:rPr>
          <w:sz w:val="20"/>
        </w:rPr>
        <w:t>has</w:t>
      </w:r>
      <w:r w:rsidRPr="00FB35B0">
        <w:rPr>
          <w:rFonts w:ascii="Verdana" w:hAnsi="Verdana"/>
          <w:bCs/>
          <w:color w:val="FF0000"/>
          <w:sz w:val="20"/>
        </w:rPr>
        <w:t xml:space="preserve"> </w:t>
      </w:r>
      <w:r w:rsidRPr="00FB35B0">
        <w:rPr>
          <w:bCs/>
          <w:sz w:val="20"/>
        </w:rPr>
        <w:t xml:space="preserve">some serious data quality </w:t>
      </w:r>
      <w:r w:rsidR="002E2361">
        <w:rPr>
          <w:bCs/>
          <w:sz w:val="20"/>
        </w:rPr>
        <w:t>issue</w:t>
      </w:r>
      <w:r w:rsidR="005405F8">
        <w:rPr>
          <w:bCs/>
          <w:sz w:val="20"/>
        </w:rPr>
        <w:t>s</w:t>
      </w:r>
      <w:r w:rsidR="002E2361">
        <w:rPr>
          <w:bCs/>
          <w:sz w:val="20"/>
        </w:rPr>
        <w:t xml:space="preserve"> in GTAP 7 database</w:t>
      </w:r>
      <w:r w:rsidR="005405F8">
        <w:rPr>
          <w:bCs/>
          <w:sz w:val="20"/>
        </w:rPr>
        <w:t xml:space="preserve"> as found</w:t>
      </w:r>
      <w:r w:rsidR="002E2361">
        <w:rPr>
          <w:bCs/>
          <w:sz w:val="20"/>
        </w:rPr>
        <w:t xml:space="preserve"> by the GTAP team, so it is removed in the GTAP</w:t>
      </w:r>
      <w:r w:rsidR="00E21CCF">
        <w:rPr>
          <w:bCs/>
          <w:sz w:val="20"/>
        </w:rPr>
        <w:t xml:space="preserve"> v7.1</w:t>
      </w:r>
      <w:r w:rsidR="002E2361">
        <w:rPr>
          <w:bCs/>
          <w:sz w:val="20"/>
        </w:rPr>
        <w:t>.</w:t>
      </w:r>
    </w:p>
    <w:p w:rsidR="000B1198" w:rsidRDefault="000B1198" w14:paraId="46DEC50A" w14:textId="77777777">
      <w:pPr>
        <w:rPr>
          <w:b/>
        </w:rPr>
      </w:pPr>
      <w:r>
        <w:br w:type="page"/>
      </w:r>
    </w:p>
    <w:p w:rsidRPr="00733E59" w:rsidR="00B93346" w:rsidP="00B35407" w:rsidRDefault="000C7FF8" w14:paraId="7F1C6244" w14:textId="1789A811">
      <w:pPr>
        <w:pStyle w:val="Appendixtabletitle"/>
      </w:pPr>
      <w:bookmarkStart w:name="_Toc504580145" w:id="275"/>
      <w:r>
        <w:t>Appendix Table A</w:t>
      </w:r>
      <w:r w:rsidRPr="00733E59" w:rsidR="00B93346">
        <w:t xml:space="preserve">-2. </w:t>
      </w:r>
      <w:r w:rsidR="000B1198">
        <w:tab/>
      </w:r>
      <w:r w:rsidRPr="00733E59" w:rsidR="00B93346">
        <w:t xml:space="preserve">Sector Mapping between </w:t>
      </w:r>
      <w:r w:rsidR="00B93346">
        <w:t xml:space="preserve">GTAP </w:t>
      </w:r>
      <w:r w:rsidR="00E21CCF">
        <w:t>v7.1</w:t>
      </w:r>
      <w:r w:rsidRPr="00733E59" w:rsidR="00B93346">
        <w:t xml:space="preserve"> and ADAGE</w:t>
      </w:r>
      <w:bookmarkEnd w:id="275"/>
    </w:p>
    <w:tbl>
      <w:tblPr>
        <w:tblW w:w="9360" w:type="dxa"/>
        <w:tblBorders>
          <w:top w:val="double" w:color="auto" w:sz="4" w:space="0"/>
          <w:bottom w:val="double" w:color="auto" w:sz="4" w:space="0"/>
          <w:insideH w:val="single" w:color="auto" w:sz="4" w:space="0"/>
          <w:insideV w:val="single" w:color="auto" w:sz="4" w:space="0"/>
        </w:tblBorders>
        <w:tblLayout w:type="fixed"/>
        <w:tblCellMar>
          <w:left w:w="115" w:type="dxa"/>
          <w:right w:w="115" w:type="dxa"/>
        </w:tblCellMar>
        <w:tblLook w:val="04A0" w:firstRow="1" w:lastRow="0" w:firstColumn="1" w:lastColumn="0" w:noHBand="0" w:noVBand="1"/>
      </w:tblPr>
      <w:tblGrid>
        <w:gridCol w:w="657"/>
        <w:gridCol w:w="1143"/>
        <w:gridCol w:w="3923"/>
        <w:gridCol w:w="3637"/>
      </w:tblGrid>
      <w:tr w:rsidRPr="00733E59" w:rsidR="00B93346" w:rsidTr="00032F39" w14:paraId="01B696D8" w14:textId="77777777">
        <w:trPr>
          <w:cantSplit/>
          <w:tblHeader/>
        </w:trPr>
        <w:tc>
          <w:tcPr>
            <w:tcW w:w="5723" w:type="dxa"/>
            <w:gridSpan w:val="3"/>
            <w:shd w:val="clear" w:color="auto" w:fill="auto"/>
            <w:noWrap/>
            <w:vAlign w:val="bottom"/>
            <w:hideMark/>
          </w:tcPr>
          <w:p w:rsidRPr="00733E59" w:rsidR="00B93346" w:rsidP="000B1198" w:rsidRDefault="00B93346" w14:paraId="7EF2D89D" w14:textId="27CD5BD7">
            <w:pPr>
              <w:pStyle w:val="TableHeader"/>
              <w:spacing w:before="20" w:after="20"/>
            </w:pPr>
            <w:r>
              <w:t xml:space="preserve">GTAP </w:t>
            </w:r>
            <w:r w:rsidR="00E21CCF">
              <w:t>v7.1</w:t>
            </w:r>
          </w:p>
        </w:tc>
        <w:tc>
          <w:tcPr>
            <w:tcW w:w="3637" w:type="dxa"/>
            <w:shd w:val="clear" w:color="auto" w:fill="auto"/>
            <w:noWrap/>
            <w:vAlign w:val="bottom"/>
            <w:hideMark/>
          </w:tcPr>
          <w:p w:rsidRPr="00733E59" w:rsidR="00B93346" w:rsidP="000B1198" w:rsidRDefault="00B93346" w14:paraId="456D0070" w14:textId="77777777">
            <w:pPr>
              <w:pStyle w:val="TableHeader"/>
              <w:spacing w:before="20" w:after="20"/>
            </w:pPr>
            <w:r w:rsidRPr="00733E59">
              <w:t>ADAGE</w:t>
            </w:r>
          </w:p>
        </w:tc>
      </w:tr>
      <w:tr w:rsidRPr="00733E59" w:rsidR="00B93346" w:rsidTr="00032F39" w14:paraId="71ADC703" w14:textId="77777777">
        <w:trPr>
          <w:cantSplit/>
          <w:tblHeader/>
        </w:trPr>
        <w:tc>
          <w:tcPr>
            <w:tcW w:w="657" w:type="dxa"/>
            <w:shd w:val="clear" w:color="auto" w:fill="auto"/>
            <w:noWrap/>
            <w:vAlign w:val="bottom"/>
            <w:hideMark/>
          </w:tcPr>
          <w:p w:rsidRPr="00733E59" w:rsidR="00B93346" w:rsidP="000B1198" w:rsidRDefault="00B93346" w14:paraId="54C57AE4" w14:textId="77777777">
            <w:pPr>
              <w:pStyle w:val="TableHeader"/>
              <w:spacing w:before="20" w:after="20"/>
            </w:pPr>
            <w:r w:rsidRPr="00733E59">
              <w:t>No.</w:t>
            </w:r>
          </w:p>
        </w:tc>
        <w:tc>
          <w:tcPr>
            <w:tcW w:w="1143" w:type="dxa"/>
            <w:shd w:val="clear" w:color="auto" w:fill="auto"/>
            <w:noWrap/>
            <w:vAlign w:val="bottom"/>
            <w:hideMark/>
          </w:tcPr>
          <w:p w:rsidRPr="00733E59" w:rsidR="00B93346" w:rsidP="000B1198" w:rsidRDefault="00B93346" w14:paraId="37084CEE" w14:textId="77777777">
            <w:pPr>
              <w:pStyle w:val="TableHeader"/>
              <w:spacing w:before="20" w:after="20"/>
            </w:pPr>
            <w:r w:rsidRPr="00733E59">
              <w:t>Code</w:t>
            </w:r>
          </w:p>
        </w:tc>
        <w:tc>
          <w:tcPr>
            <w:tcW w:w="3923" w:type="dxa"/>
            <w:shd w:val="clear" w:color="auto" w:fill="auto"/>
            <w:noWrap/>
            <w:vAlign w:val="bottom"/>
            <w:hideMark/>
          </w:tcPr>
          <w:p w:rsidRPr="00733E59" w:rsidR="00B93346" w:rsidP="000B1198" w:rsidRDefault="00B93346" w14:paraId="547C179B" w14:textId="77777777">
            <w:pPr>
              <w:pStyle w:val="TableHeader"/>
              <w:spacing w:before="20" w:after="20"/>
            </w:pPr>
            <w:r w:rsidRPr="00733E59">
              <w:t>Description</w:t>
            </w:r>
          </w:p>
        </w:tc>
        <w:tc>
          <w:tcPr>
            <w:tcW w:w="3637" w:type="dxa"/>
            <w:shd w:val="clear" w:color="auto" w:fill="auto"/>
            <w:noWrap/>
            <w:vAlign w:val="bottom"/>
            <w:hideMark/>
          </w:tcPr>
          <w:p w:rsidRPr="00733E59" w:rsidR="00B93346" w:rsidP="000B1198" w:rsidRDefault="00B93346" w14:paraId="37A28AA6" w14:textId="77777777">
            <w:pPr>
              <w:pStyle w:val="TableHeader"/>
              <w:spacing w:before="20" w:after="20"/>
            </w:pPr>
            <w:r w:rsidRPr="00733E59">
              <w:t>Sectors</w:t>
            </w:r>
          </w:p>
        </w:tc>
      </w:tr>
      <w:tr w:rsidRPr="00733E59" w:rsidR="00B93346" w:rsidTr="00032F39" w14:paraId="0E81FB76" w14:textId="77777777">
        <w:trPr>
          <w:cantSplit/>
        </w:trPr>
        <w:tc>
          <w:tcPr>
            <w:tcW w:w="657" w:type="dxa"/>
            <w:shd w:val="clear" w:color="auto" w:fill="auto"/>
            <w:noWrap/>
            <w:vAlign w:val="bottom"/>
            <w:hideMark/>
          </w:tcPr>
          <w:p w:rsidRPr="00733E59" w:rsidR="00B93346" w:rsidP="000B1198" w:rsidRDefault="00B93346" w14:paraId="32B8AD96" w14:textId="77777777">
            <w:pPr>
              <w:pStyle w:val="TableText"/>
              <w:spacing w:before="20" w:after="20"/>
            </w:pPr>
            <w:r w:rsidRPr="2F32AA2D">
              <w:t>1</w:t>
            </w:r>
          </w:p>
        </w:tc>
        <w:tc>
          <w:tcPr>
            <w:tcW w:w="1143" w:type="dxa"/>
            <w:shd w:val="clear" w:color="auto" w:fill="auto"/>
            <w:noWrap/>
            <w:vAlign w:val="bottom"/>
            <w:hideMark/>
          </w:tcPr>
          <w:p w:rsidRPr="00733E59" w:rsidR="00B93346" w:rsidP="000B1198" w:rsidRDefault="00B93346" w14:paraId="71E811C1" w14:textId="77777777">
            <w:pPr>
              <w:pStyle w:val="TableText"/>
              <w:spacing w:before="20" w:after="20"/>
              <w:rPr>
                <w:color w:val="000000"/>
              </w:rPr>
            </w:pPr>
            <w:r w:rsidRPr="00733E59">
              <w:rPr>
                <w:color w:val="000000"/>
              </w:rPr>
              <w:t>PDR</w:t>
            </w:r>
          </w:p>
        </w:tc>
        <w:tc>
          <w:tcPr>
            <w:tcW w:w="3923" w:type="dxa"/>
            <w:shd w:val="clear" w:color="auto" w:fill="auto"/>
            <w:noWrap/>
            <w:vAlign w:val="bottom"/>
            <w:hideMark/>
          </w:tcPr>
          <w:p w:rsidRPr="00733E59" w:rsidR="00B93346" w:rsidP="000B1198" w:rsidRDefault="00B93346" w14:paraId="6EFE1724" w14:textId="77777777">
            <w:pPr>
              <w:pStyle w:val="TableText"/>
              <w:spacing w:before="20" w:after="20"/>
              <w:rPr>
                <w:color w:val="000000"/>
              </w:rPr>
            </w:pPr>
            <w:r w:rsidRPr="00733E59">
              <w:rPr>
                <w:color w:val="000000"/>
              </w:rPr>
              <w:t>Paddy rice</w:t>
            </w:r>
          </w:p>
        </w:tc>
        <w:tc>
          <w:tcPr>
            <w:tcW w:w="3637" w:type="dxa"/>
            <w:shd w:val="clear" w:color="auto" w:fill="auto"/>
            <w:noWrap/>
            <w:vAlign w:val="bottom"/>
            <w:hideMark/>
          </w:tcPr>
          <w:p w:rsidRPr="00733E59" w:rsidR="00B93346" w:rsidP="000B1198" w:rsidRDefault="00B93346" w14:paraId="24CAAE00" w14:textId="77777777">
            <w:pPr>
              <w:pStyle w:val="TableText"/>
              <w:spacing w:before="20" w:after="20"/>
            </w:pPr>
            <w:proofErr w:type="spellStart"/>
            <w:r w:rsidRPr="00733E59">
              <w:rPr>
                <w:color w:val="000000"/>
              </w:rPr>
              <w:t>Ocr</w:t>
            </w:r>
            <w:proofErr w:type="spellEnd"/>
            <w:r>
              <w:rPr>
                <w:color w:val="000000"/>
              </w:rPr>
              <w:t xml:space="preserve"> </w:t>
            </w:r>
          </w:p>
        </w:tc>
      </w:tr>
      <w:tr w:rsidRPr="00733E59" w:rsidR="00B93346" w:rsidTr="00032F39" w14:paraId="3DE16C7F" w14:textId="77777777">
        <w:trPr>
          <w:cantSplit/>
        </w:trPr>
        <w:tc>
          <w:tcPr>
            <w:tcW w:w="657" w:type="dxa"/>
            <w:shd w:val="clear" w:color="auto" w:fill="auto"/>
            <w:noWrap/>
            <w:vAlign w:val="bottom"/>
            <w:hideMark/>
          </w:tcPr>
          <w:p w:rsidRPr="00733E59" w:rsidR="00B93346" w:rsidP="000B1198" w:rsidRDefault="00B93346" w14:paraId="2B989FF5" w14:textId="77777777">
            <w:pPr>
              <w:pStyle w:val="TableText"/>
              <w:spacing w:before="20" w:after="20"/>
            </w:pPr>
            <w:r w:rsidRPr="2F32AA2D">
              <w:t>2</w:t>
            </w:r>
          </w:p>
        </w:tc>
        <w:tc>
          <w:tcPr>
            <w:tcW w:w="1143" w:type="dxa"/>
            <w:shd w:val="clear" w:color="auto" w:fill="auto"/>
            <w:noWrap/>
            <w:vAlign w:val="bottom"/>
            <w:hideMark/>
          </w:tcPr>
          <w:p w:rsidRPr="00733E59" w:rsidR="00B93346" w:rsidP="000B1198" w:rsidRDefault="00B93346" w14:paraId="193D356D" w14:textId="77777777">
            <w:pPr>
              <w:pStyle w:val="TableText"/>
              <w:spacing w:before="20" w:after="20"/>
              <w:rPr>
                <w:color w:val="000000"/>
              </w:rPr>
            </w:pPr>
            <w:r w:rsidRPr="00733E59">
              <w:rPr>
                <w:color w:val="000000"/>
              </w:rPr>
              <w:t>WHT</w:t>
            </w:r>
          </w:p>
        </w:tc>
        <w:tc>
          <w:tcPr>
            <w:tcW w:w="3923" w:type="dxa"/>
            <w:shd w:val="clear" w:color="auto" w:fill="auto"/>
            <w:noWrap/>
            <w:vAlign w:val="bottom"/>
            <w:hideMark/>
          </w:tcPr>
          <w:p w:rsidRPr="00733E59" w:rsidR="00B93346" w:rsidP="000B1198" w:rsidRDefault="00B93346" w14:paraId="5C374BA5" w14:textId="77777777">
            <w:pPr>
              <w:pStyle w:val="TableText"/>
              <w:spacing w:before="20" w:after="20"/>
              <w:rPr>
                <w:color w:val="000000"/>
              </w:rPr>
            </w:pPr>
            <w:r w:rsidRPr="00733E59">
              <w:rPr>
                <w:color w:val="000000"/>
              </w:rPr>
              <w:t>Wheat</w:t>
            </w:r>
          </w:p>
        </w:tc>
        <w:tc>
          <w:tcPr>
            <w:tcW w:w="3637" w:type="dxa"/>
            <w:shd w:val="clear" w:color="auto" w:fill="auto"/>
            <w:noWrap/>
            <w:vAlign w:val="bottom"/>
            <w:hideMark/>
          </w:tcPr>
          <w:p w:rsidRPr="00733E59" w:rsidR="00B93346" w:rsidP="000B1198" w:rsidRDefault="00B93346" w14:paraId="505DE9DC" w14:textId="77777777">
            <w:pPr>
              <w:pStyle w:val="TableText"/>
              <w:spacing w:before="20" w:after="20"/>
            </w:pPr>
            <w:proofErr w:type="spellStart"/>
            <w:r w:rsidRPr="00733E59">
              <w:rPr>
                <w:color w:val="000000"/>
              </w:rPr>
              <w:t>Wht</w:t>
            </w:r>
            <w:proofErr w:type="spellEnd"/>
            <w:r>
              <w:rPr>
                <w:color w:val="000000"/>
              </w:rPr>
              <w:t xml:space="preserve"> </w:t>
            </w:r>
          </w:p>
        </w:tc>
      </w:tr>
      <w:tr w:rsidRPr="00733E59" w:rsidR="00B93346" w:rsidTr="00032F39" w14:paraId="371E4D80" w14:textId="77777777">
        <w:trPr>
          <w:cantSplit/>
        </w:trPr>
        <w:tc>
          <w:tcPr>
            <w:tcW w:w="657" w:type="dxa"/>
            <w:shd w:val="clear" w:color="auto" w:fill="auto"/>
            <w:noWrap/>
            <w:vAlign w:val="bottom"/>
            <w:hideMark/>
          </w:tcPr>
          <w:p w:rsidRPr="00733E59" w:rsidR="00B93346" w:rsidP="000B1198" w:rsidRDefault="00B93346" w14:paraId="0C0C1A3C" w14:textId="77777777">
            <w:pPr>
              <w:pStyle w:val="TableText"/>
              <w:spacing w:before="20" w:after="20"/>
            </w:pPr>
            <w:r w:rsidRPr="2F32AA2D">
              <w:t>3</w:t>
            </w:r>
          </w:p>
        </w:tc>
        <w:tc>
          <w:tcPr>
            <w:tcW w:w="1143" w:type="dxa"/>
            <w:shd w:val="clear" w:color="auto" w:fill="auto"/>
            <w:noWrap/>
            <w:vAlign w:val="bottom"/>
            <w:hideMark/>
          </w:tcPr>
          <w:p w:rsidRPr="00733E59" w:rsidR="00B93346" w:rsidP="000B1198" w:rsidRDefault="00B93346" w14:paraId="475717F5" w14:textId="77777777">
            <w:pPr>
              <w:pStyle w:val="TableText"/>
              <w:spacing w:before="20" w:after="20"/>
              <w:rPr>
                <w:color w:val="000000"/>
              </w:rPr>
            </w:pPr>
            <w:r w:rsidRPr="00733E59">
              <w:rPr>
                <w:color w:val="000000"/>
              </w:rPr>
              <w:t>GRO</w:t>
            </w:r>
          </w:p>
        </w:tc>
        <w:tc>
          <w:tcPr>
            <w:tcW w:w="3923" w:type="dxa"/>
            <w:shd w:val="clear" w:color="auto" w:fill="auto"/>
            <w:noWrap/>
            <w:vAlign w:val="bottom"/>
            <w:hideMark/>
          </w:tcPr>
          <w:p w:rsidRPr="00733E59" w:rsidR="00B93346" w:rsidP="000B1198" w:rsidRDefault="00B93346" w14:paraId="733EF9A0" w14:textId="77777777">
            <w:pPr>
              <w:pStyle w:val="TableText"/>
              <w:spacing w:before="20" w:after="20"/>
            </w:pPr>
            <w:r w:rsidRPr="2F32AA2D">
              <w:t xml:space="preserve">Cereal grains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51FB7758" w14:textId="77777777">
            <w:pPr>
              <w:pStyle w:val="TableText"/>
              <w:spacing w:before="20" w:after="20"/>
              <w:rPr>
                <w:color w:val="000000"/>
              </w:rPr>
            </w:pPr>
            <w:r w:rsidRPr="00733E59">
              <w:rPr>
                <w:color w:val="000000"/>
              </w:rPr>
              <w:t xml:space="preserve">Corn + </w:t>
            </w:r>
            <w:proofErr w:type="spellStart"/>
            <w:r w:rsidRPr="00733E59">
              <w:rPr>
                <w:color w:val="000000"/>
              </w:rPr>
              <w:t>Gron</w:t>
            </w:r>
            <w:proofErr w:type="spellEnd"/>
          </w:p>
        </w:tc>
      </w:tr>
      <w:tr w:rsidRPr="00733E59" w:rsidR="00B93346" w:rsidTr="00032F39" w14:paraId="40F1FDDD" w14:textId="77777777">
        <w:trPr>
          <w:cantSplit/>
        </w:trPr>
        <w:tc>
          <w:tcPr>
            <w:tcW w:w="657" w:type="dxa"/>
            <w:shd w:val="clear" w:color="auto" w:fill="auto"/>
            <w:noWrap/>
            <w:vAlign w:val="bottom"/>
            <w:hideMark/>
          </w:tcPr>
          <w:p w:rsidRPr="00733E59" w:rsidR="00B93346" w:rsidP="000B1198" w:rsidRDefault="00B93346" w14:paraId="208FFBDF" w14:textId="77777777">
            <w:pPr>
              <w:pStyle w:val="TableText"/>
              <w:spacing w:before="20" w:after="20"/>
            </w:pPr>
            <w:r w:rsidRPr="2F32AA2D">
              <w:t>4</w:t>
            </w:r>
          </w:p>
        </w:tc>
        <w:tc>
          <w:tcPr>
            <w:tcW w:w="1143" w:type="dxa"/>
            <w:shd w:val="clear" w:color="auto" w:fill="auto"/>
            <w:noWrap/>
            <w:vAlign w:val="bottom"/>
            <w:hideMark/>
          </w:tcPr>
          <w:p w:rsidRPr="00733E59" w:rsidR="00B93346" w:rsidP="000B1198" w:rsidRDefault="00B93346" w14:paraId="4EBE61B8" w14:textId="77777777">
            <w:pPr>
              <w:pStyle w:val="TableText"/>
              <w:spacing w:before="20" w:after="20"/>
              <w:rPr>
                <w:color w:val="000000"/>
              </w:rPr>
            </w:pPr>
            <w:r w:rsidRPr="00733E59">
              <w:rPr>
                <w:color w:val="000000"/>
              </w:rPr>
              <w:t>V_F</w:t>
            </w:r>
          </w:p>
        </w:tc>
        <w:tc>
          <w:tcPr>
            <w:tcW w:w="3923" w:type="dxa"/>
            <w:shd w:val="clear" w:color="auto" w:fill="auto"/>
            <w:noWrap/>
            <w:vAlign w:val="bottom"/>
            <w:hideMark/>
          </w:tcPr>
          <w:p w:rsidRPr="00733E59" w:rsidR="00B93346" w:rsidP="000B1198" w:rsidRDefault="00B93346" w14:paraId="78B7A329" w14:textId="77777777">
            <w:pPr>
              <w:pStyle w:val="TableText"/>
              <w:spacing w:before="20" w:after="20"/>
              <w:rPr>
                <w:color w:val="000000"/>
              </w:rPr>
            </w:pPr>
            <w:r w:rsidRPr="00733E59">
              <w:rPr>
                <w:color w:val="000000"/>
              </w:rPr>
              <w:t>Vegetables, fruit, nuts</w:t>
            </w:r>
          </w:p>
        </w:tc>
        <w:tc>
          <w:tcPr>
            <w:tcW w:w="3637" w:type="dxa"/>
            <w:shd w:val="clear" w:color="auto" w:fill="auto"/>
            <w:noWrap/>
            <w:vAlign w:val="bottom"/>
            <w:hideMark/>
          </w:tcPr>
          <w:p w:rsidRPr="00733E59" w:rsidR="00B93346" w:rsidP="000B1198" w:rsidRDefault="00B93346" w14:paraId="37FB5B80" w14:textId="77777777">
            <w:pPr>
              <w:pStyle w:val="TableText"/>
              <w:spacing w:before="20" w:after="20"/>
            </w:pPr>
            <w:proofErr w:type="spellStart"/>
            <w:r w:rsidRPr="00733E59">
              <w:rPr>
                <w:color w:val="000000"/>
              </w:rPr>
              <w:t>Ocr</w:t>
            </w:r>
            <w:proofErr w:type="spellEnd"/>
            <w:r>
              <w:rPr>
                <w:color w:val="000000"/>
              </w:rPr>
              <w:t xml:space="preserve"> </w:t>
            </w:r>
          </w:p>
        </w:tc>
      </w:tr>
      <w:tr w:rsidRPr="00733E59" w:rsidR="00B93346" w:rsidTr="00032F39" w14:paraId="12F0985C" w14:textId="77777777">
        <w:trPr>
          <w:cantSplit/>
        </w:trPr>
        <w:tc>
          <w:tcPr>
            <w:tcW w:w="657" w:type="dxa"/>
            <w:shd w:val="clear" w:color="auto" w:fill="auto"/>
            <w:noWrap/>
            <w:vAlign w:val="bottom"/>
            <w:hideMark/>
          </w:tcPr>
          <w:p w:rsidRPr="00733E59" w:rsidR="00B93346" w:rsidP="000B1198" w:rsidRDefault="00B93346" w14:paraId="1EA4E240" w14:textId="77777777">
            <w:pPr>
              <w:pStyle w:val="TableText"/>
              <w:spacing w:before="20" w:after="20"/>
            </w:pPr>
            <w:r w:rsidRPr="2F32AA2D">
              <w:t>5</w:t>
            </w:r>
          </w:p>
        </w:tc>
        <w:tc>
          <w:tcPr>
            <w:tcW w:w="1143" w:type="dxa"/>
            <w:shd w:val="clear" w:color="auto" w:fill="auto"/>
            <w:noWrap/>
            <w:vAlign w:val="bottom"/>
            <w:hideMark/>
          </w:tcPr>
          <w:p w:rsidRPr="00733E59" w:rsidR="00B93346" w:rsidP="000B1198" w:rsidRDefault="00B93346" w14:paraId="3688785C" w14:textId="77777777">
            <w:pPr>
              <w:pStyle w:val="TableText"/>
              <w:spacing w:before="20" w:after="20"/>
              <w:rPr>
                <w:color w:val="000000"/>
              </w:rPr>
            </w:pPr>
            <w:r w:rsidRPr="00733E59">
              <w:rPr>
                <w:color w:val="000000"/>
              </w:rPr>
              <w:t>OSD</w:t>
            </w:r>
          </w:p>
        </w:tc>
        <w:tc>
          <w:tcPr>
            <w:tcW w:w="3923" w:type="dxa"/>
            <w:shd w:val="clear" w:color="auto" w:fill="auto"/>
            <w:noWrap/>
            <w:vAlign w:val="bottom"/>
            <w:hideMark/>
          </w:tcPr>
          <w:p w:rsidRPr="00733E59" w:rsidR="00B93346" w:rsidP="000B1198" w:rsidRDefault="00B93346" w14:paraId="2C7E235C" w14:textId="77777777">
            <w:pPr>
              <w:pStyle w:val="TableText"/>
              <w:spacing w:before="20" w:after="20"/>
              <w:rPr>
                <w:color w:val="000000"/>
              </w:rPr>
            </w:pPr>
            <w:r w:rsidRPr="00733E59">
              <w:rPr>
                <w:color w:val="000000"/>
              </w:rPr>
              <w:t>Oil seeds</w:t>
            </w:r>
          </w:p>
        </w:tc>
        <w:tc>
          <w:tcPr>
            <w:tcW w:w="3637" w:type="dxa"/>
            <w:shd w:val="clear" w:color="auto" w:fill="auto"/>
            <w:noWrap/>
            <w:vAlign w:val="bottom"/>
            <w:hideMark/>
          </w:tcPr>
          <w:p w:rsidRPr="00733E59" w:rsidR="00B93346" w:rsidP="000B1198" w:rsidRDefault="00B93346" w14:paraId="7E1F5443" w14:textId="77777777">
            <w:pPr>
              <w:pStyle w:val="TableText"/>
              <w:spacing w:before="20" w:after="20"/>
            </w:pPr>
            <w:proofErr w:type="spellStart"/>
            <w:r w:rsidRPr="2F32AA2D">
              <w:t>Soyb</w:t>
            </w:r>
            <w:proofErr w:type="spellEnd"/>
            <w:r w:rsidRPr="2F32AA2D">
              <w:t xml:space="preserve"> + </w:t>
            </w:r>
            <w:proofErr w:type="spellStart"/>
            <w:r w:rsidRPr="2F32AA2D">
              <w:t>Osdn</w:t>
            </w:r>
            <w:proofErr w:type="spellEnd"/>
          </w:p>
        </w:tc>
      </w:tr>
      <w:tr w:rsidRPr="00733E59" w:rsidR="00B93346" w:rsidTr="00032F39" w14:paraId="55CDEB2B" w14:textId="77777777">
        <w:trPr>
          <w:cantSplit/>
        </w:trPr>
        <w:tc>
          <w:tcPr>
            <w:tcW w:w="657" w:type="dxa"/>
            <w:shd w:val="clear" w:color="auto" w:fill="auto"/>
            <w:noWrap/>
            <w:vAlign w:val="bottom"/>
            <w:hideMark/>
          </w:tcPr>
          <w:p w:rsidRPr="00733E59" w:rsidR="00B93346" w:rsidP="000B1198" w:rsidRDefault="00B93346" w14:paraId="3311CB61" w14:textId="77777777">
            <w:pPr>
              <w:pStyle w:val="TableText"/>
              <w:spacing w:before="20" w:after="20"/>
            </w:pPr>
            <w:r w:rsidRPr="2F32AA2D">
              <w:t>6</w:t>
            </w:r>
          </w:p>
        </w:tc>
        <w:tc>
          <w:tcPr>
            <w:tcW w:w="1143" w:type="dxa"/>
            <w:shd w:val="clear" w:color="auto" w:fill="auto"/>
            <w:noWrap/>
            <w:vAlign w:val="bottom"/>
            <w:hideMark/>
          </w:tcPr>
          <w:p w:rsidRPr="00733E59" w:rsidR="00B93346" w:rsidP="000B1198" w:rsidRDefault="00B93346" w14:paraId="4CB4066E" w14:textId="77777777">
            <w:pPr>
              <w:pStyle w:val="TableText"/>
              <w:spacing w:before="20" w:after="20"/>
              <w:rPr>
                <w:color w:val="000000"/>
              </w:rPr>
            </w:pPr>
            <w:r w:rsidRPr="00733E59">
              <w:rPr>
                <w:color w:val="000000"/>
              </w:rPr>
              <w:t>C_B</w:t>
            </w:r>
          </w:p>
        </w:tc>
        <w:tc>
          <w:tcPr>
            <w:tcW w:w="3923" w:type="dxa"/>
            <w:shd w:val="clear" w:color="auto" w:fill="auto"/>
            <w:noWrap/>
            <w:vAlign w:val="bottom"/>
            <w:hideMark/>
          </w:tcPr>
          <w:p w:rsidRPr="00733E59" w:rsidR="00B93346" w:rsidP="000B1198" w:rsidRDefault="00B93346" w14:paraId="31677AA9" w14:textId="77777777">
            <w:pPr>
              <w:pStyle w:val="TableText"/>
              <w:spacing w:before="20" w:after="20"/>
              <w:rPr>
                <w:color w:val="000000"/>
              </w:rPr>
            </w:pPr>
            <w:r w:rsidRPr="00733E59">
              <w:rPr>
                <w:color w:val="000000"/>
              </w:rPr>
              <w:t>Sugar cane, sugar beet</w:t>
            </w:r>
          </w:p>
        </w:tc>
        <w:tc>
          <w:tcPr>
            <w:tcW w:w="3637" w:type="dxa"/>
            <w:shd w:val="clear" w:color="auto" w:fill="auto"/>
            <w:noWrap/>
            <w:vAlign w:val="bottom"/>
            <w:hideMark/>
          </w:tcPr>
          <w:p w:rsidRPr="00733E59" w:rsidR="00B93346" w:rsidP="000B1198" w:rsidRDefault="00B93346" w14:paraId="69D970EC" w14:textId="77777777">
            <w:pPr>
              <w:pStyle w:val="TableText"/>
              <w:spacing w:before="20" w:after="20"/>
            </w:pPr>
            <w:proofErr w:type="spellStart"/>
            <w:r w:rsidRPr="00733E59">
              <w:rPr>
                <w:color w:val="000000"/>
              </w:rPr>
              <w:t>Srcn</w:t>
            </w:r>
            <w:proofErr w:type="spellEnd"/>
            <w:r>
              <w:rPr>
                <w:color w:val="000000"/>
              </w:rPr>
              <w:t xml:space="preserve"> </w:t>
            </w:r>
            <w:r w:rsidRPr="00733E59">
              <w:rPr>
                <w:color w:val="000000"/>
              </w:rPr>
              <w:t xml:space="preserve">+ </w:t>
            </w:r>
            <w:proofErr w:type="spellStart"/>
            <w:r w:rsidRPr="00733E59">
              <w:rPr>
                <w:color w:val="000000"/>
              </w:rPr>
              <w:t>Srbt</w:t>
            </w:r>
            <w:proofErr w:type="spellEnd"/>
          </w:p>
        </w:tc>
      </w:tr>
      <w:tr w:rsidRPr="00733E59" w:rsidR="00B93346" w:rsidTr="00032F39" w14:paraId="4F21D79A" w14:textId="77777777">
        <w:trPr>
          <w:cantSplit/>
        </w:trPr>
        <w:tc>
          <w:tcPr>
            <w:tcW w:w="657" w:type="dxa"/>
            <w:shd w:val="clear" w:color="auto" w:fill="auto"/>
            <w:noWrap/>
            <w:vAlign w:val="bottom"/>
            <w:hideMark/>
          </w:tcPr>
          <w:p w:rsidRPr="00733E59" w:rsidR="00B93346" w:rsidP="000B1198" w:rsidRDefault="00B93346" w14:paraId="57C3BDDE" w14:textId="77777777">
            <w:pPr>
              <w:pStyle w:val="TableText"/>
              <w:spacing w:before="20" w:after="20"/>
            </w:pPr>
            <w:r w:rsidRPr="2F32AA2D">
              <w:t>7</w:t>
            </w:r>
          </w:p>
        </w:tc>
        <w:tc>
          <w:tcPr>
            <w:tcW w:w="1143" w:type="dxa"/>
            <w:shd w:val="clear" w:color="auto" w:fill="auto"/>
            <w:noWrap/>
            <w:vAlign w:val="bottom"/>
            <w:hideMark/>
          </w:tcPr>
          <w:p w:rsidRPr="00733E59" w:rsidR="00B93346" w:rsidP="000B1198" w:rsidRDefault="00B93346" w14:paraId="0B57C10C" w14:textId="77777777">
            <w:pPr>
              <w:pStyle w:val="TableText"/>
              <w:spacing w:before="20" w:after="20"/>
              <w:rPr>
                <w:color w:val="000000"/>
              </w:rPr>
            </w:pPr>
            <w:r w:rsidRPr="00733E59">
              <w:rPr>
                <w:color w:val="000000"/>
              </w:rPr>
              <w:t>PFB</w:t>
            </w:r>
          </w:p>
        </w:tc>
        <w:tc>
          <w:tcPr>
            <w:tcW w:w="3923" w:type="dxa"/>
            <w:shd w:val="clear" w:color="auto" w:fill="auto"/>
            <w:noWrap/>
            <w:vAlign w:val="bottom"/>
            <w:hideMark/>
          </w:tcPr>
          <w:p w:rsidRPr="00733E59" w:rsidR="00B93346" w:rsidP="000B1198" w:rsidRDefault="00B93346" w14:paraId="4095A334" w14:textId="77777777">
            <w:pPr>
              <w:pStyle w:val="TableText"/>
              <w:spacing w:before="20" w:after="20"/>
              <w:rPr>
                <w:color w:val="000000"/>
              </w:rPr>
            </w:pPr>
            <w:r w:rsidRPr="00733E59">
              <w:rPr>
                <w:color w:val="000000"/>
              </w:rPr>
              <w:t>Plant-based fibers</w:t>
            </w:r>
          </w:p>
        </w:tc>
        <w:tc>
          <w:tcPr>
            <w:tcW w:w="3637" w:type="dxa"/>
            <w:shd w:val="clear" w:color="auto" w:fill="auto"/>
            <w:noWrap/>
            <w:vAlign w:val="bottom"/>
            <w:hideMark/>
          </w:tcPr>
          <w:p w:rsidRPr="00733E59" w:rsidR="00B93346" w:rsidP="000B1198" w:rsidRDefault="00B93346" w14:paraId="47A2E46C" w14:textId="77777777">
            <w:pPr>
              <w:pStyle w:val="TableText"/>
              <w:spacing w:before="20" w:after="20"/>
            </w:pPr>
            <w:proofErr w:type="spellStart"/>
            <w:r w:rsidRPr="00733E59">
              <w:rPr>
                <w:color w:val="000000"/>
              </w:rPr>
              <w:t>Ocr</w:t>
            </w:r>
            <w:proofErr w:type="spellEnd"/>
            <w:r>
              <w:rPr>
                <w:color w:val="000000"/>
              </w:rPr>
              <w:t xml:space="preserve"> </w:t>
            </w:r>
          </w:p>
        </w:tc>
      </w:tr>
      <w:tr w:rsidRPr="00733E59" w:rsidR="00B93346" w:rsidTr="00032F39" w14:paraId="6ED07F6C" w14:textId="77777777">
        <w:trPr>
          <w:cantSplit/>
        </w:trPr>
        <w:tc>
          <w:tcPr>
            <w:tcW w:w="657" w:type="dxa"/>
            <w:shd w:val="clear" w:color="auto" w:fill="auto"/>
            <w:noWrap/>
            <w:vAlign w:val="bottom"/>
            <w:hideMark/>
          </w:tcPr>
          <w:p w:rsidRPr="00733E59" w:rsidR="00B93346" w:rsidP="000B1198" w:rsidRDefault="00B93346" w14:paraId="60591D03" w14:textId="77777777">
            <w:pPr>
              <w:pStyle w:val="TableText"/>
              <w:spacing w:before="20" w:after="20"/>
            </w:pPr>
            <w:r w:rsidRPr="2F32AA2D">
              <w:t>8</w:t>
            </w:r>
          </w:p>
        </w:tc>
        <w:tc>
          <w:tcPr>
            <w:tcW w:w="1143" w:type="dxa"/>
            <w:shd w:val="clear" w:color="auto" w:fill="auto"/>
            <w:noWrap/>
            <w:vAlign w:val="bottom"/>
            <w:hideMark/>
          </w:tcPr>
          <w:p w:rsidRPr="00733E59" w:rsidR="00B93346" w:rsidP="000B1198" w:rsidRDefault="00B93346" w14:paraId="55BAF5C6" w14:textId="77777777">
            <w:pPr>
              <w:pStyle w:val="TableText"/>
              <w:spacing w:before="20" w:after="20"/>
              <w:rPr>
                <w:color w:val="000000"/>
              </w:rPr>
            </w:pPr>
            <w:r w:rsidRPr="00733E59">
              <w:rPr>
                <w:color w:val="000000"/>
              </w:rPr>
              <w:t>OCR</w:t>
            </w:r>
          </w:p>
        </w:tc>
        <w:tc>
          <w:tcPr>
            <w:tcW w:w="3923" w:type="dxa"/>
            <w:shd w:val="clear" w:color="auto" w:fill="auto"/>
            <w:noWrap/>
            <w:vAlign w:val="bottom"/>
            <w:hideMark/>
          </w:tcPr>
          <w:p w:rsidRPr="00733E59" w:rsidR="00B93346" w:rsidP="000B1198" w:rsidRDefault="00B93346" w14:paraId="0073862C" w14:textId="77777777">
            <w:pPr>
              <w:pStyle w:val="TableText"/>
              <w:spacing w:before="20" w:after="20"/>
            </w:pPr>
            <w:r w:rsidRPr="2F32AA2D">
              <w:t xml:space="preserve">Crops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6AEF0645" w14:textId="77777777">
            <w:pPr>
              <w:pStyle w:val="TableText"/>
              <w:spacing w:before="20" w:after="20"/>
            </w:pPr>
            <w:proofErr w:type="spellStart"/>
            <w:r w:rsidRPr="00733E59">
              <w:rPr>
                <w:color w:val="000000"/>
              </w:rPr>
              <w:t>Ocr</w:t>
            </w:r>
            <w:proofErr w:type="spellEnd"/>
            <w:r>
              <w:rPr>
                <w:color w:val="000000"/>
              </w:rPr>
              <w:t xml:space="preserve"> </w:t>
            </w:r>
          </w:p>
        </w:tc>
      </w:tr>
      <w:tr w:rsidRPr="00733E59" w:rsidR="00B93346" w:rsidTr="00032F39" w14:paraId="27B81552" w14:textId="77777777">
        <w:trPr>
          <w:cantSplit/>
        </w:trPr>
        <w:tc>
          <w:tcPr>
            <w:tcW w:w="657" w:type="dxa"/>
            <w:shd w:val="clear" w:color="auto" w:fill="auto"/>
            <w:noWrap/>
            <w:vAlign w:val="bottom"/>
            <w:hideMark/>
          </w:tcPr>
          <w:p w:rsidRPr="00733E59" w:rsidR="00B93346" w:rsidP="000B1198" w:rsidRDefault="00B93346" w14:paraId="4FB54F70" w14:textId="77777777">
            <w:pPr>
              <w:pStyle w:val="TableText"/>
              <w:spacing w:before="20" w:after="20"/>
            </w:pPr>
            <w:r w:rsidRPr="2F32AA2D">
              <w:t>9</w:t>
            </w:r>
          </w:p>
        </w:tc>
        <w:tc>
          <w:tcPr>
            <w:tcW w:w="1143" w:type="dxa"/>
            <w:shd w:val="clear" w:color="auto" w:fill="auto"/>
            <w:noWrap/>
            <w:vAlign w:val="bottom"/>
            <w:hideMark/>
          </w:tcPr>
          <w:p w:rsidRPr="00733E59" w:rsidR="00B93346" w:rsidP="000B1198" w:rsidRDefault="00B93346" w14:paraId="79B5699B" w14:textId="77777777">
            <w:pPr>
              <w:pStyle w:val="TableText"/>
              <w:spacing w:before="20" w:after="20"/>
              <w:rPr>
                <w:color w:val="000000"/>
              </w:rPr>
            </w:pPr>
            <w:r w:rsidRPr="00733E59">
              <w:rPr>
                <w:color w:val="000000"/>
              </w:rPr>
              <w:t>CTL</w:t>
            </w:r>
          </w:p>
        </w:tc>
        <w:tc>
          <w:tcPr>
            <w:tcW w:w="3923" w:type="dxa"/>
            <w:shd w:val="clear" w:color="auto" w:fill="auto"/>
            <w:noWrap/>
            <w:vAlign w:val="bottom"/>
            <w:hideMark/>
          </w:tcPr>
          <w:p w:rsidRPr="00733E59" w:rsidR="00B93346" w:rsidP="000B1198" w:rsidRDefault="00B93346" w14:paraId="3FA14B0E" w14:textId="77777777">
            <w:pPr>
              <w:pStyle w:val="TableText"/>
              <w:spacing w:before="20" w:after="20"/>
              <w:rPr>
                <w:color w:val="000000"/>
              </w:rPr>
            </w:pPr>
            <w:r w:rsidRPr="00733E59">
              <w:rPr>
                <w:color w:val="000000"/>
              </w:rPr>
              <w:t>Bovine cattle, sheep and goats, horses</w:t>
            </w:r>
          </w:p>
        </w:tc>
        <w:tc>
          <w:tcPr>
            <w:tcW w:w="3637" w:type="dxa"/>
            <w:shd w:val="clear" w:color="auto" w:fill="auto"/>
            <w:noWrap/>
            <w:vAlign w:val="bottom"/>
            <w:hideMark/>
          </w:tcPr>
          <w:p w:rsidRPr="00733E59" w:rsidR="00B93346" w:rsidP="000B1198" w:rsidRDefault="00B93346" w14:paraId="29C939B8" w14:textId="77777777">
            <w:pPr>
              <w:pStyle w:val="TableText"/>
              <w:spacing w:before="20" w:after="20"/>
              <w:rPr>
                <w:color w:val="000000"/>
              </w:rPr>
            </w:pPr>
            <w:r w:rsidRPr="00733E59">
              <w:rPr>
                <w:color w:val="000000"/>
              </w:rPr>
              <w:t>Liv</w:t>
            </w:r>
          </w:p>
        </w:tc>
      </w:tr>
      <w:tr w:rsidRPr="00733E59" w:rsidR="00B93346" w:rsidTr="00032F39" w14:paraId="059B6854" w14:textId="77777777">
        <w:trPr>
          <w:cantSplit/>
        </w:trPr>
        <w:tc>
          <w:tcPr>
            <w:tcW w:w="657" w:type="dxa"/>
            <w:shd w:val="clear" w:color="auto" w:fill="auto"/>
            <w:noWrap/>
            <w:vAlign w:val="bottom"/>
            <w:hideMark/>
          </w:tcPr>
          <w:p w:rsidRPr="00733E59" w:rsidR="00B93346" w:rsidP="000B1198" w:rsidRDefault="00B93346" w14:paraId="5C16BD95" w14:textId="77777777">
            <w:pPr>
              <w:pStyle w:val="TableText"/>
              <w:spacing w:before="20" w:after="20"/>
            </w:pPr>
            <w:r w:rsidRPr="2F32AA2D">
              <w:t>10</w:t>
            </w:r>
          </w:p>
        </w:tc>
        <w:tc>
          <w:tcPr>
            <w:tcW w:w="1143" w:type="dxa"/>
            <w:shd w:val="clear" w:color="auto" w:fill="auto"/>
            <w:noWrap/>
            <w:vAlign w:val="bottom"/>
            <w:hideMark/>
          </w:tcPr>
          <w:p w:rsidRPr="00733E59" w:rsidR="00B93346" w:rsidP="000B1198" w:rsidRDefault="00B93346" w14:paraId="6F73F250" w14:textId="77777777">
            <w:pPr>
              <w:pStyle w:val="TableText"/>
              <w:spacing w:before="20" w:after="20"/>
              <w:rPr>
                <w:color w:val="000000"/>
              </w:rPr>
            </w:pPr>
            <w:r w:rsidRPr="00733E59">
              <w:rPr>
                <w:color w:val="000000"/>
              </w:rPr>
              <w:t>OAP</w:t>
            </w:r>
          </w:p>
        </w:tc>
        <w:tc>
          <w:tcPr>
            <w:tcW w:w="3923" w:type="dxa"/>
            <w:shd w:val="clear" w:color="auto" w:fill="auto"/>
            <w:noWrap/>
            <w:vAlign w:val="bottom"/>
            <w:hideMark/>
          </w:tcPr>
          <w:p w:rsidRPr="00733E59" w:rsidR="00B93346" w:rsidP="000B1198" w:rsidRDefault="00B93346" w14:paraId="4E23EA90" w14:textId="77777777">
            <w:pPr>
              <w:pStyle w:val="TableText"/>
              <w:spacing w:before="20" w:after="20"/>
            </w:pPr>
            <w:r w:rsidRPr="2F32AA2D">
              <w:t xml:space="preserve">Animal products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52EA67C2" w14:textId="77777777">
            <w:pPr>
              <w:pStyle w:val="TableText"/>
              <w:spacing w:before="20" w:after="20"/>
              <w:rPr>
                <w:color w:val="000000"/>
              </w:rPr>
            </w:pPr>
            <w:r w:rsidRPr="00733E59">
              <w:rPr>
                <w:color w:val="000000"/>
              </w:rPr>
              <w:t>Liv</w:t>
            </w:r>
          </w:p>
        </w:tc>
      </w:tr>
      <w:tr w:rsidRPr="00733E59" w:rsidR="00B93346" w:rsidTr="00032F39" w14:paraId="3F097AB3" w14:textId="77777777">
        <w:trPr>
          <w:cantSplit/>
        </w:trPr>
        <w:tc>
          <w:tcPr>
            <w:tcW w:w="657" w:type="dxa"/>
            <w:shd w:val="clear" w:color="auto" w:fill="auto"/>
            <w:noWrap/>
            <w:vAlign w:val="bottom"/>
            <w:hideMark/>
          </w:tcPr>
          <w:p w:rsidRPr="00733E59" w:rsidR="00B93346" w:rsidP="000B1198" w:rsidRDefault="00B93346" w14:paraId="35FE12BE" w14:textId="77777777">
            <w:pPr>
              <w:pStyle w:val="TableText"/>
              <w:spacing w:before="20" w:after="20"/>
            </w:pPr>
            <w:r w:rsidRPr="2F32AA2D">
              <w:t>11</w:t>
            </w:r>
          </w:p>
        </w:tc>
        <w:tc>
          <w:tcPr>
            <w:tcW w:w="1143" w:type="dxa"/>
            <w:shd w:val="clear" w:color="auto" w:fill="auto"/>
            <w:noWrap/>
            <w:vAlign w:val="bottom"/>
            <w:hideMark/>
          </w:tcPr>
          <w:p w:rsidRPr="00733E59" w:rsidR="00B93346" w:rsidP="000B1198" w:rsidRDefault="00B93346" w14:paraId="6F21CDA6" w14:textId="77777777">
            <w:pPr>
              <w:pStyle w:val="TableText"/>
              <w:spacing w:before="20" w:after="20"/>
              <w:rPr>
                <w:color w:val="000000"/>
              </w:rPr>
            </w:pPr>
            <w:r w:rsidRPr="00733E59">
              <w:rPr>
                <w:color w:val="000000"/>
              </w:rPr>
              <w:t>RMK</w:t>
            </w:r>
          </w:p>
        </w:tc>
        <w:tc>
          <w:tcPr>
            <w:tcW w:w="3923" w:type="dxa"/>
            <w:shd w:val="clear" w:color="auto" w:fill="auto"/>
            <w:noWrap/>
            <w:vAlign w:val="bottom"/>
            <w:hideMark/>
          </w:tcPr>
          <w:p w:rsidRPr="00733E59" w:rsidR="00B93346" w:rsidP="000B1198" w:rsidRDefault="00B93346" w14:paraId="7EDB5635" w14:textId="77777777">
            <w:pPr>
              <w:pStyle w:val="TableText"/>
              <w:spacing w:before="20" w:after="20"/>
              <w:rPr>
                <w:color w:val="000000"/>
              </w:rPr>
            </w:pPr>
            <w:r w:rsidRPr="00733E59">
              <w:rPr>
                <w:color w:val="000000"/>
              </w:rPr>
              <w:t>Raw milk</w:t>
            </w:r>
          </w:p>
        </w:tc>
        <w:tc>
          <w:tcPr>
            <w:tcW w:w="3637" w:type="dxa"/>
            <w:shd w:val="clear" w:color="auto" w:fill="auto"/>
            <w:noWrap/>
            <w:vAlign w:val="bottom"/>
            <w:hideMark/>
          </w:tcPr>
          <w:p w:rsidRPr="00733E59" w:rsidR="00B93346" w:rsidP="000B1198" w:rsidRDefault="00B93346" w14:paraId="3F8727AA" w14:textId="77777777">
            <w:pPr>
              <w:pStyle w:val="TableText"/>
              <w:spacing w:before="20" w:after="20"/>
              <w:rPr>
                <w:color w:val="000000"/>
              </w:rPr>
            </w:pPr>
            <w:r w:rsidRPr="00733E59">
              <w:rPr>
                <w:color w:val="000000"/>
              </w:rPr>
              <w:t>Liv</w:t>
            </w:r>
          </w:p>
        </w:tc>
      </w:tr>
      <w:tr w:rsidRPr="00733E59" w:rsidR="00B93346" w:rsidTr="00032F39" w14:paraId="6256ED83" w14:textId="77777777">
        <w:trPr>
          <w:cantSplit/>
        </w:trPr>
        <w:tc>
          <w:tcPr>
            <w:tcW w:w="657" w:type="dxa"/>
            <w:shd w:val="clear" w:color="auto" w:fill="auto"/>
            <w:noWrap/>
            <w:vAlign w:val="bottom"/>
            <w:hideMark/>
          </w:tcPr>
          <w:p w:rsidRPr="00733E59" w:rsidR="00B93346" w:rsidP="000B1198" w:rsidRDefault="00B93346" w14:paraId="69B50BFA" w14:textId="77777777">
            <w:pPr>
              <w:pStyle w:val="TableText"/>
              <w:spacing w:before="20" w:after="20"/>
            </w:pPr>
            <w:r w:rsidRPr="2F32AA2D">
              <w:t>12</w:t>
            </w:r>
          </w:p>
        </w:tc>
        <w:tc>
          <w:tcPr>
            <w:tcW w:w="1143" w:type="dxa"/>
            <w:shd w:val="clear" w:color="auto" w:fill="auto"/>
            <w:noWrap/>
            <w:vAlign w:val="bottom"/>
            <w:hideMark/>
          </w:tcPr>
          <w:p w:rsidRPr="00733E59" w:rsidR="00B93346" w:rsidP="000B1198" w:rsidRDefault="00B93346" w14:paraId="619965B0" w14:textId="77777777">
            <w:pPr>
              <w:pStyle w:val="TableText"/>
              <w:spacing w:before="20" w:after="20"/>
              <w:rPr>
                <w:color w:val="000000"/>
              </w:rPr>
            </w:pPr>
            <w:r w:rsidRPr="00733E59">
              <w:rPr>
                <w:color w:val="000000"/>
              </w:rPr>
              <w:t>WOL</w:t>
            </w:r>
          </w:p>
        </w:tc>
        <w:tc>
          <w:tcPr>
            <w:tcW w:w="3923" w:type="dxa"/>
            <w:shd w:val="clear" w:color="auto" w:fill="auto"/>
            <w:noWrap/>
            <w:vAlign w:val="bottom"/>
            <w:hideMark/>
          </w:tcPr>
          <w:p w:rsidRPr="00733E59" w:rsidR="00B93346" w:rsidP="000B1198" w:rsidRDefault="00B93346" w14:paraId="54DEF20B" w14:textId="77777777">
            <w:pPr>
              <w:pStyle w:val="TableText"/>
              <w:spacing w:before="20" w:after="20"/>
              <w:rPr>
                <w:color w:val="000000"/>
              </w:rPr>
            </w:pPr>
            <w:r w:rsidRPr="00733E59">
              <w:rPr>
                <w:color w:val="000000"/>
              </w:rPr>
              <w:t>Wool, silk-worm cocoons</w:t>
            </w:r>
          </w:p>
        </w:tc>
        <w:tc>
          <w:tcPr>
            <w:tcW w:w="3637" w:type="dxa"/>
            <w:shd w:val="clear" w:color="auto" w:fill="auto"/>
            <w:noWrap/>
            <w:vAlign w:val="bottom"/>
            <w:hideMark/>
          </w:tcPr>
          <w:p w:rsidRPr="00733E59" w:rsidR="00B93346" w:rsidP="000B1198" w:rsidRDefault="00B93346" w14:paraId="07F8796D" w14:textId="77777777">
            <w:pPr>
              <w:pStyle w:val="TableText"/>
              <w:spacing w:before="20" w:after="20"/>
              <w:rPr>
                <w:color w:val="000000"/>
              </w:rPr>
            </w:pPr>
            <w:r w:rsidRPr="00733E59">
              <w:rPr>
                <w:color w:val="000000"/>
              </w:rPr>
              <w:t>Liv</w:t>
            </w:r>
          </w:p>
        </w:tc>
      </w:tr>
      <w:tr w:rsidRPr="00733E59" w:rsidR="00B93346" w:rsidTr="00032F39" w14:paraId="4E1D7546" w14:textId="77777777">
        <w:trPr>
          <w:cantSplit/>
        </w:trPr>
        <w:tc>
          <w:tcPr>
            <w:tcW w:w="657" w:type="dxa"/>
            <w:shd w:val="clear" w:color="auto" w:fill="auto"/>
            <w:noWrap/>
            <w:vAlign w:val="bottom"/>
            <w:hideMark/>
          </w:tcPr>
          <w:p w:rsidRPr="00733E59" w:rsidR="00B93346" w:rsidP="000B1198" w:rsidRDefault="00B93346" w14:paraId="3BE2AD28" w14:textId="77777777">
            <w:pPr>
              <w:pStyle w:val="TableText"/>
              <w:spacing w:before="20" w:after="20"/>
            </w:pPr>
            <w:r w:rsidRPr="2F32AA2D">
              <w:t>13</w:t>
            </w:r>
          </w:p>
        </w:tc>
        <w:tc>
          <w:tcPr>
            <w:tcW w:w="1143" w:type="dxa"/>
            <w:shd w:val="clear" w:color="auto" w:fill="auto"/>
            <w:noWrap/>
            <w:vAlign w:val="bottom"/>
            <w:hideMark/>
          </w:tcPr>
          <w:p w:rsidRPr="00733E59" w:rsidR="00B93346" w:rsidP="000B1198" w:rsidRDefault="00B93346" w14:paraId="0219A6F6" w14:textId="77777777">
            <w:pPr>
              <w:pStyle w:val="TableText"/>
              <w:spacing w:before="20" w:after="20"/>
              <w:rPr>
                <w:color w:val="000000"/>
              </w:rPr>
            </w:pPr>
            <w:r w:rsidRPr="00733E59">
              <w:rPr>
                <w:color w:val="000000"/>
              </w:rPr>
              <w:t>FRS</w:t>
            </w:r>
          </w:p>
        </w:tc>
        <w:tc>
          <w:tcPr>
            <w:tcW w:w="3923" w:type="dxa"/>
            <w:shd w:val="clear" w:color="auto" w:fill="auto"/>
            <w:noWrap/>
            <w:vAlign w:val="bottom"/>
            <w:hideMark/>
          </w:tcPr>
          <w:p w:rsidRPr="00733E59" w:rsidR="00B93346" w:rsidP="000B1198" w:rsidRDefault="00B93346" w14:paraId="2D26CD29" w14:textId="77777777">
            <w:pPr>
              <w:pStyle w:val="TableText"/>
              <w:spacing w:before="20" w:after="20"/>
              <w:rPr>
                <w:color w:val="000000"/>
              </w:rPr>
            </w:pPr>
            <w:r w:rsidRPr="00733E59">
              <w:rPr>
                <w:color w:val="000000"/>
              </w:rPr>
              <w:t>Forestry</w:t>
            </w:r>
          </w:p>
        </w:tc>
        <w:tc>
          <w:tcPr>
            <w:tcW w:w="3637" w:type="dxa"/>
            <w:shd w:val="clear" w:color="auto" w:fill="auto"/>
            <w:noWrap/>
            <w:vAlign w:val="bottom"/>
            <w:hideMark/>
          </w:tcPr>
          <w:p w:rsidRPr="00733E59" w:rsidR="00B93346" w:rsidP="000B1198" w:rsidRDefault="00B93346" w14:paraId="449974AA" w14:textId="77777777">
            <w:pPr>
              <w:pStyle w:val="TableText"/>
              <w:spacing w:before="20" w:after="20"/>
            </w:pPr>
            <w:proofErr w:type="spellStart"/>
            <w:r w:rsidRPr="00733E59">
              <w:rPr>
                <w:color w:val="000000"/>
              </w:rPr>
              <w:t>Frs</w:t>
            </w:r>
            <w:proofErr w:type="spellEnd"/>
            <w:r>
              <w:rPr>
                <w:color w:val="000000"/>
              </w:rPr>
              <w:t xml:space="preserve"> </w:t>
            </w:r>
          </w:p>
        </w:tc>
      </w:tr>
      <w:tr w:rsidRPr="00733E59" w:rsidR="00B93346" w:rsidTr="00032F39" w14:paraId="3113EF8D" w14:textId="77777777">
        <w:trPr>
          <w:cantSplit/>
        </w:trPr>
        <w:tc>
          <w:tcPr>
            <w:tcW w:w="657" w:type="dxa"/>
            <w:shd w:val="clear" w:color="auto" w:fill="auto"/>
            <w:noWrap/>
            <w:vAlign w:val="bottom"/>
            <w:hideMark/>
          </w:tcPr>
          <w:p w:rsidRPr="00733E59" w:rsidR="00B93346" w:rsidP="000B1198" w:rsidRDefault="00B93346" w14:paraId="5B28DE43" w14:textId="77777777">
            <w:pPr>
              <w:pStyle w:val="TableText"/>
              <w:spacing w:before="20" w:after="20"/>
            </w:pPr>
            <w:r w:rsidRPr="2F32AA2D">
              <w:t>14</w:t>
            </w:r>
          </w:p>
        </w:tc>
        <w:tc>
          <w:tcPr>
            <w:tcW w:w="1143" w:type="dxa"/>
            <w:shd w:val="clear" w:color="auto" w:fill="auto"/>
            <w:noWrap/>
            <w:vAlign w:val="bottom"/>
            <w:hideMark/>
          </w:tcPr>
          <w:p w:rsidRPr="00733E59" w:rsidR="00B93346" w:rsidP="000B1198" w:rsidRDefault="00B93346" w14:paraId="49E39664" w14:textId="77777777">
            <w:pPr>
              <w:pStyle w:val="TableText"/>
              <w:spacing w:before="20" w:after="20"/>
              <w:rPr>
                <w:color w:val="000000"/>
              </w:rPr>
            </w:pPr>
            <w:r w:rsidRPr="00733E59">
              <w:rPr>
                <w:color w:val="000000"/>
              </w:rPr>
              <w:t>FSH</w:t>
            </w:r>
          </w:p>
        </w:tc>
        <w:tc>
          <w:tcPr>
            <w:tcW w:w="3923" w:type="dxa"/>
            <w:shd w:val="clear" w:color="auto" w:fill="auto"/>
            <w:noWrap/>
            <w:vAlign w:val="bottom"/>
            <w:hideMark/>
          </w:tcPr>
          <w:p w:rsidRPr="00733E59" w:rsidR="00B93346" w:rsidP="000B1198" w:rsidRDefault="00B93346" w14:paraId="3B0D634E" w14:textId="77777777">
            <w:pPr>
              <w:pStyle w:val="TableText"/>
              <w:spacing w:before="20" w:after="20"/>
              <w:rPr>
                <w:color w:val="000000"/>
              </w:rPr>
            </w:pPr>
            <w:r w:rsidRPr="00733E59">
              <w:rPr>
                <w:color w:val="000000"/>
              </w:rPr>
              <w:t>Fishing</w:t>
            </w:r>
          </w:p>
        </w:tc>
        <w:tc>
          <w:tcPr>
            <w:tcW w:w="3637" w:type="dxa"/>
            <w:shd w:val="clear" w:color="auto" w:fill="auto"/>
            <w:noWrap/>
            <w:vAlign w:val="bottom"/>
            <w:hideMark/>
          </w:tcPr>
          <w:p w:rsidRPr="00733E59" w:rsidR="00B93346" w:rsidP="000B1198" w:rsidRDefault="00B93346" w14:paraId="0BA76D2C" w14:textId="77777777">
            <w:pPr>
              <w:pStyle w:val="TableText"/>
              <w:spacing w:before="20" w:after="20"/>
              <w:rPr>
                <w:color w:val="000000"/>
              </w:rPr>
            </w:pPr>
            <w:r w:rsidRPr="00733E59">
              <w:rPr>
                <w:color w:val="000000"/>
              </w:rPr>
              <w:t>Liv</w:t>
            </w:r>
          </w:p>
        </w:tc>
      </w:tr>
      <w:tr w:rsidRPr="00733E59" w:rsidR="00B93346" w:rsidTr="00032F39" w14:paraId="01DFCC67" w14:textId="77777777">
        <w:trPr>
          <w:cantSplit/>
        </w:trPr>
        <w:tc>
          <w:tcPr>
            <w:tcW w:w="657" w:type="dxa"/>
            <w:shd w:val="clear" w:color="auto" w:fill="auto"/>
            <w:noWrap/>
            <w:vAlign w:val="bottom"/>
            <w:hideMark/>
          </w:tcPr>
          <w:p w:rsidRPr="00733E59" w:rsidR="00B93346" w:rsidP="000B1198" w:rsidRDefault="00B93346" w14:paraId="64D9C166" w14:textId="77777777">
            <w:pPr>
              <w:pStyle w:val="TableText"/>
              <w:spacing w:before="20" w:after="20"/>
            </w:pPr>
            <w:r w:rsidRPr="2F32AA2D">
              <w:t>15</w:t>
            </w:r>
          </w:p>
        </w:tc>
        <w:tc>
          <w:tcPr>
            <w:tcW w:w="1143" w:type="dxa"/>
            <w:shd w:val="clear" w:color="auto" w:fill="auto"/>
            <w:noWrap/>
            <w:vAlign w:val="bottom"/>
            <w:hideMark/>
          </w:tcPr>
          <w:p w:rsidRPr="00733E59" w:rsidR="00B93346" w:rsidP="000B1198" w:rsidRDefault="00B93346" w14:paraId="10DD4358" w14:textId="77777777">
            <w:pPr>
              <w:pStyle w:val="TableText"/>
              <w:spacing w:before="20" w:after="20"/>
              <w:rPr>
                <w:color w:val="000000"/>
              </w:rPr>
            </w:pPr>
            <w:r w:rsidRPr="00733E59">
              <w:rPr>
                <w:color w:val="000000"/>
              </w:rPr>
              <w:t>COA</w:t>
            </w:r>
          </w:p>
        </w:tc>
        <w:tc>
          <w:tcPr>
            <w:tcW w:w="3923" w:type="dxa"/>
            <w:shd w:val="clear" w:color="auto" w:fill="auto"/>
            <w:noWrap/>
            <w:vAlign w:val="bottom"/>
            <w:hideMark/>
          </w:tcPr>
          <w:p w:rsidRPr="00733E59" w:rsidR="00B93346" w:rsidP="000B1198" w:rsidRDefault="00B93346" w14:paraId="136D3FEB" w14:textId="77777777">
            <w:pPr>
              <w:pStyle w:val="TableText"/>
              <w:spacing w:before="20" w:after="20"/>
              <w:rPr>
                <w:color w:val="000000"/>
              </w:rPr>
            </w:pPr>
            <w:r w:rsidRPr="00733E59">
              <w:rPr>
                <w:color w:val="000000"/>
              </w:rPr>
              <w:t>Coal</w:t>
            </w:r>
          </w:p>
        </w:tc>
        <w:tc>
          <w:tcPr>
            <w:tcW w:w="3637" w:type="dxa"/>
            <w:shd w:val="clear" w:color="auto" w:fill="auto"/>
            <w:noWrap/>
            <w:vAlign w:val="bottom"/>
            <w:hideMark/>
          </w:tcPr>
          <w:p w:rsidRPr="00733E59" w:rsidR="00B93346" w:rsidP="000B1198" w:rsidRDefault="00B93346" w14:paraId="6139CFA5" w14:textId="77777777">
            <w:pPr>
              <w:pStyle w:val="TableText"/>
              <w:spacing w:before="20" w:after="20"/>
              <w:rPr>
                <w:color w:val="000000"/>
              </w:rPr>
            </w:pPr>
            <w:r w:rsidRPr="00733E59">
              <w:rPr>
                <w:color w:val="000000"/>
              </w:rPr>
              <w:t>Col</w:t>
            </w:r>
          </w:p>
        </w:tc>
      </w:tr>
      <w:tr w:rsidRPr="00733E59" w:rsidR="00B93346" w:rsidTr="00032F39" w14:paraId="40F439EF" w14:textId="77777777">
        <w:trPr>
          <w:cantSplit/>
        </w:trPr>
        <w:tc>
          <w:tcPr>
            <w:tcW w:w="657" w:type="dxa"/>
            <w:shd w:val="clear" w:color="auto" w:fill="auto"/>
            <w:noWrap/>
            <w:vAlign w:val="bottom"/>
            <w:hideMark/>
          </w:tcPr>
          <w:p w:rsidRPr="00733E59" w:rsidR="00B93346" w:rsidP="000B1198" w:rsidRDefault="00B93346" w14:paraId="01B14EA2" w14:textId="77777777">
            <w:pPr>
              <w:pStyle w:val="TableText"/>
              <w:spacing w:before="20" w:after="20"/>
            </w:pPr>
            <w:r w:rsidRPr="2F32AA2D">
              <w:t>16</w:t>
            </w:r>
          </w:p>
        </w:tc>
        <w:tc>
          <w:tcPr>
            <w:tcW w:w="1143" w:type="dxa"/>
            <w:shd w:val="clear" w:color="auto" w:fill="auto"/>
            <w:noWrap/>
            <w:vAlign w:val="bottom"/>
            <w:hideMark/>
          </w:tcPr>
          <w:p w:rsidRPr="00733E59" w:rsidR="00B93346" w:rsidP="000B1198" w:rsidRDefault="00B93346" w14:paraId="0A224DB6" w14:textId="77777777">
            <w:pPr>
              <w:pStyle w:val="TableText"/>
              <w:spacing w:before="20" w:after="20"/>
              <w:rPr>
                <w:color w:val="000000"/>
              </w:rPr>
            </w:pPr>
            <w:r w:rsidRPr="00733E59">
              <w:rPr>
                <w:color w:val="000000"/>
              </w:rPr>
              <w:t>OIL</w:t>
            </w:r>
          </w:p>
        </w:tc>
        <w:tc>
          <w:tcPr>
            <w:tcW w:w="3923" w:type="dxa"/>
            <w:shd w:val="clear" w:color="auto" w:fill="auto"/>
            <w:noWrap/>
            <w:vAlign w:val="bottom"/>
            <w:hideMark/>
          </w:tcPr>
          <w:p w:rsidRPr="00733E59" w:rsidR="00B93346" w:rsidP="000B1198" w:rsidRDefault="00B93346" w14:paraId="610BF3B6" w14:textId="77777777">
            <w:pPr>
              <w:pStyle w:val="TableText"/>
              <w:spacing w:before="20" w:after="20"/>
              <w:rPr>
                <w:color w:val="000000"/>
              </w:rPr>
            </w:pPr>
            <w:r w:rsidRPr="00733E59">
              <w:rPr>
                <w:color w:val="000000"/>
              </w:rPr>
              <w:t>Oil</w:t>
            </w:r>
          </w:p>
        </w:tc>
        <w:tc>
          <w:tcPr>
            <w:tcW w:w="3637" w:type="dxa"/>
            <w:shd w:val="clear" w:color="auto" w:fill="auto"/>
            <w:noWrap/>
            <w:vAlign w:val="bottom"/>
            <w:hideMark/>
          </w:tcPr>
          <w:p w:rsidRPr="00733E59" w:rsidR="00B93346" w:rsidP="000B1198" w:rsidRDefault="00B93346" w14:paraId="229172F7" w14:textId="77777777">
            <w:pPr>
              <w:pStyle w:val="TableText"/>
              <w:spacing w:before="20" w:after="20"/>
              <w:rPr>
                <w:color w:val="000000"/>
              </w:rPr>
            </w:pPr>
            <w:r w:rsidRPr="00733E59">
              <w:rPr>
                <w:color w:val="000000"/>
              </w:rPr>
              <w:t>Oil</w:t>
            </w:r>
          </w:p>
        </w:tc>
      </w:tr>
      <w:tr w:rsidRPr="00733E59" w:rsidR="00B93346" w:rsidTr="00032F39" w14:paraId="10E0483D" w14:textId="77777777">
        <w:trPr>
          <w:cantSplit/>
        </w:trPr>
        <w:tc>
          <w:tcPr>
            <w:tcW w:w="657" w:type="dxa"/>
            <w:shd w:val="clear" w:color="auto" w:fill="auto"/>
            <w:noWrap/>
            <w:vAlign w:val="bottom"/>
            <w:hideMark/>
          </w:tcPr>
          <w:p w:rsidRPr="00733E59" w:rsidR="00B93346" w:rsidP="000B1198" w:rsidRDefault="00B93346" w14:paraId="745F553F" w14:textId="77777777">
            <w:pPr>
              <w:pStyle w:val="TableText"/>
              <w:spacing w:before="20" w:after="20"/>
            </w:pPr>
            <w:r w:rsidRPr="2F32AA2D">
              <w:t>17</w:t>
            </w:r>
          </w:p>
        </w:tc>
        <w:tc>
          <w:tcPr>
            <w:tcW w:w="1143" w:type="dxa"/>
            <w:shd w:val="clear" w:color="auto" w:fill="auto"/>
            <w:noWrap/>
            <w:vAlign w:val="bottom"/>
            <w:hideMark/>
          </w:tcPr>
          <w:p w:rsidRPr="00733E59" w:rsidR="00B93346" w:rsidP="000B1198" w:rsidRDefault="00B93346" w14:paraId="08564069" w14:textId="77777777">
            <w:pPr>
              <w:pStyle w:val="TableText"/>
              <w:spacing w:before="20" w:after="20"/>
              <w:rPr>
                <w:color w:val="000000"/>
              </w:rPr>
            </w:pPr>
            <w:r w:rsidRPr="00733E59">
              <w:rPr>
                <w:color w:val="000000"/>
              </w:rPr>
              <w:t>GAS</w:t>
            </w:r>
          </w:p>
        </w:tc>
        <w:tc>
          <w:tcPr>
            <w:tcW w:w="3923" w:type="dxa"/>
            <w:shd w:val="clear" w:color="auto" w:fill="auto"/>
            <w:noWrap/>
            <w:vAlign w:val="bottom"/>
            <w:hideMark/>
          </w:tcPr>
          <w:p w:rsidRPr="00733E59" w:rsidR="00B93346" w:rsidP="000B1198" w:rsidRDefault="00B93346" w14:paraId="6FF1AC9F" w14:textId="77777777">
            <w:pPr>
              <w:pStyle w:val="TableText"/>
              <w:spacing w:before="20" w:after="20"/>
              <w:rPr>
                <w:color w:val="000000"/>
              </w:rPr>
            </w:pPr>
            <w:r w:rsidRPr="00733E59">
              <w:rPr>
                <w:color w:val="000000"/>
              </w:rPr>
              <w:t>Gas</w:t>
            </w:r>
          </w:p>
        </w:tc>
        <w:tc>
          <w:tcPr>
            <w:tcW w:w="3637" w:type="dxa"/>
            <w:shd w:val="clear" w:color="auto" w:fill="auto"/>
            <w:noWrap/>
            <w:vAlign w:val="bottom"/>
            <w:hideMark/>
          </w:tcPr>
          <w:p w:rsidRPr="00733E59" w:rsidR="00B93346" w:rsidP="000B1198" w:rsidRDefault="00B93346" w14:paraId="25783D9C" w14:textId="77777777">
            <w:pPr>
              <w:pStyle w:val="TableText"/>
              <w:spacing w:before="20" w:after="20"/>
              <w:rPr>
                <w:color w:val="000000"/>
              </w:rPr>
            </w:pPr>
            <w:r w:rsidRPr="00733E59">
              <w:rPr>
                <w:color w:val="000000"/>
              </w:rPr>
              <w:t>Gas</w:t>
            </w:r>
            <w:r>
              <w:rPr>
                <w:color w:val="000000"/>
              </w:rPr>
              <w:t xml:space="preserve"> </w:t>
            </w:r>
          </w:p>
        </w:tc>
      </w:tr>
      <w:tr w:rsidRPr="00733E59" w:rsidR="00B93346" w:rsidTr="00032F39" w14:paraId="3ACF276A" w14:textId="77777777">
        <w:trPr>
          <w:cantSplit/>
        </w:trPr>
        <w:tc>
          <w:tcPr>
            <w:tcW w:w="657" w:type="dxa"/>
            <w:shd w:val="clear" w:color="auto" w:fill="auto"/>
            <w:noWrap/>
            <w:vAlign w:val="bottom"/>
            <w:hideMark/>
          </w:tcPr>
          <w:p w:rsidRPr="00733E59" w:rsidR="00B93346" w:rsidP="000B1198" w:rsidRDefault="00B93346" w14:paraId="07401957" w14:textId="77777777">
            <w:pPr>
              <w:pStyle w:val="TableText"/>
              <w:spacing w:before="20" w:after="20"/>
            </w:pPr>
            <w:r w:rsidRPr="2F32AA2D">
              <w:t>18</w:t>
            </w:r>
          </w:p>
        </w:tc>
        <w:tc>
          <w:tcPr>
            <w:tcW w:w="1143" w:type="dxa"/>
            <w:shd w:val="clear" w:color="auto" w:fill="auto"/>
            <w:noWrap/>
            <w:vAlign w:val="bottom"/>
            <w:hideMark/>
          </w:tcPr>
          <w:p w:rsidRPr="00733E59" w:rsidR="00B93346" w:rsidP="000B1198" w:rsidRDefault="00B93346" w14:paraId="4118D587" w14:textId="77777777">
            <w:pPr>
              <w:pStyle w:val="TableText"/>
              <w:spacing w:before="20" w:after="20"/>
              <w:rPr>
                <w:color w:val="000000"/>
              </w:rPr>
            </w:pPr>
            <w:r w:rsidRPr="00733E59">
              <w:rPr>
                <w:color w:val="000000"/>
              </w:rPr>
              <w:t>OMN</w:t>
            </w:r>
          </w:p>
        </w:tc>
        <w:tc>
          <w:tcPr>
            <w:tcW w:w="3923" w:type="dxa"/>
            <w:shd w:val="clear" w:color="auto" w:fill="auto"/>
            <w:noWrap/>
            <w:vAlign w:val="bottom"/>
            <w:hideMark/>
          </w:tcPr>
          <w:p w:rsidRPr="00733E59" w:rsidR="00B93346" w:rsidP="000B1198" w:rsidRDefault="00B93346" w14:paraId="70C47B59" w14:textId="77777777">
            <w:pPr>
              <w:pStyle w:val="TableText"/>
              <w:spacing w:before="20" w:after="20"/>
            </w:pPr>
            <w:r w:rsidRPr="2F32AA2D">
              <w:t xml:space="preserve">Minerals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3CBD0755"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0D4D293E" w14:textId="77777777">
        <w:trPr>
          <w:cantSplit/>
        </w:trPr>
        <w:tc>
          <w:tcPr>
            <w:tcW w:w="657" w:type="dxa"/>
            <w:shd w:val="clear" w:color="auto" w:fill="auto"/>
            <w:noWrap/>
            <w:vAlign w:val="bottom"/>
            <w:hideMark/>
          </w:tcPr>
          <w:p w:rsidRPr="00733E59" w:rsidR="00B93346" w:rsidP="000B1198" w:rsidRDefault="00B93346" w14:paraId="3827D7B0" w14:textId="77777777">
            <w:pPr>
              <w:pStyle w:val="TableText"/>
              <w:spacing w:before="20" w:after="20"/>
            </w:pPr>
            <w:r w:rsidRPr="2F32AA2D">
              <w:t>19</w:t>
            </w:r>
          </w:p>
        </w:tc>
        <w:tc>
          <w:tcPr>
            <w:tcW w:w="1143" w:type="dxa"/>
            <w:shd w:val="clear" w:color="auto" w:fill="auto"/>
            <w:noWrap/>
            <w:vAlign w:val="bottom"/>
            <w:hideMark/>
          </w:tcPr>
          <w:p w:rsidRPr="00733E59" w:rsidR="00B93346" w:rsidP="000B1198" w:rsidRDefault="00B93346" w14:paraId="6B8A4E08" w14:textId="77777777">
            <w:pPr>
              <w:pStyle w:val="TableText"/>
              <w:spacing w:before="20" w:after="20"/>
              <w:rPr>
                <w:color w:val="000000"/>
              </w:rPr>
            </w:pPr>
            <w:r w:rsidRPr="00733E59">
              <w:rPr>
                <w:color w:val="000000"/>
              </w:rPr>
              <w:t>CMT</w:t>
            </w:r>
          </w:p>
        </w:tc>
        <w:tc>
          <w:tcPr>
            <w:tcW w:w="3923" w:type="dxa"/>
            <w:shd w:val="clear" w:color="auto" w:fill="auto"/>
            <w:noWrap/>
            <w:vAlign w:val="bottom"/>
            <w:hideMark/>
          </w:tcPr>
          <w:p w:rsidRPr="00733E59" w:rsidR="00B93346" w:rsidP="000B1198" w:rsidRDefault="00B93346" w14:paraId="33E0739B" w14:textId="77777777">
            <w:pPr>
              <w:pStyle w:val="TableText"/>
              <w:spacing w:before="20" w:after="20"/>
              <w:rPr>
                <w:color w:val="000000"/>
              </w:rPr>
            </w:pPr>
            <w:r w:rsidRPr="00733E59">
              <w:rPr>
                <w:color w:val="000000"/>
              </w:rPr>
              <w:t>Bovine meat products</w:t>
            </w:r>
          </w:p>
        </w:tc>
        <w:tc>
          <w:tcPr>
            <w:tcW w:w="3637" w:type="dxa"/>
            <w:shd w:val="clear" w:color="auto" w:fill="auto"/>
            <w:noWrap/>
            <w:vAlign w:val="bottom"/>
            <w:hideMark/>
          </w:tcPr>
          <w:p w:rsidRPr="00733E59" w:rsidR="00B93346" w:rsidP="000B1198" w:rsidRDefault="00B93346" w14:paraId="44BFCDF6" w14:textId="77777777">
            <w:pPr>
              <w:pStyle w:val="TableText"/>
              <w:spacing w:before="20" w:after="20"/>
            </w:pPr>
            <w:proofErr w:type="spellStart"/>
            <w:r w:rsidRPr="2F32AA2D">
              <w:t>Mea</w:t>
            </w:r>
            <w:proofErr w:type="spellEnd"/>
          </w:p>
        </w:tc>
      </w:tr>
      <w:tr w:rsidRPr="00733E59" w:rsidR="00B93346" w:rsidTr="00032F39" w14:paraId="491833EC" w14:textId="77777777">
        <w:trPr>
          <w:cantSplit/>
        </w:trPr>
        <w:tc>
          <w:tcPr>
            <w:tcW w:w="657" w:type="dxa"/>
            <w:shd w:val="clear" w:color="auto" w:fill="auto"/>
            <w:noWrap/>
            <w:vAlign w:val="bottom"/>
            <w:hideMark/>
          </w:tcPr>
          <w:p w:rsidRPr="00733E59" w:rsidR="00B93346" w:rsidP="000B1198" w:rsidRDefault="00B93346" w14:paraId="6433DEF3" w14:textId="77777777">
            <w:pPr>
              <w:pStyle w:val="TableText"/>
              <w:spacing w:before="20" w:after="20"/>
            </w:pPr>
            <w:r w:rsidRPr="2F32AA2D">
              <w:t>20</w:t>
            </w:r>
          </w:p>
        </w:tc>
        <w:tc>
          <w:tcPr>
            <w:tcW w:w="1143" w:type="dxa"/>
            <w:shd w:val="clear" w:color="auto" w:fill="auto"/>
            <w:noWrap/>
            <w:vAlign w:val="bottom"/>
            <w:hideMark/>
          </w:tcPr>
          <w:p w:rsidRPr="00733E59" w:rsidR="00B93346" w:rsidP="000B1198" w:rsidRDefault="00B93346" w14:paraId="34FD0FA8" w14:textId="77777777">
            <w:pPr>
              <w:pStyle w:val="TableText"/>
              <w:spacing w:before="20" w:after="20"/>
              <w:rPr>
                <w:color w:val="000000"/>
              </w:rPr>
            </w:pPr>
            <w:r w:rsidRPr="00733E59">
              <w:rPr>
                <w:color w:val="000000"/>
              </w:rPr>
              <w:t>OMT</w:t>
            </w:r>
          </w:p>
        </w:tc>
        <w:tc>
          <w:tcPr>
            <w:tcW w:w="3923" w:type="dxa"/>
            <w:shd w:val="clear" w:color="auto" w:fill="auto"/>
            <w:noWrap/>
            <w:vAlign w:val="bottom"/>
            <w:hideMark/>
          </w:tcPr>
          <w:p w:rsidRPr="00733E59" w:rsidR="00B93346" w:rsidP="000B1198" w:rsidRDefault="00B93346" w14:paraId="6B4E71C7" w14:textId="77777777">
            <w:pPr>
              <w:pStyle w:val="TableText"/>
              <w:spacing w:before="20" w:after="20"/>
            </w:pPr>
            <w:r w:rsidRPr="2F32AA2D">
              <w:t xml:space="preserve">Meat products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3B6FBFA7" w14:textId="77777777">
            <w:pPr>
              <w:pStyle w:val="TableText"/>
              <w:spacing w:before="20" w:after="20"/>
            </w:pPr>
            <w:proofErr w:type="spellStart"/>
            <w:r w:rsidRPr="2F32AA2D">
              <w:t>Mea</w:t>
            </w:r>
            <w:proofErr w:type="spellEnd"/>
          </w:p>
        </w:tc>
      </w:tr>
      <w:tr w:rsidRPr="00733E59" w:rsidR="00B93346" w:rsidTr="00032F39" w14:paraId="6BAB8FD0" w14:textId="77777777">
        <w:trPr>
          <w:cantSplit/>
        </w:trPr>
        <w:tc>
          <w:tcPr>
            <w:tcW w:w="657" w:type="dxa"/>
            <w:shd w:val="clear" w:color="auto" w:fill="auto"/>
            <w:noWrap/>
            <w:vAlign w:val="bottom"/>
            <w:hideMark/>
          </w:tcPr>
          <w:p w:rsidRPr="00733E59" w:rsidR="00B93346" w:rsidP="000B1198" w:rsidRDefault="00B93346" w14:paraId="408CBECC" w14:textId="77777777">
            <w:pPr>
              <w:pStyle w:val="TableText"/>
              <w:spacing w:before="20" w:after="20"/>
            </w:pPr>
            <w:r w:rsidRPr="2F32AA2D">
              <w:t>21</w:t>
            </w:r>
          </w:p>
        </w:tc>
        <w:tc>
          <w:tcPr>
            <w:tcW w:w="1143" w:type="dxa"/>
            <w:shd w:val="clear" w:color="auto" w:fill="auto"/>
            <w:noWrap/>
            <w:vAlign w:val="bottom"/>
            <w:hideMark/>
          </w:tcPr>
          <w:p w:rsidRPr="00733E59" w:rsidR="00B93346" w:rsidP="000B1198" w:rsidRDefault="00B93346" w14:paraId="72807EAF" w14:textId="77777777">
            <w:pPr>
              <w:pStyle w:val="TableText"/>
              <w:spacing w:before="20" w:after="20"/>
              <w:rPr>
                <w:color w:val="000000"/>
              </w:rPr>
            </w:pPr>
            <w:r w:rsidRPr="00733E59">
              <w:rPr>
                <w:color w:val="000000"/>
              </w:rPr>
              <w:t>VOL</w:t>
            </w:r>
          </w:p>
        </w:tc>
        <w:tc>
          <w:tcPr>
            <w:tcW w:w="3923" w:type="dxa"/>
            <w:shd w:val="clear" w:color="auto" w:fill="auto"/>
            <w:noWrap/>
            <w:vAlign w:val="bottom"/>
            <w:hideMark/>
          </w:tcPr>
          <w:p w:rsidRPr="00733E59" w:rsidR="00B93346" w:rsidP="000B1198" w:rsidRDefault="00B93346" w14:paraId="4688F2F7" w14:textId="77777777">
            <w:pPr>
              <w:pStyle w:val="TableText"/>
              <w:spacing w:before="20" w:after="20"/>
              <w:rPr>
                <w:color w:val="000000"/>
              </w:rPr>
            </w:pPr>
            <w:r w:rsidRPr="00733E59">
              <w:rPr>
                <w:color w:val="000000"/>
              </w:rPr>
              <w:t>Vegetable oils and fats</w:t>
            </w:r>
          </w:p>
        </w:tc>
        <w:tc>
          <w:tcPr>
            <w:tcW w:w="3637" w:type="dxa"/>
            <w:shd w:val="clear" w:color="auto" w:fill="auto"/>
            <w:noWrap/>
            <w:vAlign w:val="bottom"/>
            <w:hideMark/>
          </w:tcPr>
          <w:p w:rsidRPr="00733E59" w:rsidR="00B93346" w:rsidP="000B1198" w:rsidRDefault="00B93346" w14:paraId="0EDDBD15" w14:textId="77777777">
            <w:pPr>
              <w:pStyle w:val="TableText"/>
              <w:spacing w:before="20" w:after="20"/>
            </w:pPr>
            <w:proofErr w:type="spellStart"/>
            <w:r w:rsidRPr="2F32AA2D">
              <w:t>Sybd</w:t>
            </w:r>
            <w:proofErr w:type="spellEnd"/>
            <w:r w:rsidRPr="2F32AA2D">
              <w:t xml:space="preserve"> + </w:t>
            </w:r>
            <w:proofErr w:type="spellStart"/>
            <w:r w:rsidRPr="2F32AA2D">
              <w:t>Rpbd</w:t>
            </w:r>
            <w:proofErr w:type="spellEnd"/>
            <w:r w:rsidRPr="2F32AA2D">
              <w:t xml:space="preserve"> + </w:t>
            </w:r>
            <w:proofErr w:type="spellStart"/>
            <w:r w:rsidRPr="2F32AA2D">
              <w:t>Plbd</w:t>
            </w:r>
            <w:proofErr w:type="spellEnd"/>
            <w:r w:rsidRPr="2F32AA2D">
              <w:t xml:space="preserve"> + Vol + </w:t>
            </w:r>
            <w:proofErr w:type="spellStart"/>
            <w:r w:rsidRPr="2F32AA2D">
              <w:t>Omel</w:t>
            </w:r>
            <w:proofErr w:type="spellEnd"/>
          </w:p>
        </w:tc>
      </w:tr>
      <w:tr w:rsidRPr="00733E59" w:rsidR="00B93346" w:rsidTr="00032F39" w14:paraId="0C6F6016" w14:textId="77777777">
        <w:trPr>
          <w:cantSplit/>
        </w:trPr>
        <w:tc>
          <w:tcPr>
            <w:tcW w:w="657" w:type="dxa"/>
            <w:shd w:val="clear" w:color="auto" w:fill="auto"/>
            <w:noWrap/>
            <w:vAlign w:val="bottom"/>
            <w:hideMark/>
          </w:tcPr>
          <w:p w:rsidRPr="00733E59" w:rsidR="00B93346" w:rsidP="000B1198" w:rsidRDefault="00B93346" w14:paraId="2FB91FD1" w14:textId="77777777">
            <w:pPr>
              <w:pStyle w:val="TableText"/>
              <w:spacing w:before="20" w:after="20"/>
            </w:pPr>
            <w:r w:rsidRPr="2F32AA2D">
              <w:t>22</w:t>
            </w:r>
          </w:p>
        </w:tc>
        <w:tc>
          <w:tcPr>
            <w:tcW w:w="1143" w:type="dxa"/>
            <w:shd w:val="clear" w:color="auto" w:fill="auto"/>
            <w:noWrap/>
            <w:vAlign w:val="bottom"/>
            <w:hideMark/>
          </w:tcPr>
          <w:p w:rsidRPr="00733E59" w:rsidR="00B93346" w:rsidP="000B1198" w:rsidRDefault="00B93346" w14:paraId="6C065523" w14:textId="77777777">
            <w:pPr>
              <w:pStyle w:val="TableText"/>
              <w:spacing w:before="20" w:after="20"/>
              <w:rPr>
                <w:color w:val="000000"/>
              </w:rPr>
            </w:pPr>
            <w:r w:rsidRPr="00733E59">
              <w:rPr>
                <w:color w:val="000000"/>
              </w:rPr>
              <w:t>MIL</w:t>
            </w:r>
          </w:p>
        </w:tc>
        <w:tc>
          <w:tcPr>
            <w:tcW w:w="3923" w:type="dxa"/>
            <w:shd w:val="clear" w:color="auto" w:fill="auto"/>
            <w:noWrap/>
            <w:vAlign w:val="bottom"/>
            <w:hideMark/>
          </w:tcPr>
          <w:p w:rsidRPr="00733E59" w:rsidR="00B93346" w:rsidP="000B1198" w:rsidRDefault="00B93346" w14:paraId="49FD131B" w14:textId="77777777">
            <w:pPr>
              <w:pStyle w:val="TableText"/>
              <w:spacing w:before="20" w:after="20"/>
              <w:rPr>
                <w:color w:val="000000"/>
              </w:rPr>
            </w:pPr>
            <w:r w:rsidRPr="00733E59">
              <w:rPr>
                <w:color w:val="000000"/>
              </w:rPr>
              <w:t>Dairy products</w:t>
            </w:r>
          </w:p>
        </w:tc>
        <w:tc>
          <w:tcPr>
            <w:tcW w:w="3637" w:type="dxa"/>
            <w:shd w:val="clear" w:color="auto" w:fill="auto"/>
            <w:noWrap/>
            <w:vAlign w:val="bottom"/>
            <w:hideMark/>
          </w:tcPr>
          <w:p w:rsidRPr="00733E59" w:rsidR="00B93346" w:rsidP="000B1198" w:rsidRDefault="00B93346" w14:paraId="0CD2C229" w14:textId="77777777">
            <w:pPr>
              <w:pStyle w:val="TableText"/>
              <w:spacing w:before="20" w:after="20"/>
              <w:rPr>
                <w:color w:val="000000"/>
              </w:rPr>
            </w:pPr>
            <w:r w:rsidRPr="00733E59">
              <w:rPr>
                <w:color w:val="000000"/>
              </w:rPr>
              <w:t>Liv</w:t>
            </w:r>
          </w:p>
        </w:tc>
      </w:tr>
      <w:tr w:rsidRPr="00733E59" w:rsidR="00B93346" w:rsidTr="00032F39" w14:paraId="7D97AEB3" w14:textId="77777777">
        <w:trPr>
          <w:cantSplit/>
        </w:trPr>
        <w:tc>
          <w:tcPr>
            <w:tcW w:w="657" w:type="dxa"/>
            <w:shd w:val="clear" w:color="auto" w:fill="auto"/>
            <w:noWrap/>
            <w:vAlign w:val="bottom"/>
            <w:hideMark/>
          </w:tcPr>
          <w:p w:rsidRPr="00733E59" w:rsidR="00B93346" w:rsidP="000B1198" w:rsidRDefault="00B93346" w14:paraId="27C5E085" w14:textId="77777777">
            <w:pPr>
              <w:pStyle w:val="TableText"/>
              <w:spacing w:before="20" w:after="20"/>
            </w:pPr>
            <w:r w:rsidRPr="2F32AA2D">
              <w:t>23</w:t>
            </w:r>
          </w:p>
        </w:tc>
        <w:tc>
          <w:tcPr>
            <w:tcW w:w="1143" w:type="dxa"/>
            <w:shd w:val="clear" w:color="auto" w:fill="auto"/>
            <w:noWrap/>
            <w:vAlign w:val="bottom"/>
            <w:hideMark/>
          </w:tcPr>
          <w:p w:rsidRPr="00733E59" w:rsidR="00B93346" w:rsidP="000B1198" w:rsidRDefault="00B93346" w14:paraId="6D430E74" w14:textId="77777777">
            <w:pPr>
              <w:pStyle w:val="TableText"/>
              <w:spacing w:before="20" w:after="20"/>
              <w:rPr>
                <w:color w:val="000000"/>
              </w:rPr>
            </w:pPr>
            <w:r w:rsidRPr="00733E59">
              <w:rPr>
                <w:color w:val="000000"/>
              </w:rPr>
              <w:t>PCR</w:t>
            </w:r>
          </w:p>
        </w:tc>
        <w:tc>
          <w:tcPr>
            <w:tcW w:w="3923" w:type="dxa"/>
            <w:shd w:val="clear" w:color="auto" w:fill="auto"/>
            <w:noWrap/>
            <w:vAlign w:val="bottom"/>
            <w:hideMark/>
          </w:tcPr>
          <w:p w:rsidRPr="00733E59" w:rsidR="00B93346" w:rsidP="000B1198" w:rsidRDefault="00B93346" w14:paraId="408E6490" w14:textId="77777777">
            <w:pPr>
              <w:pStyle w:val="TableText"/>
              <w:spacing w:before="20" w:after="20"/>
              <w:rPr>
                <w:color w:val="000000"/>
              </w:rPr>
            </w:pPr>
            <w:r w:rsidRPr="00733E59">
              <w:rPr>
                <w:color w:val="000000"/>
              </w:rPr>
              <w:t>Processed rice</w:t>
            </w:r>
          </w:p>
        </w:tc>
        <w:tc>
          <w:tcPr>
            <w:tcW w:w="3637" w:type="dxa"/>
            <w:shd w:val="clear" w:color="auto" w:fill="auto"/>
            <w:noWrap/>
            <w:vAlign w:val="bottom"/>
            <w:hideMark/>
          </w:tcPr>
          <w:p w:rsidRPr="00733E59" w:rsidR="00B93346" w:rsidP="000B1198" w:rsidRDefault="00B93346" w14:paraId="31B4BBDC" w14:textId="77777777">
            <w:pPr>
              <w:pStyle w:val="TableText"/>
              <w:spacing w:before="20" w:after="20"/>
            </w:pPr>
            <w:proofErr w:type="spellStart"/>
            <w:r w:rsidRPr="2F32AA2D">
              <w:t>Ofd</w:t>
            </w:r>
            <w:proofErr w:type="spellEnd"/>
          </w:p>
        </w:tc>
      </w:tr>
      <w:tr w:rsidRPr="00733E59" w:rsidR="00B93346" w:rsidTr="00032F39" w14:paraId="76F9F148" w14:textId="77777777">
        <w:trPr>
          <w:cantSplit/>
        </w:trPr>
        <w:tc>
          <w:tcPr>
            <w:tcW w:w="657" w:type="dxa"/>
            <w:shd w:val="clear" w:color="auto" w:fill="auto"/>
            <w:noWrap/>
            <w:vAlign w:val="bottom"/>
            <w:hideMark/>
          </w:tcPr>
          <w:p w:rsidRPr="00733E59" w:rsidR="00B93346" w:rsidP="000B1198" w:rsidRDefault="00B93346" w14:paraId="3F1609AE" w14:textId="77777777">
            <w:pPr>
              <w:pStyle w:val="TableText"/>
              <w:spacing w:before="20" w:after="20"/>
            </w:pPr>
            <w:r w:rsidRPr="2F32AA2D">
              <w:t>24</w:t>
            </w:r>
          </w:p>
        </w:tc>
        <w:tc>
          <w:tcPr>
            <w:tcW w:w="1143" w:type="dxa"/>
            <w:shd w:val="clear" w:color="auto" w:fill="auto"/>
            <w:noWrap/>
            <w:vAlign w:val="bottom"/>
            <w:hideMark/>
          </w:tcPr>
          <w:p w:rsidRPr="00733E59" w:rsidR="00B93346" w:rsidP="000B1198" w:rsidRDefault="00B93346" w14:paraId="4B7E2D67" w14:textId="77777777">
            <w:pPr>
              <w:pStyle w:val="TableText"/>
              <w:spacing w:before="20" w:after="20"/>
              <w:rPr>
                <w:color w:val="000000"/>
              </w:rPr>
            </w:pPr>
            <w:r w:rsidRPr="00733E59">
              <w:rPr>
                <w:color w:val="000000"/>
              </w:rPr>
              <w:t>SGR</w:t>
            </w:r>
          </w:p>
        </w:tc>
        <w:tc>
          <w:tcPr>
            <w:tcW w:w="3923" w:type="dxa"/>
            <w:shd w:val="clear" w:color="auto" w:fill="auto"/>
            <w:noWrap/>
            <w:vAlign w:val="bottom"/>
            <w:hideMark/>
          </w:tcPr>
          <w:p w:rsidRPr="00733E59" w:rsidR="00B93346" w:rsidP="000B1198" w:rsidRDefault="00B93346" w14:paraId="42A0B66A" w14:textId="77777777">
            <w:pPr>
              <w:pStyle w:val="TableText"/>
              <w:spacing w:before="20" w:after="20"/>
              <w:rPr>
                <w:color w:val="000000"/>
              </w:rPr>
            </w:pPr>
            <w:r w:rsidRPr="00733E59">
              <w:rPr>
                <w:color w:val="000000"/>
              </w:rPr>
              <w:t>Sugar</w:t>
            </w:r>
          </w:p>
        </w:tc>
        <w:tc>
          <w:tcPr>
            <w:tcW w:w="3637" w:type="dxa"/>
            <w:shd w:val="clear" w:color="auto" w:fill="auto"/>
            <w:noWrap/>
            <w:vAlign w:val="bottom"/>
            <w:hideMark/>
          </w:tcPr>
          <w:p w:rsidRPr="00733E59" w:rsidR="00B93346" w:rsidP="000B1198" w:rsidRDefault="00B93346" w14:paraId="2A82CCDD" w14:textId="77777777">
            <w:pPr>
              <w:pStyle w:val="TableText"/>
              <w:spacing w:before="20" w:after="20"/>
            </w:pPr>
            <w:proofErr w:type="spellStart"/>
            <w:r w:rsidRPr="2F32AA2D">
              <w:t>Ofd</w:t>
            </w:r>
            <w:proofErr w:type="spellEnd"/>
          </w:p>
        </w:tc>
      </w:tr>
      <w:tr w:rsidRPr="00733E59" w:rsidR="00B93346" w:rsidTr="00032F39" w14:paraId="673B493A" w14:textId="77777777">
        <w:trPr>
          <w:cantSplit/>
        </w:trPr>
        <w:tc>
          <w:tcPr>
            <w:tcW w:w="657" w:type="dxa"/>
            <w:shd w:val="clear" w:color="auto" w:fill="auto"/>
            <w:noWrap/>
            <w:vAlign w:val="bottom"/>
            <w:hideMark/>
          </w:tcPr>
          <w:p w:rsidRPr="00733E59" w:rsidR="00B93346" w:rsidP="000B1198" w:rsidRDefault="00B93346" w14:paraId="6DAA3D6E" w14:textId="77777777">
            <w:pPr>
              <w:pStyle w:val="TableText"/>
              <w:spacing w:before="20" w:after="20"/>
            </w:pPr>
            <w:r w:rsidRPr="2F32AA2D">
              <w:t>25</w:t>
            </w:r>
          </w:p>
        </w:tc>
        <w:tc>
          <w:tcPr>
            <w:tcW w:w="1143" w:type="dxa"/>
            <w:shd w:val="clear" w:color="auto" w:fill="auto"/>
            <w:noWrap/>
            <w:vAlign w:val="bottom"/>
            <w:hideMark/>
          </w:tcPr>
          <w:p w:rsidRPr="00733E59" w:rsidR="00B93346" w:rsidP="000B1198" w:rsidRDefault="00B93346" w14:paraId="3703A2EB" w14:textId="77777777">
            <w:pPr>
              <w:pStyle w:val="TableText"/>
              <w:spacing w:before="20" w:after="20"/>
              <w:rPr>
                <w:color w:val="000000"/>
              </w:rPr>
            </w:pPr>
            <w:r w:rsidRPr="00733E59">
              <w:rPr>
                <w:color w:val="000000"/>
              </w:rPr>
              <w:t>OFD</w:t>
            </w:r>
          </w:p>
        </w:tc>
        <w:tc>
          <w:tcPr>
            <w:tcW w:w="3923" w:type="dxa"/>
            <w:shd w:val="clear" w:color="auto" w:fill="auto"/>
            <w:noWrap/>
            <w:vAlign w:val="bottom"/>
            <w:hideMark/>
          </w:tcPr>
          <w:p w:rsidRPr="00733E59" w:rsidR="00B93346" w:rsidP="000B1198" w:rsidRDefault="00B93346" w14:paraId="218DD1E3" w14:textId="77777777">
            <w:pPr>
              <w:pStyle w:val="TableText"/>
              <w:spacing w:before="20" w:after="20"/>
            </w:pPr>
            <w:r w:rsidRPr="2F32AA2D">
              <w:t xml:space="preserve">Food products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58B9B400" w14:textId="77777777">
            <w:pPr>
              <w:pStyle w:val="TableText"/>
              <w:spacing w:before="20" w:after="20"/>
            </w:pPr>
            <w:proofErr w:type="spellStart"/>
            <w:r w:rsidRPr="2F32AA2D">
              <w:t>Ceth</w:t>
            </w:r>
            <w:proofErr w:type="spellEnd"/>
            <w:r w:rsidRPr="2F32AA2D">
              <w:t xml:space="preserve"> + </w:t>
            </w:r>
            <w:proofErr w:type="spellStart"/>
            <w:r w:rsidRPr="2F32AA2D">
              <w:t>Ddgs</w:t>
            </w:r>
            <w:proofErr w:type="spellEnd"/>
            <w:r w:rsidRPr="2F32AA2D">
              <w:t xml:space="preserve"> + </w:t>
            </w:r>
            <w:proofErr w:type="spellStart"/>
            <w:r w:rsidRPr="2F32AA2D">
              <w:t>Weth</w:t>
            </w:r>
            <w:proofErr w:type="spellEnd"/>
            <w:r w:rsidRPr="2F32AA2D">
              <w:t xml:space="preserve"> + </w:t>
            </w:r>
            <w:proofErr w:type="spellStart"/>
            <w:r w:rsidRPr="2F32AA2D">
              <w:t>Ofd</w:t>
            </w:r>
            <w:proofErr w:type="spellEnd"/>
          </w:p>
        </w:tc>
      </w:tr>
      <w:tr w:rsidRPr="00733E59" w:rsidR="00B93346" w:rsidTr="00032F39" w14:paraId="0C77D2D5" w14:textId="77777777">
        <w:trPr>
          <w:cantSplit/>
        </w:trPr>
        <w:tc>
          <w:tcPr>
            <w:tcW w:w="657" w:type="dxa"/>
            <w:shd w:val="clear" w:color="auto" w:fill="auto"/>
            <w:noWrap/>
            <w:vAlign w:val="bottom"/>
            <w:hideMark/>
          </w:tcPr>
          <w:p w:rsidRPr="00733E59" w:rsidR="00B93346" w:rsidP="000B1198" w:rsidRDefault="00B93346" w14:paraId="68751F1E" w14:textId="77777777">
            <w:pPr>
              <w:pStyle w:val="TableText"/>
              <w:spacing w:before="20" w:after="20"/>
            </w:pPr>
            <w:r w:rsidRPr="2F32AA2D">
              <w:t>26</w:t>
            </w:r>
          </w:p>
        </w:tc>
        <w:tc>
          <w:tcPr>
            <w:tcW w:w="1143" w:type="dxa"/>
            <w:shd w:val="clear" w:color="auto" w:fill="auto"/>
            <w:noWrap/>
            <w:vAlign w:val="bottom"/>
            <w:hideMark/>
          </w:tcPr>
          <w:p w:rsidRPr="00733E59" w:rsidR="00B93346" w:rsidP="000B1198" w:rsidRDefault="00B93346" w14:paraId="7037B510" w14:textId="77777777">
            <w:pPr>
              <w:pStyle w:val="TableText"/>
              <w:spacing w:before="20" w:after="20"/>
              <w:rPr>
                <w:color w:val="000000"/>
              </w:rPr>
            </w:pPr>
            <w:r w:rsidRPr="00733E59">
              <w:rPr>
                <w:color w:val="000000"/>
              </w:rPr>
              <w:t>B_T</w:t>
            </w:r>
          </w:p>
        </w:tc>
        <w:tc>
          <w:tcPr>
            <w:tcW w:w="3923" w:type="dxa"/>
            <w:shd w:val="clear" w:color="auto" w:fill="auto"/>
            <w:noWrap/>
            <w:vAlign w:val="bottom"/>
            <w:hideMark/>
          </w:tcPr>
          <w:p w:rsidRPr="00733E59" w:rsidR="00B93346" w:rsidP="000B1198" w:rsidRDefault="00B93346" w14:paraId="242A079F" w14:textId="77777777">
            <w:pPr>
              <w:pStyle w:val="TableText"/>
              <w:spacing w:before="20" w:after="20"/>
              <w:rPr>
                <w:color w:val="000000"/>
              </w:rPr>
            </w:pPr>
            <w:r w:rsidRPr="00733E59">
              <w:rPr>
                <w:color w:val="000000"/>
              </w:rPr>
              <w:t>Beverages and tobacco products</w:t>
            </w:r>
          </w:p>
        </w:tc>
        <w:tc>
          <w:tcPr>
            <w:tcW w:w="3637" w:type="dxa"/>
            <w:shd w:val="clear" w:color="auto" w:fill="auto"/>
            <w:noWrap/>
            <w:vAlign w:val="bottom"/>
            <w:hideMark/>
          </w:tcPr>
          <w:p w:rsidRPr="00733E59" w:rsidR="00B93346" w:rsidP="000B1198" w:rsidRDefault="00B93346" w14:paraId="7B732C4F" w14:textId="77777777">
            <w:pPr>
              <w:pStyle w:val="TableText"/>
              <w:spacing w:before="20" w:after="20"/>
            </w:pPr>
            <w:proofErr w:type="spellStart"/>
            <w:r w:rsidRPr="2F32AA2D">
              <w:t>Ofd</w:t>
            </w:r>
            <w:proofErr w:type="spellEnd"/>
          </w:p>
        </w:tc>
      </w:tr>
      <w:tr w:rsidRPr="00733E59" w:rsidR="00B93346" w:rsidTr="00032F39" w14:paraId="0896187A" w14:textId="77777777">
        <w:trPr>
          <w:cantSplit/>
        </w:trPr>
        <w:tc>
          <w:tcPr>
            <w:tcW w:w="657" w:type="dxa"/>
            <w:shd w:val="clear" w:color="auto" w:fill="auto"/>
            <w:noWrap/>
            <w:vAlign w:val="bottom"/>
            <w:hideMark/>
          </w:tcPr>
          <w:p w:rsidRPr="00733E59" w:rsidR="00B93346" w:rsidP="000B1198" w:rsidRDefault="00B93346" w14:paraId="6BDFD9DE" w14:textId="77777777">
            <w:pPr>
              <w:pStyle w:val="TableText"/>
              <w:spacing w:before="20" w:after="20"/>
            </w:pPr>
            <w:r w:rsidRPr="2F32AA2D">
              <w:t>27</w:t>
            </w:r>
          </w:p>
        </w:tc>
        <w:tc>
          <w:tcPr>
            <w:tcW w:w="1143" w:type="dxa"/>
            <w:shd w:val="clear" w:color="auto" w:fill="auto"/>
            <w:noWrap/>
            <w:vAlign w:val="bottom"/>
            <w:hideMark/>
          </w:tcPr>
          <w:p w:rsidRPr="00733E59" w:rsidR="00B93346" w:rsidP="000B1198" w:rsidRDefault="00B93346" w14:paraId="05B60519" w14:textId="77777777">
            <w:pPr>
              <w:pStyle w:val="TableText"/>
              <w:spacing w:before="20" w:after="20"/>
              <w:rPr>
                <w:color w:val="000000"/>
              </w:rPr>
            </w:pPr>
            <w:r w:rsidRPr="00733E59">
              <w:rPr>
                <w:color w:val="000000"/>
              </w:rPr>
              <w:t>TEX</w:t>
            </w:r>
          </w:p>
        </w:tc>
        <w:tc>
          <w:tcPr>
            <w:tcW w:w="3923" w:type="dxa"/>
            <w:shd w:val="clear" w:color="auto" w:fill="auto"/>
            <w:noWrap/>
            <w:vAlign w:val="bottom"/>
            <w:hideMark/>
          </w:tcPr>
          <w:p w:rsidRPr="00733E59" w:rsidR="00B93346" w:rsidP="000B1198" w:rsidRDefault="00B93346" w14:paraId="32EE55D7" w14:textId="77777777">
            <w:pPr>
              <w:pStyle w:val="TableText"/>
              <w:spacing w:before="20" w:after="20"/>
              <w:rPr>
                <w:color w:val="000000"/>
              </w:rPr>
            </w:pPr>
            <w:r w:rsidRPr="00733E59">
              <w:rPr>
                <w:color w:val="000000"/>
              </w:rPr>
              <w:t>Textiles</w:t>
            </w:r>
          </w:p>
        </w:tc>
        <w:tc>
          <w:tcPr>
            <w:tcW w:w="3637" w:type="dxa"/>
            <w:shd w:val="clear" w:color="auto" w:fill="auto"/>
            <w:noWrap/>
            <w:vAlign w:val="bottom"/>
            <w:hideMark/>
          </w:tcPr>
          <w:p w:rsidRPr="00733E59" w:rsidR="00B93346" w:rsidP="000B1198" w:rsidRDefault="00B93346" w14:paraId="7C5FF710"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501F8FE2" w14:textId="77777777">
        <w:trPr>
          <w:cantSplit/>
        </w:trPr>
        <w:tc>
          <w:tcPr>
            <w:tcW w:w="657" w:type="dxa"/>
            <w:shd w:val="clear" w:color="auto" w:fill="auto"/>
            <w:noWrap/>
            <w:vAlign w:val="bottom"/>
            <w:hideMark/>
          </w:tcPr>
          <w:p w:rsidRPr="00733E59" w:rsidR="00B93346" w:rsidP="000B1198" w:rsidRDefault="00B93346" w14:paraId="0135B6F2" w14:textId="77777777">
            <w:pPr>
              <w:pStyle w:val="TableText"/>
              <w:spacing w:before="20" w:after="20"/>
            </w:pPr>
            <w:r w:rsidRPr="2F32AA2D">
              <w:t>28</w:t>
            </w:r>
          </w:p>
        </w:tc>
        <w:tc>
          <w:tcPr>
            <w:tcW w:w="1143" w:type="dxa"/>
            <w:shd w:val="clear" w:color="auto" w:fill="auto"/>
            <w:noWrap/>
            <w:vAlign w:val="bottom"/>
            <w:hideMark/>
          </w:tcPr>
          <w:p w:rsidRPr="00733E59" w:rsidR="00B93346" w:rsidP="000B1198" w:rsidRDefault="00B93346" w14:paraId="04B8255A" w14:textId="77777777">
            <w:pPr>
              <w:pStyle w:val="TableText"/>
              <w:spacing w:before="20" w:after="20"/>
              <w:rPr>
                <w:color w:val="000000"/>
              </w:rPr>
            </w:pPr>
            <w:r w:rsidRPr="00733E59">
              <w:rPr>
                <w:color w:val="000000"/>
              </w:rPr>
              <w:t>WAP</w:t>
            </w:r>
          </w:p>
        </w:tc>
        <w:tc>
          <w:tcPr>
            <w:tcW w:w="3923" w:type="dxa"/>
            <w:shd w:val="clear" w:color="auto" w:fill="auto"/>
            <w:noWrap/>
            <w:vAlign w:val="bottom"/>
            <w:hideMark/>
          </w:tcPr>
          <w:p w:rsidRPr="00733E59" w:rsidR="00B93346" w:rsidP="000B1198" w:rsidRDefault="00B93346" w14:paraId="277DB375" w14:textId="77777777">
            <w:pPr>
              <w:pStyle w:val="TableText"/>
              <w:spacing w:before="20" w:after="20"/>
              <w:rPr>
                <w:color w:val="000000"/>
              </w:rPr>
            </w:pPr>
            <w:r w:rsidRPr="00733E59">
              <w:rPr>
                <w:color w:val="000000"/>
              </w:rPr>
              <w:t>Wearing apparel</w:t>
            </w:r>
          </w:p>
        </w:tc>
        <w:tc>
          <w:tcPr>
            <w:tcW w:w="3637" w:type="dxa"/>
            <w:shd w:val="clear" w:color="auto" w:fill="auto"/>
            <w:noWrap/>
            <w:vAlign w:val="bottom"/>
            <w:hideMark/>
          </w:tcPr>
          <w:p w:rsidRPr="00733E59" w:rsidR="00B93346" w:rsidP="000B1198" w:rsidRDefault="00B93346" w14:paraId="1C5A529A"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6EF26274" w14:textId="77777777">
        <w:trPr>
          <w:cantSplit/>
        </w:trPr>
        <w:tc>
          <w:tcPr>
            <w:tcW w:w="657" w:type="dxa"/>
            <w:shd w:val="clear" w:color="auto" w:fill="auto"/>
            <w:noWrap/>
            <w:vAlign w:val="bottom"/>
            <w:hideMark/>
          </w:tcPr>
          <w:p w:rsidRPr="00733E59" w:rsidR="00B93346" w:rsidP="000B1198" w:rsidRDefault="00B93346" w14:paraId="65DFC08E" w14:textId="77777777">
            <w:pPr>
              <w:pStyle w:val="TableText"/>
              <w:spacing w:before="20" w:after="20"/>
            </w:pPr>
            <w:r w:rsidRPr="2F32AA2D">
              <w:t>29</w:t>
            </w:r>
          </w:p>
        </w:tc>
        <w:tc>
          <w:tcPr>
            <w:tcW w:w="1143" w:type="dxa"/>
            <w:shd w:val="clear" w:color="auto" w:fill="auto"/>
            <w:noWrap/>
            <w:vAlign w:val="bottom"/>
            <w:hideMark/>
          </w:tcPr>
          <w:p w:rsidRPr="00733E59" w:rsidR="00B93346" w:rsidP="000B1198" w:rsidRDefault="00B93346" w14:paraId="53EAFBE0" w14:textId="77777777">
            <w:pPr>
              <w:pStyle w:val="TableText"/>
              <w:spacing w:before="20" w:after="20"/>
              <w:rPr>
                <w:color w:val="000000"/>
              </w:rPr>
            </w:pPr>
            <w:r w:rsidRPr="00733E59">
              <w:rPr>
                <w:color w:val="000000"/>
              </w:rPr>
              <w:t>LEA</w:t>
            </w:r>
          </w:p>
        </w:tc>
        <w:tc>
          <w:tcPr>
            <w:tcW w:w="3923" w:type="dxa"/>
            <w:shd w:val="clear" w:color="auto" w:fill="auto"/>
            <w:noWrap/>
            <w:vAlign w:val="bottom"/>
            <w:hideMark/>
          </w:tcPr>
          <w:p w:rsidRPr="00733E59" w:rsidR="00B93346" w:rsidP="000B1198" w:rsidRDefault="00B93346" w14:paraId="78CD969D" w14:textId="77777777">
            <w:pPr>
              <w:pStyle w:val="TableText"/>
              <w:spacing w:before="20" w:after="20"/>
              <w:rPr>
                <w:color w:val="000000"/>
              </w:rPr>
            </w:pPr>
            <w:r w:rsidRPr="00733E59">
              <w:rPr>
                <w:color w:val="000000"/>
              </w:rPr>
              <w:t>Leather products</w:t>
            </w:r>
          </w:p>
        </w:tc>
        <w:tc>
          <w:tcPr>
            <w:tcW w:w="3637" w:type="dxa"/>
            <w:shd w:val="clear" w:color="auto" w:fill="auto"/>
            <w:noWrap/>
            <w:vAlign w:val="bottom"/>
            <w:hideMark/>
          </w:tcPr>
          <w:p w:rsidRPr="00733E59" w:rsidR="00B93346" w:rsidP="000B1198" w:rsidRDefault="00B93346" w14:paraId="021807DD"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159164F4" w14:textId="77777777">
        <w:trPr>
          <w:cantSplit/>
        </w:trPr>
        <w:tc>
          <w:tcPr>
            <w:tcW w:w="657" w:type="dxa"/>
            <w:shd w:val="clear" w:color="auto" w:fill="auto"/>
            <w:noWrap/>
            <w:vAlign w:val="bottom"/>
            <w:hideMark/>
          </w:tcPr>
          <w:p w:rsidRPr="00733E59" w:rsidR="00B93346" w:rsidP="000B1198" w:rsidRDefault="00B93346" w14:paraId="63B7ECAF" w14:textId="77777777">
            <w:pPr>
              <w:pStyle w:val="TableText"/>
              <w:spacing w:before="20" w:after="20"/>
            </w:pPr>
            <w:r w:rsidRPr="2F32AA2D">
              <w:t>30</w:t>
            </w:r>
          </w:p>
        </w:tc>
        <w:tc>
          <w:tcPr>
            <w:tcW w:w="1143" w:type="dxa"/>
            <w:shd w:val="clear" w:color="auto" w:fill="auto"/>
            <w:noWrap/>
            <w:vAlign w:val="bottom"/>
            <w:hideMark/>
          </w:tcPr>
          <w:p w:rsidRPr="00733E59" w:rsidR="00B93346" w:rsidP="000B1198" w:rsidRDefault="00B93346" w14:paraId="21FFDFC0" w14:textId="77777777">
            <w:pPr>
              <w:pStyle w:val="TableText"/>
              <w:spacing w:before="20" w:after="20"/>
              <w:rPr>
                <w:color w:val="000000"/>
              </w:rPr>
            </w:pPr>
            <w:r w:rsidRPr="00733E59">
              <w:rPr>
                <w:color w:val="000000"/>
              </w:rPr>
              <w:t>LUM</w:t>
            </w:r>
          </w:p>
        </w:tc>
        <w:tc>
          <w:tcPr>
            <w:tcW w:w="3923" w:type="dxa"/>
            <w:shd w:val="clear" w:color="auto" w:fill="auto"/>
            <w:noWrap/>
            <w:vAlign w:val="bottom"/>
            <w:hideMark/>
          </w:tcPr>
          <w:p w:rsidRPr="00733E59" w:rsidR="00B93346" w:rsidP="000B1198" w:rsidRDefault="00B93346" w14:paraId="70378AFC" w14:textId="77777777">
            <w:pPr>
              <w:pStyle w:val="TableText"/>
              <w:spacing w:before="20" w:after="20"/>
              <w:rPr>
                <w:color w:val="000000"/>
              </w:rPr>
            </w:pPr>
            <w:r w:rsidRPr="00733E59">
              <w:rPr>
                <w:color w:val="000000"/>
              </w:rPr>
              <w:t>Wood products</w:t>
            </w:r>
          </w:p>
        </w:tc>
        <w:tc>
          <w:tcPr>
            <w:tcW w:w="3637" w:type="dxa"/>
            <w:shd w:val="clear" w:color="auto" w:fill="auto"/>
            <w:noWrap/>
            <w:vAlign w:val="bottom"/>
            <w:hideMark/>
          </w:tcPr>
          <w:p w:rsidRPr="00733E59" w:rsidR="00B93346" w:rsidP="000B1198" w:rsidRDefault="00B93346" w14:paraId="1DDBD544"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204998EC" w14:textId="77777777">
        <w:trPr>
          <w:cantSplit/>
        </w:trPr>
        <w:tc>
          <w:tcPr>
            <w:tcW w:w="657" w:type="dxa"/>
            <w:shd w:val="clear" w:color="auto" w:fill="auto"/>
            <w:noWrap/>
            <w:vAlign w:val="bottom"/>
            <w:hideMark/>
          </w:tcPr>
          <w:p w:rsidRPr="00733E59" w:rsidR="00B93346" w:rsidP="000B1198" w:rsidRDefault="00B93346" w14:paraId="05DA908D" w14:textId="77777777">
            <w:pPr>
              <w:pStyle w:val="TableText"/>
              <w:spacing w:before="20" w:after="20"/>
            </w:pPr>
            <w:r w:rsidRPr="2F32AA2D">
              <w:t>31</w:t>
            </w:r>
          </w:p>
        </w:tc>
        <w:tc>
          <w:tcPr>
            <w:tcW w:w="1143" w:type="dxa"/>
            <w:shd w:val="clear" w:color="auto" w:fill="auto"/>
            <w:noWrap/>
            <w:vAlign w:val="bottom"/>
            <w:hideMark/>
          </w:tcPr>
          <w:p w:rsidRPr="00733E59" w:rsidR="00B93346" w:rsidP="000B1198" w:rsidRDefault="00B93346" w14:paraId="2CE835A2" w14:textId="77777777">
            <w:pPr>
              <w:pStyle w:val="TableText"/>
              <w:spacing w:before="20" w:after="20"/>
              <w:rPr>
                <w:color w:val="000000"/>
              </w:rPr>
            </w:pPr>
            <w:r w:rsidRPr="00733E59">
              <w:rPr>
                <w:color w:val="000000"/>
              </w:rPr>
              <w:t>PPP</w:t>
            </w:r>
          </w:p>
        </w:tc>
        <w:tc>
          <w:tcPr>
            <w:tcW w:w="3923" w:type="dxa"/>
            <w:shd w:val="clear" w:color="auto" w:fill="auto"/>
            <w:noWrap/>
            <w:vAlign w:val="bottom"/>
            <w:hideMark/>
          </w:tcPr>
          <w:p w:rsidRPr="00733E59" w:rsidR="00B93346" w:rsidP="000B1198" w:rsidRDefault="00B93346" w14:paraId="635E5B78" w14:textId="77777777">
            <w:pPr>
              <w:pStyle w:val="TableText"/>
              <w:spacing w:before="20" w:after="20"/>
              <w:rPr>
                <w:color w:val="000000"/>
              </w:rPr>
            </w:pPr>
            <w:r w:rsidRPr="00733E59">
              <w:rPr>
                <w:color w:val="000000"/>
              </w:rPr>
              <w:t>Paper products, publishing</w:t>
            </w:r>
          </w:p>
        </w:tc>
        <w:tc>
          <w:tcPr>
            <w:tcW w:w="3637" w:type="dxa"/>
            <w:shd w:val="clear" w:color="auto" w:fill="auto"/>
            <w:noWrap/>
            <w:vAlign w:val="bottom"/>
            <w:hideMark/>
          </w:tcPr>
          <w:p w:rsidRPr="00733E59" w:rsidR="00B93346" w:rsidP="000B1198" w:rsidRDefault="00B93346" w14:paraId="35E7FFB5"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7C3EBF4E" w14:textId="77777777">
        <w:trPr>
          <w:cantSplit/>
        </w:trPr>
        <w:tc>
          <w:tcPr>
            <w:tcW w:w="657" w:type="dxa"/>
            <w:shd w:val="clear" w:color="auto" w:fill="auto"/>
            <w:noWrap/>
            <w:vAlign w:val="bottom"/>
            <w:hideMark/>
          </w:tcPr>
          <w:p w:rsidRPr="00733E59" w:rsidR="00B93346" w:rsidP="000B1198" w:rsidRDefault="00B93346" w14:paraId="427C6B3A" w14:textId="77777777">
            <w:pPr>
              <w:pStyle w:val="TableText"/>
              <w:spacing w:before="20" w:after="20"/>
            </w:pPr>
            <w:r w:rsidRPr="2F32AA2D">
              <w:t>32</w:t>
            </w:r>
          </w:p>
        </w:tc>
        <w:tc>
          <w:tcPr>
            <w:tcW w:w="1143" w:type="dxa"/>
            <w:shd w:val="clear" w:color="auto" w:fill="auto"/>
            <w:noWrap/>
            <w:vAlign w:val="bottom"/>
            <w:hideMark/>
          </w:tcPr>
          <w:p w:rsidRPr="00733E59" w:rsidR="00B93346" w:rsidP="000B1198" w:rsidRDefault="00B93346" w14:paraId="3A2A7393" w14:textId="77777777">
            <w:pPr>
              <w:pStyle w:val="TableText"/>
              <w:spacing w:before="20" w:after="20"/>
              <w:rPr>
                <w:color w:val="000000"/>
              </w:rPr>
            </w:pPr>
            <w:r w:rsidRPr="00733E59">
              <w:rPr>
                <w:color w:val="000000"/>
              </w:rPr>
              <w:t>P_C</w:t>
            </w:r>
          </w:p>
        </w:tc>
        <w:tc>
          <w:tcPr>
            <w:tcW w:w="3923" w:type="dxa"/>
            <w:shd w:val="clear" w:color="auto" w:fill="auto"/>
            <w:noWrap/>
            <w:vAlign w:val="bottom"/>
            <w:hideMark/>
          </w:tcPr>
          <w:p w:rsidRPr="00733E59" w:rsidR="00B93346" w:rsidP="000B1198" w:rsidRDefault="00B93346" w14:paraId="09A0B0A3" w14:textId="77777777">
            <w:pPr>
              <w:pStyle w:val="TableText"/>
              <w:spacing w:before="20" w:after="20"/>
              <w:rPr>
                <w:color w:val="000000"/>
              </w:rPr>
            </w:pPr>
            <w:r w:rsidRPr="00733E59">
              <w:rPr>
                <w:color w:val="000000"/>
              </w:rPr>
              <w:t>Petroleum, coal products</w:t>
            </w:r>
          </w:p>
        </w:tc>
        <w:tc>
          <w:tcPr>
            <w:tcW w:w="3637" w:type="dxa"/>
            <w:shd w:val="clear" w:color="auto" w:fill="auto"/>
            <w:noWrap/>
            <w:vAlign w:val="bottom"/>
            <w:hideMark/>
          </w:tcPr>
          <w:p w:rsidRPr="00733E59" w:rsidR="00B93346" w:rsidP="000B1198" w:rsidRDefault="00B93346" w14:paraId="74A515B5" w14:textId="77777777">
            <w:pPr>
              <w:pStyle w:val="TableText"/>
              <w:spacing w:before="20" w:after="20"/>
              <w:rPr>
                <w:color w:val="000000"/>
              </w:rPr>
            </w:pPr>
            <w:r w:rsidRPr="00733E59">
              <w:rPr>
                <w:color w:val="000000"/>
              </w:rPr>
              <w:t>Cru</w:t>
            </w:r>
            <w:r>
              <w:rPr>
                <w:color w:val="000000"/>
              </w:rPr>
              <w:t xml:space="preserve"> </w:t>
            </w:r>
          </w:p>
        </w:tc>
      </w:tr>
      <w:tr w:rsidRPr="00733E59" w:rsidR="00B93346" w:rsidTr="00032F39" w14:paraId="25D1EB87" w14:textId="77777777">
        <w:trPr>
          <w:cantSplit/>
        </w:trPr>
        <w:tc>
          <w:tcPr>
            <w:tcW w:w="657" w:type="dxa"/>
            <w:shd w:val="clear" w:color="auto" w:fill="auto"/>
            <w:noWrap/>
            <w:vAlign w:val="bottom"/>
            <w:hideMark/>
          </w:tcPr>
          <w:p w:rsidRPr="00733E59" w:rsidR="00B93346" w:rsidP="000B1198" w:rsidRDefault="00B93346" w14:paraId="0E3E0B99" w14:textId="77777777">
            <w:pPr>
              <w:pStyle w:val="TableText"/>
              <w:spacing w:before="20" w:after="20"/>
            </w:pPr>
            <w:r w:rsidRPr="2F32AA2D">
              <w:t>33</w:t>
            </w:r>
          </w:p>
        </w:tc>
        <w:tc>
          <w:tcPr>
            <w:tcW w:w="1143" w:type="dxa"/>
            <w:shd w:val="clear" w:color="auto" w:fill="auto"/>
            <w:noWrap/>
            <w:vAlign w:val="bottom"/>
            <w:hideMark/>
          </w:tcPr>
          <w:p w:rsidRPr="00733E59" w:rsidR="00B93346" w:rsidP="000B1198" w:rsidRDefault="00B93346" w14:paraId="7D4FB496" w14:textId="77777777">
            <w:pPr>
              <w:pStyle w:val="TableText"/>
              <w:spacing w:before="20" w:after="20"/>
              <w:rPr>
                <w:color w:val="000000"/>
              </w:rPr>
            </w:pPr>
            <w:r w:rsidRPr="00733E59">
              <w:rPr>
                <w:color w:val="000000"/>
              </w:rPr>
              <w:t>CRP</w:t>
            </w:r>
          </w:p>
        </w:tc>
        <w:tc>
          <w:tcPr>
            <w:tcW w:w="3923" w:type="dxa"/>
            <w:shd w:val="clear" w:color="auto" w:fill="auto"/>
            <w:noWrap/>
            <w:vAlign w:val="bottom"/>
            <w:hideMark/>
          </w:tcPr>
          <w:p w:rsidRPr="00733E59" w:rsidR="00B93346" w:rsidP="000B1198" w:rsidRDefault="00B93346" w14:paraId="75CFCDAF" w14:textId="77777777">
            <w:pPr>
              <w:pStyle w:val="TableText"/>
              <w:spacing w:before="20" w:after="20"/>
              <w:rPr>
                <w:color w:val="000000"/>
              </w:rPr>
            </w:pPr>
            <w:r w:rsidRPr="00733E59">
              <w:rPr>
                <w:color w:val="000000"/>
              </w:rPr>
              <w:t>Chemical, rubber, plastic products</w:t>
            </w:r>
          </w:p>
        </w:tc>
        <w:tc>
          <w:tcPr>
            <w:tcW w:w="3637" w:type="dxa"/>
            <w:shd w:val="clear" w:color="auto" w:fill="auto"/>
            <w:noWrap/>
            <w:vAlign w:val="bottom"/>
            <w:hideMark/>
          </w:tcPr>
          <w:p w:rsidRPr="00733E59" w:rsidR="00B93346" w:rsidP="000B1198" w:rsidRDefault="00B93346" w14:paraId="4012A1B1" w14:textId="77777777">
            <w:pPr>
              <w:pStyle w:val="TableText"/>
              <w:spacing w:before="20" w:after="20"/>
            </w:pPr>
            <w:proofErr w:type="spellStart"/>
            <w:r w:rsidRPr="2F32AA2D">
              <w:t>Scet</w:t>
            </w:r>
            <w:proofErr w:type="spellEnd"/>
            <w:r w:rsidRPr="2F32AA2D">
              <w:t xml:space="preserve"> + </w:t>
            </w:r>
            <w:proofErr w:type="spellStart"/>
            <w:r w:rsidRPr="2F32AA2D">
              <w:t>Sbet</w:t>
            </w:r>
            <w:proofErr w:type="spellEnd"/>
            <w:r w:rsidRPr="2F32AA2D">
              <w:t xml:space="preserve"> + </w:t>
            </w:r>
            <w:proofErr w:type="spellStart"/>
            <w:r w:rsidRPr="2F32AA2D">
              <w:t>Eim</w:t>
            </w:r>
            <w:proofErr w:type="spellEnd"/>
            <w:r w:rsidRPr="2F32AA2D">
              <w:t xml:space="preserve"> </w:t>
            </w:r>
          </w:p>
        </w:tc>
      </w:tr>
      <w:tr w:rsidRPr="00733E59" w:rsidR="00B93346" w:rsidTr="00032F39" w14:paraId="3FEE1995" w14:textId="77777777">
        <w:trPr>
          <w:cantSplit/>
        </w:trPr>
        <w:tc>
          <w:tcPr>
            <w:tcW w:w="657" w:type="dxa"/>
            <w:shd w:val="clear" w:color="auto" w:fill="auto"/>
            <w:noWrap/>
            <w:vAlign w:val="bottom"/>
            <w:hideMark/>
          </w:tcPr>
          <w:p w:rsidRPr="00733E59" w:rsidR="00B93346" w:rsidP="000B1198" w:rsidRDefault="00B93346" w14:paraId="014566EC" w14:textId="77777777">
            <w:pPr>
              <w:pStyle w:val="TableText"/>
              <w:spacing w:before="20" w:after="20"/>
            </w:pPr>
            <w:r w:rsidRPr="2F32AA2D">
              <w:t>34</w:t>
            </w:r>
          </w:p>
        </w:tc>
        <w:tc>
          <w:tcPr>
            <w:tcW w:w="1143" w:type="dxa"/>
            <w:shd w:val="clear" w:color="auto" w:fill="auto"/>
            <w:noWrap/>
            <w:vAlign w:val="bottom"/>
            <w:hideMark/>
          </w:tcPr>
          <w:p w:rsidRPr="00733E59" w:rsidR="00B93346" w:rsidP="000B1198" w:rsidRDefault="00B93346" w14:paraId="5E8A2D25" w14:textId="77777777">
            <w:pPr>
              <w:pStyle w:val="TableText"/>
              <w:spacing w:before="20" w:after="20"/>
              <w:rPr>
                <w:color w:val="000000"/>
              </w:rPr>
            </w:pPr>
            <w:r w:rsidRPr="00733E59">
              <w:rPr>
                <w:color w:val="000000"/>
              </w:rPr>
              <w:t>NMM</w:t>
            </w:r>
          </w:p>
        </w:tc>
        <w:tc>
          <w:tcPr>
            <w:tcW w:w="3923" w:type="dxa"/>
            <w:shd w:val="clear" w:color="auto" w:fill="auto"/>
            <w:noWrap/>
            <w:vAlign w:val="bottom"/>
            <w:hideMark/>
          </w:tcPr>
          <w:p w:rsidRPr="00733E59" w:rsidR="00B93346" w:rsidP="000B1198" w:rsidRDefault="00B93346" w14:paraId="75F2D43C" w14:textId="77777777">
            <w:pPr>
              <w:pStyle w:val="TableText"/>
              <w:spacing w:before="20" w:after="20"/>
            </w:pPr>
            <w:r w:rsidRPr="2F32AA2D">
              <w:t xml:space="preserve">Mineral products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7FC4E765" w14:textId="77777777">
            <w:pPr>
              <w:pStyle w:val="TableText"/>
              <w:spacing w:before="20" w:after="20"/>
            </w:pPr>
            <w:proofErr w:type="spellStart"/>
            <w:r w:rsidRPr="00733E59">
              <w:rPr>
                <w:color w:val="000000"/>
              </w:rPr>
              <w:t>Eim</w:t>
            </w:r>
            <w:proofErr w:type="spellEnd"/>
            <w:r>
              <w:rPr>
                <w:color w:val="000000"/>
              </w:rPr>
              <w:t xml:space="preserve"> </w:t>
            </w:r>
          </w:p>
        </w:tc>
      </w:tr>
      <w:tr w:rsidRPr="00733E59" w:rsidR="00B93346" w:rsidTr="00032F39" w14:paraId="1A8A9AC9" w14:textId="77777777">
        <w:trPr>
          <w:cantSplit/>
        </w:trPr>
        <w:tc>
          <w:tcPr>
            <w:tcW w:w="657" w:type="dxa"/>
            <w:shd w:val="clear" w:color="auto" w:fill="auto"/>
            <w:noWrap/>
            <w:vAlign w:val="bottom"/>
            <w:hideMark/>
          </w:tcPr>
          <w:p w:rsidRPr="00733E59" w:rsidR="00B93346" w:rsidP="000B1198" w:rsidRDefault="00B93346" w14:paraId="2C5847C4" w14:textId="77777777">
            <w:pPr>
              <w:pStyle w:val="TableText"/>
              <w:spacing w:before="20" w:after="20"/>
            </w:pPr>
            <w:r w:rsidRPr="2F32AA2D">
              <w:t>35</w:t>
            </w:r>
          </w:p>
        </w:tc>
        <w:tc>
          <w:tcPr>
            <w:tcW w:w="1143" w:type="dxa"/>
            <w:shd w:val="clear" w:color="auto" w:fill="auto"/>
            <w:noWrap/>
            <w:vAlign w:val="bottom"/>
            <w:hideMark/>
          </w:tcPr>
          <w:p w:rsidRPr="00733E59" w:rsidR="00B93346" w:rsidP="000B1198" w:rsidRDefault="00B93346" w14:paraId="51C5ED7D" w14:textId="77777777">
            <w:pPr>
              <w:pStyle w:val="TableText"/>
              <w:spacing w:before="20" w:after="20"/>
              <w:rPr>
                <w:color w:val="000000"/>
              </w:rPr>
            </w:pPr>
            <w:r w:rsidRPr="00733E59">
              <w:rPr>
                <w:color w:val="000000"/>
              </w:rPr>
              <w:t>I_S</w:t>
            </w:r>
          </w:p>
        </w:tc>
        <w:tc>
          <w:tcPr>
            <w:tcW w:w="3923" w:type="dxa"/>
            <w:shd w:val="clear" w:color="auto" w:fill="auto"/>
            <w:noWrap/>
            <w:vAlign w:val="bottom"/>
            <w:hideMark/>
          </w:tcPr>
          <w:p w:rsidRPr="00733E59" w:rsidR="00B93346" w:rsidP="000B1198" w:rsidRDefault="00B93346" w14:paraId="3134B299" w14:textId="77777777">
            <w:pPr>
              <w:pStyle w:val="TableText"/>
              <w:spacing w:before="20" w:after="20"/>
              <w:rPr>
                <w:color w:val="000000"/>
              </w:rPr>
            </w:pPr>
            <w:r w:rsidRPr="00733E59">
              <w:rPr>
                <w:color w:val="000000"/>
              </w:rPr>
              <w:t>Ferrous metals</w:t>
            </w:r>
          </w:p>
        </w:tc>
        <w:tc>
          <w:tcPr>
            <w:tcW w:w="3637" w:type="dxa"/>
            <w:shd w:val="clear" w:color="auto" w:fill="auto"/>
            <w:noWrap/>
            <w:vAlign w:val="bottom"/>
            <w:hideMark/>
          </w:tcPr>
          <w:p w:rsidRPr="00733E59" w:rsidR="00B93346" w:rsidP="000B1198" w:rsidRDefault="00B93346" w14:paraId="4DB4576C" w14:textId="77777777">
            <w:pPr>
              <w:pStyle w:val="TableText"/>
              <w:spacing w:before="20" w:after="20"/>
            </w:pPr>
            <w:proofErr w:type="spellStart"/>
            <w:r w:rsidRPr="00733E59">
              <w:rPr>
                <w:color w:val="000000"/>
              </w:rPr>
              <w:t>Eim</w:t>
            </w:r>
            <w:proofErr w:type="spellEnd"/>
            <w:r>
              <w:rPr>
                <w:color w:val="000000"/>
              </w:rPr>
              <w:t xml:space="preserve"> </w:t>
            </w:r>
          </w:p>
        </w:tc>
      </w:tr>
      <w:tr w:rsidRPr="00733E59" w:rsidR="00B93346" w:rsidTr="00032F39" w14:paraId="06956633" w14:textId="77777777">
        <w:trPr>
          <w:cantSplit/>
        </w:trPr>
        <w:tc>
          <w:tcPr>
            <w:tcW w:w="657" w:type="dxa"/>
            <w:tcBorders>
              <w:bottom w:val="single" w:color="auto" w:sz="4" w:space="0"/>
            </w:tcBorders>
            <w:shd w:val="clear" w:color="auto" w:fill="auto"/>
            <w:noWrap/>
            <w:vAlign w:val="bottom"/>
            <w:hideMark/>
          </w:tcPr>
          <w:p w:rsidRPr="00733E59" w:rsidR="00B93346" w:rsidP="000B1198" w:rsidRDefault="00B93346" w14:paraId="5260CE9C" w14:textId="77777777">
            <w:pPr>
              <w:pStyle w:val="TableText"/>
              <w:spacing w:before="20" w:after="20"/>
            </w:pPr>
            <w:r w:rsidRPr="2F32AA2D">
              <w:t>36</w:t>
            </w:r>
          </w:p>
        </w:tc>
        <w:tc>
          <w:tcPr>
            <w:tcW w:w="1143" w:type="dxa"/>
            <w:tcBorders>
              <w:bottom w:val="single" w:color="auto" w:sz="4" w:space="0"/>
            </w:tcBorders>
            <w:shd w:val="clear" w:color="auto" w:fill="auto"/>
            <w:noWrap/>
            <w:vAlign w:val="bottom"/>
            <w:hideMark/>
          </w:tcPr>
          <w:p w:rsidRPr="00733E59" w:rsidR="00B93346" w:rsidP="000B1198" w:rsidRDefault="00B93346" w14:paraId="66E31C59" w14:textId="77777777">
            <w:pPr>
              <w:pStyle w:val="TableText"/>
              <w:spacing w:before="20" w:after="20"/>
              <w:rPr>
                <w:color w:val="000000"/>
              </w:rPr>
            </w:pPr>
            <w:r w:rsidRPr="00733E59">
              <w:rPr>
                <w:color w:val="000000"/>
              </w:rPr>
              <w:t>NFM</w:t>
            </w:r>
          </w:p>
        </w:tc>
        <w:tc>
          <w:tcPr>
            <w:tcW w:w="3923" w:type="dxa"/>
            <w:tcBorders>
              <w:bottom w:val="single" w:color="auto" w:sz="4" w:space="0"/>
            </w:tcBorders>
            <w:shd w:val="clear" w:color="auto" w:fill="auto"/>
            <w:noWrap/>
            <w:vAlign w:val="bottom"/>
            <w:hideMark/>
          </w:tcPr>
          <w:p w:rsidRPr="00733E59" w:rsidR="00B93346" w:rsidP="000B1198" w:rsidRDefault="00B93346" w14:paraId="31C36ED4" w14:textId="77777777">
            <w:pPr>
              <w:pStyle w:val="TableText"/>
              <w:spacing w:before="20" w:after="20"/>
            </w:pPr>
            <w:r w:rsidRPr="2F32AA2D">
              <w:t xml:space="preserve">Metals </w:t>
            </w:r>
            <w:proofErr w:type="spellStart"/>
            <w:r w:rsidRPr="2F32AA2D">
              <w:t>nec</w:t>
            </w:r>
            <w:proofErr w:type="spellEnd"/>
          </w:p>
        </w:tc>
        <w:tc>
          <w:tcPr>
            <w:tcW w:w="3637" w:type="dxa"/>
            <w:tcBorders>
              <w:bottom w:val="single" w:color="auto" w:sz="4" w:space="0"/>
            </w:tcBorders>
            <w:shd w:val="clear" w:color="auto" w:fill="auto"/>
            <w:noWrap/>
            <w:vAlign w:val="bottom"/>
            <w:hideMark/>
          </w:tcPr>
          <w:p w:rsidRPr="00733E59" w:rsidR="00B93346" w:rsidP="000B1198" w:rsidRDefault="00B93346" w14:paraId="317F9575" w14:textId="77777777">
            <w:pPr>
              <w:pStyle w:val="TableText"/>
              <w:spacing w:before="20" w:after="20"/>
            </w:pPr>
            <w:proofErr w:type="spellStart"/>
            <w:r w:rsidRPr="00733E59">
              <w:rPr>
                <w:color w:val="000000"/>
              </w:rPr>
              <w:t>Eim</w:t>
            </w:r>
            <w:proofErr w:type="spellEnd"/>
            <w:r>
              <w:rPr>
                <w:color w:val="000000"/>
              </w:rPr>
              <w:t xml:space="preserve"> </w:t>
            </w:r>
          </w:p>
        </w:tc>
      </w:tr>
      <w:tr w:rsidRPr="00733E59" w:rsidR="00B93346" w:rsidTr="00032F39" w14:paraId="5CA782DE" w14:textId="77777777">
        <w:trPr>
          <w:cantSplit/>
        </w:trPr>
        <w:tc>
          <w:tcPr>
            <w:tcW w:w="657" w:type="dxa"/>
            <w:tcBorders>
              <w:top w:val="single" w:color="auto" w:sz="4" w:space="0"/>
              <w:bottom w:val="single" w:color="auto" w:sz="4" w:space="0"/>
            </w:tcBorders>
            <w:shd w:val="clear" w:color="auto" w:fill="auto"/>
            <w:noWrap/>
            <w:vAlign w:val="bottom"/>
            <w:hideMark/>
          </w:tcPr>
          <w:p w:rsidRPr="00733E59" w:rsidR="00B93346" w:rsidP="000B1198" w:rsidRDefault="00B93346" w14:paraId="2C7E6AF3" w14:textId="77777777">
            <w:pPr>
              <w:pStyle w:val="TableText"/>
              <w:spacing w:before="20" w:after="20"/>
            </w:pPr>
            <w:r w:rsidRPr="2F32AA2D">
              <w:t>37</w:t>
            </w:r>
          </w:p>
        </w:tc>
        <w:tc>
          <w:tcPr>
            <w:tcW w:w="1143" w:type="dxa"/>
            <w:tcBorders>
              <w:top w:val="single" w:color="auto" w:sz="4" w:space="0"/>
              <w:bottom w:val="single" w:color="auto" w:sz="4" w:space="0"/>
            </w:tcBorders>
            <w:shd w:val="clear" w:color="auto" w:fill="auto"/>
            <w:noWrap/>
            <w:vAlign w:val="bottom"/>
            <w:hideMark/>
          </w:tcPr>
          <w:p w:rsidRPr="00733E59" w:rsidR="00B93346" w:rsidP="000B1198" w:rsidRDefault="00B93346" w14:paraId="08D9BD81" w14:textId="77777777">
            <w:pPr>
              <w:pStyle w:val="TableText"/>
              <w:spacing w:before="20" w:after="20"/>
              <w:rPr>
                <w:color w:val="000000"/>
              </w:rPr>
            </w:pPr>
            <w:r w:rsidRPr="00733E59">
              <w:rPr>
                <w:color w:val="000000"/>
              </w:rPr>
              <w:t>FMP</w:t>
            </w:r>
          </w:p>
        </w:tc>
        <w:tc>
          <w:tcPr>
            <w:tcW w:w="3923" w:type="dxa"/>
            <w:tcBorders>
              <w:top w:val="single" w:color="auto" w:sz="4" w:space="0"/>
              <w:bottom w:val="single" w:color="auto" w:sz="4" w:space="0"/>
            </w:tcBorders>
            <w:shd w:val="clear" w:color="auto" w:fill="auto"/>
            <w:noWrap/>
            <w:vAlign w:val="bottom"/>
            <w:hideMark/>
          </w:tcPr>
          <w:p w:rsidRPr="00733E59" w:rsidR="00B93346" w:rsidP="000B1198" w:rsidRDefault="00B93346" w14:paraId="2447AD72" w14:textId="77777777">
            <w:pPr>
              <w:pStyle w:val="TableText"/>
              <w:spacing w:before="20" w:after="20"/>
              <w:rPr>
                <w:color w:val="000000"/>
              </w:rPr>
            </w:pPr>
            <w:r w:rsidRPr="00733E59">
              <w:rPr>
                <w:color w:val="000000"/>
              </w:rPr>
              <w:t>Metal products</w:t>
            </w:r>
          </w:p>
        </w:tc>
        <w:tc>
          <w:tcPr>
            <w:tcW w:w="3637" w:type="dxa"/>
            <w:tcBorders>
              <w:top w:val="single" w:color="auto" w:sz="4" w:space="0"/>
              <w:bottom w:val="single" w:color="auto" w:sz="4" w:space="0"/>
            </w:tcBorders>
            <w:shd w:val="clear" w:color="auto" w:fill="auto"/>
            <w:noWrap/>
            <w:vAlign w:val="bottom"/>
            <w:hideMark/>
          </w:tcPr>
          <w:p w:rsidRPr="00733E59" w:rsidR="00B93346" w:rsidP="000B1198" w:rsidRDefault="00B93346" w14:paraId="6CD5AF00"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557D4A0F" w14:textId="77777777">
        <w:trPr>
          <w:cantSplit/>
        </w:trPr>
        <w:tc>
          <w:tcPr>
            <w:tcW w:w="657" w:type="dxa"/>
            <w:tcBorders>
              <w:top w:val="single" w:color="auto" w:sz="4" w:space="0"/>
            </w:tcBorders>
            <w:shd w:val="clear" w:color="auto" w:fill="auto"/>
            <w:noWrap/>
            <w:vAlign w:val="bottom"/>
            <w:hideMark/>
          </w:tcPr>
          <w:p w:rsidRPr="00733E59" w:rsidR="00B93346" w:rsidP="000B1198" w:rsidRDefault="00B93346" w14:paraId="21545FD5" w14:textId="77777777">
            <w:pPr>
              <w:pStyle w:val="TableText"/>
              <w:spacing w:before="20" w:after="20"/>
            </w:pPr>
            <w:r w:rsidRPr="2F32AA2D">
              <w:t>38</w:t>
            </w:r>
          </w:p>
        </w:tc>
        <w:tc>
          <w:tcPr>
            <w:tcW w:w="1143" w:type="dxa"/>
            <w:tcBorders>
              <w:top w:val="single" w:color="auto" w:sz="4" w:space="0"/>
            </w:tcBorders>
            <w:shd w:val="clear" w:color="auto" w:fill="auto"/>
            <w:noWrap/>
            <w:vAlign w:val="bottom"/>
            <w:hideMark/>
          </w:tcPr>
          <w:p w:rsidRPr="00733E59" w:rsidR="00B93346" w:rsidP="000B1198" w:rsidRDefault="00B93346" w14:paraId="3CED3869" w14:textId="77777777">
            <w:pPr>
              <w:pStyle w:val="TableText"/>
              <w:spacing w:before="20" w:after="20"/>
              <w:rPr>
                <w:color w:val="000000"/>
              </w:rPr>
            </w:pPr>
            <w:r w:rsidRPr="00733E59">
              <w:rPr>
                <w:color w:val="000000"/>
              </w:rPr>
              <w:t>MVH</w:t>
            </w:r>
          </w:p>
        </w:tc>
        <w:tc>
          <w:tcPr>
            <w:tcW w:w="3923" w:type="dxa"/>
            <w:tcBorders>
              <w:top w:val="single" w:color="auto" w:sz="4" w:space="0"/>
            </w:tcBorders>
            <w:shd w:val="clear" w:color="auto" w:fill="auto"/>
            <w:noWrap/>
            <w:vAlign w:val="bottom"/>
            <w:hideMark/>
          </w:tcPr>
          <w:p w:rsidRPr="00733E59" w:rsidR="00B93346" w:rsidP="000B1198" w:rsidRDefault="00B93346" w14:paraId="7399D94D" w14:textId="77777777">
            <w:pPr>
              <w:pStyle w:val="TableText"/>
              <w:spacing w:before="20" w:after="20"/>
              <w:rPr>
                <w:color w:val="000000"/>
              </w:rPr>
            </w:pPr>
            <w:r w:rsidRPr="00733E59">
              <w:rPr>
                <w:color w:val="000000"/>
              </w:rPr>
              <w:t>Motor vehicles and parts</w:t>
            </w:r>
          </w:p>
        </w:tc>
        <w:tc>
          <w:tcPr>
            <w:tcW w:w="3637" w:type="dxa"/>
            <w:tcBorders>
              <w:top w:val="single" w:color="auto" w:sz="4" w:space="0"/>
            </w:tcBorders>
            <w:shd w:val="clear" w:color="auto" w:fill="auto"/>
            <w:noWrap/>
            <w:vAlign w:val="bottom"/>
            <w:hideMark/>
          </w:tcPr>
          <w:p w:rsidRPr="00733E59" w:rsidR="00B93346" w:rsidP="000B1198" w:rsidRDefault="00B93346" w14:paraId="703251E9"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5A88657B" w14:textId="77777777">
        <w:trPr>
          <w:cantSplit/>
        </w:trPr>
        <w:tc>
          <w:tcPr>
            <w:tcW w:w="657" w:type="dxa"/>
            <w:shd w:val="clear" w:color="auto" w:fill="auto"/>
            <w:noWrap/>
            <w:vAlign w:val="bottom"/>
            <w:hideMark/>
          </w:tcPr>
          <w:p w:rsidRPr="00733E59" w:rsidR="00B93346" w:rsidP="000B1198" w:rsidRDefault="00B93346" w14:paraId="428F0960" w14:textId="77777777">
            <w:pPr>
              <w:pStyle w:val="TableText"/>
              <w:spacing w:before="20" w:after="20"/>
            </w:pPr>
            <w:r w:rsidRPr="2F32AA2D">
              <w:t>39</w:t>
            </w:r>
          </w:p>
        </w:tc>
        <w:tc>
          <w:tcPr>
            <w:tcW w:w="1143" w:type="dxa"/>
            <w:shd w:val="clear" w:color="auto" w:fill="auto"/>
            <w:noWrap/>
            <w:vAlign w:val="bottom"/>
            <w:hideMark/>
          </w:tcPr>
          <w:p w:rsidRPr="00733E59" w:rsidR="00B93346" w:rsidP="000B1198" w:rsidRDefault="00B93346" w14:paraId="04677F3F" w14:textId="77777777">
            <w:pPr>
              <w:pStyle w:val="TableText"/>
              <w:spacing w:before="20" w:after="20"/>
              <w:rPr>
                <w:color w:val="000000"/>
              </w:rPr>
            </w:pPr>
            <w:r w:rsidRPr="00733E59">
              <w:rPr>
                <w:color w:val="000000"/>
              </w:rPr>
              <w:t>OTN</w:t>
            </w:r>
          </w:p>
        </w:tc>
        <w:tc>
          <w:tcPr>
            <w:tcW w:w="3923" w:type="dxa"/>
            <w:shd w:val="clear" w:color="auto" w:fill="auto"/>
            <w:noWrap/>
            <w:vAlign w:val="bottom"/>
            <w:hideMark/>
          </w:tcPr>
          <w:p w:rsidRPr="00733E59" w:rsidR="00B93346" w:rsidP="000B1198" w:rsidRDefault="00B93346" w14:paraId="11893F6C" w14:textId="77777777">
            <w:pPr>
              <w:pStyle w:val="TableText"/>
              <w:spacing w:before="20" w:after="20"/>
            </w:pPr>
            <w:r w:rsidRPr="2F32AA2D">
              <w:t xml:space="preserve">Transport equipment </w:t>
            </w:r>
            <w:proofErr w:type="spellStart"/>
            <w:r w:rsidRPr="2F32AA2D">
              <w:t>nec</w:t>
            </w:r>
            <w:proofErr w:type="spellEnd"/>
          </w:p>
        </w:tc>
        <w:tc>
          <w:tcPr>
            <w:tcW w:w="3637" w:type="dxa"/>
            <w:shd w:val="clear" w:color="auto" w:fill="auto"/>
            <w:noWrap/>
            <w:vAlign w:val="bottom"/>
            <w:hideMark/>
          </w:tcPr>
          <w:p w:rsidRPr="00733E59" w:rsidR="00B93346" w:rsidP="000B1198" w:rsidRDefault="00B93346" w14:paraId="5952DA2A"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263B2130" w14:textId="77777777">
        <w:trPr>
          <w:cantSplit/>
        </w:trPr>
        <w:tc>
          <w:tcPr>
            <w:tcW w:w="657" w:type="dxa"/>
            <w:tcBorders>
              <w:bottom w:val="single" w:color="auto" w:sz="4" w:space="0"/>
            </w:tcBorders>
            <w:shd w:val="clear" w:color="auto" w:fill="auto"/>
            <w:noWrap/>
            <w:vAlign w:val="bottom"/>
            <w:hideMark/>
          </w:tcPr>
          <w:p w:rsidRPr="00733E59" w:rsidR="00B93346" w:rsidP="000B1198" w:rsidRDefault="00B93346" w14:paraId="3DAA12EC" w14:textId="77777777">
            <w:pPr>
              <w:pStyle w:val="TableText"/>
              <w:spacing w:before="20" w:after="20"/>
            </w:pPr>
            <w:r w:rsidRPr="2F32AA2D">
              <w:t>40</w:t>
            </w:r>
          </w:p>
        </w:tc>
        <w:tc>
          <w:tcPr>
            <w:tcW w:w="1143" w:type="dxa"/>
            <w:tcBorders>
              <w:bottom w:val="single" w:color="auto" w:sz="4" w:space="0"/>
            </w:tcBorders>
            <w:shd w:val="clear" w:color="auto" w:fill="auto"/>
            <w:noWrap/>
            <w:vAlign w:val="bottom"/>
            <w:hideMark/>
          </w:tcPr>
          <w:p w:rsidRPr="00733E59" w:rsidR="00B93346" w:rsidP="000B1198" w:rsidRDefault="00B93346" w14:paraId="40A4CF83" w14:textId="77777777">
            <w:pPr>
              <w:pStyle w:val="TableText"/>
              <w:spacing w:before="20" w:after="20"/>
              <w:rPr>
                <w:color w:val="000000"/>
              </w:rPr>
            </w:pPr>
            <w:r w:rsidRPr="00733E59">
              <w:rPr>
                <w:color w:val="000000"/>
              </w:rPr>
              <w:t>ELE</w:t>
            </w:r>
          </w:p>
        </w:tc>
        <w:tc>
          <w:tcPr>
            <w:tcW w:w="3923" w:type="dxa"/>
            <w:tcBorders>
              <w:bottom w:val="single" w:color="auto" w:sz="4" w:space="0"/>
            </w:tcBorders>
            <w:shd w:val="clear" w:color="auto" w:fill="auto"/>
            <w:noWrap/>
            <w:vAlign w:val="bottom"/>
            <w:hideMark/>
          </w:tcPr>
          <w:p w:rsidRPr="00733E59" w:rsidR="00B93346" w:rsidP="000B1198" w:rsidRDefault="00B93346" w14:paraId="0DB99E06" w14:textId="77777777">
            <w:pPr>
              <w:pStyle w:val="TableText"/>
              <w:spacing w:before="20" w:after="20"/>
              <w:rPr>
                <w:color w:val="000000"/>
              </w:rPr>
            </w:pPr>
            <w:r w:rsidRPr="00733E59">
              <w:rPr>
                <w:color w:val="000000"/>
              </w:rPr>
              <w:t>Electronic equipment</w:t>
            </w:r>
          </w:p>
        </w:tc>
        <w:tc>
          <w:tcPr>
            <w:tcW w:w="3637" w:type="dxa"/>
            <w:tcBorders>
              <w:bottom w:val="single" w:color="auto" w:sz="4" w:space="0"/>
            </w:tcBorders>
            <w:shd w:val="clear" w:color="auto" w:fill="auto"/>
            <w:noWrap/>
            <w:vAlign w:val="bottom"/>
            <w:hideMark/>
          </w:tcPr>
          <w:p w:rsidRPr="00733E59" w:rsidR="00B93346" w:rsidP="000B1198" w:rsidRDefault="00B93346" w14:paraId="24EFFFF5" w14:textId="77777777">
            <w:pPr>
              <w:pStyle w:val="TableText"/>
              <w:spacing w:before="20" w:after="20"/>
              <w:rPr>
                <w:color w:val="000000"/>
              </w:rPr>
            </w:pPr>
            <w:r w:rsidRPr="00733E59">
              <w:rPr>
                <w:color w:val="000000"/>
              </w:rPr>
              <w:t>Man</w:t>
            </w:r>
            <w:r>
              <w:rPr>
                <w:color w:val="000000"/>
              </w:rPr>
              <w:t xml:space="preserve"> </w:t>
            </w:r>
          </w:p>
        </w:tc>
      </w:tr>
      <w:tr w:rsidRPr="00733E59" w:rsidR="00B93346" w:rsidTr="00032F39" w14:paraId="6596806B" w14:textId="77777777">
        <w:trPr>
          <w:cantSplit/>
        </w:trPr>
        <w:tc>
          <w:tcPr>
            <w:tcW w:w="657" w:type="dxa"/>
            <w:tcBorders>
              <w:top w:val="single" w:color="auto" w:sz="4" w:space="0"/>
              <w:bottom w:val="single" w:color="auto" w:sz="4" w:space="0"/>
            </w:tcBorders>
            <w:shd w:val="clear" w:color="auto" w:fill="auto"/>
            <w:noWrap/>
            <w:vAlign w:val="bottom"/>
            <w:hideMark/>
          </w:tcPr>
          <w:p w:rsidRPr="00733E59" w:rsidR="00B93346" w:rsidP="000B1198" w:rsidRDefault="00B93346" w14:paraId="4574F758" w14:textId="77777777">
            <w:pPr>
              <w:pStyle w:val="TableText"/>
              <w:spacing w:before="20" w:after="20"/>
            </w:pPr>
            <w:r w:rsidRPr="2F32AA2D">
              <w:t>41</w:t>
            </w:r>
          </w:p>
        </w:tc>
        <w:tc>
          <w:tcPr>
            <w:tcW w:w="1143" w:type="dxa"/>
            <w:tcBorders>
              <w:top w:val="single" w:color="auto" w:sz="4" w:space="0"/>
              <w:bottom w:val="single" w:color="auto" w:sz="4" w:space="0"/>
            </w:tcBorders>
            <w:shd w:val="clear" w:color="auto" w:fill="auto"/>
            <w:noWrap/>
            <w:vAlign w:val="bottom"/>
            <w:hideMark/>
          </w:tcPr>
          <w:p w:rsidRPr="00733E59" w:rsidR="00B93346" w:rsidP="000B1198" w:rsidRDefault="00B93346" w14:paraId="3341BAB2" w14:textId="77777777">
            <w:pPr>
              <w:pStyle w:val="TableText"/>
              <w:spacing w:before="20" w:after="20"/>
              <w:rPr>
                <w:color w:val="000000"/>
              </w:rPr>
            </w:pPr>
            <w:r w:rsidRPr="00733E59">
              <w:rPr>
                <w:color w:val="000000"/>
              </w:rPr>
              <w:t>OME</w:t>
            </w:r>
          </w:p>
        </w:tc>
        <w:tc>
          <w:tcPr>
            <w:tcW w:w="3923" w:type="dxa"/>
            <w:tcBorders>
              <w:top w:val="single" w:color="auto" w:sz="4" w:space="0"/>
              <w:bottom w:val="single" w:color="auto" w:sz="4" w:space="0"/>
            </w:tcBorders>
            <w:shd w:val="clear" w:color="auto" w:fill="auto"/>
            <w:noWrap/>
            <w:vAlign w:val="bottom"/>
            <w:hideMark/>
          </w:tcPr>
          <w:p w:rsidRPr="00733E59" w:rsidR="00B93346" w:rsidP="000B1198" w:rsidRDefault="00B93346" w14:paraId="7BA3FC54" w14:textId="77777777">
            <w:pPr>
              <w:pStyle w:val="TableText"/>
              <w:spacing w:before="20" w:after="20"/>
            </w:pPr>
            <w:r w:rsidRPr="2F32AA2D">
              <w:t xml:space="preserve">Machinery and equipment </w:t>
            </w:r>
            <w:proofErr w:type="spellStart"/>
            <w:r w:rsidRPr="2F32AA2D">
              <w:t>nec</w:t>
            </w:r>
            <w:proofErr w:type="spellEnd"/>
          </w:p>
        </w:tc>
        <w:tc>
          <w:tcPr>
            <w:tcW w:w="3637" w:type="dxa"/>
            <w:tcBorders>
              <w:top w:val="single" w:color="auto" w:sz="4" w:space="0"/>
              <w:bottom w:val="single" w:color="auto" w:sz="4" w:space="0"/>
            </w:tcBorders>
            <w:shd w:val="clear" w:color="auto" w:fill="auto"/>
            <w:noWrap/>
            <w:vAlign w:val="bottom"/>
            <w:hideMark/>
          </w:tcPr>
          <w:p w:rsidRPr="00733E59" w:rsidR="00B93346" w:rsidP="000B1198" w:rsidRDefault="00B93346" w14:paraId="5D140F29" w14:textId="77777777">
            <w:pPr>
              <w:pStyle w:val="TableText"/>
              <w:spacing w:before="20" w:after="20"/>
              <w:rPr>
                <w:color w:val="000000"/>
              </w:rPr>
            </w:pPr>
            <w:r w:rsidRPr="00733E59">
              <w:rPr>
                <w:color w:val="000000"/>
              </w:rPr>
              <w:t>Man</w:t>
            </w:r>
            <w:r>
              <w:rPr>
                <w:color w:val="000000"/>
              </w:rPr>
              <w:t xml:space="preserve"> </w:t>
            </w:r>
          </w:p>
        </w:tc>
      </w:tr>
    </w:tbl>
    <w:p w:rsidR="00032F39" w:rsidP="00032F39" w:rsidRDefault="00032F39" w14:paraId="2D37838E" w14:textId="259EF968">
      <w:pPr>
        <w:pStyle w:val="tablecont"/>
      </w:pPr>
      <w:r>
        <w:t>(continued)</w:t>
      </w:r>
    </w:p>
    <w:p w:rsidRPr="00733E59" w:rsidR="00032F39" w:rsidP="00032F39" w:rsidRDefault="00032F39" w14:paraId="65E1C36B" w14:textId="6B1D459F">
      <w:pPr>
        <w:pStyle w:val="Appendixtabletitle"/>
      </w:pPr>
      <w:r>
        <w:t>Appendix Table A</w:t>
      </w:r>
      <w:r w:rsidRPr="00733E59">
        <w:t xml:space="preserve">-2. </w:t>
      </w:r>
      <w:r>
        <w:tab/>
      </w:r>
      <w:r w:rsidRPr="00733E59">
        <w:t xml:space="preserve">Sector Mapping between </w:t>
      </w:r>
      <w:r>
        <w:t xml:space="preserve">GTAP </w:t>
      </w:r>
      <w:r w:rsidR="00E21CCF">
        <w:t>v7.1</w:t>
      </w:r>
      <w:r w:rsidRPr="00733E59">
        <w:t xml:space="preserve"> and ADAGE</w:t>
      </w:r>
      <w:r>
        <w:t xml:space="preserve"> (continued)</w:t>
      </w:r>
    </w:p>
    <w:tbl>
      <w:tblPr>
        <w:tblW w:w="9360" w:type="dxa"/>
        <w:tblBorders>
          <w:top w:val="double" w:color="auto" w:sz="4" w:space="0"/>
          <w:bottom w:val="double" w:color="auto" w:sz="4" w:space="0"/>
          <w:insideH w:val="single" w:color="auto" w:sz="4" w:space="0"/>
          <w:insideV w:val="single" w:color="auto" w:sz="4" w:space="0"/>
        </w:tblBorders>
        <w:tblLayout w:type="fixed"/>
        <w:tblCellMar>
          <w:left w:w="115" w:type="dxa"/>
          <w:right w:w="115" w:type="dxa"/>
        </w:tblCellMar>
        <w:tblLook w:val="04A0" w:firstRow="1" w:lastRow="0" w:firstColumn="1" w:lastColumn="0" w:noHBand="0" w:noVBand="1"/>
      </w:tblPr>
      <w:tblGrid>
        <w:gridCol w:w="657"/>
        <w:gridCol w:w="1143"/>
        <w:gridCol w:w="3923"/>
        <w:gridCol w:w="3637"/>
      </w:tblGrid>
      <w:tr w:rsidRPr="00733E59" w:rsidR="00032F39" w:rsidTr="00032F39" w14:paraId="2CE8936E" w14:textId="77777777">
        <w:trPr>
          <w:cantSplit/>
          <w:tblHeader/>
        </w:trPr>
        <w:tc>
          <w:tcPr>
            <w:tcW w:w="5723" w:type="dxa"/>
            <w:gridSpan w:val="3"/>
            <w:shd w:val="clear" w:color="auto" w:fill="auto"/>
            <w:noWrap/>
            <w:vAlign w:val="bottom"/>
            <w:hideMark/>
          </w:tcPr>
          <w:p w:rsidRPr="00733E59" w:rsidR="00032F39" w:rsidP="000C4E61" w:rsidRDefault="00032F39" w14:paraId="11E008DD" w14:textId="1BD71743">
            <w:pPr>
              <w:pStyle w:val="TableHeader"/>
              <w:spacing w:before="20" w:after="20"/>
            </w:pPr>
            <w:r>
              <w:t xml:space="preserve">GTAP </w:t>
            </w:r>
            <w:r w:rsidR="00E21CCF">
              <w:t>v7.1</w:t>
            </w:r>
          </w:p>
        </w:tc>
        <w:tc>
          <w:tcPr>
            <w:tcW w:w="3637" w:type="dxa"/>
            <w:shd w:val="clear" w:color="auto" w:fill="auto"/>
            <w:noWrap/>
            <w:vAlign w:val="bottom"/>
            <w:hideMark/>
          </w:tcPr>
          <w:p w:rsidRPr="00733E59" w:rsidR="00032F39" w:rsidP="000C4E61" w:rsidRDefault="00032F39" w14:paraId="5AC0AE38" w14:textId="77777777">
            <w:pPr>
              <w:pStyle w:val="TableHeader"/>
              <w:spacing w:before="20" w:after="20"/>
            </w:pPr>
            <w:r w:rsidRPr="00733E59">
              <w:t>ADAGE</w:t>
            </w:r>
          </w:p>
        </w:tc>
      </w:tr>
      <w:tr w:rsidRPr="00733E59" w:rsidR="00032F39" w:rsidTr="00032F39" w14:paraId="57F6B827" w14:textId="77777777">
        <w:trPr>
          <w:cantSplit/>
          <w:tblHeader/>
        </w:trPr>
        <w:tc>
          <w:tcPr>
            <w:tcW w:w="657" w:type="dxa"/>
            <w:shd w:val="clear" w:color="auto" w:fill="auto"/>
            <w:noWrap/>
            <w:vAlign w:val="bottom"/>
            <w:hideMark/>
          </w:tcPr>
          <w:p w:rsidRPr="00733E59" w:rsidR="00032F39" w:rsidP="000C4E61" w:rsidRDefault="00032F39" w14:paraId="716CAAD1" w14:textId="77777777">
            <w:pPr>
              <w:pStyle w:val="TableHeader"/>
              <w:spacing w:before="20" w:after="20"/>
            </w:pPr>
            <w:r w:rsidRPr="00733E59">
              <w:t>No.</w:t>
            </w:r>
          </w:p>
        </w:tc>
        <w:tc>
          <w:tcPr>
            <w:tcW w:w="1143" w:type="dxa"/>
            <w:shd w:val="clear" w:color="auto" w:fill="auto"/>
            <w:noWrap/>
            <w:vAlign w:val="bottom"/>
            <w:hideMark/>
          </w:tcPr>
          <w:p w:rsidRPr="00733E59" w:rsidR="00032F39" w:rsidP="000C4E61" w:rsidRDefault="00032F39" w14:paraId="70E1F52E" w14:textId="77777777">
            <w:pPr>
              <w:pStyle w:val="TableHeader"/>
              <w:spacing w:before="20" w:after="20"/>
            </w:pPr>
            <w:r w:rsidRPr="00733E59">
              <w:t>Code</w:t>
            </w:r>
          </w:p>
        </w:tc>
        <w:tc>
          <w:tcPr>
            <w:tcW w:w="3923" w:type="dxa"/>
            <w:shd w:val="clear" w:color="auto" w:fill="auto"/>
            <w:noWrap/>
            <w:vAlign w:val="bottom"/>
            <w:hideMark/>
          </w:tcPr>
          <w:p w:rsidRPr="00733E59" w:rsidR="00032F39" w:rsidP="000C4E61" w:rsidRDefault="00032F39" w14:paraId="2787DD39" w14:textId="77777777">
            <w:pPr>
              <w:pStyle w:val="TableHeader"/>
              <w:spacing w:before="20" w:after="20"/>
            </w:pPr>
            <w:r w:rsidRPr="00733E59">
              <w:t>Description</w:t>
            </w:r>
          </w:p>
        </w:tc>
        <w:tc>
          <w:tcPr>
            <w:tcW w:w="3637" w:type="dxa"/>
            <w:shd w:val="clear" w:color="auto" w:fill="auto"/>
            <w:noWrap/>
            <w:vAlign w:val="bottom"/>
            <w:hideMark/>
          </w:tcPr>
          <w:p w:rsidRPr="00733E59" w:rsidR="00032F39" w:rsidP="000C4E61" w:rsidRDefault="00032F39" w14:paraId="223EA2C2" w14:textId="77777777">
            <w:pPr>
              <w:pStyle w:val="TableHeader"/>
              <w:spacing w:before="20" w:after="20"/>
            </w:pPr>
            <w:r w:rsidRPr="00733E59">
              <w:t>Sectors</w:t>
            </w:r>
          </w:p>
        </w:tc>
      </w:tr>
      <w:tr w:rsidRPr="00733E59" w:rsidR="00B93346" w:rsidTr="004E04CD" w14:paraId="5D3C89CA" w14:textId="77777777">
        <w:trPr>
          <w:cantSplit/>
        </w:trPr>
        <w:tc>
          <w:tcPr>
            <w:tcW w:w="657" w:type="dxa"/>
            <w:shd w:val="clear" w:color="auto" w:fill="auto"/>
            <w:noWrap/>
            <w:hideMark/>
          </w:tcPr>
          <w:p w:rsidRPr="00733E59" w:rsidR="00B93346" w:rsidP="004E04CD" w:rsidRDefault="00B93346" w14:paraId="59C9719F" w14:textId="77777777">
            <w:pPr>
              <w:pStyle w:val="TableText"/>
              <w:spacing w:before="20" w:after="20"/>
            </w:pPr>
            <w:r w:rsidRPr="2F32AA2D">
              <w:t>42</w:t>
            </w:r>
          </w:p>
        </w:tc>
        <w:tc>
          <w:tcPr>
            <w:tcW w:w="1143" w:type="dxa"/>
            <w:shd w:val="clear" w:color="auto" w:fill="auto"/>
            <w:noWrap/>
            <w:hideMark/>
          </w:tcPr>
          <w:p w:rsidRPr="00733E59" w:rsidR="00B93346" w:rsidP="004E04CD" w:rsidRDefault="00B93346" w14:paraId="2018B80E" w14:textId="77777777">
            <w:pPr>
              <w:pStyle w:val="TableText"/>
              <w:spacing w:before="20" w:after="20"/>
              <w:rPr>
                <w:color w:val="000000"/>
              </w:rPr>
            </w:pPr>
            <w:r w:rsidRPr="00733E59">
              <w:rPr>
                <w:color w:val="000000"/>
              </w:rPr>
              <w:t>OMF</w:t>
            </w:r>
          </w:p>
        </w:tc>
        <w:tc>
          <w:tcPr>
            <w:tcW w:w="3923" w:type="dxa"/>
            <w:shd w:val="clear" w:color="auto" w:fill="auto"/>
            <w:noWrap/>
            <w:hideMark/>
          </w:tcPr>
          <w:p w:rsidRPr="00733E59" w:rsidR="00B93346" w:rsidP="004E04CD" w:rsidRDefault="00B93346" w14:paraId="6F59BC03" w14:textId="77777777">
            <w:pPr>
              <w:pStyle w:val="TableText"/>
              <w:spacing w:before="20" w:after="20"/>
            </w:pPr>
            <w:r w:rsidRPr="2F32AA2D">
              <w:t xml:space="preserve">Manufactures </w:t>
            </w:r>
            <w:proofErr w:type="spellStart"/>
            <w:r w:rsidRPr="2F32AA2D">
              <w:t>nec</w:t>
            </w:r>
            <w:proofErr w:type="spellEnd"/>
          </w:p>
        </w:tc>
        <w:tc>
          <w:tcPr>
            <w:tcW w:w="3637" w:type="dxa"/>
            <w:shd w:val="clear" w:color="auto" w:fill="auto"/>
            <w:noWrap/>
            <w:hideMark/>
          </w:tcPr>
          <w:p w:rsidRPr="00733E59" w:rsidR="00B93346" w:rsidP="004E04CD" w:rsidRDefault="00B93346" w14:paraId="608EB181" w14:textId="77777777">
            <w:pPr>
              <w:pStyle w:val="TableText"/>
              <w:spacing w:before="20" w:after="20"/>
              <w:rPr>
                <w:color w:val="000000"/>
              </w:rPr>
            </w:pPr>
            <w:r w:rsidRPr="00733E59">
              <w:rPr>
                <w:color w:val="000000"/>
              </w:rPr>
              <w:t>Man</w:t>
            </w:r>
            <w:r>
              <w:rPr>
                <w:color w:val="000000"/>
              </w:rPr>
              <w:t xml:space="preserve"> </w:t>
            </w:r>
          </w:p>
        </w:tc>
      </w:tr>
      <w:tr w:rsidRPr="00733E59" w:rsidR="00B93346" w:rsidTr="004E04CD" w14:paraId="7AED16D0" w14:textId="77777777">
        <w:trPr>
          <w:cantSplit/>
        </w:trPr>
        <w:tc>
          <w:tcPr>
            <w:tcW w:w="657" w:type="dxa"/>
            <w:shd w:val="clear" w:color="auto" w:fill="auto"/>
            <w:noWrap/>
            <w:hideMark/>
          </w:tcPr>
          <w:p w:rsidRPr="00733E59" w:rsidR="00B93346" w:rsidP="004E04CD" w:rsidRDefault="00B93346" w14:paraId="767EE1BF" w14:textId="77777777">
            <w:pPr>
              <w:pStyle w:val="TableText"/>
              <w:spacing w:before="20" w:after="20"/>
            </w:pPr>
            <w:r w:rsidRPr="2F32AA2D">
              <w:t>43</w:t>
            </w:r>
          </w:p>
        </w:tc>
        <w:tc>
          <w:tcPr>
            <w:tcW w:w="1143" w:type="dxa"/>
            <w:shd w:val="clear" w:color="auto" w:fill="auto"/>
            <w:noWrap/>
            <w:hideMark/>
          </w:tcPr>
          <w:p w:rsidRPr="00733E59" w:rsidR="00B93346" w:rsidP="004E04CD" w:rsidRDefault="00B93346" w14:paraId="7CA754A5" w14:textId="77777777">
            <w:pPr>
              <w:pStyle w:val="TableText"/>
              <w:spacing w:before="20" w:after="20"/>
              <w:rPr>
                <w:color w:val="000000"/>
              </w:rPr>
            </w:pPr>
            <w:r w:rsidRPr="00733E59">
              <w:rPr>
                <w:color w:val="000000"/>
              </w:rPr>
              <w:t>ELY</w:t>
            </w:r>
          </w:p>
        </w:tc>
        <w:tc>
          <w:tcPr>
            <w:tcW w:w="3923" w:type="dxa"/>
            <w:shd w:val="clear" w:color="auto" w:fill="auto"/>
            <w:noWrap/>
            <w:hideMark/>
          </w:tcPr>
          <w:p w:rsidRPr="00733E59" w:rsidR="00B93346" w:rsidP="004E04CD" w:rsidRDefault="00B93346" w14:paraId="3A672C50" w14:textId="77777777">
            <w:pPr>
              <w:pStyle w:val="TableText"/>
              <w:spacing w:before="20" w:after="20"/>
              <w:rPr>
                <w:color w:val="000000"/>
              </w:rPr>
            </w:pPr>
            <w:r w:rsidRPr="00733E59">
              <w:rPr>
                <w:color w:val="000000"/>
              </w:rPr>
              <w:t>Electricity</w:t>
            </w:r>
          </w:p>
        </w:tc>
        <w:tc>
          <w:tcPr>
            <w:tcW w:w="3637" w:type="dxa"/>
            <w:shd w:val="clear" w:color="auto" w:fill="auto"/>
            <w:noWrap/>
            <w:hideMark/>
          </w:tcPr>
          <w:p w:rsidRPr="00733E59" w:rsidR="00B93346" w:rsidP="004E04CD" w:rsidRDefault="00B93346" w14:paraId="231BC1F8" w14:textId="77777777">
            <w:pPr>
              <w:pStyle w:val="TableText"/>
              <w:spacing w:before="20" w:after="20"/>
            </w:pPr>
            <w:proofErr w:type="spellStart"/>
            <w:r w:rsidRPr="2F32AA2D">
              <w:t>Ele</w:t>
            </w:r>
            <w:proofErr w:type="spellEnd"/>
          </w:p>
        </w:tc>
      </w:tr>
      <w:tr w:rsidRPr="00733E59" w:rsidR="00B93346" w:rsidTr="004E04CD" w14:paraId="242A737E" w14:textId="77777777">
        <w:trPr>
          <w:cantSplit/>
        </w:trPr>
        <w:tc>
          <w:tcPr>
            <w:tcW w:w="657" w:type="dxa"/>
            <w:shd w:val="clear" w:color="auto" w:fill="auto"/>
            <w:noWrap/>
            <w:hideMark/>
          </w:tcPr>
          <w:p w:rsidRPr="00733E59" w:rsidR="00B93346" w:rsidP="004E04CD" w:rsidRDefault="00B93346" w14:paraId="749133F4" w14:textId="77777777">
            <w:pPr>
              <w:pStyle w:val="TableText"/>
              <w:spacing w:before="20" w:after="20"/>
            </w:pPr>
            <w:r w:rsidRPr="2F32AA2D">
              <w:t>44</w:t>
            </w:r>
          </w:p>
        </w:tc>
        <w:tc>
          <w:tcPr>
            <w:tcW w:w="1143" w:type="dxa"/>
            <w:shd w:val="clear" w:color="auto" w:fill="auto"/>
            <w:noWrap/>
            <w:hideMark/>
          </w:tcPr>
          <w:p w:rsidRPr="00733E59" w:rsidR="00B93346" w:rsidP="004E04CD" w:rsidRDefault="00B93346" w14:paraId="0183045E" w14:textId="77777777">
            <w:pPr>
              <w:pStyle w:val="TableText"/>
              <w:spacing w:before="20" w:after="20"/>
              <w:rPr>
                <w:color w:val="000000"/>
              </w:rPr>
            </w:pPr>
            <w:r w:rsidRPr="00733E59">
              <w:rPr>
                <w:color w:val="000000"/>
              </w:rPr>
              <w:t>GDT</w:t>
            </w:r>
          </w:p>
        </w:tc>
        <w:tc>
          <w:tcPr>
            <w:tcW w:w="3923" w:type="dxa"/>
            <w:shd w:val="clear" w:color="auto" w:fill="auto"/>
            <w:noWrap/>
            <w:hideMark/>
          </w:tcPr>
          <w:p w:rsidRPr="00733E59" w:rsidR="00B93346" w:rsidP="004E04CD" w:rsidRDefault="00B93346" w14:paraId="1A4B2CD8" w14:textId="77777777">
            <w:pPr>
              <w:pStyle w:val="TableText"/>
              <w:spacing w:before="20" w:after="20"/>
              <w:rPr>
                <w:color w:val="000000"/>
              </w:rPr>
            </w:pPr>
            <w:r w:rsidRPr="00733E59">
              <w:rPr>
                <w:color w:val="000000"/>
              </w:rPr>
              <w:t>Gas manufacture, distribution</w:t>
            </w:r>
          </w:p>
        </w:tc>
        <w:tc>
          <w:tcPr>
            <w:tcW w:w="3637" w:type="dxa"/>
            <w:shd w:val="clear" w:color="auto" w:fill="auto"/>
            <w:noWrap/>
            <w:hideMark/>
          </w:tcPr>
          <w:p w:rsidRPr="00733E59" w:rsidR="00B93346" w:rsidP="004E04CD" w:rsidRDefault="00B93346" w14:paraId="510411C4" w14:textId="77777777">
            <w:pPr>
              <w:pStyle w:val="TableText"/>
              <w:spacing w:before="20" w:after="20"/>
              <w:rPr>
                <w:color w:val="000000"/>
              </w:rPr>
            </w:pPr>
            <w:r w:rsidRPr="00733E59">
              <w:rPr>
                <w:color w:val="000000"/>
              </w:rPr>
              <w:t>Gas</w:t>
            </w:r>
            <w:r>
              <w:rPr>
                <w:color w:val="000000"/>
              </w:rPr>
              <w:t xml:space="preserve"> </w:t>
            </w:r>
          </w:p>
        </w:tc>
      </w:tr>
      <w:tr w:rsidRPr="00733E59" w:rsidR="00B93346" w:rsidTr="004E04CD" w14:paraId="690AD694" w14:textId="77777777">
        <w:trPr>
          <w:cantSplit/>
        </w:trPr>
        <w:tc>
          <w:tcPr>
            <w:tcW w:w="657" w:type="dxa"/>
            <w:shd w:val="clear" w:color="auto" w:fill="auto"/>
            <w:noWrap/>
            <w:hideMark/>
          </w:tcPr>
          <w:p w:rsidRPr="00733E59" w:rsidR="00B93346" w:rsidP="004E04CD" w:rsidRDefault="00B93346" w14:paraId="0B9D7E7F" w14:textId="77777777">
            <w:pPr>
              <w:pStyle w:val="TableText"/>
              <w:spacing w:before="20" w:after="20"/>
            </w:pPr>
            <w:r w:rsidRPr="2F32AA2D">
              <w:t>45</w:t>
            </w:r>
          </w:p>
        </w:tc>
        <w:tc>
          <w:tcPr>
            <w:tcW w:w="1143" w:type="dxa"/>
            <w:shd w:val="clear" w:color="auto" w:fill="auto"/>
            <w:noWrap/>
            <w:hideMark/>
          </w:tcPr>
          <w:p w:rsidRPr="00733E59" w:rsidR="00B93346" w:rsidP="004E04CD" w:rsidRDefault="00B93346" w14:paraId="340A79D2" w14:textId="77777777">
            <w:pPr>
              <w:pStyle w:val="TableText"/>
              <w:spacing w:before="20" w:after="20"/>
              <w:rPr>
                <w:color w:val="000000"/>
              </w:rPr>
            </w:pPr>
            <w:r w:rsidRPr="00733E59">
              <w:rPr>
                <w:color w:val="000000"/>
              </w:rPr>
              <w:t>WTR</w:t>
            </w:r>
          </w:p>
        </w:tc>
        <w:tc>
          <w:tcPr>
            <w:tcW w:w="3923" w:type="dxa"/>
            <w:shd w:val="clear" w:color="auto" w:fill="auto"/>
            <w:noWrap/>
            <w:hideMark/>
          </w:tcPr>
          <w:p w:rsidRPr="00733E59" w:rsidR="00B93346" w:rsidP="004E04CD" w:rsidRDefault="00B93346" w14:paraId="10F04329" w14:textId="77777777">
            <w:pPr>
              <w:pStyle w:val="TableText"/>
              <w:spacing w:before="20" w:after="20"/>
              <w:rPr>
                <w:color w:val="000000"/>
              </w:rPr>
            </w:pPr>
            <w:r w:rsidRPr="00733E59">
              <w:rPr>
                <w:color w:val="000000"/>
              </w:rPr>
              <w:t>Water</w:t>
            </w:r>
          </w:p>
        </w:tc>
        <w:tc>
          <w:tcPr>
            <w:tcW w:w="3637" w:type="dxa"/>
            <w:shd w:val="clear" w:color="auto" w:fill="auto"/>
            <w:noWrap/>
            <w:hideMark/>
          </w:tcPr>
          <w:p w:rsidRPr="00733E59" w:rsidR="00B93346" w:rsidP="004E04CD" w:rsidRDefault="00B93346" w14:paraId="6C4D3583"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32DA6531" w14:textId="77777777">
        <w:trPr>
          <w:cantSplit/>
        </w:trPr>
        <w:tc>
          <w:tcPr>
            <w:tcW w:w="657" w:type="dxa"/>
            <w:shd w:val="clear" w:color="auto" w:fill="auto"/>
            <w:noWrap/>
            <w:hideMark/>
          </w:tcPr>
          <w:p w:rsidRPr="00733E59" w:rsidR="00B93346" w:rsidP="004E04CD" w:rsidRDefault="00B93346" w14:paraId="5FD6CC7F" w14:textId="77777777">
            <w:pPr>
              <w:pStyle w:val="TableText"/>
              <w:spacing w:before="20" w:after="20"/>
            </w:pPr>
            <w:r w:rsidRPr="2F32AA2D">
              <w:t>46</w:t>
            </w:r>
          </w:p>
        </w:tc>
        <w:tc>
          <w:tcPr>
            <w:tcW w:w="1143" w:type="dxa"/>
            <w:shd w:val="clear" w:color="auto" w:fill="auto"/>
            <w:noWrap/>
            <w:hideMark/>
          </w:tcPr>
          <w:p w:rsidRPr="00733E59" w:rsidR="00B93346" w:rsidP="004E04CD" w:rsidRDefault="00B93346" w14:paraId="4E701115" w14:textId="77777777">
            <w:pPr>
              <w:pStyle w:val="TableText"/>
              <w:spacing w:before="20" w:after="20"/>
              <w:rPr>
                <w:color w:val="000000"/>
              </w:rPr>
            </w:pPr>
            <w:r w:rsidRPr="00733E59">
              <w:rPr>
                <w:color w:val="000000"/>
              </w:rPr>
              <w:t>CNS</w:t>
            </w:r>
          </w:p>
        </w:tc>
        <w:tc>
          <w:tcPr>
            <w:tcW w:w="3923" w:type="dxa"/>
            <w:shd w:val="clear" w:color="auto" w:fill="auto"/>
            <w:noWrap/>
            <w:hideMark/>
          </w:tcPr>
          <w:p w:rsidRPr="00733E59" w:rsidR="00B93346" w:rsidP="004E04CD" w:rsidRDefault="00B93346" w14:paraId="3C4C3084" w14:textId="77777777">
            <w:pPr>
              <w:pStyle w:val="TableText"/>
              <w:spacing w:before="20" w:after="20"/>
              <w:rPr>
                <w:color w:val="000000"/>
              </w:rPr>
            </w:pPr>
            <w:r w:rsidRPr="00733E59">
              <w:rPr>
                <w:color w:val="000000"/>
              </w:rPr>
              <w:t>Construction</w:t>
            </w:r>
          </w:p>
        </w:tc>
        <w:tc>
          <w:tcPr>
            <w:tcW w:w="3637" w:type="dxa"/>
            <w:shd w:val="clear" w:color="auto" w:fill="auto"/>
            <w:noWrap/>
            <w:hideMark/>
          </w:tcPr>
          <w:p w:rsidRPr="00733E59" w:rsidR="00B93346" w:rsidP="004E04CD" w:rsidRDefault="00B93346" w14:paraId="51EE0248" w14:textId="77777777">
            <w:pPr>
              <w:pStyle w:val="TableText"/>
              <w:spacing w:before="20" w:after="20"/>
              <w:rPr>
                <w:color w:val="000000"/>
              </w:rPr>
            </w:pPr>
            <w:r w:rsidRPr="00733E59">
              <w:rPr>
                <w:color w:val="000000"/>
              </w:rPr>
              <w:t>Man</w:t>
            </w:r>
            <w:r>
              <w:rPr>
                <w:color w:val="000000"/>
              </w:rPr>
              <w:t xml:space="preserve"> </w:t>
            </w:r>
          </w:p>
        </w:tc>
      </w:tr>
      <w:tr w:rsidRPr="00733E59" w:rsidR="00B93346" w:rsidTr="004E04CD" w14:paraId="05809EDD" w14:textId="77777777">
        <w:trPr>
          <w:cantSplit/>
        </w:trPr>
        <w:tc>
          <w:tcPr>
            <w:tcW w:w="657" w:type="dxa"/>
            <w:shd w:val="clear" w:color="auto" w:fill="auto"/>
            <w:noWrap/>
            <w:hideMark/>
          </w:tcPr>
          <w:p w:rsidRPr="00733E59" w:rsidR="00B93346" w:rsidP="004E04CD" w:rsidRDefault="00B93346" w14:paraId="7F68C4E4" w14:textId="77777777">
            <w:pPr>
              <w:pStyle w:val="TableText"/>
              <w:spacing w:before="20" w:after="20"/>
            </w:pPr>
            <w:r w:rsidRPr="2F32AA2D">
              <w:t>47</w:t>
            </w:r>
          </w:p>
        </w:tc>
        <w:tc>
          <w:tcPr>
            <w:tcW w:w="1143" w:type="dxa"/>
            <w:shd w:val="clear" w:color="auto" w:fill="auto"/>
            <w:noWrap/>
            <w:hideMark/>
          </w:tcPr>
          <w:p w:rsidRPr="00733E59" w:rsidR="00B93346" w:rsidP="004E04CD" w:rsidRDefault="00B93346" w14:paraId="71565297" w14:textId="77777777">
            <w:pPr>
              <w:pStyle w:val="TableText"/>
              <w:spacing w:before="20" w:after="20"/>
              <w:rPr>
                <w:color w:val="000000"/>
              </w:rPr>
            </w:pPr>
            <w:r w:rsidRPr="00733E59">
              <w:rPr>
                <w:color w:val="000000"/>
              </w:rPr>
              <w:t>TRD</w:t>
            </w:r>
          </w:p>
        </w:tc>
        <w:tc>
          <w:tcPr>
            <w:tcW w:w="3923" w:type="dxa"/>
            <w:shd w:val="clear" w:color="auto" w:fill="auto"/>
            <w:noWrap/>
            <w:hideMark/>
          </w:tcPr>
          <w:p w:rsidRPr="00733E59" w:rsidR="00B93346" w:rsidP="004E04CD" w:rsidRDefault="00B93346" w14:paraId="17AB5D20" w14:textId="77777777">
            <w:pPr>
              <w:pStyle w:val="TableText"/>
              <w:spacing w:before="20" w:after="20"/>
              <w:rPr>
                <w:color w:val="000000"/>
              </w:rPr>
            </w:pPr>
            <w:r w:rsidRPr="00733E59">
              <w:rPr>
                <w:color w:val="000000"/>
              </w:rPr>
              <w:t>Trade</w:t>
            </w:r>
          </w:p>
        </w:tc>
        <w:tc>
          <w:tcPr>
            <w:tcW w:w="3637" w:type="dxa"/>
            <w:shd w:val="clear" w:color="auto" w:fill="auto"/>
            <w:noWrap/>
            <w:hideMark/>
          </w:tcPr>
          <w:p w:rsidRPr="00733E59" w:rsidR="00B93346" w:rsidP="004E04CD" w:rsidRDefault="00B93346" w14:paraId="24204841"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113D92F8" w14:textId="77777777">
        <w:trPr>
          <w:cantSplit/>
        </w:trPr>
        <w:tc>
          <w:tcPr>
            <w:tcW w:w="657" w:type="dxa"/>
            <w:shd w:val="clear" w:color="auto" w:fill="auto"/>
            <w:noWrap/>
            <w:hideMark/>
          </w:tcPr>
          <w:p w:rsidRPr="00733E59" w:rsidR="00B93346" w:rsidP="004E04CD" w:rsidRDefault="00B93346" w14:paraId="325B2F12" w14:textId="77777777">
            <w:pPr>
              <w:pStyle w:val="TableText"/>
              <w:spacing w:before="20" w:after="20"/>
            </w:pPr>
            <w:r w:rsidRPr="2F32AA2D">
              <w:t>48</w:t>
            </w:r>
          </w:p>
        </w:tc>
        <w:tc>
          <w:tcPr>
            <w:tcW w:w="1143" w:type="dxa"/>
            <w:shd w:val="clear" w:color="auto" w:fill="auto"/>
            <w:noWrap/>
            <w:hideMark/>
          </w:tcPr>
          <w:p w:rsidRPr="00733E59" w:rsidR="00B93346" w:rsidP="004E04CD" w:rsidRDefault="00B93346" w14:paraId="6F299483" w14:textId="77777777">
            <w:pPr>
              <w:pStyle w:val="TableText"/>
              <w:spacing w:before="20" w:after="20"/>
              <w:rPr>
                <w:color w:val="000000"/>
              </w:rPr>
            </w:pPr>
            <w:r w:rsidRPr="00733E59">
              <w:rPr>
                <w:color w:val="000000"/>
              </w:rPr>
              <w:t>OTP</w:t>
            </w:r>
          </w:p>
        </w:tc>
        <w:tc>
          <w:tcPr>
            <w:tcW w:w="3923" w:type="dxa"/>
            <w:shd w:val="clear" w:color="auto" w:fill="auto"/>
            <w:noWrap/>
            <w:hideMark/>
          </w:tcPr>
          <w:p w:rsidRPr="00733E59" w:rsidR="00B93346" w:rsidP="004E04CD" w:rsidRDefault="00B93346" w14:paraId="293350AA" w14:textId="77777777">
            <w:pPr>
              <w:pStyle w:val="TableText"/>
              <w:spacing w:before="20" w:after="20"/>
            </w:pPr>
            <w:r w:rsidRPr="2F32AA2D">
              <w:t xml:space="preserve">Transport </w:t>
            </w:r>
            <w:proofErr w:type="spellStart"/>
            <w:r w:rsidRPr="2F32AA2D">
              <w:t>nec</w:t>
            </w:r>
            <w:proofErr w:type="spellEnd"/>
          </w:p>
        </w:tc>
        <w:tc>
          <w:tcPr>
            <w:tcW w:w="3637" w:type="dxa"/>
            <w:shd w:val="clear" w:color="auto" w:fill="auto"/>
            <w:noWrap/>
            <w:hideMark/>
          </w:tcPr>
          <w:p w:rsidRPr="00733E59" w:rsidR="00B93346" w:rsidP="004E04CD" w:rsidRDefault="00B93346" w14:paraId="30AA52F7" w14:textId="77777777">
            <w:pPr>
              <w:pStyle w:val="TableText"/>
              <w:spacing w:before="20" w:after="20"/>
            </w:pPr>
            <w:proofErr w:type="spellStart"/>
            <w:r w:rsidRPr="2F32AA2D">
              <w:t>Ralp</w:t>
            </w:r>
            <w:proofErr w:type="spellEnd"/>
            <w:r w:rsidRPr="2F32AA2D">
              <w:t xml:space="preserve"> + Ralf + </w:t>
            </w:r>
            <w:proofErr w:type="spellStart"/>
            <w:r w:rsidRPr="2F32AA2D">
              <w:t>Rodf</w:t>
            </w:r>
            <w:proofErr w:type="spellEnd"/>
            <w:r w:rsidRPr="2F32AA2D">
              <w:t xml:space="preserve"> + </w:t>
            </w:r>
            <w:proofErr w:type="spellStart"/>
            <w:r w:rsidRPr="2F32AA2D">
              <w:t>Rodp</w:t>
            </w:r>
            <w:proofErr w:type="spellEnd"/>
            <w:r w:rsidRPr="2F32AA2D">
              <w:t xml:space="preserve"> + Auto + </w:t>
            </w:r>
            <w:proofErr w:type="spellStart"/>
            <w:r w:rsidRPr="2F32AA2D">
              <w:t>Otrn</w:t>
            </w:r>
            <w:proofErr w:type="spellEnd"/>
          </w:p>
        </w:tc>
      </w:tr>
      <w:tr w:rsidRPr="00733E59" w:rsidR="00B93346" w:rsidTr="004E04CD" w14:paraId="4F53E832" w14:textId="77777777">
        <w:trPr>
          <w:cantSplit/>
        </w:trPr>
        <w:tc>
          <w:tcPr>
            <w:tcW w:w="657" w:type="dxa"/>
            <w:shd w:val="clear" w:color="auto" w:fill="auto"/>
            <w:noWrap/>
            <w:hideMark/>
          </w:tcPr>
          <w:p w:rsidRPr="00733E59" w:rsidR="00B93346" w:rsidP="004E04CD" w:rsidRDefault="00B93346" w14:paraId="023BE148" w14:textId="77777777">
            <w:pPr>
              <w:pStyle w:val="TableText"/>
              <w:spacing w:before="20" w:after="20"/>
            </w:pPr>
            <w:r w:rsidRPr="2F32AA2D">
              <w:t>49</w:t>
            </w:r>
          </w:p>
        </w:tc>
        <w:tc>
          <w:tcPr>
            <w:tcW w:w="1143" w:type="dxa"/>
            <w:shd w:val="clear" w:color="auto" w:fill="auto"/>
            <w:noWrap/>
            <w:hideMark/>
          </w:tcPr>
          <w:p w:rsidRPr="00733E59" w:rsidR="00B93346" w:rsidP="004E04CD" w:rsidRDefault="00B93346" w14:paraId="4E3E2893" w14:textId="77777777">
            <w:pPr>
              <w:pStyle w:val="TableText"/>
              <w:spacing w:before="20" w:after="20"/>
              <w:rPr>
                <w:color w:val="000000"/>
              </w:rPr>
            </w:pPr>
            <w:r w:rsidRPr="00733E59">
              <w:rPr>
                <w:color w:val="000000"/>
              </w:rPr>
              <w:t>WTP</w:t>
            </w:r>
          </w:p>
        </w:tc>
        <w:tc>
          <w:tcPr>
            <w:tcW w:w="3923" w:type="dxa"/>
            <w:shd w:val="clear" w:color="auto" w:fill="auto"/>
            <w:noWrap/>
            <w:hideMark/>
          </w:tcPr>
          <w:p w:rsidRPr="00733E59" w:rsidR="00B93346" w:rsidP="004E04CD" w:rsidRDefault="00B93346" w14:paraId="41A769B2" w14:textId="77777777">
            <w:pPr>
              <w:pStyle w:val="TableText"/>
              <w:spacing w:before="20" w:after="20"/>
              <w:rPr>
                <w:color w:val="000000"/>
              </w:rPr>
            </w:pPr>
            <w:r w:rsidRPr="00733E59">
              <w:rPr>
                <w:color w:val="000000"/>
              </w:rPr>
              <w:t>Water transport</w:t>
            </w:r>
          </w:p>
        </w:tc>
        <w:tc>
          <w:tcPr>
            <w:tcW w:w="3637" w:type="dxa"/>
            <w:shd w:val="clear" w:color="auto" w:fill="auto"/>
            <w:noWrap/>
            <w:hideMark/>
          </w:tcPr>
          <w:p w:rsidRPr="00733E59" w:rsidR="00B93346" w:rsidP="004E04CD" w:rsidRDefault="00B93346" w14:paraId="4E8E976C" w14:textId="77777777">
            <w:pPr>
              <w:pStyle w:val="TableText"/>
              <w:spacing w:before="20" w:after="20"/>
            </w:pPr>
            <w:proofErr w:type="spellStart"/>
            <w:r w:rsidRPr="2F32AA2D">
              <w:t>Wtrt</w:t>
            </w:r>
            <w:proofErr w:type="spellEnd"/>
          </w:p>
        </w:tc>
      </w:tr>
      <w:tr w:rsidRPr="00733E59" w:rsidR="00B93346" w:rsidTr="004E04CD" w14:paraId="4F666E73" w14:textId="77777777">
        <w:trPr>
          <w:cantSplit/>
        </w:trPr>
        <w:tc>
          <w:tcPr>
            <w:tcW w:w="657" w:type="dxa"/>
            <w:shd w:val="clear" w:color="auto" w:fill="auto"/>
            <w:noWrap/>
            <w:hideMark/>
          </w:tcPr>
          <w:p w:rsidRPr="00733E59" w:rsidR="00B93346" w:rsidP="004E04CD" w:rsidRDefault="00B93346" w14:paraId="60FF9776" w14:textId="77777777">
            <w:pPr>
              <w:pStyle w:val="TableText"/>
              <w:spacing w:before="20" w:after="20"/>
            </w:pPr>
            <w:r w:rsidRPr="2F32AA2D">
              <w:t>50</w:t>
            </w:r>
          </w:p>
        </w:tc>
        <w:tc>
          <w:tcPr>
            <w:tcW w:w="1143" w:type="dxa"/>
            <w:shd w:val="clear" w:color="auto" w:fill="auto"/>
            <w:noWrap/>
            <w:hideMark/>
          </w:tcPr>
          <w:p w:rsidRPr="00733E59" w:rsidR="00B93346" w:rsidP="004E04CD" w:rsidRDefault="00B93346" w14:paraId="486266C7" w14:textId="77777777">
            <w:pPr>
              <w:pStyle w:val="TableText"/>
              <w:spacing w:before="20" w:after="20"/>
              <w:rPr>
                <w:color w:val="000000"/>
              </w:rPr>
            </w:pPr>
            <w:r w:rsidRPr="00733E59">
              <w:rPr>
                <w:color w:val="000000"/>
              </w:rPr>
              <w:t>ATP</w:t>
            </w:r>
          </w:p>
        </w:tc>
        <w:tc>
          <w:tcPr>
            <w:tcW w:w="3923" w:type="dxa"/>
            <w:shd w:val="clear" w:color="auto" w:fill="auto"/>
            <w:noWrap/>
            <w:hideMark/>
          </w:tcPr>
          <w:p w:rsidRPr="00733E59" w:rsidR="00B93346" w:rsidP="004E04CD" w:rsidRDefault="00B93346" w14:paraId="020DC321" w14:textId="77777777">
            <w:pPr>
              <w:pStyle w:val="TableText"/>
              <w:spacing w:before="20" w:after="20"/>
              <w:rPr>
                <w:color w:val="000000"/>
              </w:rPr>
            </w:pPr>
            <w:r w:rsidRPr="00733E59">
              <w:rPr>
                <w:color w:val="000000"/>
              </w:rPr>
              <w:t>Air transport</w:t>
            </w:r>
          </w:p>
        </w:tc>
        <w:tc>
          <w:tcPr>
            <w:tcW w:w="3637" w:type="dxa"/>
            <w:shd w:val="clear" w:color="auto" w:fill="auto"/>
            <w:noWrap/>
            <w:hideMark/>
          </w:tcPr>
          <w:p w:rsidRPr="00733E59" w:rsidR="00B93346" w:rsidP="004E04CD" w:rsidRDefault="00B93346" w14:paraId="65036C81" w14:textId="77777777">
            <w:pPr>
              <w:pStyle w:val="TableText"/>
              <w:spacing w:before="20" w:after="20"/>
            </w:pPr>
            <w:proofErr w:type="spellStart"/>
            <w:r w:rsidRPr="2F32AA2D">
              <w:t>Airp</w:t>
            </w:r>
            <w:proofErr w:type="spellEnd"/>
          </w:p>
        </w:tc>
      </w:tr>
      <w:tr w:rsidRPr="00733E59" w:rsidR="00B93346" w:rsidTr="004E04CD" w14:paraId="66BF251E" w14:textId="77777777">
        <w:trPr>
          <w:cantSplit/>
        </w:trPr>
        <w:tc>
          <w:tcPr>
            <w:tcW w:w="657" w:type="dxa"/>
            <w:shd w:val="clear" w:color="auto" w:fill="auto"/>
            <w:noWrap/>
            <w:hideMark/>
          </w:tcPr>
          <w:p w:rsidRPr="00733E59" w:rsidR="00B93346" w:rsidP="004E04CD" w:rsidRDefault="00B93346" w14:paraId="27A81D9A" w14:textId="77777777">
            <w:pPr>
              <w:pStyle w:val="TableText"/>
              <w:spacing w:before="20" w:after="20"/>
            </w:pPr>
            <w:r w:rsidRPr="2F32AA2D">
              <w:t>51</w:t>
            </w:r>
          </w:p>
        </w:tc>
        <w:tc>
          <w:tcPr>
            <w:tcW w:w="1143" w:type="dxa"/>
            <w:shd w:val="clear" w:color="auto" w:fill="auto"/>
            <w:noWrap/>
            <w:hideMark/>
          </w:tcPr>
          <w:p w:rsidRPr="00733E59" w:rsidR="00B93346" w:rsidP="004E04CD" w:rsidRDefault="00B93346" w14:paraId="77845F07" w14:textId="77777777">
            <w:pPr>
              <w:pStyle w:val="TableText"/>
              <w:spacing w:before="20" w:after="20"/>
              <w:rPr>
                <w:color w:val="000000"/>
              </w:rPr>
            </w:pPr>
            <w:r w:rsidRPr="00733E59">
              <w:rPr>
                <w:color w:val="000000"/>
              </w:rPr>
              <w:t>CMN</w:t>
            </w:r>
          </w:p>
        </w:tc>
        <w:tc>
          <w:tcPr>
            <w:tcW w:w="3923" w:type="dxa"/>
            <w:shd w:val="clear" w:color="auto" w:fill="auto"/>
            <w:noWrap/>
            <w:hideMark/>
          </w:tcPr>
          <w:p w:rsidRPr="00733E59" w:rsidR="00B93346" w:rsidP="004E04CD" w:rsidRDefault="00B93346" w14:paraId="2C3E97B0" w14:textId="77777777">
            <w:pPr>
              <w:pStyle w:val="TableText"/>
              <w:spacing w:before="20" w:after="20"/>
              <w:rPr>
                <w:color w:val="000000"/>
              </w:rPr>
            </w:pPr>
            <w:r w:rsidRPr="00733E59">
              <w:rPr>
                <w:color w:val="000000"/>
              </w:rPr>
              <w:t>Communication</w:t>
            </w:r>
          </w:p>
        </w:tc>
        <w:tc>
          <w:tcPr>
            <w:tcW w:w="3637" w:type="dxa"/>
            <w:shd w:val="clear" w:color="auto" w:fill="auto"/>
            <w:noWrap/>
            <w:hideMark/>
          </w:tcPr>
          <w:p w:rsidRPr="00733E59" w:rsidR="00B93346" w:rsidP="004E04CD" w:rsidRDefault="00B93346" w14:paraId="784E166C"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4F832306" w14:textId="77777777">
        <w:trPr>
          <w:cantSplit/>
        </w:trPr>
        <w:tc>
          <w:tcPr>
            <w:tcW w:w="657" w:type="dxa"/>
            <w:shd w:val="clear" w:color="auto" w:fill="auto"/>
            <w:noWrap/>
            <w:hideMark/>
          </w:tcPr>
          <w:p w:rsidRPr="00733E59" w:rsidR="00B93346" w:rsidP="004E04CD" w:rsidRDefault="00B93346" w14:paraId="4DFFE1B7" w14:textId="77777777">
            <w:pPr>
              <w:pStyle w:val="TableText"/>
              <w:spacing w:before="20" w:after="20"/>
            </w:pPr>
            <w:r w:rsidRPr="2F32AA2D">
              <w:t>52</w:t>
            </w:r>
          </w:p>
        </w:tc>
        <w:tc>
          <w:tcPr>
            <w:tcW w:w="1143" w:type="dxa"/>
            <w:shd w:val="clear" w:color="auto" w:fill="auto"/>
            <w:noWrap/>
            <w:hideMark/>
          </w:tcPr>
          <w:p w:rsidRPr="00733E59" w:rsidR="00B93346" w:rsidP="004E04CD" w:rsidRDefault="00B93346" w14:paraId="6C82FFF2" w14:textId="77777777">
            <w:pPr>
              <w:pStyle w:val="TableText"/>
              <w:spacing w:before="20" w:after="20"/>
              <w:rPr>
                <w:color w:val="000000"/>
              </w:rPr>
            </w:pPr>
            <w:r w:rsidRPr="00733E59">
              <w:rPr>
                <w:color w:val="000000"/>
              </w:rPr>
              <w:t>OFI</w:t>
            </w:r>
          </w:p>
        </w:tc>
        <w:tc>
          <w:tcPr>
            <w:tcW w:w="3923" w:type="dxa"/>
            <w:shd w:val="clear" w:color="auto" w:fill="auto"/>
            <w:noWrap/>
            <w:hideMark/>
          </w:tcPr>
          <w:p w:rsidRPr="00733E59" w:rsidR="00B93346" w:rsidP="004E04CD" w:rsidRDefault="00B93346" w14:paraId="78A1D847" w14:textId="77777777">
            <w:pPr>
              <w:pStyle w:val="TableText"/>
              <w:spacing w:before="20" w:after="20"/>
            </w:pPr>
            <w:r w:rsidRPr="2F32AA2D">
              <w:t xml:space="preserve">Financial services </w:t>
            </w:r>
            <w:proofErr w:type="spellStart"/>
            <w:r w:rsidRPr="2F32AA2D">
              <w:t>nec</w:t>
            </w:r>
            <w:proofErr w:type="spellEnd"/>
          </w:p>
        </w:tc>
        <w:tc>
          <w:tcPr>
            <w:tcW w:w="3637" w:type="dxa"/>
            <w:shd w:val="clear" w:color="auto" w:fill="auto"/>
            <w:noWrap/>
            <w:hideMark/>
          </w:tcPr>
          <w:p w:rsidRPr="00733E59" w:rsidR="00B93346" w:rsidP="004E04CD" w:rsidRDefault="00B93346" w14:paraId="73F31540"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4E868086" w14:textId="77777777">
        <w:trPr>
          <w:cantSplit/>
        </w:trPr>
        <w:tc>
          <w:tcPr>
            <w:tcW w:w="657" w:type="dxa"/>
            <w:shd w:val="clear" w:color="auto" w:fill="auto"/>
            <w:noWrap/>
            <w:hideMark/>
          </w:tcPr>
          <w:p w:rsidRPr="00733E59" w:rsidR="00B93346" w:rsidP="004E04CD" w:rsidRDefault="00B93346" w14:paraId="74E370DF" w14:textId="77777777">
            <w:pPr>
              <w:pStyle w:val="TableText"/>
              <w:spacing w:before="20" w:after="20"/>
            </w:pPr>
            <w:r w:rsidRPr="2F32AA2D">
              <w:t>53</w:t>
            </w:r>
          </w:p>
        </w:tc>
        <w:tc>
          <w:tcPr>
            <w:tcW w:w="1143" w:type="dxa"/>
            <w:shd w:val="clear" w:color="auto" w:fill="auto"/>
            <w:noWrap/>
            <w:hideMark/>
          </w:tcPr>
          <w:p w:rsidRPr="00733E59" w:rsidR="00B93346" w:rsidP="004E04CD" w:rsidRDefault="00B93346" w14:paraId="546E1718" w14:textId="77777777">
            <w:pPr>
              <w:pStyle w:val="TableText"/>
              <w:spacing w:before="20" w:after="20"/>
              <w:rPr>
                <w:color w:val="000000"/>
              </w:rPr>
            </w:pPr>
            <w:r w:rsidRPr="00733E59">
              <w:rPr>
                <w:color w:val="000000"/>
              </w:rPr>
              <w:t>ISR</w:t>
            </w:r>
          </w:p>
        </w:tc>
        <w:tc>
          <w:tcPr>
            <w:tcW w:w="3923" w:type="dxa"/>
            <w:shd w:val="clear" w:color="auto" w:fill="auto"/>
            <w:noWrap/>
            <w:hideMark/>
          </w:tcPr>
          <w:p w:rsidRPr="00733E59" w:rsidR="00B93346" w:rsidP="004E04CD" w:rsidRDefault="00B93346" w14:paraId="1E78C5C5" w14:textId="77777777">
            <w:pPr>
              <w:pStyle w:val="TableText"/>
              <w:spacing w:before="20" w:after="20"/>
              <w:rPr>
                <w:color w:val="000000"/>
              </w:rPr>
            </w:pPr>
            <w:r w:rsidRPr="00733E59">
              <w:rPr>
                <w:color w:val="000000"/>
              </w:rPr>
              <w:t>Insurance</w:t>
            </w:r>
          </w:p>
        </w:tc>
        <w:tc>
          <w:tcPr>
            <w:tcW w:w="3637" w:type="dxa"/>
            <w:shd w:val="clear" w:color="auto" w:fill="auto"/>
            <w:noWrap/>
            <w:hideMark/>
          </w:tcPr>
          <w:p w:rsidRPr="00733E59" w:rsidR="00B93346" w:rsidP="004E04CD" w:rsidRDefault="00B93346" w14:paraId="1A47C613"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5169EB22" w14:textId="77777777">
        <w:trPr>
          <w:cantSplit/>
        </w:trPr>
        <w:tc>
          <w:tcPr>
            <w:tcW w:w="657" w:type="dxa"/>
            <w:shd w:val="clear" w:color="auto" w:fill="auto"/>
            <w:noWrap/>
            <w:hideMark/>
          </w:tcPr>
          <w:p w:rsidRPr="00733E59" w:rsidR="00B93346" w:rsidP="004E04CD" w:rsidRDefault="00B93346" w14:paraId="18FD624F" w14:textId="77777777">
            <w:pPr>
              <w:pStyle w:val="TableText"/>
              <w:spacing w:before="20" w:after="20"/>
            </w:pPr>
            <w:r w:rsidRPr="2F32AA2D">
              <w:t>54</w:t>
            </w:r>
          </w:p>
        </w:tc>
        <w:tc>
          <w:tcPr>
            <w:tcW w:w="1143" w:type="dxa"/>
            <w:shd w:val="clear" w:color="auto" w:fill="auto"/>
            <w:noWrap/>
            <w:hideMark/>
          </w:tcPr>
          <w:p w:rsidRPr="00733E59" w:rsidR="00B93346" w:rsidP="004E04CD" w:rsidRDefault="00B93346" w14:paraId="4BB12B11" w14:textId="77777777">
            <w:pPr>
              <w:pStyle w:val="TableText"/>
              <w:spacing w:before="20" w:after="20"/>
              <w:rPr>
                <w:color w:val="000000"/>
              </w:rPr>
            </w:pPr>
            <w:r w:rsidRPr="00733E59">
              <w:rPr>
                <w:color w:val="000000"/>
              </w:rPr>
              <w:t>OBS</w:t>
            </w:r>
          </w:p>
        </w:tc>
        <w:tc>
          <w:tcPr>
            <w:tcW w:w="3923" w:type="dxa"/>
            <w:shd w:val="clear" w:color="auto" w:fill="auto"/>
            <w:noWrap/>
            <w:hideMark/>
          </w:tcPr>
          <w:p w:rsidRPr="00733E59" w:rsidR="00B93346" w:rsidP="004E04CD" w:rsidRDefault="00B93346" w14:paraId="66CE181F" w14:textId="77777777">
            <w:pPr>
              <w:pStyle w:val="TableText"/>
              <w:spacing w:before="20" w:after="20"/>
            </w:pPr>
            <w:r w:rsidRPr="2F32AA2D">
              <w:t xml:space="preserve">Business services </w:t>
            </w:r>
            <w:proofErr w:type="spellStart"/>
            <w:r w:rsidRPr="2F32AA2D">
              <w:t>nec</w:t>
            </w:r>
            <w:proofErr w:type="spellEnd"/>
          </w:p>
        </w:tc>
        <w:tc>
          <w:tcPr>
            <w:tcW w:w="3637" w:type="dxa"/>
            <w:shd w:val="clear" w:color="auto" w:fill="auto"/>
            <w:noWrap/>
            <w:hideMark/>
          </w:tcPr>
          <w:p w:rsidRPr="00733E59" w:rsidR="00B93346" w:rsidP="004E04CD" w:rsidRDefault="00B93346" w14:paraId="0B803B27"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47001220" w14:textId="77777777">
        <w:trPr>
          <w:cantSplit/>
        </w:trPr>
        <w:tc>
          <w:tcPr>
            <w:tcW w:w="657" w:type="dxa"/>
            <w:shd w:val="clear" w:color="auto" w:fill="auto"/>
            <w:noWrap/>
            <w:hideMark/>
          </w:tcPr>
          <w:p w:rsidRPr="00733E59" w:rsidR="00B93346" w:rsidP="004E04CD" w:rsidRDefault="00B93346" w14:paraId="676E5862" w14:textId="77777777">
            <w:pPr>
              <w:pStyle w:val="TableText"/>
              <w:spacing w:before="20" w:after="20"/>
            </w:pPr>
            <w:r w:rsidRPr="2F32AA2D">
              <w:t>55</w:t>
            </w:r>
          </w:p>
        </w:tc>
        <w:tc>
          <w:tcPr>
            <w:tcW w:w="1143" w:type="dxa"/>
            <w:shd w:val="clear" w:color="auto" w:fill="auto"/>
            <w:noWrap/>
            <w:hideMark/>
          </w:tcPr>
          <w:p w:rsidRPr="00733E59" w:rsidR="00B93346" w:rsidP="004E04CD" w:rsidRDefault="00B93346" w14:paraId="0F418A10" w14:textId="77777777">
            <w:pPr>
              <w:pStyle w:val="TableText"/>
              <w:spacing w:before="20" w:after="20"/>
              <w:rPr>
                <w:color w:val="000000"/>
              </w:rPr>
            </w:pPr>
            <w:r w:rsidRPr="00733E59">
              <w:rPr>
                <w:color w:val="000000"/>
              </w:rPr>
              <w:t>ROS</w:t>
            </w:r>
          </w:p>
        </w:tc>
        <w:tc>
          <w:tcPr>
            <w:tcW w:w="3923" w:type="dxa"/>
            <w:shd w:val="clear" w:color="auto" w:fill="auto"/>
            <w:noWrap/>
            <w:hideMark/>
          </w:tcPr>
          <w:p w:rsidRPr="00733E59" w:rsidR="00B93346" w:rsidP="004E04CD" w:rsidRDefault="00B93346" w14:paraId="605A2ED9" w14:textId="77777777">
            <w:pPr>
              <w:pStyle w:val="TableText"/>
              <w:spacing w:before="20" w:after="20"/>
              <w:rPr>
                <w:color w:val="000000"/>
              </w:rPr>
            </w:pPr>
            <w:r w:rsidRPr="00733E59">
              <w:rPr>
                <w:color w:val="000000"/>
              </w:rPr>
              <w:t>Recreational and other services</w:t>
            </w:r>
          </w:p>
        </w:tc>
        <w:tc>
          <w:tcPr>
            <w:tcW w:w="3637" w:type="dxa"/>
            <w:shd w:val="clear" w:color="auto" w:fill="auto"/>
            <w:noWrap/>
            <w:hideMark/>
          </w:tcPr>
          <w:p w:rsidRPr="00733E59" w:rsidR="00B93346" w:rsidP="004E04CD" w:rsidRDefault="00B93346" w14:paraId="7EC42D05"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7319969B" w14:textId="77777777">
        <w:trPr>
          <w:cantSplit/>
        </w:trPr>
        <w:tc>
          <w:tcPr>
            <w:tcW w:w="657" w:type="dxa"/>
            <w:shd w:val="clear" w:color="auto" w:fill="auto"/>
            <w:noWrap/>
            <w:hideMark/>
          </w:tcPr>
          <w:p w:rsidRPr="00733E59" w:rsidR="00B93346" w:rsidP="004E04CD" w:rsidRDefault="00B93346" w14:paraId="68C43276" w14:textId="77777777">
            <w:pPr>
              <w:pStyle w:val="TableText"/>
              <w:spacing w:before="20" w:after="20"/>
            </w:pPr>
            <w:r w:rsidRPr="2F32AA2D">
              <w:t>56</w:t>
            </w:r>
          </w:p>
        </w:tc>
        <w:tc>
          <w:tcPr>
            <w:tcW w:w="1143" w:type="dxa"/>
            <w:shd w:val="clear" w:color="auto" w:fill="auto"/>
            <w:noWrap/>
            <w:hideMark/>
          </w:tcPr>
          <w:p w:rsidRPr="00733E59" w:rsidR="00B93346" w:rsidP="004E04CD" w:rsidRDefault="00B93346" w14:paraId="49D0B4BB" w14:textId="77777777">
            <w:pPr>
              <w:pStyle w:val="TableText"/>
              <w:spacing w:before="20" w:after="20"/>
              <w:rPr>
                <w:color w:val="000000"/>
              </w:rPr>
            </w:pPr>
            <w:r w:rsidRPr="00733E59">
              <w:rPr>
                <w:color w:val="000000"/>
              </w:rPr>
              <w:t>OSG</w:t>
            </w:r>
          </w:p>
        </w:tc>
        <w:tc>
          <w:tcPr>
            <w:tcW w:w="3923" w:type="dxa"/>
            <w:shd w:val="clear" w:color="auto" w:fill="auto"/>
            <w:noWrap/>
            <w:hideMark/>
          </w:tcPr>
          <w:p w:rsidRPr="00733E59" w:rsidR="00B93346" w:rsidP="004E04CD" w:rsidRDefault="00B93346" w14:paraId="66B237EF" w14:textId="77777777">
            <w:pPr>
              <w:pStyle w:val="TableText"/>
              <w:spacing w:before="20" w:after="20"/>
              <w:rPr>
                <w:color w:val="000000"/>
              </w:rPr>
            </w:pPr>
            <w:r w:rsidRPr="00733E59">
              <w:rPr>
                <w:color w:val="000000"/>
              </w:rPr>
              <w:t>Public Administration, Defense, Education, Health</w:t>
            </w:r>
          </w:p>
        </w:tc>
        <w:tc>
          <w:tcPr>
            <w:tcW w:w="3637" w:type="dxa"/>
            <w:shd w:val="clear" w:color="auto" w:fill="auto"/>
            <w:noWrap/>
            <w:hideMark/>
          </w:tcPr>
          <w:p w:rsidRPr="00733E59" w:rsidR="00B93346" w:rsidP="004E04CD" w:rsidRDefault="00B93346" w14:paraId="5E18A909" w14:textId="77777777">
            <w:pPr>
              <w:pStyle w:val="TableText"/>
              <w:spacing w:before="20" w:after="20"/>
              <w:rPr>
                <w:color w:val="000000"/>
              </w:rPr>
            </w:pPr>
            <w:proofErr w:type="spellStart"/>
            <w:r w:rsidRPr="00733E59">
              <w:rPr>
                <w:color w:val="000000"/>
              </w:rPr>
              <w:t>Srv</w:t>
            </w:r>
            <w:proofErr w:type="spellEnd"/>
          </w:p>
        </w:tc>
      </w:tr>
      <w:tr w:rsidRPr="00733E59" w:rsidR="00B93346" w:rsidTr="004E04CD" w14:paraId="1565BD35" w14:textId="77777777">
        <w:trPr>
          <w:cantSplit/>
        </w:trPr>
        <w:tc>
          <w:tcPr>
            <w:tcW w:w="657" w:type="dxa"/>
            <w:shd w:val="clear" w:color="auto" w:fill="auto"/>
            <w:noWrap/>
            <w:hideMark/>
          </w:tcPr>
          <w:p w:rsidRPr="00733E59" w:rsidR="00B93346" w:rsidP="004E04CD" w:rsidRDefault="00B93346" w14:paraId="37B3BE6E" w14:textId="77777777">
            <w:pPr>
              <w:pStyle w:val="TableText"/>
              <w:spacing w:before="20" w:after="20"/>
            </w:pPr>
            <w:r w:rsidRPr="2F32AA2D">
              <w:t>57</w:t>
            </w:r>
          </w:p>
        </w:tc>
        <w:tc>
          <w:tcPr>
            <w:tcW w:w="1143" w:type="dxa"/>
            <w:shd w:val="clear" w:color="auto" w:fill="auto"/>
            <w:noWrap/>
            <w:hideMark/>
          </w:tcPr>
          <w:p w:rsidRPr="00733E59" w:rsidR="00B93346" w:rsidP="004E04CD" w:rsidRDefault="00B93346" w14:paraId="059D6133" w14:textId="77777777">
            <w:pPr>
              <w:pStyle w:val="TableText"/>
              <w:spacing w:before="20" w:after="20"/>
              <w:rPr>
                <w:color w:val="000000"/>
              </w:rPr>
            </w:pPr>
            <w:r w:rsidRPr="00733E59">
              <w:rPr>
                <w:color w:val="000000"/>
              </w:rPr>
              <w:t>DWE</w:t>
            </w:r>
          </w:p>
        </w:tc>
        <w:tc>
          <w:tcPr>
            <w:tcW w:w="3923" w:type="dxa"/>
            <w:shd w:val="clear" w:color="auto" w:fill="auto"/>
            <w:noWrap/>
            <w:hideMark/>
          </w:tcPr>
          <w:p w:rsidRPr="00733E59" w:rsidR="00B93346" w:rsidP="004E04CD" w:rsidRDefault="00B93346" w14:paraId="01A68FD6" w14:textId="77777777">
            <w:pPr>
              <w:pStyle w:val="TableText"/>
              <w:spacing w:before="20" w:after="20"/>
              <w:rPr>
                <w:color w:val="000000"/>
              </w:rPr>
            </w:pPr>
            <w:r w:rsidRPr="00733E59">
              <w:rPr>
                <w:color w:val="000000"/>
              </w:rPr>
              <w:t>Dwellings</w:t>
            </w:r>
          </w:p>
        </w:tc>
        <w:tc>
          <w:tcPr>
            <w:tcW w:w="3637" w:type="dxa"/>
            <w:shd w:val="clear" w:color="auto" w:fill="auto"/>
            <w:noWrap/>
            <w:hideMark/>
          </w:tcPr>
          <w:p w:rsidRPr="00733E59" w:rsidR="00B93346" w:rsidP="004E04CD" w:rsidRDefault="00B93346" w14:paraId="6DE8C1F5" w14:textId="77777777">
            <w:pPr>
              <w:pStyle w:val="TableText"/>
              <w:spacing w:before="20" w:after="20"/>
              <w:rPr>
                <w:color w:val="000000"/>
              </w:rPr>
            </w:pPr>
            <w:r w:rsidRPr="00733E59">
              <w:rPr>
                <w:color w:val="000000"/>
              </w:rPr>
              <w:t>House</w:t>
            </w:r>
          </w:p>
        </w:tc>
      </w:tr>
    </w:tbl>
    <w:p w:rsidRPr="00733E59" w:rsidR="00B93346" w:rsidP="00B93346" w:rsidRDefault="00B93346" w14:paraId="7B185A2A" w14:textId="77777777">
      <w:pPr>
        <w:rPr>
          <w:szCs w:val="24"/>
        </w:rPr>
      </w:pPr>
    </w:p>
    <w:p w:rsidRPr="00733E59" w:rsidR="00B93346" w:rsidP="00B93346" w:rsidRDefault="00B93346" w14:paraId="7047FB22" w14:textId="77777777"/>
    <w:p w:rsidR="007C30F1" w:rsidP="00CB3E1F" w:rsidRDefault="007C30F1" w14:paraId="147A4D8D" w14:textId="77777777">
      <w:pPr>
        <w:pStyle w:val="BodyText"/>
      </w:pPr>
    </w:p>
    <w:p w:rsidR="007C30F1" w:rsidP="006D6E5F" w:rsidRDefault="007C30F1" w14:paraId="34FE3FBD" w14:textId="77777777">
      <w:pPr>
        <w:pStyle w:val="AppHeading1"/>
        <w:jc w:val="left"/>
      </w:pPr>
    </w:p>
    <w:sectPr w:rsidR="007C30F1" w:rsidSect="00F83F9D">
      <w:footerReference w:type="default" r:id="rId74"/>
      <w:pgSz w:w="12240" w:h="15840" w:code="1"/>
      <w:pgMar w:top="1440" w:right="1440" w:bottom="1440" w:left="1440" w:header="720" w:footer="720" w:gutter="0"/>
      <w:pgNumType w:start="1" w:chapStyle="5"/>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L" w:author="Rafelski, Lauren (she/her/hers)" w:date="2023-01-26T10:53:00Z" w:id="34">
    <w:p w:rsidR="00C232CF" w:rsidRDefault="00C232CF" w14:paraId="09A42057" w14:textId="25367030">
      <w:pPr>
        <w:pStyle w:val="CommentText"/>
      </w:pPr>
      <w:r>
        <w:rPr>
          <w:rStyle w:val="CommentReference"/>
        </w:rPr>
        <w:annotationRef/>
      </w:r>
      <w:r>
        <w:t xml:space="preserve">It isn’t obvious in this layout that this section of the table is a continuation of the First-Generation Biofuels box. </w:t>
      </w:r>
      <w:r w:rsidR="005014B9">
        <w:t>Is it possible to add another header to this part say “First-Generation Biofuels (continued)” or something like that?</w:t>
      </w:r>
    </w:p>
  </w:comment>
  <w:comment w:initials="CY" w:author="Cai, Yongxia" w:date="2023-02-28T12:40:00Z" w:id="35">
    <w:p w:rsidR="001A0A98" w:rsidRDefault="001A0A98" w14:paraId="104232E6" w14:textId="3B3B3AFD">
      <w:pPr>
        <w:pStyle w:val="CommentText"/>
      </w:pPr>
      <w:r>
        <w:rPr>
          <w:rStyle w:val="CommentReference"/>
        </w:rPr>
        <w:annotationRef/>
      </w:r>
      <w:r>
        <w:t>Sharon, can you fix it?</w:t>
      </w:r>
    </w:p>
  </w:comment>
  <w:comment w:initials="RL" w:author="Rafelski, Lauren (she/her/hers)" w:date="2023-01-26T10:58:00Z" w:id="37">
    <w:p w:rsidR="004564D1" w:rsidP="004564D1" w:rsidRDefault="004564D1" w14:paraId="15BA878D" w14:textId="77777777">
      <w:pPr>
        <w:pStyle w:val="CommentText"/>
      </w:pPr>
      <w:r>
        <w:rPr>
          <w:rStyle w:val="CommentReference"/>
        </w:rPr>
        <w:annotationRef/>
      </w:r>
      <w:r>
        <w:t>Is Labor supposed to be a subcategory of Capital in this table? The layout makes it look like Capital is the main category (like Land, Fossil Fuel Energy and Nuclear and Renewable) and Labor is a subcategory. I think using consistent justification (</w:t>
      </w:r>
      <w:proofErr w:type="gramStart"/>
      <w:r>
        <w:t>e.g.</w:t>
      </w:r>
      <w:proofErr w:type="gramEnd"/>
      <w:r>
        <w:t xml:space="preserve"> both left justified or both centered) would help.</w:t>
      </w:r>
    </w:p>
  </w:comment>
  <w:comment w:initials="CY" w:author="Cai, Yongxia" w:date="2023-02-28T11:53:00Z" w:id="38">
    <w:p w:rsidR="00BA5A96" w:rsidRDefault="00BA5A96" w14:paraId="07E01034" w14:textId="03414899">
      <w:pPr>
        <w:pStyle w:val="CommentText"/>
      </w:pPr>
      <w:r>
        <w:rPr>
          <w:rStyle w:val="CommentReference"/>
        </w:rPr>
        <w:annotationRef/>
      </w:r>
      <w:r w:rsidR="00A4526F">
        <w:t>Reformatted</w:t>
      </w:r>
    </w:p>
  </w:comment>
  <w:comment w:initials="RL(" w:author="Rafelski, Lauren (she/her/hers)" w:date="2023-02-09T13:24:00Z" w:id="109">
    <w:p w:rsidR="007D531B" w:rsidRDefault="007D531B" w14:paraId="6E7D6EF4" w14:textId="2BDAC939">
      <w:pPr>
        <w:pStyle w:val="CommentText"/>
      </w:pPr>
      <w:r>
        <w:rPr>
          <w:rStyle w:val="CommentReference"/>
        </w:rPr>
        <w:annotationRef/>
      </w:r>
      <w:r>
        <w:t xml:space="preserve">Is there a typo here? I don’t understand </w:t>
      </w:r>
      <w:r w:rsidR="005B4339">
        <w:t>what this is saying</w:t>
      </w:r>
    </w:p>
  </w:comment>
  <w:comment w:initials="CY" w:author="Cai, Yongxia" w:date="2023-02-28T11:54:00Z" w:id="110">
    <w:p w:rsidR="00817A7B" w:rsidRDefault="00817A7B" w14:paraId="125C91A0" w14:textId="27FB7780">
      <w:pPr>
        <w:pStyle w:val="CommentText"/>
      </w:pPr>
      <w:r>
        <w:rPr>
          <w:rStyle w:val="CommentReference"/>
        </w:rPr>
        <w:annotationRef/>
      </w:r>
      <w:r>
        <w:t xml:space="preserve">This says </w:t>
      </w:r>
      <w:r w:rsidR="007367EB">
        <w:t>A</w:t>
      </w:r>
      <w:r w:rsidR="00241EE4">
        <w:t xml:space="preserve">FVs has same structure </w:t>
      </w:r>
      <w:r w:rsidR="00411D40">
        <w:t xml:space="preserve">as HEV but </w:t>
      </w:r>
      <w:r w:rsidR="002410B7">
        <w:t>vary by</w:t>
      </w:r>
      <w:r w:rsidR="007E2E88">
        <w:t xml:space="preserve"> energy input</w:t>
      </w:r>
      <w:r w:rsidR="00F35E26">
        <w:t xml:space="preserve">. Their input share </w:t>
      </w:r>
      <w:proofErr w:type="gramStart"/>
      <w:r w:rsidR="00F35E26">
        <w:t>are</w:t>
      </w:r>
      <w:proofErr w:type="gramEnd"/>
      <w:r w:rsidR="00F35E26">
        <w:t xml:space="preserve"> different</w:t>
      </w:r>
      <w:r w:rsidR="00407E45">
        <w:t>.</w:t>
      </w:r>
      <w:r w:rsidR="008C3B7B">
        <w:t xml:space="preserve"> </w:t>
      </w:r>
      <w:r w:rsidR="0014046C">
        <w:t>Does it help if we rem</w:t>
      </w:r>
      <w:r w:rsidR="00BD5107">
        <w:t>ove them?</w:t>
      </w:r>
    </w:p>
  </w:comment>
  <w:comment w:initials="RL(" w:author="Rafelski, Lauren (she/her/hers)" w:date="2023-02-13T09:45:00Z" w:id="195">
    <w:p w:rsidR="007E4AB5" w:rsidRDefault="007E4AB5" w14:paraId="08E4EB5B" w14:textId="565A9498">
      <w:pPr>
        <w:pStyle w:val="CommentText"/>
      </w:pPr>
      <w:r>
        <w:rPr>
          <w:rStyle w:val="CommentReference"/>
        </w:rPr>
        <w:annotationRef/>
      </w:r>
      <w:r w:rsidR="00BC2AF5">
        <w:t>Can we add a sentence to this section saying which land types can be converted to which other land types?</w:t>
      </w:r>
    </w:p>
  </w:comment>
  <w:comment w:initials="CY" w:author="Cai, Yongxia" w:date="2023-02-28T12:32:00Z" w:id="196">
    <w:p w:rsidR="000975C8" w:rsidRDefault="000975C8" w14:paraId="4E809FE1" w14:textId="28D3D8CB">
      <w:pPr>
        <w:pStyle w:val="CommentText"/>
      </w:pPr>
      <w:r>
        <w:rPr>
          <w:rStyle w:val="CommentReference"/>
        </w:rPr>
        <w:annotationRef/>
      </w:r>
      <w:r>
        <w:t>See the text</w:t>
      </w:r>
    </w:p>
  </w:comment>
  <w:comment w:initials="RL(" w:author="Rafelski, Lauren (she/her/hers)" w:date="2023-02-13T10:04:00Z" w:id="238">
    <w:p w:rsidR="00DF79A7" w:rsidRDefault="00DF79A7" w14:paraId="46828680" w14:textId="657597E7">
      <w:pPr>
        <w:pStyle w:val="CommentText"/>
      </w:pPr>
      <w:r>
        <w:rPr>
          <w:rStyle w:val="CommentReference"/>
        </w:rPr>
        <w:annotationRef/>
      </w:r>
      <w:r>
        <w:t>Something weird is going on with the page numbers in this section (starts at 6-15)</w:t>
      </w:r>
    </w:p>
  </w:comment>
  <w:comment w:initials="CY" w:author="Cai, Yongxia" w:date="2023-02-28T12:40:00Z" w:id="239">
    <w:p w:rsidR="00D1542A" w:rsidRDefault="00D1542A" w14:paraId="1C9F886F" w14:textId="5DD05C77">
      <w:pPr>
        <w:pStyle w:val="CommentText"/>
      </w:pPr>
      <w:r>
        <w:rPr>
          <w:rStyle w:val="CommentReference"/>
        </w:rPr>
        <w:annotationRef/>
      </w:r>
      <w:r w:rsidR="007F67D5">
        <w:t>Sharon, can you fix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A42057" w15:done="0"/>
  <w15:commentEx w15:paraId="104232E6" w15:paraIdParent="09A42057" w15:done="0"/>
  <w15:commentEx w15:paraId="15BA878D" w15:done="0"/>
  <w15:commentEx w15:paraId="07E01034" w15:paraIdParent="15BA878D" w15:done="0"/>
  <w15:commentEx w15:paraId="6E7D6EF4" w15:done="0"/>
  <w15:commentEx w15:paraId="125C91A0" w15:paraIdParent="6E7D6EF4" w15:done="0"/>
  <w15:commentEx w15:paraId="08E4EB5B" w15:done="0"/>
  <w15:commentEx w15:paraId="4E809FE1" w15:paraIdParent="08E4EB5B" w15:done="0"/>
  <w15:commentEx w15:paraId="46828680" w15:done="0"/>
  <w15:commentEx w15:paraId="1C9F886F" w15:paraIdParent="468286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CDA38" w16cex:dateUtc="2023-01-26T15:53:00Z"/>
  <w16cex:commentExtensible w16cex:durableId="27A874CA" w16cex:dateUtc="2023-02-28T17:40:00Z"/>
  <w16cex:commentExtensible w16cex:durableId="27A86929" w16cex:dateUtc="2023-01-26T15:58:00Z"/>
  <w16cex:commentExtensible w16cex:durableId="27A869AD" w16cex:dateUtc="2023-02-28T16:53:00Z"/>
  <w16cex:commentExtensible w16cex:durableId="278F727A" w16cex:dateUtc="2023-02-09T18:24:00Z"/>
  <w16cex:commentExtensible w16cex:durableId="27A86A02" w16cex:dateUtc="2023-02-28T16:54:00Z"/>
  <w16cex:commentExtensible w16cex:durableId="27948539" w16cex:dateUtc="2023-02-13T14:45:00Z"/>
  <w16cex:commentExtensible w16cex:durableId="27A872FA" w16cex:dateUtc="2023-02-28T17:32:00Z"/>
  <w16cex:commentExtensible w16cex:durableId="279489B4" w16cex:dateUtc="2023-02-13T15:04:00Z"/>
  <w16cex:commentExtensible w16cex:durableId="27A874A8" w16cex:dateUtc="2023-02-28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A42057" w16cid:durableId="277CDA38"/>
  <w16cid:commentId w16cid:paraId="104232E6" w16cid:durableId="27A874CA"/>
  <w16cid:commentId w16cid:paraId="15BA878D" w16cid:durableId="27A86929"/>
  <w16cid:commentId w16cid:paraId="07E01034" w16cid:durableId="27A869AD"/>
  <w16cid:commentId w16cid:paraId="6E7D6EF4" w16cid:durableId="278F727A"/>
  <w16cid:commentId w16cid:paraId="125C91A0" w16cid:durableId="27A86A02"/>
  <w16cid:commentId w16cid:paraId="08E4EB5B" w16cid:durableId="27948539"/>
  <w16cid:commentId w16cid:paraId="4E809FE1" w16cid:durableId="27A872FA"/>
  <w16cid:commentId w16cid:paraId="46828680" w16cid:durableId="279489B4"/>
  <w16cid:commentId w16cid:paraId="1C9F886F" w16cid:durableId="27A874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259B" w:rsidRDefault="0039259B" w14:paraId="3136DC7C" w14:textId="77777777">
      <w:r>
        <w:separator/>
      </w:r>
    </w:p>
  </w:endnote>
  <w:endnote w:type="continuationSeparator" w:id="0">
    <w:p w:rsidR="0039259B" w:rsidRDefault="0039259B" w14:paraId="65DD259F" w14:textId="77777777">
      <w:r>
        <w:continuationSeparator/>
      </w:r>
    </w:p>
  </w:endnote>
  <w:endnote w:type="continuationNotice" w:id="1">
    <w:p w:rsidR="0039259B" w:rsidRDefault="0039259B" w14:paraId="45DAEBC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imes New Roman Bold">
    <w:panose1 w:val="00000000000000000000"/>
    <w:charset w:val="00"/>
    <w:family w:val="roman"/>
    <w:notTrueType/>
    <w:pitch w:val="default"/>
  </w:font>
  <w:font w:name="New York">
    <w:panose1 w:val="02040503060506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nivers 55">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67B8F" w:rsidR="00D82C7F" w:rsidP="000209EF" w:rsidRDefault="00D82C7F" w14:paraId="614F97CA" w14:textId="77777777">
    <w:pPr>
      <w:pStyle w:val="Footer"/>
      <w:spacing w:line="240" w:lineRule="exact"/>
      <w:jc w:val="right"/>
      <w:rPr>
        <w:rFonts w:ascii="Arial" w:hAnsi="Arial" w:cs="Arial"/>
        <w:sz w:val="16"/>
        <w:szCs w:val="18"/>
      </w:rPr>
    </w:pPr>
    <w:r w:rsidRPr="00167B8F">
      <w:rPr>
        <w:rFonts w:ascii="Arial" w:hAnsi="Arial" w:cs="Arial"/>
        <w:sz w:val="16"/>
        <w:szCs w:val="18"/>
      </w:rPr>
      <w:t>_________________________________</w:t>
    </w:r>
    <w:r w:rsidRPr="00167B8F">
      <w:rPr>
        <w:rFonts w:ascii="Arial" w:hAnsi="Arial" w:cs="Arial"/>
        <w:sz w:val="16"/>
        <w:szCs w:val="18"/>
      </w:rPr>
      <w:br/>
    </w:r>
    <w:r w:rsidRPr="00655715">
      <w:rPr>
        <w:rFonts w:ascii="Arial" w:hAnsi="Arial" w:cs="Arial"/>
        <w:sz w:val="16"/>
        <w:szCs w:val="18"/>
      </w:rPr>
      <w:t>RTI International is a registered trademark and a trade name of Research Triangle Institute.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82C7F" w:rsidP="00A70A8C" w:rsidRDefault="00D82C7F" w14:paraId="3482E0AC" w14:textId="77777777">
    <w:pPr>
      <w:pStyle w:val="Footer"/>
      <w:jc w:val="right"/>
    </w:pPr>
    <w:r>
      <w:rPr>
        <w:noProof/>
      </w:rPr>
      <w:drawing>
        <wp:inline distT="0" distB="0" distL="0" distR="0" wp14:anchorId="41FF83CD" wp14:editId="027030A9">
          <wp:extent cx="1102995" cy="435610"/>
          <wp:effectExtent l="0" t="0" r="0" b="0"/>
          <wp:docPr id="1" name="Picture 1" descr="Logo for R T I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or R T I Internatio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995" cy="43561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2C7F" w:rsidRDefault="00D82C7F" w14:paraId="79C12BDB" w14:textId="1AA9BAE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FA" w:rsidRDefault="00562509" w14:paraId="4249F582" w14:textId="54F32044">
    <w:pPr>
      <w:pStyle w:val="Footer"/>
      <w:jc w:val="center"/>
    </w:pPr>
    <w:r>
      <w:rPr>
        <w:rStyle w:val="PageNumber"/>
      </w:rPr>
      <w:t>7-</w:t>
    </w:r>
    <w:r w:rsidR="001A3BFA">
      <w:rPr>
        <w:rStyle w:val="PageNumber"/>
      </w:rPr>
      <w:fldChar w:fldCharType="begin"/>
    </w:r>
    <w:r w:rsidR="001A3BFA">
      <w:rPr>
        <w:rStyle w:val="PageNumber"/>
      </w:rPr>
      <w:instrText xml:space="preserve"> PAGE </w:instrText>
    </w:r>
    <w:r w:rsidR="001A3BFA">
      <w:rPr>
        <w:rStyle w:val="PageNumber"/>
      </w:rPr>
      <w:fldChar w:fldCharType="separate"/>
    </w:r>
    <w:r w:rsidR="001A3BFA">
      <w:rPr>
        <w:rStyle w:val="PageNumber"/>
        <w:noProof/>
      </w:rPr>
      <w:t>5</w:t>
    </w:r>
    <w:r w:rsidR="001A3BFA">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2C7F" w:rsidRDefault="00D50ADF" w14:paraId="487E0148" w14:textId="551AC07B">
    <w:pPr>
      <w:pStyle w:val="Footer"/>
      <w:jc w:val="center"/>
    </w:pPr>
    <w:r>
      <w:rPr>
        <w:rStyle w:val="PageNumber"/>
      </w:rPr>
      <w:t>A</w:t>
    </w:r>
    <w:r w:rsidR="00D82C7F">
      <w:rPr>
        <w:rStyle w:val="PageNumber"/>
      </w:rPr>
      <w:t>-</w:t>
    </w:r>
    <w:r w:rsidR="00D82C7F">
      <w:rPr>
        <w:rStyle w:val="PageNumber"/>
      </w:rPr>
      <w:fldChar w:fldCharType="begin"/>
    </w:r>
    <w:r w:rsidR="00D82C7F">
      <w:rPr>
        <w:rStyle w:val="PageNumber"/>
      </w:rPr>
      <w:instrText xml:space="preserve"> PAGE </w:instrText>
    </w:r>
    <w:r w:rsidR="00D82C7F">
      <w:rPr>
        <w:rStyle w:val="PageNumber"/>
      </w:rPr>
      <w:fldChar w:fldCharType="separate"/>
    </w:r>
    <w:r w:rsidR="00D82C7F">
      <w:rPr>
        <w:rStyle w:val="PageNumber"/>
        <w:noProof/>
      </w:rPr>
      <w:t>5</w:t>
    </w:r>
    <w:r w:rsidR="00D82C7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259B" w:rsidRDefault="0039259B" w14:paraId="677E7753" w14:textId="77777777">
      <w:r>
        <w:separator/>
      </w:r>
    </w:p>
  </w:footnote>
  <w:footnote w:type="continuationSeparator" w:id="0">
    <w:p w:rsidR="0039259B" w:rsidRDefault="0039259B" w14:paraId="22FEF528" w14:textId="77777777">
      <w:r>
        <w:continuationSeparator/>
      </w:r>
    </w:p>
  </w:footnote>
  <w:footnote w:type="continuationNotice" w:id="1">
    <w:p w:rsidR="0039259B" w:rsidRDefault="0039259B" w14:paraId="38501A05" w14:textId="77777777"/>
  </w:footnote>
  <w:footnote w:id="2">
    <w:p w:rsidRPr="007D789B" w:rsidR="00D82C7F" w:rsidP="000F4F54" w:rsidRDefault="00D82C7F" w14:paraId="0D2FC69B" w14:textId="7399CD48">
      <w:pPr>
        <w:pStyle w:val="FootnoteText"/>
      </w:pPr>
      <w:r w:rsidRPr="007D789B">
        <w:rPr>
          <w:rStyle w:val="FootnoteReference"/>
        </w:rPr>
        <w:footnoteRef/>
      </w:r>
      <w:r w:rsidRPr="007D789B">
        <w:t xml:space="preserve"> </w:t>
      </w:r>
      <w:r>
        <w:tab/>
      </w:r>
      <w:r w:rsidRPr="007D789B">
        <w:t xml:space="preserve">The </w:t>
      </w:r>
      <w:r>
        <w:t>recursive-dynamic</w:t>
      </w:r>
      <w:r w:rsidRPr="007D789B">
        <w:t xml:space="preserve"> </w:t>
      </w:r>
      <w:r>
        <w:t>ADAGE</w:t>
      </w:r>
      <w:r w:rsidRPr="007D789B">
        <w:t xml:space="preserve"> has two versions: </w:t>
      </w:r>
      <w:r>
        <w:t>the 8</w:t>
      </w:r>
      <w:r w:rsidRPr="007D789B">
        <w:t xml:space="preserve">-region </w:t>
      </w:r>
      <w:r w:rsidRPr="00860712">
        <w:t>version</w:t>
      </w:r>
      <w:r w:rsidRPr="00BD540C">
        <w:t xml:space="preserve"> </w:t>
      </w:r>
      <w:r>
        <w:t>and the 27-</w:t>
      </w:r>
      <w:r w:rsidRPr="007D789B">
        <w:t xml:space="preserve">region version. The </w:t>
      </w:r>
      <w:r>
        <w:t>8</w:t>
      </w:r>
      <w:r w:rsidRPr="007D789B">
        <w:t xml:space="preserve">-region version is our </w:t>
      </w:r>
      <w:proofErr w:type="gramStart"/>
      <w:r w:rsidRPr="007D789B">
        <w:t>main focus</w:t>
      </w:r>
      <w:proofErr w:type="gramEnd"/>
      <w:r w:rsidRPr="007D789B">
        <w:t xml:space="preserve"> in this document.</w:t>
      </w:r>
    </w:p>
  </w:footnote>
  <w:footnote w:id="3">
    <w:p w:rsidR="00D82C7F" w:rsidRDefault="00D82C7F" w14:paraId="258A445D" w14:textId="64B90D56">
      <w:pPr>
        <w:pStyle w:val="FootnoteText"/>
      </w:pPr>
      <w:r>
        <w:rPr>
          <w:rStyle w:val="FootnoteReference"/>
        </w:rPr>
        <w:footnoteRef/>
      </w:r>
      <w:r>
        <w:tab/>
      </w:r>
      <w:r>
        <w:t xml:space="preserve">ADAGE currently uses the GTAP v7.1 database. See </w:t>
      </w:r>
      <w:hyperlink w:history="1" r:id="rId1">
        <w:r w:rsidRPr="002014F0">
          <w:rPr>
            <w:rStyle w:val="Hyperlink"/>
          </w:rPr>
          <w:t>https://www.gtap.agecon.purdue.edu/databases/v7/default.asp</w:t>
        </w:r>
      </w:hyperlink>
      <w:r>
        <w:t xml:space="preserve"> for more information.</w:t>
      </w:r>
    </w:p>
  </w:footnote>
  <w:footnote w:id="4">
    <w:p w:rsidRPr="00DB70C8" w:rsidR="00D82C7F" w:rsidP="000F4F54" w:rsidRDefault="00D82C7F" w14:paraId="7CE2E36C" w14:textId="333C04EF">
      <w:pPr>
        <w:pStyle w:val="FootnoteText"/>
      </w:pPr>
      <w:r w:rsidRPr="00DB70C8">
        <w:rPr>
          <w:rStyle w:val="FootnoteReference"/>
        </w:rPr>
        <w:footnoteRef/>
      </w:r>
      <w:r w:rsidRPr="00DB70C8">
        <w:t xml:space="preserve"> </w:t>
      </w:r>
      <w:r>
        <w:tab/>
      </w:r>
      <w:r w:rsidRPr="00DB70C8">
        <w:t xml:space="preserve">Each foreign country also contains all the linkages among households, firms, and government shown in the figure. </w:t>
      </w:r>
    </w:p>
  </w:footnote>
  <w:footnote w:id="5">
    <w:p w:rsidRPr="00DB70C8" w:rsidR="00D82C7F" w:rsidP="00B93346" w:rsidRDefault="00D82C7F" w14:paraId="273BB281" w14:textId="4D738BC1">
      <w:pPr>
        <w:pStyle w:val="FootnoteText"/>
      </w:pPr>
      <w:r w:rsidRPr="00DB70C8">
        <w:rPr>
          <w:rStyle w:val="FootnoteReference"/>
        </w:rPr>
        <w:footnoteRef/>
      </w:r>
      <w:r w:rsidRPr="00DB70C8">
        <w:t xml:space="preserve"> </w:t>
      </w:r>
      <w:r>
        <w:tab/>
      </w:r>
      <w:r w:rsidRPr="00DB70C8">
        <w:t xml:space="preserve">In the terminology used by </w:t>
      </w:r>
      <w:r>
        <w:t xml:space="preserve">I/O </w:t>
      </w:r>
      <w:r w:rsidRPr="00DB70C8">
        <w:t>models, direct effects are experienced by a specific industry. Indirect effects capture how direct effects spill over into other industries</w:t>
      </w:r>
      <w:r w:rsidR="00D81336">
        <w:t xml:space="preserve"> in the direct industry’s supply chain</w:t>
      </w:r>
      <w:r w:rsidRPr="00DB70C8">
        <w:t>, and induced effects cover how income changes from direct/indirect effects affect the economy</w:t>
      </w:r>
      <w:r w:rsidR="00D81336">
        <w:t xml:space="preserve"> when the incomes are spent</w:t>
      </w:r>
      <w:r w:rsidRPr="00DB70C8">
        <w:t>.</w:t>
      </w:r>
    </w:p>
  </w:footnote>
  <w:footnote w:id="6">
    <w:p w:rsidR="00D82C7F" w:rsidRDefault="00D82C7F" w14:paraId="07DFE267" w14:textId="4EDDE423">
      <w:pPr>
        <w:pStyle w:val="FootnoteText"/>
      </w:pPr>
      <w:r>
        <w:rPr>
          <w:rStyle w:val="FootnoteReference"/>
        </w:rPr>
        <w:footnoteRef/>
      </w:r>
      <w:r>
        <w:tab/>
      </w:r>
      <w:r>
        <w:t>Oil palms and rapeseed are not broken out as individual crops but grouped into the rest of oilseed category (</w:t>
      </w:r>
      <w:proofErr w:type="spellStart"/>
      <w:r>
        <w:t>Osdn</w:t>
      </w:r>
      <w:proofErr w:type="spellEnd"/>
      <w:r>
        <w:t>) in ADAGE, so their biodiesel feedstocks are</w:t>
      </w:r>
      <w:r w:rsidR="003677BD">
        <w:t xml:space="preserve"> both from</w:t>
      </w:r>
      <w:r>
        <w:t xml:space="preserve"> </w:t>
      </w:r>
      <w:proofErr w:type="spellStart"/>
      <w:r>
        <w:t>Osdn</w:t>
      </w:r>
      <w:proofErr w:type="spellEnd"/>
      <w:r>
        <w:t xml:space="preserve"> instead.</w:t>
      </w:r>
    </w:p>
  </w:footnote>
  <w:footnote w:id="7">
    <w:p w:rsidR="00D82C7F" w:rsidP="0076003E" w:rsidRDefault="00D82C7F" w14:paraId="65ED2CF9" w14:textId="55D1A70C">
      <w:pPr>
        <w:pStyle w:val="FootnoteText"/>
      </w:pPr>
      <w:r>
        <w:rPr>
          <w:rStyle w:val="FootnoteReference"/>
        </w:rPr>
        <w:footnoteRef/>
      </w:r>
      <w:r>
        <w:tab/>
      </w:r>
      <w:r>
        <w:t xml:space="preserve">See </w:t>
      </w:r>
      <w:hyperlink w:history="1" r:id="rId2">
        <w:r w:rsidRPr="002D4ADC">
          <w:rPr>
            <w:rStyle w:val="Hyperlink"/>
          </w:rPr>
          <w:t>http://www.esru.strath.ac.uk/EandE/Web_sites/02-03/biofuels/quant_biodiesel.htm</w:t>
        </w:r>
      </w:hyperlink>
      <w:r>
        <w:t xml:space="preserve"> for r</w:t>
      </w:r>
      <w:r w:rsidRPr="000B70A8">
        <w:t>apeseed</w:t>
      </w:r>
      <w:r>
        <w:t xml:space="preserve"> yield and rapeseed biodiesel assumption; see </w:t>
      </w:r>
      <w:hyperlink w:history="1" r:id="rId3">
        <w:r w:rsidRPr="002D4ADC">
          <w:rPr>
            <w:rStyle w:val="Hyperlink"/>
          </w:rPr>
          <w:t>https://en.wikipedia.org/wiki/Biodiesel</w:t>
        </w:r>
      </w:hyperlink>
      <w:r>
        <w:t xml:space="preserve"> for palm oil yield and biodiesel yield. </w:t>
      </w:r>
    </w:p>
  </w:footnote>
  <w:footnote w:id="8">
    <w:p w:rsidRPr="001A3F0C" w:rsidR="000B5866" w:rsidP="000B5866" w:rsidRDefault="000B5866" w14:paraId="7DB6A299" w14:textId="2592CE6F">
      <w:pPr>
        <w:pStyle w:val="FootnoteText"/>
      </w:pPr>
      <w:r w:rsidRPr="00B76BE7">
        <w:rPr>
          <w:rStyle w:val="FootnoteReference"/>
        </w:rPr>
        <w:footnoteRef/>
      </w:r>
      <w:r w:rsidRPr="00B76BE7">
        <w:t xml:space="preserve"> </w:t>
      </w:r>
      <w:r>
        <w:tab/>
      </w:r>
      <w:r w:rsidRPr="00B76BE7">
        <w:t xml:space="preserve">Electricity is </w:t>
      </w:r>
      <w:r>
        <w:t xml:space="preserve">generally </w:t>
      </w:r>
      <w:r w:rsidRPr="00B76BE7">
        <w:t xml:space="preserve">introduced as </w:t>
      </w:r>
      <w:r>
        <w:t xml:space="preserve">an energy input in biofuel production (for miscanthus, agriculture residue, forest residue, and forest wood products feedstocks) but incorporated as </w:t>
      </w:r>
      <w:r w:rsidRPr="00B76BE7">
        <w:t>a by</w:t>
      </w:r>
      <w:r>
        <w:t>-</w:t>
      </w:r>
      <w:r w:rsidRPr="00B76BE7">
        <w:t xml:space="preserve">product in switchgrass biofuel </w:t>
      </w:r>
      <w:r>
        <w:t xml:space="preserve">in accordance with </w:t>
      </w:r>
      <w:r w:rsidRPr="00B76BE7">
        <w:t xml:space="preserve">a study </w:t>
      </w:r>
      <w:r>
        <w:t xml:space="preserve">(Larson, Jin, and </w:t>
      </w:r>
      <w:proofErr w:type="spellStart"/>
      <w:r>
        <w:t>Celik</w:t>
      </w:r>
      <w:proofErr w:type="spellEnd"/>
      <w:r>
        <w:t xml:space="preserve">, 2009) that </w:t>
      </w:r>
      <w:r w:rsidR="008563BF">
        <w:t xml:space="preserve">showed </w:t>
      </w:r>
      <w:r>
        <w:t xml:space="preserve">the extra electricity </w:t>
      </w:r>
      <w:r w:rsidRPr="00B76BE7">
        <w:t xml:space="preserve">generated </w:t>
      </w:r>
      <w:r>
        <w:t xml:space="preserve">is </w:t>
      </w:r>
      <w:r w:rsidRPr="00B76BE7">
        <w:t xml:space="preserve">more than </w:t>
      </w:r>
      <w:r>
        <w:t xml:space="preserve">enough to </w:t>
      </w:r>
      <w:r w:rsidRPr="00B76BE7">
        <w:t>offset the electricity used in the c</w:t>
      </w:r>
      <w:r>
        <w:t>onversion process from switchgrass</w:t>
      </w:r>
      <w:r w:rsidRPr="00B76BE7">
        <w:t xml:space="preserve"> to a final fuel.</w:t>
      </w:r>
      <w:r>
        <w:t xml:space="preserve"> </w:t>
      </w:r>
    </w:p>
  </w:footnote>
  <w:footnote w:id="9">
    <w:p w:rsidR="00D82C7F" w:rsidRDefault="00D82C7F" w14:paraId="78851043" w14:textId="0C064EB8">
      <w:pPr>
        <w:pStyle w:val="FootnoteText"/>
      </w:pPr>
      <w:r>
        <w:rPr>
          <w:rStyle w:val="FootnoteReference"/>
        </w:rPr>
        <w:footnoteRef/>
      </w:r>
      <w:r>
        <w:tab/>
      </w:r>
      <w:r w:rsidRPr="000B6EC6">
        <w:t>Fujimor</w:t>
      </w:r>
      <w:r>
        <w:t xml:space="preserve">i </w:t>
      </w:r>
      <w:r w:rsidRPr="000B6EC6">
        <w:t>et al</w:t>
      </w:r>
      <w:r>
        <w:t>. (</w:t>
      </w:r>
      <w:r w:rsidRPr="000B6EC6">
        <w:t>2014)</w:t>
      </w:r>
      <w:r>
        <w:t xml:space="preserve"> compared the CET function and </w:t>
      </w:r>
      <w:r w:rsidRPr="007B69A0">
        <w:t xml:space="preserve">logit </w:t>
      </w:r>
      <w:r>
        <w:t xml:space="preserve">function in land use change modeling in the Asia-Pacific Integrated Model CGE model (Fujimori, </w:t>
      </w:r>
      <w:r w:rsidRPr="001C5202">
        <w:t>Hasegawa</w:t>
      </w:r>
      <w:r>
        <w:t>,</w:t>
      </w:r>
      <w:r w:rsidRPr="001C5202">
        <w:t xml:space="preserve"> </w:t>
      </w:r>
      <w:r>
        <w:t>and Masui</w:t>
      </w:r>
      <w:r w:rsidR="00233FC6">
        <w:t xml:space="preserve">, </w:t>
      </w:r>
      <w:r>
        <w:t>2017) and found that agricultural goods production and land use were similar with CET and logit functions. The area balance violation generated by CET was large and heterogeneous across regions but was small for the aggregated world total.</w:t>
      </w:r>
    </w:p>
  </w:footnote>
  <w:footnote w:id="10">
    <w:p w:rsidR="00C00AB8" w:rsidRDefault="00C00AB8" w14:paraId="5160F6B6" w14:textId="00FB4640">
      <w:pPr>
        <w:pStyle w:val="FootnoteText"/>
      </w:pPr>
      <w:r>
        <w:rPr>
          <w:rStyle w:val="FootnoteReference"/>
        </w:rPr>
        <w:footnoteRef/>
      </w:r>
      <w:r>
        <w:t xml:space="preserve"> </w:t>
      </w:r>
      <w:r w:rsidR="001576A1">
        <w:t>There is also a land category “other land” that is kept constant over time and does not interact with these five land types.</w:t>
      </w:r>
    </w:p>
  </w:footnote>
  <w:footnote w:id="11">
    <w:p w:rsidR="00D82C7F" w:rsidRDefault="00D82C7F" w14:paraId="382E55B5" w14:textId="0C986991">
      <w:pPr>
        <w:pStyle w:val="FootnoteText"/>
      </w:pPr>
      <w:r>
        <w:rPr>
          <w:rStyle w:val="FootnoteReference"/>
        </w:rPr>
        <w:footnoteRef/>
      </w:r>
      <w:r>
        <w:tab/>
      </w:r>
      <w:r>
        <w:t xml:space="preserve">Refer to </w:t>
      </w:r>
      <w:hyperlink w:history="1" r:id="rId4">
        <w:r w:rsidRPr="002D4ADC">
          <w:rPr>
            <w:rStyle w:val="Hyperlink"/>
          </w:rPr>
          <w:t>https://www.gtap.agecon.purdue.edu/databases/v7/default.asp</w:t>
        </w:r>
      </w:hyperlink>
      <w:r>
        <w:t xml:space="preserve"> for more detailed information about the database and assumptions. </w:t>
      </w:r>
    </w:p>
  </w:footnote>
  <w:footnote w:id="12">
    <w:p w:rsidR="00D82C7F" w:rsidRDefault="00D82C7F" w14:paraId="08161C42" w14:textId="1FC5CB89">
      <w:pPr>
        <w:pStyle w:val="FootnoteText"/>
      </w:pPr>
      <w:r>
        <w:rPr>
          <w:rStyle w:val="FootnoteReference"/>
        </w:rPr>
        <w:footnoteRef/>
      </w:r>
      <w:r>
        <w:tab/>
      </w:r>
      <w:r>
        <w:t xml:space="preserve">Unsurprisingly, actual economic growth between 2004 and 2010 differed from perfectly balanced expansion in all factors at the rate of GDP growth. </w:t>
      </w:r>
    </w:p>
  </w:footnote>
  <w:footnote w:id="13">
    <w:p w:rsidR="00D82C7F" w:rsidRDefault="00D82C7F" w14:paraId="626504CB" w14:textId="0CA2CFF9">
      <w:pPr>
        <w:pStyle w:val="FootnoteText"/>
      </w:pPr>
      <w:r>
        <w:rPr>
          <w:rStyle w:val="FootnoteReference"/>
        </w:rPr>
        <w:footnoteRef/>
      </w:r>
      <w:r>
        <w:tab/>
      </w:r>
      <w:r>
        <w:t>“</w:t>
      </w:r>
      <w:proofErr w:type="spellStart"/>
      <w:r>
        <w:t>Nec</w:t>
      </w:r>
      <w:proofErr w:type="spellEnd"/>
      <w:r>
        <w:t xml:space="preserve">” is the abbreviation of </w:t>
      </w:r>
      <w:r w:rsidRPr="00F66928">
        <w:t>“</w:t>
      </w:r>
      <w:r w:rsidRPr="001261F3">
        <w:rPr>
          <w:color w:val="404040"/>
        </w:rPr>
        <w:t>not elsewhere classified</w:t>
      </w:r>
      <w:r>
        <w:rPr>
          <w:color w:val="404040"/>
        </w:rPr>
        <w:t>.</w:t>
      </w:r>
      <w:r w:rsidRPr="001261F3">
        <w:rPr>
          <w:color w:val="404040"/>
        </w:rPr>
        <w:t>”</w:t>
      </w:r>
    </w:p>
  </w:footnote>
  <w:footnote w:id="14">
    <w:p w:rsidRPr="001A3F0C" w:rsidR="00D82C7F" w:rsidP="00B93346" w:rsidRDefault="00D82C7F" w14:paraId="65638335" w14:textId="25B78C69">
      <w:pPr>
        <w:pStyle w:val="FootnoteText"/>
      </w:pPr>
      <w:r w:rsidRPr="00D0284A">
        <w:rPr>
          <w:rStyle w:val="FootnoteReference"/>
        </w:rPr>
        <w:footnoteRef/>
      </w:r>
      <w:r w:rsidRPr="00D0284A">
        <w:t xml:space="preserve"> </w:t>
      </w:r>
      <w:r>
        <w:tab/>
      </w:r>
      <w:r w:rsidRPr="00D0284A">
        <w:t xml:space="preserve">To the extent that additional data become available for </w:t>
      </w:r>
      <w:r>
        <w:t>n</w:t>
      </w:r>
      <w:r w:rsidRPr="00D0284A">
        <w:t>on-U</w:t>
      </w:r>
      <w:r>
        <w:t>.S.</w:t>
      </w:r>
      <w:r w:rsidRPr="00D0284A">
        <w:t xml:space="preserve"> regions, we anticipate updating this characterization of transportation in those regions in future </w:t>
      </w:r>
      <w:r>
        <w:t xml:space="preserve">model </w:t>
      </w:r>
      <w:r w:rsidRPr="00D0284A">
        <w:t xml:space="preserve">updates. </w:t>
      </w:r>
    </w:p>
  </w:footnote>
  <w:footnote w:id="15">
    <w:p w:rsidR="00D82C7F" w:rsidRDefault="00D82C7F" w14:paraId="63BC8BA4" w14:textId="3719BEB3">
      <w:pPr>
        <w:pStyle w:val="FootnoteText"/>
      </w:pPr>
      <w:r>
        <w:rPr>
          <w:rStyle w:val="FootnoteReference"/>
        </w:rPr>
        <w:footnoteRef/>
      </w:r>
      <w:r>
        <w:tab/>
      </w:r>
      <w:r>
        <w:t xml:space="preserve">One reason for deviations between these data sources is that FAOSTAT reports harvested area, whereas TEM reports planted area. These values will differ because of crop failures (i.e., a crop may be planted but not harvested) and </w:t>
      </w:r>
      <w:proofErr w:type="spellStart"/>
      <w:r>
        <w:t>multicropping</w:t>
      </w:r>
      <w:proofErr w:type="spellEnd"/>
      <w:r>
        <w:t xml:space="preserve"> (i.e., crops are grown on the same land during multiple growing seasons of the same year). </w:t>
      </w:r>
    </w:p>
  </w:footnote>
  <w:footnote w:id="16">
    <w:p w:rsidR="00D82C7F" w:rsidP="002F691D" w:rsidRDefault="00D82C7F" w14:paraId="697F04D2" w14:textId="4452267A">
      <w:pPr>
        <w:pStyle w:val="FootnoteText"/>
      </w:pPr>
      <w:r>
        <w:rPr>
          <w:rStyle w:val="FootnoteReference"/>
        </w:rPr>
        <w:footnoteRef/>
      </w:r>
      <w:r>
        <w:tab/>
      </w:r>
      <w:r>
        <w:t xml:space="preserve">Technological change in ADAGE is specified as exogenous improvement </w:t>
      </w:r>
      <w:r w:rsidR="00A33CB1">
        <w:t>i</w:t>
      </w:r>
      <w:r>
        <w:t xml:space="preserve">n energy efficiency and land productivity. Technological change that may reduce labor and capital inputs is not included in ADAGE. </w:t>
      </w:r>
    </w:p>
  </w:footnote>
  <w:footnote w:id="17">
    <w:p w:rsidR="00D82C7F" w:rsidP="002F691D" w:rsidRDefault="00D82C7F" w14:paraId="48E8D0D8" w14:textId="77777777">
      <w:pPr>
        <w:pStyle w:val="FootnoteText"/>
      </w:pPr>
      <w:r>
        <w:rPr>
          <w:rStyle w:val="FootnoteReference"/>
        </w:rPr>
        <w:footnoteRef/>
      </w:r>
      <w:r>
        <w:tab/>
      </w:r>
      <w:r>
        <w:t xml:space="preserve">Harrod-neutral technical progress refers to growth with a constant capital/output ratio and profit rate. The assumption of a constant capital/output ratio implies that capital stock and labor force grow at the same rate. </w:t>
      </w:r>
    </w:p>
  </w:footnote>
  <w:footnote w:id="18">
    <w:p w:rsidR="001623F8" w:rsidP="001623F8" w:rsidRDefault="001623F8" w14:paraId="7D02B45B" w14:textId="77777777">
      <w:pPr>
        <w:pStyle w:val="FootnoteText"/>
      </w:pPr>
      <w:r>
        <w:rPr>
          <w:rStyle w:val="FootnoteReference"/>
        </w:rPr>
        <w:footnoteRef/>
      </w:r>
      <w:r>
        <w:tab/>
      </w:r>
      <w:r>
        <w:t xml:space="preserve">See </w:t>
      </w:r>
      <w:hyperlink w:history="1" r:id="rId5">
        <w:r w:rsidRPr="002C1454">
          <w:rPr>
            <w:rStyle w:val="Hyperlink"/>
          </w:rPr>
          <w:t>https://www.gtap.agecon.purdue.edu/models/Dynamic/Baseline/default.asp</w:t>
        </w:r>
      </w:hyperlink>
      <w:r>
        <w:t xml:space="preserve"> for more information.</w:t>
      </w:r>
    </w:p>
  </w:footnote>
  <w:footnote w:id="19">
    <w:p w:rsidR="00FD23FB" w:rsidP="00FD23FB" w:rsidRDefault="000C5AA1" w14:paraId="66D3BAE5" w14:textId="40230AE1">
      <w:pPr>
        <w:pStyle w:val="CommentText"/>
      </w:pPr>
      <w:r>
        <w:rPr>
          <w:rStyle w:val="FootnoteReference"/>
        </w:rPr>
        <w:footnoteRef/>
      </w:r>
      <w:r>
        <w:t xml:space="preserve"> </w:t>
      </w:r>
      <w:r w:rsidR="00EE0902">
        <w:t xml:space="preserve">Miscanthus yield </w:t>
      </w:r>
      <w:r w:rsidR="00886419">
        <w:t>wa</w:t>
      </w:r>
      <w:r w:rsidR="00EE0902">
        <w:t xml:space="preserve">s assumed to be twice the switchgrass yield. </w:t>
      </w:r>
      <w:r w:rsidR="00FD23FB">
        <w:t>Production cost per hectare and conversi</w:t>
      </w:r>
      <w:r w:rsidR="00B571DB">
        <w:t xml:space="preserve">on cost to fuel per gallon </w:t>
      </w:r>
      <w:r w:rsidR="00886419">
        <w:t>we</w:t>
      </w:r>
      <w:r w:rsidR="00B571DB">
        <w:t>re assumed to be the same for switchgrass and miscanthus.</w:t>
      </w:r>
      <w:r w:rsidR="00FD23FB">
        <w:t xml:space="preserve"> </w:t>
      </w:r>
    </w:p>
    <w:p w:rsidR="000C5AA1" w:rsidRDefault="000C5AA1" w14:paraId="09095105" w14:textId="63B5D6F4">
      <w:pPr>
        <w:pStyle w:val="FootnoteText"/>
      </w:pPr>
    </w:p>
  </w:footnote>
  <w:footnote w:id="20">
    <w:p w:rsidR="00AA2E54" w:rsidP="00AA2E54" w:rsidRDefault="00AA2E54" w14:paraId="68AECFE5" w14:textId="77777777">
      <w:pPr>
        <w:pStyle w:val="FootnoteText"/>
        <w:ind w:left="180"/>
      </w:pPr>
      <w:r>
        <w:rPr>
          <w:rStyle w:val="FootnoteReference"/>
        </w:rPr>
        <w:footnoteRef/>
      </w:r>
      <w:r>
        <w:t xml:space="preserve"> </w:t>
      </w:r>
      <w:r>
        <w:tab/>
      </w:r>
      <w:r>
        <w:t>Oil-electric HEV includes all types of hybrid vehicles that can use both petroleum and electricity to run their motor, including plug-in hybrids. Production cost, input cost, and fuel economy (miles per gallon) and other input assumptions for HEVs were calculated as weighted averages from all types of hybrids in 2010. According to AEO2015 data (DOE, EIA, 2015), hybrids that use gasoline as their primary energy source dominated the market for HEVs from 2010 through 2015.</w:t>
      </w:r>
    </w:p>
  </w:footnote>
  <w:footnote w:id="21">
    <w:p w:rsidRPr="00733E59" w:rsidR="00AA2E54" w:rsidP="00AA2E54" w:rsidRDefault="00AA2E54" w14:paraId="156A80A6" w14:textId="77777777">
      <w:pPr>
        <w:pStyle w:val="BodyText"/>
        <w:spacing w:after="0" w:line="240" w:lineRule="auto"/>
        <w:ind w:left="180" w:hanging="180"/>
      </w:pPr>
      <w:r>
        <w:rPr>
          <w:rStyle w:val="FootnoteReference"/>
        </w:rPr>
        <w:footnoteRef/>
      </w:r>
      <w:r>
        <w:tab/>
      </w:r>
      <w:r>
        <w:rPr>
          <w:sz w:val="20"/>
        </w:rPr>
        <w:t>From now on,</w:t>
      </w:r>
      <w:r w:rsidRPr="00EC2E11">
        <w:rPr>
          <w:sz w:val="20"/>
        </w:rPr>
        <w:t xml:space="preserve"> we use the abbreviation OEV to re</w:t>
      </w:r>
      <w:r>
        <w:rPr>
          <w:sz w:val="20"/>
        </w:rPr>
        <w:t>present conventional vehicles that use gasoline and biofuels a</w:t>
      </w:r>
      <w:r w:rsidRPr="00EC2E11">
        <w:rPr>
          <w:sz w:val="20"/>
        </w:rPr>
        <w:t>nd BEV, HEV, and FCEV for advanced vehicles for auto (Auto), bus (</w:t>
      </w:r>
      <w:proofErr w:type="spellStart"/>
      <w:r w:rsidRPr="00EC2E11">
        <w:rPr>
          <w:sz w:val="20"/>
        </w:rPr>
        <w:t>RodP</w:t>
      </w:r>
      <w:proofErr w:type="spellEnd"/>
      <w:r w:rsidRPr="00EC2E11">
        <w:rPr>
          <w:sz w:val="20"/>
        </w:rPr>
        <w:t>), and truck (</w:t>
      </w:r>
      <w:proofErr w:type="spellStart"/>
      <w:r w:rsidRPr="00EC2E11">
        <w:rPr>
          <w:sz w:val="20"/>
        </w:rPr>
        <w:t>RodF</w:t>
      </w:r>
      <w:proofErr w:type="spellEnd"/>
      <w:r w:rsidRPr="00EC2E11">
        <w:rPr>
          <w:sz w:val="20"/>
        </w:rPr>
        <w:t>).</w:t>
      </w:r>
      <w:r w:rsidRPr="00733E59">
        <w:t xml:space="preserve"> </w:t>
      </w:r>
    </w:p>
    <w:p w:rsidR="00AA2E54" w:rsidP="00AA2E54" w:rsidRDefault="00AA2E54" w14:paraId="31D62ED5" w14:textId="77777777">
      <w:pPr>
        <w:pStyle w:val="FootnoteText"/>
        <w:ind w:left="180" w:hanging="1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D82C7F" w:rsidTr="00820799" w14:paraId="4D79DD03" w14:textId="77777777">
      <w:tc>
        <w:tcPr>
          <w:tcW w:w="3120" w:type="dxa"/>
        </w:tcPr>
        <w:p w:rsidR="00D82C7F" w:rsidP="00820799" w:rsidRDefault="00D82C7F" w14:paraId="4D7E644E" w14:textId="11BF8924">
          <w:pPr>
            <w:pStyle w:val="Header"/>
            <w:ind w:left="-115"/>
          </w:pPr>
        </w:p>
      </w:tc>
      <w:tc>
        <w:tcPr>
          <w:tcW w:w="3120" w:type="dxa"/>
        </w:tcPr>
        <w:p w:rsidR="00D82C7F" w:rsidP="00820799" w:rsidRDefault="00D82C7F" w14:paraId="2651C9EA" w14:textId="26471A86">
          <w:pPr>
            <w:pStyle w:val="Header"/>
            <w:jc w:val="center"/>
          </w:pPr>
        </w:p>
      </w:tc>
      <w:tc>
        <w:tcPr>
          <w:tcW w:w="3120" w:type="dxa"/>
        </w:tcPr>
        <w:p w:rsidR="00D82C7F" w:rsidP="00820799" w:rsidRDefault="00D82C7F" w14:paraId="5C29A9C0" w14:textId="6F153552">
          <w:pPr>
            <w:pStyle w:val="Header"/>
            <w:ind w:right="-115"/>
            <w:jc w:val="right"/>
          </w:pPr>
        </w:p>
      </w:tc>
    </w:tr>
  </w:tbl>
  <w:p w:rsidR="00D82C7F" w:rsidRDefault="00D82C7F" w14:paraId="778C73D0" w14:textId="20A0BB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2C7F" w:rsidRDefault="00D82C7F" w14:paraId="2BB8DC35" w14:textId="77777777">
    <w:pPr>
      <w:pStyle w:val="Header"/>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0066A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804C19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0563E4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5C22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EA4FB66"/>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5680D3F4"/>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BF2CB0A0"/>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FF16BDD8"/>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FD24E610"/>
    <w:lvl w:ilvl="0">
      <w:start w:val="1"/>
      <w:numFmt w:val="decimal"/>
      <w:lvlText w:val="%1."/>
      <w:lvlJc w:val="left"/>
      <w:pPr>
        <w:tabs>
          <w:tab w:val="num" w:pos="360"/>
        </w:tabs>
        <w:ind w:left="360" w:hanging="360"/>
      </w:pPr>
    </w:lvl>
  </w:abstractNum>
  <w:abstractNum w:abstractNumId="9" w15:restartNumberingAfterBreak="0">
    <w:nsid w:val="07527764"/>
    <w:multiLevelType w:val="hybridMultilevel"/>
    <w:tmpl w:val="FFFFFFFF"/>
    <w:lvl w:ilvl="0" w:tplc="344EE046">
      <w:start w:val="1"/>
      <w:numFmt w:val="decimal"/>
      <w:lvlText w:val="%1."/>
      <w:lvlJc w:val="left"/>
      <w:pPr>
        <w:ind w:left="720" w:hanging="360"/>
      </w:pPr>
    </w:lvl>
    <w:lvl w:ilvl="1" w:tplc="8B1AD550">
      <w:start w:val="1"/>
      <w:numFmt w:val="lowerLetter"/>
      <w:lvlText w:val="%2."/>
      <w:lvlJc w:val="left"/>
      <w:pPr>
        <w:ind w:left="1440" w:hanging="360"/>
      </w:pPr>
    </w:lvl>
    <w:lvl w:ilvl="2" w:tplc="0BB20724">
      <w:start w:val="1"/>
      <w:numFmt w:val="lowerRoman"/>
      <w:lvlText w:val="%3."/>
      <w:lvlJc w:val="right"/>
      <w:pPr>
        <w:ind w:left="2160" w:hanging="180"/>
      </w:pPr>
    </w:lvl>
    <w:lvl w:ilvl="3" w:tplc="3320A82E">
      <w:start w:val="1"/>
      <w:numFmt w:val="decimal"/>
      <w:lvlText w:val="%4."/>
      <w:lvlJc w:val="left"/>
      <w:pPr>
        <w:ind w:left="2880" w:hanging="360"/>
      </w:pPr>
    </w:lvl>
    <w:lvl w:ilvl="4" w:tplc="60A41262">
      <w:start w:val="1"/>
      <w:numFmt w:val="lowerLetter"/>
      <w:lvlText w:val="%5."/>
      <w:lvlJc w:val="left"/>
      <w:pPr>
        <w:ind w:left="3600" w:hanging="360"/>
      </w:pPr>
    </w:lvl>
    <w:lvl w:ilvl="5" w:tplc="8AFA1892">
      <w:start w:val="1"/>
      <w:numFmt w:val="lowerRoman"/>
      <w:lvlText w:val="%6."/>
      <w:lvlJc w:val="right"/>
      <w:pPr>
        <w:ind w:left="4320" w:hanging="180"/>
      </w:pPr>
    </w:lvl>
    <w:lvl w:ilvl="6" w:tplc="12C20336">
      <w:start w:val="1"/>
      <w:numFmt w:val="decimal"/>
      <w:lvlText w:val="%7."/>
      <w:lvlJc w:val="left"/>
      <w:pPr>
        <w:ind w:left="5040" w:hanging="360"/>
      </w:pPr>
    </w:lvl>
    <w:lvl w:ilvl="7" w:tplc="708E8F8C">
      <w:start w:val="1"/>
      <w:numFmt w:val="lowerLetter"/>
      <w:lvlText w:val="%8."/>
      <w:lvlJc w:val="left"/>
      <w:pPr>
        <w:ind w:left="5760" w:hanging="360"/>
      </w:pPr>
    </w:lvl>
    <w:lvl w:ilvl="8" w:tplc="8FA09008">
      <w:start w:val="1"/>
      <w:numFmt w:val="lowerRoman"/>
      <w:lvlText w:val="%9."/>
      <w:lvlJc w:val="right"/>
      <w:pPr>
        <w:ind w:left="6480" w:hanging="180"/>
      </w:pPr>
    </w:lvl>
  </w:abstractNum>
  <w:abstractNum w:abstractNumId="10" w15:restartNumberingAfterBreak="0">
    <w:nsid w:val="10594754"/>
    <w:multiLevelType w:val="hybridMultilevel"/>
    <w:tmpl w:val="54525804"/>
    <w:lvl w:ilvl="0" w:tplc="FAD435D4">
      <w:start w:val="1"/>
      <w:numFmt w:val="bullet"/>
      <w:lvlText w:val=""/>
      <w:lvlJc w:val="left"/>
      <w:pPr>
        <w:tabs>
          <w:tab w:val="num" w:pos="720"/>
        </w:tabs>
        <w:ind w:left="576" w:hanging="288"/>
      </w:pPr>
      <w:rPr>
        <w:rFonts w:hint="default" w:ascii="Symbol" w:hAnsi="Symbol"/>
      </w:rPr>
    </w:lvl>
    <w:lvl w:ilvl="1" w:tplc="60643CB0" w:tentative="1">
      <w:start w:val="1"/>
      <w:numFmt w:val="bullet"/>
      <w:lvlText w:val=""/>
      <w:lvlJc w:val="left"/>
      <w:pPr>
        <w:tabs>
          <w:tab w:val="num" w:pos="1440"/>
        </w:tabs>
        <w:ind w:left="1440" w:hanging="360"/>
      </w:pPr>
      <w:rPr>
        <w:rFonts w:hint="default" w:ascii="Symbol" w:hAnsi="Symbol"/>
      </w:rPr>
    </w:lvl>
    <w:lvl w:ilvl="2" w:tplc="86201A8A" w:tentative="1">
      <w:start w:val="1"/>
      <w:numFmt w:val="bullet"/>
      <w:lvlText w:val=""/>
      <w:lvlJc w:val="left"/>
      <w:pPr>
        <w:tabs>
          <w:tab w:val="num" w:pos="2160"/>
        </w:tabs>
        <w:ind w:left="2160" w:hanging="360"/>
      </w:pPr>
      <w:rPr>
        <w:rFonts w:hint="default" w:ascii="Symbol" w:hAnsi="Symbol"/>
      </w:rPr>
    </w:lvl>
    <w:lvl w:ilvl="3" w:tplc="A014C048" w:tentative="1">
      <w:start w:val="1"/>
      <w:numFmt w:val="bullet"/>
      <w:lvlText w:val=""/>
      <w:lvlJc w:val="left"/>
      <w:pPr>
        <w:tabs>
          <w:tab w:val="num" w:pos="2880"/>
        </w:tabs>
        <w:ind w:left="2880" w:hanging="360"/>
      </w:pPr>
      <w:rPr>
        <w:rFonts w:hint="default" w:ascii="Symbol" w:hAnsi="Symbol"/>
      </w:rPr>
    </w:lvl>
    <w:lvl w:ilvl="4" w:tplc="0B0E82AE" w:tentative="1">
      <w:start w:val="1"/>
      <w:numFmt w:val="bullet"/>
      <w:lvlText w:val=""/>
      <w:lvlJc w:val="left"/>
      <w:pPr>
        <w:tabs>
          <w:tab w:val="num" w:pos="3600"/>
        </w:tabs>
        <w:ind w:left="3600" w:hanging="360"/>
      </w:pPr>
      <w:rPr>
        <w:rFonts w:hint="default" w:ascii="Symbol" w:hAnsi="Symbol"/>
      </w:rPr>
    </w:lvl>
    <w:lvl w:ilvl="5" w:tplc="ED02EA46" w:tentative="1">
      <w:start w:val="1"/>
      <w:numFmt w:val="bullet"/>
      <w:lvlText w:val=""/>
      <w:lvlJc w:val="left"/>
      <w:pPr>
        <w:tabs>
          <w:tab w:val="num" w:pos="4320"/>
        </w:tabs>
        <w:ind w:left="4320" w:hanging="360"/>
      </w:pPr>
      <w:rPr>
        <w:rFonts w:hint="default" w:ascii="Symbol" w:hAnsi="Symbol"/>
      </w:rPr>
    </w:lvl>
    <w:lvl w:ilvl="6" w:tplc="1416DA94" w:tentative="1">
      <w:start w:val="1"/>
      <w:numFmt w:val="bullet"/>
      <w:lvlText w:val=""/>
      <w:lvlJc w:val="left"/>
      <w:pPr>
        <w:tabs>
          <w:tab w:val="num" w:pos="5040"/>
        </w:tabs>
        <w:ind w:left="5040" w:hanging="360"/>
      </w:pPr>
      <w:rPr>
        <w:rFonts w:hint="default" w:ascii="Symbol" w:hAnsi="Symbol"/>
      </w:rPr>
    </w:lvl>
    <w:lvl w:ilvl="7" w:tplc="03A633D0" w:tentative="1">
      <w:start w:val="1"/>
      <w:numFmt w:val="bullet"/>
      <w:lvlText w:val=""/>
      <w:lvlJc w:val="left"/>
      <w:pPr>
        <w:tabs>
          <w:tab w:val="num" w:pos="5760"/>
        </w:tabs>
        <w:ind w:left="5760" w:hanging="360"/>
      </w:pPr>
      <w:rPr>
        <w:rFonts w:hint="default" w:ascii="Symbol" w:hAnsi="Symbol"/>
      </w:rPr>
    </w:lvl>
    <w:lvl w:ilvl="8" w:tplc="2E54BA94" w:tentative="1">
      <w:start w:val="1"/>
      <w:numFmt w:val="bullet"/>
      <w:lvlText w:val=""/>
      <w:lvlJc w:val="left"/>
      <w:pPr>
        <w:tabs>
          <w:tab w:val="num" w:pos="6480"/>
        </w:tabs>
        <w:ind w:left="6480" w:hanging="360"/>
      </w:pPr>
      <w:rPr>
        <w:rFonts w:hint="default" w:ascii="Symbol" w:hAnsi="Symbol"/>
      </w:rPr>
    </w:lvl>
  </w:abstractNum>
  <w:abstractNum w:abstractNumId="11" w15:restartNumberingAfterBreak="0">
    <w:nsid w:val="1738689C"/>
    <w:multiLevelType w:val="hybridMultilevel"/>
    <w:tmpl w:val="213C8348"/>
    <w:lvl w:ilvl="0" w:tplc="F57070B4">
      <w:start w:val="1"/>
      <w:numFmt w:val="bullet"/>
      <w:pStyle w:val="bullets"/>
      <w:lvlText w:val="■"/>
      <w:lvlJc w:val="left"/>
      <w:pPr>
        <w:ind w:left="1080" w:hanging="360"/>
      </w:pPr>
      <w:rPr>
        <w:rFonts w:hint="default" w:ascii="Times New Roman" w:hAnsi="Times New Roman" w:cs="Times New Roman"/>
        <w:sz w:val="20"/>
        <w:szCs w:val="20"/>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12" w15:restartNumberingAfterBreak="0">
    <w:nsid w:val="18856A84"/>
    <w:multiLevelType w:val="hybridMultilevel"/>
    <w:tmpl w:val="41E8DD42"/>
    <w:lvl w:ilvl="0" w:tplc="B2808384">
      <w:start w:val="1"/>
      <w:numFmt w:val="bullet"/>
      <w:pStyle w:val="bullets-3rdlevel"/>
      <w:lvlText w:val=""/>
      <w:lvlJc w:val="left"/>
      <w:pPr>
        <w:tabs>
          <w:tab w:val="num" w:pos="2160"/>
        </w:tabs>
        <w:ind w:left="2160" w:hanging="360"/>
      </w:pPr>
      <w:rPr>
        <w:rFonts w:hint="default" w:ascii="Symbol" w:hAnsi="Symbol"/>
      </w:rPr>
    </w:lvl>
    <w:lvl w:ilvl="1" w:tplc="04090003" w:tentative="1">
      <w:start w:val="1"/>
      <w:numFmt w:val="bullet"/>
      <w:lvlText w:val="o"/>
      <w:lvlJc w:val="left"/>
      <w:pPr>
        <w:tabs>
          <w:tab w:val="num" w:pos="2880"/>
        </w:tabs>
        <w:ind w:left="2880" w:hanging="360"/>
      </w:pPr>
      <w:rPr>
        <w:rFonts w:hint="default" w:ascii="Courier New" w:hAnsi="Courier New" w:cs="Courier New"/>
      </w:rPr>
    </w:lvl>
    <w:lvl w:ilvl="2" w:tplc="04090005" w:tentative="1">
      <w:start w:val="1"/>
      <w:numFmt w:val="bullet"/>
      <w:lvlText w:val=""/>
      <w:lvlJc w:val="left"/>
      <w:pPr>
        <w:tabs>
          <w:tab w:val="num" w:pos="3600"/>
        </w:tabs>
        <w:ind w:left="3600" w:hanging="360"/>
      </w:pPr>
      <w:rPr>
        <w:rFonts w:hint="default" w:ascii="Wingdings" w:hAnsi="Wingdings"/>
      </w:rPr>
    </w:lvl>
    <w:lvl w:ilvl="3" w:tplc="04090001" w:tentative="1">
      <w:start w:val="1"/>
      <w:numFmt w:val="bullet"/>
      <w:lvlText w:val=""/>
      <w:lvlJc w:val="left"/>
      <w:pPr>
        <w:tabs>
          <w:tab w:val="num" w:pos="4320"/>
        </w:tabs>
        <w:ind w:left="4320" w:hanging="360"/>
      </w:pPr>
      <w:rPr>
        <w:rFonts w:hint="default" w:ascii="Symbol" w:hAnsi="Symbol"/>
      </w:rPr>
    </w:lvl>
    <w:lvl w:ilvl="4" w:tplc="04090003" w:tentative="1">
      <w:start w:val="1"/>
      <w:numFmt w:val="bullet"/>
      <w:lvlText w:val="o"/>
      <w:lvlJc w:val="left"/>
      <w:pPr>
        <w:tabs>
          <w:tab w:val="num" w:pos="5040"/>
        </w:tabs>
        <w:ind w:left="5040" w:hanging="360"/>
      </w:pPr>
      <w:rPr>
        <w:rFonts w:hint="default" w:ascii="Courier New" w:hAnsi="Courier New" w:cs="Courier New"/>
      </w:rPr>
    </w:lvl>
    <w:lvl w:ilvl="5" w:tplc="04090005" w:tentative="1">
      <w:start w:val="1"/>
      <w:numFmt w:val="bullet"/>
      <w:lvlText w:val=""/>
      <w:lvlJc w:val="left"/>
      <w:pPr>
        <w:tabs>
          <w:tab w:val="num" w:pos="5760"/>
        </w:tabs>
        <w:ind w:left="5760" w:hanging="360"/>
      </w:pPr>
      <w:rPr>
        <w:rFonts w:hint="default" w:ascii="Wingdings" w:hAnsi="Wingdings"/>
      </w:rPr>
    </w:lvl>
    <w:lvl w:ilvl="6" w:tplc="04090001" w:tentative="1">
      <w:start w:val="1"/>
      <w:numFmt w:val="bullet"/>
      <w:lvlText w:val=""/>
      <w:lvlJc w:val="left"/>
      <w:pPr>
        <w:tabs>
          <w:tab w:val="num" w:pos="6480"/>
        </w:tabs>
        <w:ind w:left="6480" w:hanging="360"/>
      </w:pPr>
      <w:rPr>
        <w:rFonts w:hint="default" w:ascii="Symbol" w:hAnsi="Symbol"/>
      </w:rPr>
    </w:lvl>
    <w:lvl w:ilvl="7" w:tplc="04090003" w:tentative="1">
      <w:start w:val="1"/>
      <w:numFmt w:val="bullet"/>
      <w:lvlText w:val="o"/>
      <w:lvlJc w:val="left"/>
      <w:pPr>
        <w:tabs>
          <w:tab w:val="num" w:pos="7200"/>
        </w:tabs>
        <w:ind w:left="7200" w:hanging="360"/>
      </w:pPr>
      <w:rPr>
        <w:rFonts w:hint="default" w:ascii="Courier New" w:hAnsi="Courier New" w:cs="Courier New"/>
      </w:rPr>
    </w:lvl>
    <w:lvl w:ilvl="8" w:tplc="04090005" w:tentative="1">
      <w:start w:val="1"/>
      <w:numFmt w:val="bullet"/>
      <w:lvlText w:val=""/>
      <w:lvlJc w:val="left"/>
      <w:pPr>
        <w:tabs>
          <w:tab w:val="num" w:pos="7920"/>
        </w:tabs>
        <w:ind w:left="7920" w:hanging="360"/>
      </w:pPr>
      <w:rPr>
        <w:rFonts w:hint="default" w:ascii="Wingdings" w:hAnsi="Wingdings"/>
      </w:rPr>
    </w:lvl>
  </w:abstractNum>
  <w:abstractNum w:abstractNumId="13" w15:restartNumberingAfterBreak="0">
    <w:nsid w:val="31986228"/>
    <w:multiLevelType w:val="hybridMultilevel"/>
    <w:tmpl w:val="48287372"/>
    <w:lvl w:ilvl="0" w:tplc="04090001">
      <w:start w:val="70"/>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374193B"/>
    <w:multiLevelType w:val="multilevel"/>
    <w:tmpl w:val="4FBC4122"/>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F3B749B"/>
    <w:multiLevelType w:val="hybridMultilevel"/>
    <w:tmpl w:val="303CCE74"/>
    <w:lvl w:ilvl="0" w:tplc="290AB89E">
      <w:start w:val="2"/>
      <w:numFmt w:val="bullet"/>
      <w:lvlText w:val="-"/>
      <w:lvlJc w:val="left"/>
      <w:pPr>
        <w:ind w:left="360" w:hanging="360"/>
      </w:pPr>
      <w:rPr>
        <w:rFonts w:hint="default" w:ascii="Calibri" w:hAnsi="Calibri" w:eastAsia="Calibri" w:cs="Calibri"/>
      </w:rPr>
    </w:lvl>
    <w:lvl w:ilvl="1" w:tplc="400A0003">
      <w:start w:val="1"/>
      <w:numFmt w:val="bullet"/>
      <w:lvlText w:val="o"/>
      <w:lvlJc w:val="left"/>
      <w:pPr>
        <w:ind w:left="1080" w:hanging="360"/>
      </w:pPr>
      <w:rPr>
        <w:rFonts w:hint="default" w:ascii="Courier New" w:hAnsi="Courier New" w:cs="Courier New"/>
      </w:rPr>
    </w:lvl>
    <w:lvl w:ilvl="2" w:tplc="400A0005">
      <w:start w:val="1"/>
      <w:numFmt w:val="bullet"/>
      <w:lvlText w:val=""/>
      <w:lvlJc w:val="left"/>
      <w:pPr>
        <w:ind w:left="1800" w:hanging="360"/>
      </w:pPr>
      <w:rPr>
        <w:rFonts w:hint="default" w:ascii="Wingdings" w:hAnsi="Wingdings"/>
      </w:rPr>
    </w:lvl>
    <w:lvl w:ilvl="3" w:tplc="400A0001">
      <w:start w:val="1"/>
      <w:numFmt w:val="bullet"/>
      <w:lvlText w:val=""/>
      <w:lvlJc w:val="left"/>
      <w:pPr>
        <w:ind w:left="2520" w:hanging="360"/>
      </w:pPr>
      <w:rPr>
        <w:rFonts w:hint="default" w:ascii="Symbol" w:hAnsi="Symbol"/>
      </w:rPr>
    </w:lvl>
    <w:lvl w:ilvl="4" w:tplc="400A0003">
      <w:start w:val="1"/>
      <w:numFmt w:val="bullet"/>
      <w:lvlText w:val="o"/>
      <w:lvlJc w:val="left"/>
      <w:pPr>
        <w:ind w:left="3240" w:hanging="360"/>
      </w:pPr>
      <w:rPr>
        <w:rFonts w:hint="default" w:ascii="Courier New" w:hAnsi="Courier New" w:cs="Courier New"/>
      </w:rPr>
    </w:lvl>
    <w:lvl w:ilvl="5" w:tplc="400A0005">
      <w:start w:val="1"/>
      <w:numFmt w:val="bullet"/>
      <w:lvlText w:val=""/>
      <w:lvlJc w:val="left"/>
      <w:pPr>
        <w:ind w:left="3960" w:hanging="360"/>
      </w:pPr>
      <w:rPr>
        <w:rFonts w:hint="default" w:ascii="Wingdings" w:hAnsi="Wingdings"/>
      </w:rPr>
    </w:lvl>
    <w:lvl w:ilvl="6" w:tplc="400A0001">
      <w:start w:val="1"/>
      <w:numFmt w:val="bullet"/>
      <w:lvlText w:val=""/>
      <w:lvlJc w:val="left"/>
      <w:pPr>
        <w:ind w:left="4680" w:hanging="360"/>
      </w:pPr>
      <w:rPr>
        <w:rFonts w:hint="default" w:ascii="Symbol" w:hAnsi="Symbol"/>
      </w:rPr>
    </w:lvl>
    <w:lvl w:ilvl="7" w:tplc="400A0003">
      <w:start w:val="1"/>
      <w:numFmt w:val="bullet"/>
      <w:lvlText w:val="o"/>
      <w:lvlJc w:val="left"/>
      <w:pPr>
        <w:ind w:left="5400" w:hanging="360"/>
      </w:pPr>
      <w:rPr>
        <w:rFonts w:hint="default" w:ascii="Courier New" w:hAnsi="Courier New" w:cs="Courier New"/>
      </w:rPr>
    </w:lvl>
    <w:lvl w:ilvl="8" w:tplc="400A0005">
      <w:start w:val="1"/>
      <w:numFmt w:val="bullet"/>
      <w:lvlText w:val=""/>
      <w:lvlJc w:val="left"/>
      <w:pPr>
        <w:ind w:left="6120" w:hanging="360"/>
      </w:pPr>
      <w:rPr>
        <w:rFonts w:hint="default" w:ascii="Wingdings" w:hAnsi="Wingdings"/>
      </w:rPr>
    </w:lvl>
  </w:abstractNum>
  <w:abstractNum w:abstractNumId="16" w15:restartNumberingAfterBreak="0">
    <w:nsid w:val="45C13874"/>
    <w:multiLevelType w:val="hybridMultilevel"/>
    <w:tmpl w:val="D2B4C324"/>
    <w:lvl w:ilvl="0" w:tplc="95A438EA">
      <w:numFmt w:val="bullet"/>
      <w:lvlText w:val=""/>
      <w:lvlJc w:val="left"/>
      <w:pPr>
        <w:ind w:left="720" w:hanging="360"/>
      </w:pPr>
      <w:rPr>
        <w:rFonts w:hint="default" w:ascii="Symbol" w:hAnsi="Symbol"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73758C7"/>
    <w:multiLevelType w:val="multilevel"/>
    <w:tmpl w:val="04090025"/>
    <w:lvl w:ilvl="0">
      <w:start w:val="1"/>
      <w:numFmt w:val="decimal"/>
      <w:pStyle w:val="Heading1"/>
      <w:lvlText w:val="%1"/>
      <w:lvlJc w:val="left"/>
      <w:pPr>
        <w:ind w:left="475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7513F53"/>
    <w:multiLevelType w:val="hybridMultilevel"/>
    <w:tmpl w:val="472CF402"/>
    <w:lvl w:ilvl="0" w:tplc="04090001">
      <w:numFmt w:val="decimal"/>
      <w:lvlText w:val=""/>
      <w:lvlJc w:val="left"/>
    </w:lvl>
    <w:lvl w:ilvl="1" w:tplc="04090003">
      <w:numFmt w:val="decimal"/>
      <w:lvlText w:val=""/>
      <w:lvlJc w:val="left"/>
    </w:lvl>
    <w:lvl w:ilvl="2" w:tplc="04090005">
      <w:numFmt w:val="none"/>
      <w:lvlText w:val=""/>
      <w:lvlJc w:val="left"/>
      <w:pPr>
        <w:tabs>
          <w:tab w:val="num" w:pos="360"/>
        </w:tabs>
      </w:pPr>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9" w15:restartNumberingAfterBreak="0">
    <w:nsid w:val="47A30D27"/>
    <w:multiLevelType w:val="multilevel"/>
    <w:tmpl w:val="898C4C5A"/>
    <w:styleLink w:val="RptFormat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770148"/>
    <w:multiLevelType w:val="hybridMultilevel"/>
    <w:tmpl w:val="A1D4E38C"/>
    <w:lvl w:ilvl="0" w:tplc="FAD435D4">
      <w:numFmt w:val="decimal"/>
      <w:lvlText w:val=""/>
      <w:lvlJc w:val="left"/>
    </w:lvl>
    <w:lvl w:ilvl="1" w:tplc="60643CB0">
      <w:numFmt w:val="decimal"/>
      <w:lvlText w:val=""/>
      <w:lvlJc w:val="left"/>
    </w:lvl>
    <w:lvl w:ilvl="2" w:tplc="86201A8A">
      <w:numFmt w:val="decimal"/>
      <w:lvlText w:val=""/>
      <w:lvlJc w:val="left"/>
    </w:lvl>
    <w:lvl w:ilvl="3" w:tplc="A014C048">
      <w:numFmt w:val="decimal"/>
      <w:lvlText w:val=""/>
      <w:lvlJc w:val="left"/>
    </w:lvl>
    <w:lvl w:ilvl="4" w:tplc="0B0E82AE">
      <w:numFmt w:val="decimal"/>
      <w:lvlText w:val=""/>
      <w:lvlJc w:val="left"/>
    </w:lvl>
    <w:lvl w:ilvl="5" w:tplc="ED02EA46">
      <w:numFmt w:val="decimal"/>
      <w:lvlText w:val=""/>
      <w:lvlJc w:val="left"/>
    </w:lvl>
    <w:lvl w:ilvl="6" w:tplc="1416DA94">
      <w:numFmt w:val="decimal"/>
      <w:lvlText w:val=""/>
      <w:lvlJc w:val="left"/>
    </w:lvl>
    <w:lvl w:ilvl="7" w:tplc="03A633D0">
      <w:numFmt w:val="decimal"/>
      <w:lvlText w:val=""/>
      <w:lvlJc w:val="left"/>
    </w:lvl>
    <w:lvl w:ilvl="8" w:tplc="2E54BA94">
      <w:numFmt w:val="decimal"/>
      <w:lvlText w:val=""/>
      <w:lvlJc w:val="left"/>
    </w:lvl>
  </w:abstractNum>
  <w:abstractNum w:abstractNumId="21" w15:restartNumberingAfterBreak="0">
    <w:nsid w:val="50102D3D"/>
    <w:multiLevelType w:val="hybridMultilevel"/>
    <w:tmpl w:val="75385002"/>
    <w:lvl w:ilvl="0" w:tplc="04090001">
      <w:numFmt w:val="decimal"/>
      <w:lvlText w:val=""/>
      <w:lvlJc w:val="left"/>
    </w:lvl>
    <w:lvl w:ilvl="1" w:tplc="04090003">
      <w:numFmt w:val="decimal"/>
      <w:lvlText w:val=""/>
      <w:lvlJc w:val="left"/>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5">
      <w:numFmt w:val="decimal"/>
      <w:lvlText w:val=""/>
      <w:lvlJc w:val="left"/>
    </w:lvl>
    <w:lvl w:ilvl="3" w:tplc="04090001">
      <w:numFmt w:val="decimal"/>
      <w:lvlText w:val=""/>
      <w:lvlJc w:val="left"/>
    </w:lvl>
    <w:lvl w:ilvl="4" w:tplc="04090003">
      <w:numFmt w:val="none"/>
      <w:lvlText w:val=""/>
      <w:lvlJc w:val="left"/>
      <w:pPr>
        <w:tabs>
          <w:tab w:val="num" w:pos="360"/>
        </w:tabs>
      </w:pPr>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15:restartNumberingAfterBreak="0">
    <w:nsid w:val="5176726A"/>
    <w:multiLevelType w:val="hybridMultilevel"/>
    <w:tmpl w:val="86889A52"/>
    <w:lvl w:ilvl="0" w:tplc="4DD6949A">
      <w:numFmt w:val="decimal"/>
      <w:pStyle w:val="BulletedList"/>
      <w:lvlText w:val=""/>
      <w:lvlJc w:val="left"/>
    </w:lvl>
    <w:lvl w:ilvl="1" w:tplc="0254B86C">
      <w:numFmt w:val="decimal"/>
      <w:lvlText w:val=""/>
      <w:lvlJc w:val="left"/>
    </w:lvl>
    <w:lvl w:ilvl="2" w:tplc="3FCCEC2E">
      <w:numFmt w:val="decimal"/>
      <w:lvlText w:val=""/>
      <w:lvlJc w:val="left"/>
    </w:lvl>
    <w:lvl w:ilvl="3" w:tplc="1B2CDE76">
      <w:numFmt w:val="decimal"/>
      <w:lvlText w:val=""/>
      <w:lvlJc w:val="left"/>
    </w:lvl>
    <w:lvl w:ilvl="4" w:tplc="EB20ACEC">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15:restartNumberingAfterBreak="0">
    <w:nsid w:val="576D4520"/>
    <w:multiLevelType w:val="hybridMultilevel"/>
    <w:tmpl w:val="49A4AD9C"/>
    <w:lvl w:ilvl="0" w:tplc="D77C72F8">
      <w:numFmt w:val="decimal"/>
      <w:pStyle w:val="bullets-2ndleve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15:restartNumberingAfterBreak="0">
    <w:nsid w:val="617B6C7C"/>
    <w:multiLevelType w:val="hybridMultilevel"/>
    <w:tmpl w:val="EE7C966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5" w15:restartNumberingAfterBreak="0">
    <w:nsid w:val="65497AEE"/>
    <w:multiLevelType w:val="hybridMultilevel"/>
    <w:tmpl w:val="F4482FB2"/>
    <w:lvl w:ilvl="0" w:tplc="FEE2B8F4">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7A002298"/>
    <w:multiLevelType w:val="hybridMultilevel"/>
    <w:tmpl w:val="CF98B4B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num w:numId="1" w16cid:durableId="2082680148">
    <w:abstractNumId w:val="12"/>
  </w:num>
  <w:num w:numId="2" w16cid:durableId="1758668775">
    <w:abstractNumId w:val="23"/>
  </w:num>
  <w:num w:numId="3" w16cid:durableId="1795636675">
    <w:abstractNumId w:val="11"/>
  </w:num>
  <w:num w:numId="4" w16cid:durableId="1214540028">
    <w:abstractNumId w:val="19"/>
  </w:num>
  <w:num w:numId="5" w16cid:durableId="1748653194">
    <w:abstractNumId w:val="17"/>
  </w:num>
  <w:num w:numId="6" w16cid:durableId="74792317">
    <w:abstractNumId w:val="14"/>
  </w:num>
  <w:num w:numId="7" w16cid:durableId="1040546745">
    <w:abstractNumId w:val="2"/>
  </w:num>
  <w:num w:numId="8" w16cid:durableId="1567230173">
    <w:abstractNumId w:val="1"/>
  </w:num>
  <w:num w:numId="9" w16cid:durableId="756442070">
    <w:abstractNumId w:val="0"/>
  </w:num>
  <w:num w:numId="10" w16cid:durableId="65077347">
    <w:abstractNumId w:val="8"/>
  </w:num>
  <w:num w:numId="11" w16cid:durableId="1481921801">
    <w:abstractNumId w:val="3"/>
  </w:num>
  <w:num w:numId="12" w16cid:durableId="1297104544">
    <w:abstractNumId w:val="5"/>
  </w:num>
  <w:num w:numId="13" w16cid:durableId="1750542183">
    <w:abstractNumId w:val="4"/>
  </w:num>
  <w:num w:numId="14" w16cid:durableId="846870890">
    <w:abstractNumId w:val="7"/>
  </w:num>
  <w:num w:numId="15" w16cid:durableId="938634968">
    <w:abstractNumId w:val="6"/>
  </w:num>
  <w:num w:numId="16" w16cid:durableId="1128207509">
    <w:abstractNumId w:val="21"/>
  </w:num>
  <w:num w:numId="17" w16cid:durableId="1216426848">
    <w:abstractNumId w:val="18"/>
  </w:num>
  <w:num w:numId="18" w16cid:durableId="1138180886">
    <w:abstractNumId w:val="13"/>
  </w:num>
  <w:num w:numId="19" w16cid:durableId="2078163145">
    <w:abstractNumId w:val="16"/>
  </w:num>
  <w:num w:numId="20" w16cid:durableId="1529836361">
    <w:abstractNumId w:val="26"/>
  </w:num>
  <w:num w:numId="21" w16cid:durableId="612982434">
    <w:abstractNumId w:val="15"/>
  </w:num>
  <w:num w:numId="22" w16cid:durableId="1961064712">
    <w:abstractNumId w:val="11"/>
  </w:num>
  <w:num w:numId="23" w16cid:durableId="1195774043">
    <w:abstractNumId w:val="20"/>
  </w:num>
  <w:num w:numId="24" w16cid:durableId="1335299692">
    <w:abstractNumId w:val="10"/>
  </w:num>
  <w:num w:numId="25" w16cid:durableId="18967000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09246224">
    <w:abstractNumId w:val="17"/>
  </w:num>
  <w:num w:numId="27" w16cid:durableId="1387797717">
    <w:abstractNumId w:val="17"/>
  </w:num>
  <w:num w:numId="28" w16cid:durableId="15478352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8046746">
    <w:abstractNumId w:val="17"/>
  </w:num>
  <w:num w:numId="30" w16cid:durableId="1593972518">
    <w:abstractNumId w:val="9"/>
  </w:num>
  <w:num w:numId="31" w16cid:durableId="849835957">
    <w:abstractNumId w:val="22"/>
  </w:num>
  <w:num w:numId="32" w16cid:durableId="922955236">
    <w:abstractNumId w:val="24"/>
  </w:num>
  <w:num w:numId="33" w16cid:durableId="1037436018">
    <w:abstractNumId w:val="17"/>
  </w:num>
  <w:num w:numId="34" w16cid:durableId="47385418">
    <w:abstractNumId w:val="25"/>
  </w:num>
  <w:num w:numId="35" w16cid:durableId="1842741584">
    <w:abstractNumId w:val="17"/>
  </w:num>
  <w:num w:numId="36" w16cid:durableId="2103838695">
    <w:abstractNumId w:val="17"/>
  </w:num>
  <w:num w:numId="37" w16cid:durableId="1104421086">
    <w:abstractNumId w:val="17"/>
  </w:num>
  <w:num w:numId="38" w16cid:durableId="1010982458">
    <w:abstractNumId w:val="17"/>
  </w:num>
  <w:num w:numId="39" w16cid:durableId="1650400143">
    <w:abstractNumId w:val="17"/>
  </w:num>
  <w:num w:numId="40" w16cid:durableId="1489439095">
    <w:abstractNumId w:val="17"/>
  </w:num>
  <w:num w:numId="41" w16cid:durableId="100809400">
    <w:abstractNumId w:val="17"/>
  </w:num>
  <w:num w:numId="42" w16cid:durableId="1139105800">
    <w:abstractNumId w:val="17"/>
  </w:num>
  <w:num w:numId="43" w16cid:durableId="1002583664">
    <w:abstractNumId w:val="17"/>
  </w:num>
  <w:num w:numId="44" w16cid:durableId="1564632558">
    <w:abstractNumId w:val="17"/>
  </w:num>
  <w:num w:numId="45" w16cid:durableId="32073947">
    <w:abstractNumId w:val="17"/>
  </w:num>
  <w:num w:numId="46" w16cid:durableId="74323670">
    <w:abstractNumId w:val="17"/>
  </w:num>
  <w:num w:numId="47" w16cid:durableId="1787457354">
    <w:abstractNumId w:val="17"/>
  </w:num>
  <w:num w:numId="48" w16cid:durableId="977103741">
    <w:abstractNumId w:val="17"/>
  </w:num>
  <w:num w:numId="49" w16cid:durableId="355544712">
    <w:abstractNumId w:val="17"/>
  </w:num>
  <w:num w:numId="50" w16cid:durableId="788205061">
    <w:abstractNumId w:val="17"/>
  </w:num>
  <w:num w:numId="51" w16cid:durableId="1180193206">
    <w:abstractNumId w:val="17"/>
  </w:num>
  <w:num w:numId="52" w16cid:durableId="513809185">
    <w:abstractNumId w:val="17"/>
  </w:num>
  <w:num w:numId="53" w16cid:durableId="738139745">
    <w:abstractNumId w:val="17"/>
  </w:num>
  <w:num w:numId="54" w16cid:durableId="198864566">
    <w:abstractNumId w:val="17"/>
  </w:num>
  <w:num w:numId="55" w16cid:durableId="1787774000">
    <w:abstractNumId w:val="17"/>
  </w:num>
  <w:num w:numId="56" w16cid:durableId="1292056970">
    <w:abstractNumId w:val="17"/>
  </w:num>
  <w:num w:numId="57" w16cid:durableId="873346304">
    <w:abstractNumId w:val="17"/>
  </w:num>
  <w:num w:numId="58" w16cid:durableId="52235615">
    <w:abstractNumId w:val="17"/>
  </w:num>
  <w:num w:numId="59" w16cid:durableId="403918570">
    <w:abstractNumId w:val="17"/>
  </w:num>
  <w:num w:numId="60" w16cid:durableId="1535340341">
    <w:abstractNumId w:val="17"/>
  </w:num>
  <w:num w:numId="61" w16cid:durableId="1484083251">
    <w:abstractNumId w:val="17"/>
  </w:num>
  <w:num w:numId="62" w16cid:durableId="1233782565">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3" w16cid:durableId="236138632">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4" w16cid:durableId="1038703389">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5" w16cid:durableId="1324894035">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6" w16cid:durableId="541790460">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7" w16cid:durableId="652562258">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8" w16cid:durableId="640234668">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69" w16cid:durableId="856849535">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0" w16cid:durableId="317198322">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1" w16cid:durableId="1320841165">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2" w16cid:durableId="268241028">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3" w16cid:durableId="1106388118">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4" w16cid:durableId="1124689273">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5" w16cid:durableId="431781774">
    <w:abstractNumId w:val="17"/>
    <w:lvlOverride w:ilvl="0">
      <w:lvl w:ilvl="0">
        <w:start w:val="1"/>
        <w:numFmt w:val="decimal"/>
        <w:pStyle w:val="Heading1"/>
        <w:suff w:val="nothing"/>
        <w:lvlText w:val="Section %1"/>
        <w:lvlJc w:val="center"/>
        <w:pPr>
          <w:ind w:left="3456" w:firstLine="504"/>
        </w:pPr>
        <w:rPr>
          <w:rFonts w:hint="default" w:ascii="Times New Roman Bold" w:hAnsi="Times New Roman Bold" w:cs="Times New Roman"/>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76" w16cid:durableId="1630630368">
    <w:abstractNumId w:val="17"/>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elski, Lauren (she/her/hers)">
    <w15:presenceInfo w15:providerId="AD" w15:userId="S::Rafelski.Lauren@epa.gov::df32163c-3f2b-4629-9a8d-a0bb5b83a6af"/>
  </w15:person>
  <w15:person w15:author="Cai, Yongxia">
    <w15:presenceInfo w15:providerId="AD" w15:userId="S::ycai@rti.org::86e37249-9fc2-4b05-8780-ad68e0c9107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intFractionalCharacterWidth/>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W3sLQ0MzQ2M7CwMDdW0lEKTi0uzszPAykwrwUA19xiliwAAAA="/>
  </w:docVars>
  <w:rsids>
    <w:rsidRoot w:val="00C53B3D"/>
    <w:rsid w:val="00000416"/>
    <w:rsid w:val="00000738"/>
    <w:rsid w:val="000007E9"/>
    <w:rsid w:val="00000DBE"/>
    <w:rsid w:val="00000E6A"/>
    <w:rsid w:val="00000FF8"/>
    <w:rsid w:val="000011B7"/>
    <w:rsid w:val="00001337"/>
    <w:rsid w:val="00001472"/>
    <w:rsid w:val="00002EFF"/>
    <w:rsid w:val="000032A8"/>
    <w:rsid w:val="000033DD"/>
    <w:rsid w:val="0000341F"/>
    <w:rsid w:val="0000342E"/>
    <w:rsid w:val="000035AD"/>
    <w:rsid w:val="00003E4A"/>
    <w:rsid w:val="00003F38"/>
    <w:rsid w:val="0000400D"/>
    <w:rsid w:val="00005347"/>
    <w:rsid w:val="00005537"/>
    <w:rsid w:val="00005812"/>
    <w:rsid w:val="00005BF2"/>
    <w:rsid w:val="00005C7B"/>
    <w:rsid w:val="000062EA"/>
    <w:rsid w:val="000064E3"/>
    <w:rsid w:val="00006805"/>
    <w:rsid w:val="0000693A"/>
    <w:rsid w:val="00006BCB"/>
    <w:rsid w:val="00006CA2"/>
    <w:rsid w:val="000076EF"/>
    <w:rsid w:val="00007896"/>
    <w:rsid w:val="00007A1C"/>
    <w:rsid w:val="00007B56"/>
    <w:rsid w:val="00007B9C"/>
    <w:rsid w:val="00007C47"/>
    <w:rsid w:val="00007C6C"/>
    <w:rsid w:val="00010024"/>
    <w:rsid w:val="000107BA"/>
    <w:rsid w:val="00010935"/>
    <w:rsid w:val="00010AEC"/>
    <w:rsid w:val="00010D99"/>
    <w:rsid w:val="00010F27"/>
    <w:rsid w:val="00010FAE"/>
    <w:rsid w:val="000110CF"/>
    <w:rsid w:val="0001123A"/>
    <w:rsid w:val="00011871"/>
    <w:rsid w:val="00011B2E"/>
    <w:rsid w:val="00011CEB"/>
    <w:rsid w:val="00012397"/>
    <w:rsid w:val="00012BF4"/>
    <w:rsid w:val="00012DE5"/>
    <w:rsid w:val="00012FB0"/>
    <w:rsid w:val="0001312E"/>
    <w:rsid w:val="0001315E"/>
    <w:rsid w:val="00013340"/>
    <w:rsid w:val="0001340D"/>
    <w:rsid w:val="0001363D"/>
    <w:rsid w:val="00013645"/>
    <w:rsid w:val="00013FF8"/>
    <w:rsid w:val="000140A3"/>
    <w:rsid w:val="00015719"/>
    <w:rsid w:val="000158F3"/>
    <w:rsid w:val="0001652B"/>
    <w:rsid w:val="0001759F"/>
    <w:rsid w:val="000176DE"/>
    <w:rsid w:val="0002012F"/>
    <w:rsid w:val="00020172"/>
    <w:rsid w:val="00020328"/>
    <w:rsid w:val="00020556"/>
    <w:rsid w:val="00020670"/>
    <w:rsid w:val="000209EF"/>
    <w:rsid w:val="00020B33"/>
    <w:rsid w:val="000214F2"/>
    <w:rsid w:val="00021A76"/>
    <w:rsid w:val="00021C43"/>
    <w:rsid w:val="00022538"/>
    <w:rsid w:val="00022741"/>
    <w:rsid w:val="00022B14"/>
    <w:rsid w:val="00022B31"/>
    <w:rsid w:val="00022FF2"/>
    <w:rsid w:val="000231C4"/>
    <w:rsid w:val="000239F9"/>
    <w:rsid w:val="00023C59"/>
    <w:rsid w:val="0002453A"/>
    <w:rsid w:val="00024776"/>
    <w:rsid w:val="00024AD3"/>
    <w:rsid w:val="000251B4"/>
    <w:rsid w:val="00025310"/>
    <w:rsid w:val="0002575D"/>
    <w:rsid w:val="00025A4C"/>
    <w:rsid w:val="00025B4D"/>
    <w:rsid w:val="00025DF0"/>
    <w:rsid w:val="00025E0A"/>
    <w:rsid w:val="00026124"/>
    <w:rsid w:val="000266C8"/>
    <w:rsid w:val="00026808"/>
    <w:rsid w:val="0002694C"/>
    <w:rsid w:val="00026A3F"/>
    <w:rsid w:val="00026A7E"/>
    <w:rsid w:val="00027409"/>
    <w:rsid w:val="000275AB"/>
    <w:rsid w:val="00027798"/>
    <w:rsid w:val="00027CF4"/>
    <w:rsid w:val="00027FED"/>
    <w:rsid w:val="00030316"/>
    <w:rsid w:val="000304AB"/>
    <w:rsid w:val="00030B0A"/>
    <w:rsid w:val="00030EAD"/>
    <w:rsid w:val="00031582"/>
    <w:rsid w:val="00031AAA"/>
    <w:rsid w:val="0003212C"/>
    <w:rsid w:val="00032861"/>
    <w:rsid w:val="00032F39"/>
    <w:rsid w:val="000330F1"/>
    <w:rsid w:val="000334A1"/>
    <w:rsid w:val="00033606"/>
    <w:rsid w:val="0003397E"/>
    <w:rsid w:val="0003406D"/>
    <w:rsid w:val="0003413D"/>
    <w:rsid w:val="00034218"/>
    <w:rsid w:val="0003436E"/>
    <w:rsid w:val="0003447E"/>
    <w:rsid w:val="0003504E"/>
    <w:rsid w:val="00035A4C"/>
    <w:rsid w:val="00036036"/>
    <w:rsid w:val="000363EF"/>
    <w:rsid w:val="00036662"/>
    <w:rsid w:val="00036949"/>
    <w:rsid w:val="00036D9A"/>
    <w:rsid w:val="00036DEA"/>
    <w:rsid w:val="00036E29"/>
    <w:rsid w:val="00037587"/>
    <w:rsid w:val="00037C9F"/>
    <w:rsid w:val="000409F8"/>
    <w:rsid w:val="00040E35"/>
    <w:rsid w:val="00041439"/>
    <w:rsid w:val="00041509"/>
    <w:rsid w:val="00041514"/>
    <w:rsid w:val="00042120"/>
    <w:rsid w:val="00042303"/>
    <w:rsid w:val="0004236E"/>
    <w:rsid w:val="00043437"/>
    <w:rsid w:val="00043458"/>
    <w:rsid w:val="000437C5"/>
    <w:rsid w:val="0004433F"/>
    <w:rsid w:val="000443DD"/>
    <w:rsid w:val="00044625"/>
    <w:rsid w:val="00044C1F"/>
    <w:rsid w:val="00044D39"/>
    <w:rsid w:val="00045C5E"/>
    <w:rsid w:val="00046830"/>
    <w:rsid w:val="00046A3F"/>
    <w:rsid w:val="00046DBE"/>
    <w:rsid w:val="00047444"/>
    <w:rsid w:val="00047AC6"/>
    <w:rsid w:val="00047BFF"/>
    <w:rsid w:val="0005008A"/>
    <w:rsid w:val="0005015A"/>
    <w:rsid w:val="000501C1"/>
    <w:rsid w:val="00050446"/>
    <w:rsid w:val="000505FF"/>
    <w:rsid w:val="00050B95"/>
    <w:rsid w:val="00051285"/>
    <w:rsid w:val="00051530"/>
    <w:rsid w:val="00051AF7"/>
    <w:rsid w:val="000522B4"/>
    <w:rsid w:val="00052521"/>
    <w:rsid w:val="000526DF"/>
    <w:rsid w:val="0005298D"/>
    <w:rsid w:val="00052A6F"/>
    <w:rsid w:val="000532B1"/>
    <w:rsid w:val="00053717"/>
    <w:rsid w:val="00053BF2"/>
    <w:rsid w:val="00054BF7"/>
    <w:rsid w:val="00054D9A"/>
    <w:rsid w:val="000551AE"/>
    <w:rsid w:val="000551F1"/>
    <w:rsid w:val="00055820"/>
    <w:rsid w:val="000559D7"/>
    <w:rsid w:val="00055DB3"/>
    <w:rsid w:val="00056463"/>
    <w:rsid w:val="0005655F"/>
    <w:rsid w:val="000568A8"/>
    <w:rsid w:val="00056A93"/>
    <w:rsid w:val="00056AA1"/>
    <w:rsid w:val="00056CB3"/>
    <w:rsid w:val="00056CBB"/>
    <w:rsid w:val="00057002"/>
    <w:rsid w:val="00057331"/>
    <w:rsid w:val="00057710"/>
    <w:rsid w:val="000577D2"/>
    <w:rsid w:val="00057A0C"/>
    <w:rsid w:val="0006001E"/>
    <w:rsid w:val="00060235"/>
    <w:rsid w:val="00060B32"/>
    <w:rsid w:val="00060FE5"/>
    <w:rsid w:val="000610EA"/>
    <w:rsid w:val="00061318"/>
    <w:rsid w:val="000615E6"/>
    <w:rsid w:val="0006188F"/>
    <w:rsid w:val="00061CDE"/>
    <w:rsid w:val="00061FD0"/>
    <w:rsid w:val="00062284"/>
    <w:rsid w:val="00062323"/>
    <w:rsid w:val="00063049"/>
    <w:rsid w:val="000632DA"/>
    <w:rsid w:val="00063355"/>
    <w:rsid w:val="000633D5"/>
    <w:rsid w:val="000633FD"/>
    <w:rsid w:val="00063840"/>
    <w:rsid w:val="00063B9A"/>
    <w:rsid w:val="00064086"/>
    <w:rsid w:val="000644C0"/>
    <w:rsid w:val="00064509"/>
    <w:rsid w:val="0006490C"/>
    <w:rsid w:val="000649E9"/>
    <w:rsid w:val="00064B1B"/>
    <w:rsid w:val="00064DBB"/>
    <w:rsid w:val="00064E8F"/>
    <w:rsid w:val="00065127"/>
    <w:rsid w:val="0006516E"/>
    <w:rsid w:val="0006586C"/>
    <w:rsid w:val="00065A98"/>
    <w:rsid w:val="000661FB"/>
    <w:rsid w:val="0006657D"/>
    <w:rsid w:val="00066887"/>
    <w:rsid w:val="00066D4D"/>
    <w:rsid w:val="000671C6"/>
    <w:rsid w:val="00067378"/>
    <w:rsid w:val="000674CE"/>
    <w:rsid w:val="0006793E"/>
    <w:rsid w:val="00067E19"/>
    <w:rsid w:val="000702A9"/>
    <w:rsid w:val="00070B67"/>
    <w:rsid w:val="0007171C"/>
    <w:rsid w:val="000719D2"/>
    <w:rsid w:val="000721C2"/>
    <w:rsid w:val="000727D9"/>
    <w:rsid w:val="00072BCB"/>
    <w:rsid w:val="0007334C"/>
    <w:rsid w:val="0007376D"/>
    <w:rsid w:val="00073AD1"/>
    <w:rsid w:val="00073C2A"/>
    <w:rsid w:val="00074005"/>
    <w:rsid w:val="00074170"/>
    <w:rsid w:val="000741BB"/>
    <w:rsid w:val="00074657"/>
    <w:rsid w:val="0007491D"/>
    <w:rsid w:val="00074DE4"/>
    <w:rsid w:val="00075203"/>
    <w:rsid w:val="000752DE"/>
    <w:rsid w:val="00076249"/>
    <w:rsid w:val="00076AB2"/>
    <w:rsid w:val="00076BBC"/>
    <w:rsid w:val="00076FAE"/>
    <w:rsid w:val="000772BD"/>
    <w:rsid w:val="00077459"/>
    <w:rsid w:val="00077649"/>
    <w:rsid w:val="00077710"/>
    <w:rsid w:val="000777B1"/>
    <w:rsid w:val="00077CF0"/>
    <w:rsid w:val="00077F60"/>
    <w:rsid w:val="00080A54"/>
    <w:rsid w:val="00081125"/>
    <w:rsid w:val="0008131E"/>
    <w:rsid w:val="0008150F"/>
    <w:rsid w:val="000816A1"/>
    <w:rsid w:val="00081B17"/>
    <w:rsid w:val="00081C2F"/>
    <w:rsid w:val="00081E39"/>
    <w:rsid w:val="000821DC"/>
    <w:rsid w:val="0008244B"/>
    <w:rsid w:val="000824B1"/>
    <w:rsid w:val="000824FB"/>
    <w:rsid w:val="000825D2"/>
    <w:rsid w:val="000827EF"/>
    <w:rsid w:val="0008294F"/>
    <w:rsid w:val="00083B2B"/>
    <w:rsid w:val="00083F88"/>
    <w:rsid w:val="0008414A"/>
    <w:rsid w:val="0008417E"/>
    <w:rsid w:val="0008418E"/>
    <w:rsid w:val="0008426E"/>
    <w:rsid w:val="0008477F"/>
    <w:rsid w:val="00084C44"/>
    <w:rsid w:val="00084E63"/>
    <w:rsid w:val="000851E9"/>
    <w:rsid w:val="00086200"/>
    <w:rsid w:val="000863C8"/>
    <w:rsid w:val="00086477"/>
    <w:rsid w:val="00086D40"/>
    <w:rsid w:val="00087034"/>
    <w:rsid w:val="000870CF"/>
    <w:rsid w:val="00087BB8"/>
    <w:rsid w:val="00087E93"/>
    <w:rsid w:val="00087F2A"/>
    <w:rsid w:val="00090327"/>
    <w:rsid w:val="00090739"/>
    <w:rsid w:val="00090A4A"/>
    <w:rsid w:val="00090ADE"/>
    <w:rsid w:val="00090D6B"/>
    <w:rsid w:val="00090F62"/>
    <w:rsid w:val="00091178"/>
    <w:rsid w:val="0009128A"/>
    <w:rsid w:val="0009199B"/>
    <w:rsid w:val="000928BB"/>
    <w:rsid w:val="000928F8"/>
    <w:rsid w:val="00092CC8"/>
    <w:rsid w:val="00092D8B"/>
    <w:rsid w:val="00092EFA"/>
    <w:rsid w:val="00093111"/>
    <w:rsid w:val="0009319E"/>
    <w:rsid w:val="0009330D"/>
    <w:rsid w:val="000935A0"/>
    <w:rsid w:val="00093A4E"/>
    <w:rsid w:val="00093DCA"/>
    <w:rsid w:val="00093FC2"/>
    <w:rsid w:val="000941DE"/>
    <w:rsid w:val="000941EC"/>
    <w:rsid w:val="00094232"/>
    <w:rsid w:val="0009491E"/>
    <w:rsid w:val="0009642C"/>
    <w:rsid w:val="00096657"/>
    <w:rsid w:val="00096E94"/>
    <w:rsid w:val="0009718E"/>
    <w:rsid w:val="00097366"/>
    <w:rsid w:val="0009745B"/>
    <w:rsid w:val="000975C8"/>
    <w:rsid w:val="00097B01"/>
    <w:rsid w:val="00097BE2"/>
    <w:rsid w:val="00097DAB"/>
    <w:rsid w:val="00097EE5"/>
    <w:rsid w:val="000A0129"/>
    <w:rsid w:val="000A0276"/>
    <w:rsid w:val="000A084C"/>
    <w:rsid w:val="000A0E94"/>
    <w:rsid w:val="000A1023"/>
    <w:rsid w:val="000A12F6"/>
    <w:rsid w:val="000A13E7"/>
    <w:rsid w:val="000A152B"/>
    <w:rsid w:val="000A1711"/>
    <w:rsid w:val="000A1B74"/>
    <w:rsid w:val="000A1D17"/>
    <w:rsid w:val="000A2111"/>
    <w:rsid w:val="000A23EA"/>
    <w:rsid w:val="000A2400"/>
    <w:rsid w:val="000A2C3E"/>
    <w:rsid w:val="000A2D77"/>
    <w:rsid w:val="000A3530"/>
    <w:rsid w:val="000A39B2"/>
    <w:rsid w:val="000A3CF4"/>
    <w:rsid w:val="000A40FD"/>
    <w:rsid w:val="000A41E4"/>
    <w:rsid w:val="000A4350"/>
    <w:rsid w:val="000A4C43"/>
    <w:rsid w:val="000A4DC6"/>
    <w:rsid w:val="000A5544"/>
    <w:rsid w:val="000A5793"/>
    <w:rsid w:val="000A6D66"/>
    <w:rsid w:val="000A735D"/>
    <w:rsid w:val="000A783A"/>
    <w:rsid w:val="000A78EB"/>
    <w:rsid w:val="000A7951"/>
    <w:rsid w:val="000A7981"/>
    <w:rsid w:val="000A7F59"/>
    <w:rsid w:val="000B00C2"/>
    <w:rsid w:val="000B0301"/>
    <w:rsid w:val="000B0AAD"/>
    <w:rsid w:val="000B1198"/>
    <w:rsid w:val="000B13D6"/>
    <w:rsid w:val="000B1A31"/>
    <w:rsid w:val="000B1CF2"/>
    <w:rsid w:val="000B20AE"/>
    <w:rsid w:val="000B26B7"/>
    <w:rsid w:val="000B4216"/>
    <w:rsid w:val="000B46AC"/>
    <w:rsid w:val="000B49DA"/>
    <w:rsid w:val="000B4ECB"/>
    <w:rsid w:val="000B56D9"/>
    <w:rsid w:val="000B5755"/>
    <w:rsid w:val="000B5866"/>
    <w:rsid w:val="000B5B30"/>
    <w:rsid w:val="000B61EE"/>
    <w:rsid w:val="000B64AE"/>
    <w:rsid w:val="000B6512"/>
    <w:rsid w:val="000B6793"/>
    <w:rsid w:val="000B70A8"/>
    <w:rsid w:val="000B715A"/>
    <w:rsid w:val="000B73DA"/>
    <w:rsid w:val="000B73DF"/>
    <w:rsid w:val="000B74E6"/>
    <w:rsid w:val="000B76F3"/>
    <w:rsid w:val="000B7E85"/>
    <w:rsid w:val="000B7E92"/>
    <w:rsid w:val="000C000E"/>
    <w:rsid w:val="000C0539"/>
    <w:rsid w:val="000C077C"/>
    <w:rsid w:val="000C0B3A"/>
    <w:rsid w:val="000C0B49"/>
    <w:rsid w:val="000C0B84"/>
    <w:rsid w:val="000C0E05"/>
    <w:rsid w:val="000C13FC"/>
    <w:rsid w:val="000C1ECA"/>
    <w:rsid w:val="000C1F68"/>
    <w:rsid w:val="000C2071"/>
    <w:rsid w:val="000C2794"/>
    <w:rsid w:val="000C2952"/>
    <w:rsid w:val="000C2962"/>
    <w:rsid w:val="000C2E9A"/>
    <w:rsid w:val="000C304A"/>
    <w:rsid w:val="000C3207"/>
    <w:rsid w:val="000C351C"/>
    <w:rsid w:val="000C375A"/>
    <w:rsid w:val="000C37A3"/>
    <w:rsid w:val="000C3EE1"/>
    <w:rsid w:val="000C4051"/>
    <w:rsid w:val="000C45B5"/>
    <w:rsid w:val="000C4B45"/>
    <w:rsid w:val="000C4E61"/>
    <w:rsid w:val="000C57F1"/>
    <w:rsid w:val="000C5AA1"/>
    <w:rsid w:val="000C5AAD"/>
    <w:rsid w:val="000C5C8E"/>
    <w:rsid w:val="000C5DB0"/>
    <w:rsid w:val="000C5E14"/>
    <w:rsid w:val="000C6294"/>
    <w:rsid w:val="000C656F"/>
    <w:rsid w:val="000C6627"/>
    <w:rsid w:val="000C6774"/>
    <w:rsid w:val="000C6D61"/>
    <w:rsid w:val="000C76F2"/>
    <w:rsid w:val="000C7957"/>
    <w:rsid w:val="000C7BF2"/>
    <w:rsid w:val="000C7FF8"/>
    <w:rsid w:val="000D009F"/>
    <w:rsid w:val="000D0546"/>
    <w:rsid w:val="000D0554"/>
    <w:rsid w:val="000D0D15"/>
    <w:rsid w:val="000D0ECD"/>
    <w:rsid w:val="000D10F9"/>
    <w:rsid w:val="000D1940"/>
    <w:rsid w:val="000D27A3"/>
    <w:rsid w:val="000D29DF"/>
    <w:rsid w:val="000D2ABE"/>
    <w:rsid w:val="000D2AEF"/>
    <w:rsid w:val="000D2C9E"/>
    <w:rsid w:val="000D2CF1"/>
    <w:rsid w:val="000D30A2"/>
    <w:rsid w:val="000D3100"/>
    <w:rsid w:val="000D3137"/>
    <w:rsid w:val="000D3401"/>
    <w:rsid w:val="000D3608"/>
    <w:rsid w:val="000D3AF7"/>
    <w:rsid w:val="000D458A"/>
    <w:rsid w:val="000D4DBF"/>
    <w:rsid w:val="000D5040"/>
    <w:rsid w:val="000D525D"/>
    <w:rsid w:val="000D5927"/>
    <w:rsid w:val="000D5952"/>
    <w:rsid w:val="000D5B4F"/>
    <w:rsid w:val="000D6CEC"/>
    <w:rsid w:val="000D7590"/>
    <w:rsid w:val="000D77BA"/>
    <w:rsid w:val="000D7E4D"/>
    <w:rsid w:val="000E0159"/>
    <w:rsid w:val="000E11E1"/>
    <w:rsid w:val="000E1563"/>
    <w:rsid w:val="000E16D9"/>
    <w:rsid w:val="000E16E9"/>
    <w:rsid w:val="000E1B16"/>
    <w:rsid w:val="000E1B19"/>
    <w:rsid w:val="000E1E05"/>
    <w:rsid w:val="000E26F4"/>
    <w:rsid w:val="000E2A91"/>
    <w:rsid w:val="000E323B"/>
    <w:rsid w:val="000E3254"/>
    <w:rsid w:val="000E45D5"/>
    <w:rsid w:val="000E477F"/>
    <w:rsid w:val="000E49A4"/>
    <w:rsid w:val="000E542D"/>
    <w:rsid w:val="000E54F5"/>
    <w:rsid w:val="000E56BC"/>
    <w:rsid w:val="000E5DF9"/>
    <w:rsid w:val="000E6070"/>
    <w:rsid w:val="000E64CF"/>
    <w:rsid w:val="000E660A"/>
    <w:rsid w:val="000E6946"/>
    <w:rsid w:val="000E6CE6"/>
    <w:rsid w:val="000E6D3A"/>
    <w:rsid w:val="000E6E7A"/>
    <w:rsid w:val="000E6F42"/>
    <w:rsid w:val="000E7280"/>
    <w:rsid w:val="000E76DA"/>
    <w:rsid w:val="000E78C4"/>
    <w:rsid w:val="000E791F"/>
    <w:rsid w:val="000E7ABF"/>
    <w:rsid w:val="000E7C8C"/>
    <w:rsid w:val="000E7D33"/>
    <w:rsid w:val="000E7DE9"/>
    <w:rsid w:val="000E7E81"/>
    <w:rsid w:val="000F04DF"/>
    <w:rsid w:val="000F0A86"/>
    <w:rsid w:val="000F0BF2"/>
    <w:rsid w:val="000F1ADB"/>
    <w:rsid w:val="000F1E2B"/>
    <w:rsid w:val="000F2203"/>
    <w:rsid w:val="000F249F"/>
    <w:rsid w:val="000F2552"/>
    <w:rsid w:val="000F27CA"/>
    <w:rsid w:val="000F2E7B"/>
    <w:rsid w:val="000F2F34"/>
    <w:rsid w:val="000F308B"/>
    <w:rsid w:val="000F3127"/>
    <w:rsid w:val="000F34B4"/>
    <w:rsid w:val="000F3AF4"/>
    <w:rsid w:val="000F3F19"/>
    <w:rsid w:val="000F437A"/>
    <w:rsid w:val="000F49EE"/>
    <w:rsid w:val="000F4F3D"/>
    <w:rsid w:val="000F4F54"/>
    <w:rsid w:val="000F4F79"/>
    <w:rsid w:val="000F53B9"/>
    <w:rsid w:val="000F5A34"/>
    <w:rsid w:val="000F5CDB"/>
    <w:rsid w:val="000F66D4"/>
    <w:rsid w:val="000F6931"/>
    <w:rsid w:val="000F6B99"/>
    <w:rsid w:val="000F6EB1"/>
    <w:rsid w:val="000F759D"/>
    <w:rsid w:val="000F76EE"/>
    <w:rsid w:val="000F7FFA"/>
    <w:rsid w:val="001007E2"/>
    <w:rsid w:val="0010081F"/>
    <w:rsid w:val="00100A35"/>
    <w:rsid w:val="00100FAE"/>
    <w:rsid w:val="0010195F"/>
    <w:rsid w:val="00101E09"/>
    <w:rsid w:val="00101FAC"/>
    <w:rsid w:val="00102EBC"/>
    <w:rsid w:val="00102F66"/>
    <w:rsid w:val="00103258"/>
    <w:rsid w:val="00103886"/>
    <w:rsid w:val="00103B35"/>
    <w:rsid w:val="00103C78"/>
    <w:rsid w:val="00103E21"/>
    <w:rsid w:val="001047CA"/>
    <w:rsid w:val="00104965"/>
    <w:rsid w:val="001049F9"/>
    <w:rsid w:val="00104A7F"/>
    <w:rsid w:val="00104DB1"/>
    <w:rsid w:val="00104E8A"/>
    <w:rsid w:val="00104ED5"/>
    <w:rsid w:val="00104F0A"/>
    <w:rsid w:val="0010510B"/>
    <w:rsid w:val="001053A0"/>
    <w:rsid w:val="001053CA"/>
    <w:rsid w:val="001056CF"/>
    <w:rsid w:val="00105F4F"/>
    <w:rsid w:val="00106806"/>
    <w:rsid w:val="00106D24"/>
    <w:rsid w:val="00106DC0"/>
    <w:rsid w:val="00106EB5"/>
    <w:rsid w:val="001071D5"/>
    <w:rsid w:val="001073A7"/>
    <w:rsid w:val="001075D5"/>
    <w:rsid w:val="001076BD"/>
    <w:rsid w:val="001079B0"/>
    <w:rsid w:val="00107E0D"/>
    <w:rsid w:val="00110270"/>
    <w:rsid w:val="00110654"/>
    <w:rsid w:val="0011067A"/>
    <w:rsid w:val="001107BA"/>
    <w:rsid w:val="00110BED"/>
    <w:rsid w:val="00110D3C"/>
    <w:rsid w:val="00110E41"/>
    <w:rsid w:val="00110ECF"/>
    <w:rsid w:val="00111061"/>
    <w:rsid w:val="001110FB"/>
    <w:rsid w:val="00111384"/>
    <w:rsid w:val="00111BEA"/>
    <w:rsid w:val="00111CF4"/>
    <w:rsid w:val="001121BB"/>
    <w:rsid w:val="00112289"/>
    <w:rsid w:val="001130A0"/>
    <w:rsid w:val="001132A6"/>
    <w:rsid w:val="001136E2"/>
    <w:rsid w:val="001139A2"/>
    <w:rsid w:val="001139E5"/>
    <w:rsid w:val="00114DFB"/>
    <w:rsid w:val="00114E6E"/>
    <w:rsid w:val="0011526E"/>
    <w:rsid w:val="001154B2"/>
    <w:rsid w:val="001155BB"/>
    <w:rsid w:val="001158D2"/>
    <w:rsid w:val="00115EC8"/>
    <w:rsid w:val="00115FE6"/>
    <w:rsid w:val="00116055"/>
    <w:rsid w:val="0011676A"/>
    <w:rsid w:val="00116C53"/>
    <w:rsid w:val="00116D40"/>
    <w:rsid w:val="00116D54"/>
    <w:rsid w:val="00116E16"/>
    <w:rsid w:val="00116E77"/>
    <w:rsid w:val="001170DA"/>
    <w:rsid w:val="001173AB"/>
    <w:rsid w:val="0011744E"/>
    <w:rsid w:val="00117599"/>
    <w:rsid w:val="00117681"/>
    <w:rsid w:val="001176E4"/>
    <w:rsid w:val="00120190"/>
    <w:rsid w:val="001204DE"/>
    <w:rsid w:val="00120758"/>
    <w:rsid w:val="00120AAF"/>
    <w:rsid w:val="00121254"/>
    <w:rsid w:val="00121388"/>
    <w:rsid w:val="00121930"/>
    <w:rsid w:val="00121FBE"/>
    <w:rsid w:val="001226B6"/>
    <w:rsid w:val="0012302A"/>
    <w:rsid w:val="001232BF"/>
    <w:rsid w:val="00123547"/>
    <w:rsid w:val="001236F2"/>
    <w:rsid w:val="001239E2"/>
    <w:rsid w:val="00123BFB"/>
    <w:rsid w:val="00124308"/>
    <w:rsid w:val="00124618"/>
    <w:rsid w:val="00124FCA"/>
    <w:rsid w:val="00125209"/>
    <w:rsid w:val="0012612E"/>
    <w:rsid w:val="001261F3"/>
    <w:rsid w:val="00126D95"/>
    <w:rsid w:val="00126ED8"/>
    <w:rsid w:val="00126F39"/>
    <w:rsid w:val="00127232"/>
    <w:rsid w:val="00127780"/>
    <w:rsid w:val="001303FB"/>
    <w:rsid w:val="001305E4"/>
    <w:rsid w:val="0013061B"/>
    <w:rsid w:val="001307E7"/>
    <w:rsid w:val="00130CBB"/>
    <w:rsid w:val="00130CC7"/>
    <w:rsid w:val="0013122B"/>
    <w:rsid w:val="0013144F"/>
    <w:rsid w:val="001317C6"/>
    <w:rsid w:val="00131D48"/>
    <w:rsid w:val="00131D98"/>
    <w:rsid w:val="00132003"/>
    <w:rsid w:val="0013317C"/>
    <w:rsid w:val="001335EA"/>
    <w:rsid w:val="00133948"/>
    <w:rsid w:val="00133C4D"/>
    <w:rsid w:val="00133C9E"/>
    <w:rsid w:val="001342E2"/>
    <w:rsid w:val="0013485C"/>
    <w:rsid w:val="00134A52"/>
    <w:rsid w:val="00134E67"/>
    <w:rsid w:val="0013510B"/>
    <w:rsid w:val="001353DD"/>
    <w:rsid w:val="0013553D"/>
    <w:rsid w:val="00135D09"/>
    <w:rsid w:val="001368CE"/>
    <w:rsid w:val="001368D8"/>
    <w:rsid w:val="00136F7D"/>
    <w:rsid w:val="001374E5"/>
    <w:rsid w:val="00137595"/>
    <w:rsid w:val="001375B6"/>
    <w:rsid w:val="00137FBE"/>
    <w:rsid w:val="00140199"/>
    <w:rsid w:val="001401D0"/>
    <w:rsid w:val="0014046C"/>
    <w:rsid w:val="00140717"/>
    <w:rsid w:val="00140835"/>
    <w:rsid w:val="0014099B"/>
    <w:rsid w:val="00140E54"/>
    <w:rsid w:val="00140F23"/>
    <w:rsid w:val="00141151"/>
    <w:rsid w:val="001418B0"/>
    <w:rsid w:val="00141D2C"/>
    <w:rsid w:val="00142651"/>
    <w:rsid w:val="001426C5"/>
    <w:rsid w:val="00142805"/>
    <w:rsid w:val="00142F0C"/>
    <w:rsid w:val="00143031"/>
    <w:rsid w:val="00143899"/>
    <w:rsid w:val="0014394D"/>
    <w:rsid w:val="00143E4A"/>
    <w:rsid w:val="00144333"/>
    <w:rsid w:val="00144BED"/>
    <w:rsid w:val="00144D66"/>
    <w:rsid w:val="001450EE"/>
    <w:rsid w:val="0014530B"/>
    <w:rsid w:val="00146056"/>
    <w:rsid w:val="0014664F"/>
    <w:rsid w:val="00146AA0"/>
    <w:rsid w:val="00146BD1"/>
    <w:rsid w:val="00147474"/>
    <w:rsid w:val="0014749F"/>
    <w:rsid w:val="00147673"/>
    <w:rsid w:val="00147903"/>
    <w:rsid w:val="00150109"/>
    <w:rsid w:val="00150345"/>
    <w:rsid w:val="00150962"/>
    <w:rsid w:val="001509ED"/>
    <w:rsid w:val="00151AA0"/>
    <w:rsid w:val="00151C33"/>
    <w:rsid w:val="001520A2"/>
    <w:rsid w:val="00152F20"/>
    <w:rsid w:val="00153559"/>
    <w:rsid w:val="001535A4"/>
    <w:rsid w:val="0015388A"/>
    <w:rsid w:val="0015392C"/>
    <w:rsid w:val="00154086"/>
    <w:rsid w:val="001542B3"/>
    <w:rsid w:val="00154535"/>
    <w:rsid w:val="00154773"/>
    <w:rsid w:val="00155444"/>
    <w:rsid w:val="001556CA"/>
    <w:rsid w:val="001559A7"/>
    <w:rsid w:val="00155BAE"/>
    <w:rsid w:val="00155BAF"/>
    <w:rsid w:val="00155CB4"/>
    <w:rsid w:val="0015657C"/>
    <w:rsid w:val="00156B1C"/>
    <w:rsid w:val="00156D6D"/>
    <w:rsid w:val="00157362"/>
    <w:rsid w:val="001576A1"/>
    <w:rsid w:val="00157EE7"/>
    <w:rsid w:val="00160285"/>
    <w:rsid w:val="0016059A"/>
    <w:rsid w:val="0016088F"/>
    <w:rsid w:val="001609EE"/>
    <w:rsid w:val="00160A30"/>
    <w:rsid w:val="00160DE2"/>
    <w:rsid w:val="001610A8"/>
    <w:rsid w:val="001610FF"/>
    <w:rsid w:val="00161202"/>
    <w:rsid w:val="00161449"/>
    <w:rsid w:val="001615CD"/>
    <w:rsid w:val="00161A1F"/>
    <w:rsid w:val="00161A2D"/>
    <w:rsid w:val="00161A35"/>
    <w:rsid w:val="00161ACC"/>
    <w:rsid w:val="00161B93"/>
    <w:rsid w:val="00161DA4"/>
    <w:rsid w:val="00161F54"/>
    <w:rsid w:val="001623F8"/>
    <w:rsid w:val="00162E8E"/>
    <w:rsid w:val="00163037"/>
    <w:rsid w:val="001637F7"/>
    <w:rsid w:val="0016385F"/>
    <w:rsid w:val="00163C32"/>
    <w:rsid w:val="00163C39"/>
    <w:rsid w:val="00163CCD"/>
    <w:rsid w:val="001640CB"/>
    <w:rsid w:val="00164360"/>
    <w:rsid w:val="00164606"/>
    <w:rsid w:val="00164718"/>
    <w:rsid w:val="00164FA8"/>
    <w:rsid w:val="001650CC"/>
    <w:rsid w:val="001656D9"/>
    <w:rsid w:val="00165E1F"/>
    <w:rsid w:val="00166972"/>
    <w:rsid w:val="00166ACA"/>
    <w:rsid w:val="0016787F"/>
    <w:rsid w:val="00167B8F"/>
    <w:rsid w:val="00170007"/>
    <w:rsid w:val="00170066"/>
    <w:rsid w:val="00170289"/>
    <w:rsid w:val="0017090A"/>
    <w:rsid w:val="00170B86"/>
    <w:rsid w:val="00171011"/>
    <w:rsid w:val="00171453"/>
    <w:rsid w:val="00171534"/>
    <w:rsid w:val="0017168F"/>
    <w:rsid w:val="00171C63"/>
    <w:rsid w:val="00171CA8"/>
    <w:rsid w:val="00171D74"/>
    <w:rsid w:val="00171F3D"/>
    <w:rsid w:val="00172188"/>
    <w:rsid w:val="001721EE"/>
    <w:rsid w:val="00172538"/>
    <w:rsid w:val="00172747"/>
    <w:rsid w:val="00172989"/>
    <w:rsid w:val="001729A0"/>
    <w:rsid w:val="00172B22"/>
    <w:rsid w:val="00172CFC"/>
    <w:rsid w:val="00172D23"/>
    <w:rsid w:val="00172DD5"/>
    <w:rsid w:val="00172E1A"/>
    <w:rsid w:val="00173423"/>
    <w:rsid w:val="00173543"/>
    <w:rsid w:val="00173832"/>
    <w:rsid w:val="00173B04"/>
    <w:rsid w:val="001746F4"/>
    <w:rsid w:val="00175472"/>
    <w:rsid w:val="001754C2"/>
    <w:rsid w:val="00175980"/>
    <w:rsid w:val="00175A1A"/>
    <w:rsid w:val="001760FF"/>
    <w:rsid w:val="001763B0"/>
    <w:rsid w:val="00176542"/>
    <w:rsid w:val="00176749"/>
    <w:rsid w:val="00176B93"/>
    <w:rsid w:val="001772F9"/>
    <w:rsid w:val="001774A9"/>
    <w:rsid w:val="001774F6"/>
    <w:rsid w:val="00180181"/>
    <w:rsid w:val="00180D68"/>
    <w:rsid w:val="00180DB6"/>
    <w:rsid w:val="00180EDD"/>
    <w:rsid w:val="00181046"/>
    <w:rsid w:val="00181404"/>
    <w:rsid w:val="0018145B"/>
    <w:rsid w:val="00181762"/>
    <w:rsid w:val="00181A06"/>
    <w:rsid w:val="00182A93"/>
    <w:rsid w:val="00182E53"/>
    <w:rsid w:val="00183414"/>
    <w:rsid w:val="00183A4D"/>
    <w:rsid w:val="00183F1F"/>
    <w:rsid w:val="00183F56"/>
    <w:rsid w:val="00183F8E"/>
    <w:rsid w:val="0018400E"/>
    <w:rsid w:val="0018422D"/>
    <w:rsid w:val="001854C0"/>
    <w:rsid w:val="0018557B"/>
    <w:rsid w:val="0018571C"/>
    <w:rsid w:val="00185F10"/>
    <w:rsid w:val="001860EE"/>
    <w:rsid w:val="001861B6"/>
    <w:rsid w:val="001861E2"/>
    <w:rsid w:val="00186A3C"/>
    <w:rsid w:val="00186B6A"/>
    <w:rsid w:val="00186DD2"/>
    <w:rsid w:val="00186F51"/>
    <w:rsid w:val="00187161"/>
    <w:rsid w:val="0018749B"/>
    <w:rsid w:val="0018782B"/>
    <w:rsid w:val="00187A87"/>
    <w:rsid w:val="00187B82"/>
    <w:rsid w:val="00187EE3"/>
    <w:rsid w:val="001903BD"/>
    <w:rsid w:val="00190C0C"/>
    <w:rsid w:val="00190D62"/>
    <w:rsid w:val="00190EC0"/>
    <w:rsid w:val="00191263"/>
    <w:rsid w:val="001912B0"/>
    <w:rsid w:val="0019134D"/>
    <w:rsid w:val="001913A0"/>
    <w:rsid w:val="00191764"/>
    <w:rsid w:val="00191FB2"/>
    <w:rsid w:val="0019215A"/>
    <w:rsid w:val="001921C5"/>
    <w:rsid w:val="001928E0"/>
    <w:rsid w:val="00192A4B"/>
    <w:rsid w:val="00192C03"/>
    <w:rsid w:val="00192DEF"/>
    <w:rsid w:val="00193AF7"/>
    <w:rsid w:val="00193EBA"/>
    <w:rsid w:val="0019415D"/>
    <w:rsid w:val="001945AA"/>
    <w:rsid w:val="001945DC"/>
    <w:rsid w:val="0019481D"/>
    <w:rsid w:val="00194BA7"/>
    <w:rsid w:val="00194F63"/>
    <w:rsid w:val="00195BCB"/>
    <w:rsid w:val="00195FB8"/>
    <w:rsid w:val="0019642A"/>
    <w:rsid w:val="0019656A"/>
    <w:rsid w:val="001965E1"/>
    <w:rsid w:val="001966A0"/>
    <w:rsid w:val="00196B23"/>
    <w:rsid w:val="00196EDF"/>
    <w:rsid w:val="0019763B"/>
    <w:rsid w:val="001976AE"/>
    <w:rsid w:val="00197B32"/>
    <w:rsid w:val="001A00B2"/>
    <w:rsid w:val="001A00FD"/>
    <w:rsid w:val="001A02D3"/>
    <w:rsid w:val="001A040D"/>
    <w:rsid w:val="001A04AA"/>
    <w:rsid w:val="001A066F"/>
    <w:rsid w:val="001A0A31"/>
    <w:rsid w:val="001A0A98"/>
    <w:rsid w:val="001A1152"/>
    <w:rsid w:val="001A15B0"/>
    <w:rsid w:val="001A17EC"/>
    <w:rsid w:val="001A181D"/>
    <w:rsid w:val="001A1860"/>
    <w:rsid w:val="001A1EF1"/>
    <w:rsid w:val="001A1F1D"/>
    <w:rsid w:val="001A22B0"/>
    <w:rsid w:val="001A238C"/>
    <w:rsid w:val="001A2471"/>
    <w:rsid w:val="001A252A"/>
    <w:rsid w:val="001A285A"/>
    <w:rsid w:val="001A3344"/>
    <w:rsid w:val="001A3BFA"/>
    <w:rsid w:val="001A3D2F"/>
    <w:rsid w:val="001A412C"/>
    <w:rsid w:val="001A4ECD"/>
    <w:rsid w:val="001A5264"/>
    <w:rsid w:val="001A575F"/>
    <w:rsid w:val="001A5921"/>
    <w:rsid w:val="001A5A26"/>
    <w:rsid w:val="001A5AE0"/>
    <w:rsid w:val="001A61BF"/>
    <w:rsid w:val="001A61F5"/>
    <w:rsid w:val="001A6375"/>
    <w:rsid w:val="001A70B4"/>
    <w:rsid w:val="001A737A"/>
    <w:rsid w:val="001A7507"/>
    <w:rsid w:val="001A758C"/>
    <w:rsid w:val="001A7AE6"/>
    <w:rsid w:val="001A7B22"/>
    <w:rsid w:val="001A7CC3"/>
    <w:rsid w:val="001B006B"/>
    <w:rsid w:val="001B05F9"/>
    <w:rsid w:val="001B0705"/>
    <w:rsid w:val="001B0D7B"/>
    <w:rsid w:val="001B140E"/>
    <w:rsid w:val="001B1C62"/>
    <w:rsid w:val="001B1D73"/>
    <w:rsid w:val="001B1DD2"/>
    <w:rsid w:val="001B20E1"/>
    <w:rsid w:val="001B221E"/>
    <w:rsid w:val="001B23BC"/>
    <w:rsid w:val="001B2755"/>
    <w:rsid w:val="001B2BDB"/>
    <w:rsid w:val="001B34ED"/>
    <w:rsid w:val="001B4124"/>
    <w:rsid w:val="001B41E0"/>
    <w:rsid w:val="001B43F7"/>
    <w:rsid w:val="001B4634"/>
    <w:rsid w:val="001B4687"/>
    <w:rsid w:val="001B4711"/>
    <w:rsid w:val="001B4BC3"/>
    <w:rsid w:val="001B4D67"/>
    <w:rsid w:val="001B58D3"/>
    <w:rsid w:val="001B5BAF"/>
    <w:rsid w:val="001B6069"/>
    <w:rsid w:val="001B628E"/>
    <w:rsid w:val="001B63C2"/>
    <w:rsid w:val="001B64F8"/>
    <w:rsid w:val="001B6607"/>
    <w:rsid w:val="001B6FB0"/>
    <w:rsid w:val="001B7046"/>
    <w:rsid w:val="001B7555"/>
    <w:rsid w:val="001B755A"/>
    <w:rsid w:val="001B7757"/>
    <w:rsid w:val="001B77A6"/>
    <w:rsid w:val="001B7BB2"/>
    <w:rsid w:val="001B7D72"/>
    <w:rsid w:val="001B7E74"/>
    <w:rsid w:val="001C00E4"/>
    <w:rsid w:val="001C038B"/>
    <w:rsid w:val="001C03D6"/>
    <w:rsid w:val="001C04A6"/>
    <w:rsid w:val="001C079D"/>
    <w:rsid w:val="001C0EF5"/>
    <w:rsid w:val="001C100B"/>
    <w:rsid w:val="001C1415"/>
    <w:rsid w:val="001C1846"/>
    <w:rsid w:val="001C1C60"/>
    <w:rsid w:val="001C21DE"/>
    <w:rsid w:val="001C272D"/>
    <w:rsid w:val="001C3E74"/>
    <w:rsid w:val="001C3FF3"/>
    <w:rsid w:val="001C40ED"/>
    <w:rsid w:val="001C41D2"/>
    <w:rsid w:val="001C4439"/>
    <w:rsid w:val="001C4533"/>
    <w:rsid w:val="001C46CA"/>
    <w:rsid w:val="001C47D2"/>
    <w:rsid w:val="001C4A2F"/>
    <w:rsid w:val="001C4B6C"/>
    <w:rsid w:val="001C4D76"/>
    <w:rsid w:val="001C4DFD"/>
    <w:rsid w:val="001C4FC1"/>
    <w:rsid w:val="001C51F7"/>
    <w:rsid w:val="001C5202"/>
    <w:rsid w:val="001C5634"/>
    <w:rsid w:val="001C57F4"/>
    <w:rsid w:val="001C657D"/>
    <w:rsid w:val="001C68BC"/>
    <w:rsid w:val="001C7336"/>
    <w:rsid w:val="001C7B11"/>
    <w:rsid w:val="001C7E83"/>
    <w:rsid w:val="001D05AF"/>
    <w:rsid w:val="001D0605"/>
    <w:rsid w:val="001D0796"/>
    <w:rsid w:val="001D08A6"/>
    <w:rsid w:val="001D0DE7"/>
    <w:rsid w:val="001D0EF0"/>
    <w:rsid w:val="001D0FC5"/>
    <w:rsid w:val="001D134A"/>
    <w:rsid w:val="001D145D"/>
    <w:rsid w:val="001D151B"/>
    <w:rsid w:val="001D167C"/>
    <w:rsid w:val="001D20EF"/>
    <w:rsid w:val="001D2202"/>
    <w:rsid w:val="001D2BED"/>
    <w:rsid w:val="001D2E51"/>
    <w:rsid w:val="001D3015"/>
    <w:rsid w:val="001D32D2"/>
    <w:rsid w:val="001D363D"/>
    <w:rsid w:val="001D37C3"/>
    <w:rsid w:val="001D386D"/>
    <w:rsid w:val="001D38B7"/>
    <w:rsid w:val="001D3A72"/>
    <w:rsid w:val="001D3CD2"/>
    <w:rsid w:val="001D3F98"/>
    <w:rsid w:val="001D42E9"/>
    <w:rsid w:val="001D47FF"/>
    <w:rsid w:val="001D4847"/>
    <w:rsid w:val="001D4BFF"/>
    <w:rsid w:val="001D4D2F"/>
    <w:rsid w:val="001D4F08"/>
    <w:rsid w:val="001D56EC"/>
    <w:rsid w:val="001D58FE"/>
    <w:rsid w:val="001D5FB6"/>
    <w:rsid w:val="001D65B2"/>
    <w:rsid w:val="001D6697"/>
    <w:rsid w:val="001D7BA1"/>
    <w:rsid w:val="001E0EA6"/>
    <w:rsid w:val="001E17FE"/>
    <w:rsid w:val="001E184C"/>
    <w:rsid w:val="001E1889"/>
    <w:rsid w:val="001E18D3"/>
    <w:rsid w:val="001E1924"/>
    <w:rsid w:val="001E1CD3"/>
    <w:rsid w:val="001E2069"/>
    <w:rsid w:val="001E21F2"/>
    <w:rsid w:val="001E289B"/>
    <w:rsid w:val="001E2992"/>
    <w:rsid w:val="001E29C4"/>
    <w:rsid w:val="001E308E"/>
    <w:rsid w:val="001E3164"/>
    <w:rsid w:val="001E3275"/>
    <w:rsid w:val="001E3331"/>
    <w:rsid w:val="001E36E7"/>
    <w:rsid w:val="001E3818"/>
    <w:rsid w:val="001E3AC9"/>
    <w:rsid w:val="001E423C"/>
    <w:rsid w:val="001E4908"/>
    <w:rsid w:val="001E4A7A"/>
    <w:rsid w:val="001E4B5F"/>
    <w:rsid w:val="001E4D30"/>
    <w:rsid w:val="001E502C"/>
    <w:rsid w:val="001E54AB"/>
    <w:rsid w:val="001E5525"/>
    <w:rsid w:val="001E573F"/>
    <w:rsid w:val="001E5906"/>
    <w:rsid w:val="001E5DF4"/>
    <w:rsid w:val="001E622C"/>
    <w:rsid w:val="001E674D"/>
    <w:rsid w:val="001E6972"/>
    <w:rsid w:val="001E70A6"/>
    <w:rsid w:val="001E72D8"/>
    <w:rsid w:val="001E7518"/>
    <w:rsid w:val="001E752A"/>
    <w:rsid w:val="001E7A1B"/>
    <w:rsid w:val="001E7A1E"/>
    <w:rsid w:val="001E7AD8"/>
    <w:rsid w:val="001F080E"/>
    <w:rsid w:val="001F0AF2"/>
    <w:rsid w:val="001F12C7"/>
    <w:rsid w:val="001F1BA6"/>
    <w:rsid w:val="001F21A2"/>
    <w:rsid w:val="001F2673"/>
    <w:rsid w:val="001F3236"/>
    <w:rsid w:val="001F32BC"/>
    <w:rsid w:val="001F35EE"/>
    <w:rsid w:val="001F3684"/>
    <w:rsid w:val="001F3959"/>
    <w:rsid w:val="001F3C52"/>
    <w:rsid w:val="001F419B"/>
    <w:rsid w:val="001F45EA"/>
    <w:rsid w:val="001F5731"/>
    <w:rsid w:val="001F575C"/>
    <w:rsid w:val="001F5B11"/>
    <w:rsid w:val="001F5C03"/>
    <w:rsid w:val="001F5D14"/>
    <w:rsid w:val="001F5D60"/>
    <w:rsid w:val="001F5E0C"/>
    <w:rsid w:val="001F6105"/>
    <w:rsid w:val="001F6298"/>
    <w:rsid w:val="001F6740"/>
    <w:rsid w:val="001F67A3"/>
    <w:rsid w:val="001F68D7"/>
    <w:rsid w:val="001F6983"/>
    <w:rsid w:val="001F69EC"/>
    <w:rsid w:val="001F6B95"/>
    <w:rsid w:val="001F7B8F"/>
    <w:rsid w:val="001F7FA7"/>
    <w:rsid w:val="00200BA3"/>
    <w:rsid w:val="00200DB0"/>
    <w:rsid w:val="00201042"/>
    <w:rsid w:val="00201111"/>
    <w:rsid w:val="002014F0"/>
    <w:rsid w:val="002019B5"/>
    <w:rsid w:val="00201DE7"/>
    <w:rsid w:val="00201FDF"/>
    <w:rsid w:val="002024BC"/>
    <w:rsid w:val="00203260"/>
    <w:rsid w:val="002032A0"/>
    <w:rsid w:val="00203BA5"/>
    <w:rsid w:val="00203CFF"/>
    <w:rsid w:val="00204737"/>
    <w:rsid w:val="0020524C"/>
    <w:rsid w:val="00205287"/>
    <w:rsid w:val="00205A19"/>
    <w:rsid w:val="00205A32"/>
    <w:rsid w:val="00206639"/>
    <w:rsid w:val="00207818"/>
    <w:rsid w:val="00207B86"/>
    <w:rsid w:val="00207B9D"/>
    <w:rsid w:val="00207E05"/>
    <w:rsid w:val="0021025F"/>
    <w:rsid w:val="00210693"/>
    <w:rsid w:val="00210962"/>
    <w:rsid w:val="00210A4B"/>
    <w:rsid w:val="00210C13"/>
    <w:rsid w:val="00210D77"/>
    <w:rsid w:val="00210EFB"/>
    <w:rsid w:val="00210F27"/>
    <w:rsid w:val="002115E5"/>
    <w:rsid w:val="00211CE1"/>
    <w:rsid w:val="00212194"/>
    <w:rsid w:val="002121B9"/>
    <w:rsid w:val="002121F1"/>
    <w:rsid w:val="00212756"/>
    <w:rsid w:val="00213B91"/>
    <w:rsid w:val="00213DE1"/>
    <w:rsid w:val="0021478B"/>
    <w:rsid w:val="002147BE"/>
    <w:rsid w:val="002149BC"/>
    <w:rsid w:val="00215279"/>
    <w:rsid w:val="00215C57"/>
    <w:rsid w:val="00215F2E"/>
    <w:rsid w:val="002161CD"/>
    <w:rsid w:val="002165B0"/>
    <w:rsid w:val="0021712E"/>
    <w:rsid w:val="002177D4"/>
    <w:rsid w:val="00217904"/>
    <w:rsid w:val="00217C9C"/>
    <w:rsid w:val="00217FB4"/>
    <w:rsid w:val="00220537"/>
    <w:rsid w:val="00220608"/>
    <w:rsid w:val="00220A60"/>
    <w:rsid w:val="00220DC3"/>
    <w:rsid w:val="00220DE7"/>
    <w:rsid w:val="0022109C"/>
    <w:rsid w:val="00221100"/>
    <w:rsid w:val="00221526"/>
    <w:rsid w:val="00221CA0"/>
    <w:rsid w:val="00221F59"/>
    <w:rsid w:val="002226DC"/>
    <w:rsid w:val="002227B7"/>
    <w:rsid w:val="00222842"/>
    <w:rsid w:val="00222BC4"/>
    <w:rsid w:val="00222E98"/>
    <w:rsid w:val="00223487"/>
    <w:rsid w:val="0022360D"/>
    <w:rsid w:val="002238C4"/>
    <w:rsid w:val="00223B06"/>
    <w:rsid w:val="00223DF8"/>
    <w:rsid w:val="002243BD"/>
    <w:rsid w:val="002243BF"/>
    <w:rsid w:val="00224CE0"/>
    <w:rsid w:val="00224E25"/>
    <w:rsid w:val="00224EAA"/>
    <w:rsid w:val="00224EC9"/>
    <w:rsid w:val="00225229"/>
    <w:rsid w:val="00225636"/>
    <w:rsid w:val="0022611A"/>
    <w:rsid w:val="002264BD"/>
    <w:rsid w:val="0022659F"/>
    <w:rsid w:val="002266B2"/>
    <w:rsid w:val="002268F9"/>
    <w:rsid w:val="00226B23"/>
    <w:rsid w:val="00226C3F"/>
    <w:rsid w:val="00226CA8"/>
    <w:rsid w:val="00226E59"/>
    <w:rsid w:val="002271F7"/>
    <w:rsid w:val="00227518"/>
    <w:rsid w:val="00227B8A"/>
    <w:rsid w:val="00227C85"/>
    <w:rsid w:val="00227FCB"/>
    <w:rsid w:val="002301F4"/>
    <w:rsid w:val="00230454"/>
    <w:rsid w:val="0023046C"/>
    <w:rsid w:val="00230601"/>
    <w:rsid w:val="00230A99"/>
    <w:rsid w:val="00230CE4"/>
    <w:rsid w:val="00230FDA"/>
    <w:rsid w:val="00231006"/>
    <w:rsid w:val="002310C0"/>
    <w:rsid w:val="00231706"/>
    <w:rsid w:val="00231782"/>
    <w:rsid w:val="002319C9"/>
    <w:rsid w:val="002319E8"/>
    <w:rsid w:val="00231A2C"/>
    <w:rsid w:val="00232011"/>
    <w:rsid w:val="00232146"/>
    <w:rsid w:val="002326B3"/>
    <w:rsid w:val="002328B4"/>
    <w:rsid w:val="00233C06"/>
    <w:rsid w:val="00233FC6"/>
    <w:rsid w:val="00234117"/>
    <w:rsid w:val="00234516"/>
    <w:rsid w:val="002346BB"/>
    <w:rsid w:val="0023495F"/>
    <w:rsid w:val="00234B9B"/>
    <w:rsid w:val="00234DA4"/>
    <w:rsid w:val="0023522B"/>
    <w:rsid w:val="00235448"/>
    <w:rsid w:val="0023554E"/>
    <w:rsid w:val="002358FF"/>
    <w:rsid w:val="00235E23"/>
    <w:rsid w:val="002364C0"/>
    <w:rsid w:val="00236B9F"/>
    <w:rsid w:val="00236E6B"/>
    <w:rsid w:val="00236F45"/>
    <w:rsid w:val="002372B5"/>
    <w:rsid w:val="00237376"/>
    <w:rsid w:val="00237515"/>
    <w:rsid w:val="002377F1"/>
    <w:rsid w:val="00237CEC"/>
    <w:rsid w:val="00237FCE"/>
    <w:rsid w:val="00240135"/>
    <w:rsid w:val="00240422"/>
    <w:rsid w:val="00240637"/>
    <w:rsid w:val="0024070D"/>
    <w:rsid w:val="002410B7"/>
    <w:rsid w:val="00241130"/>
    <w:rsid w:val="00241180"/>
    <w:rsid w:val="002413C4"/>
    <w:rsid w:val="00241CE7"/>
    <w:rsid w:val="00241E40"/>
    <w:rsid w:val="00241EE4"/>
    <w:rsid w:val="00242AB1"/>
    <w:rsid w:val="00242BB7"/>
    <w:rsid w:val="0024308F"/>
    <w:rsid w:val="002430B1"/>
    <w:rsid w:val="0024320E"/>
    <w:rsid w:val="0024347C"/>
    <w:rsid w:val="002437EC"/>
    <w:rsid w:val="00243B5C"/>
    <w:rsid w:val="00243D0F"/>
    <w:rsid w:val="00243D45"/>
    <w:rsid w:val="0024426F"/>
    <w:rsid w:val="0024466A"/>
    <w:rsid w:val="00244762"/>
    <w:rsid w:val="002447F9"/>
    <w:rsid w:val="002449C7"/>
    <w:rsid w:val="00244F59"/>
    <w:rsid w:val="002453DB"/>
    <w:rsid w:val="00245C2A"/>
    <w:rsid w:val="00245DE8"/>
    <w:rsid w:val="0024607E"/>
    <w:rsid w:val="002463B4"/>
    <w:rsid w:val="0024662C"/>
    <w:rsid w:val="002468E6"/>
    <w:rsid w:val="00246CDD"/>
    <w:rsid w:val="002472FF"/>
    <w:rsid w:val="002475A3"/>
    <w:rsid w:val="00247732"/>
    <w:rsid w:val="0025054A"/>
    <w:rsid w:val="002505B1"/>
    <w:rsid w:val="00250B66"/>
    <w:rsid w:val="00250F35"/>
    <w:rsid w:val="00251C0C"/>
    <w:rsid w:val="00251CF7"/>
    <w:rsid w:val="002526EF"/>
    <w:rsid w:val="00252925"/>
    <w:rsid w:val="00252B22"/>
    <w:rsid w:val="00252DCA"/>
    <w:rsid w:val="002531BF"/>
    <w:rsid w:val="0025336E"/>
    <w:rsid w:val="002539A4"/>
    <w:rsid w:val="00253C0D"/>
    <w:rsid w:val="00253C70"/>
    <w:rsid w:val="0025406B"/>
    <w:rsid w:val="00254486"/>
    <w:rsid w:val="00255018"/>
    <w:rsid w:val="00255590"/>
    <w:rsid w:val="002557A7"/>
    <w:rsid w:val="0025613A"/>
    <w:rsid w:val="00256B33"/>
    <w:rsid w:val="00256C1C"/>
    <w:rsid w:val="00256CF7"/>
    <w:rsid w:val="00256D0C"/>
    <w:rsid w:val="00257021"/>
    <w:rsid w:val="00257041"/>
    <w:rsid w:val="002574C1"/>
    <w:rsid w:val="0025753C"/>
    <w:rsid w:val="00257554"/>
    <w:rsid w:val="0025769A"/>
    <w:rsid w:val="002576B2"/>
    <w:rsid w:val="00257DD6"/>
    <w:rsid w:val="00257ED5"/>
    <w:rsid w:val="00260B5B"/>
    <w:rsid w:val="002614AD"/>
    <w:rsid w:val="0026163A"/>
    <w:rsid w:val="00261922"/>
    <w:rsid w:val="0026193D"/>
    <w:rsid w:val="002620E5"/>
    <w:rsid w:val="002624AC"/>
    <w:rsid w:val="00262513"/>
    <w:rsid w:val="002628BD"/>
    <w:rsid w:val="002629D6"/>
    <w:rsid w:val="00262FF7"/>
    <w:rsid w:val="002636A6"/>
    <w:rsid w:val="00263CED"/>
    <w:rsid w:val="00264298"/>
    <w:rsid w:val="00265864"/>
    <w:rsid w:val="002658E1"/>
    <w:rsid w:val="00265C4C"/>
    <w:rsid w:val="00265CFB"/>
    <w:rsid w:val="00266857"/>
    <w:rsid w:val="00266957"/>
    <w:rsid w:val="002678B4"/>
    <w:rsid w:val="00267A05"/>
    <w:rsid w:val="00270245"/>
    <w:rsid w:val="00270809"/>
    <w:rsid w:val="002708C8"/>
    <w:rsid w:val="00270D08"/>
    <w:rsid w:val="00270FC5"/>
    <w:rsid w:val="00271116"/>
    <w:rsid w:val="002711AE"/>
    <w:rsid w:val="002711B5"/>
    <w:rsid w:val="0027137D"/>
    <w:rsid w:val="002714E6"/>
    <w:rsid w:val="00271556"/>
    <w:rsid w:val="00271932"/>
    <w:rsid w:val="002719B0"/>
    <w:rsid w:val="00271A39"/>
    <w:rsid w:val="00272416"/>
    <w:rsid w:val="0027304E"/>
    <w:rsid w:val="002740B7"/>
    <w:rsid w:val="0027471E"/>
    <w:rsid w:val="002755C1"/>
    <w:rsid w:val="002756B8"/>
    <w:rsid w:val="00275770"/>
    <w:rsid w:val="00275A73"/>
    <w:rsid w:val="00275FA0"/>
    <w:rsid w:val="00276088"/>
    <w:rsid w:val="00276D2C"/>
    <w:rsid w:val="00276D9B"/>
    <w:rsid w:val="00276E89"/>
    <w:rsid w:val="00276F2C"/>
    <w:rsid w:val="00277033"/>
    <w:rsid w:val="00277075"/>
    <w:rsid w:val="0027724C"/>
    <w:rsid w:val="0028074D"/>
    <w:rsid w:val="002807AE"/>
    <w:rsid w:val="00280B35"/>
    <w:rsid w:val="00280BCC"/>
    <w:rsid w:val="00280C2E"/>
    <w:rsid w:val="00280FD6"/>
    <w:rsid w:val="00281672"/>
    <w:rsid w:val="00281B28"/>
    <w:rsid w:val="0028205E"/>
    <w:rsid w:val="00282341"/>
    <w:rsid w:val="002831FE"/>
    <w:rsid w:val="002832C3"/>
    <w:rsid w:val="00283452"/>
    <w:rsid w:val="00283943"/>
    <w:rsid w:val="00283B25"/>
    <w:rsid w:val="00283BF0"/>
    <w:rsid w:val="002845A7"/>
    <w:rsid w:val="002847A7"/>
    <w:rsid w:val="00284C03"/>
    <w:rsid w:val="00284F9B"/>
    <w:rsid w:val="00284FD2"/>
    <w:rsid w:val="002850C2"/>
    <w:rsid w:val="00285479"/>
    <w:rsid w:val="0028574F"/>
    <w:rsid w:val="0028586E"/>
    <w:rsid w:val="002858FD"/>
    <w:rsid w:val="0028611D"/>
    <w:rsid w:val="0028717A"/>
    <w:rsid w:val="0028721A"/>
    <w:rsid w:val="002873F8"/>
    <w:rsid w:val="002877EE"/>
    <w:rsid w:val="002878EF"/>
    <w:rsid w:val="00287B75"/>
    <w:rsid w:val="0029004C"/>
    <w:rsid w:val="002906F3"/>
    <w:rsid w:val="00290CB8"/>
    <w:rsid w:val="00290D2B"/>
    <w:rsid w:val="00290D6D"/>
    <w:rsid w:val="00290F01"/>
    <w:rsid w:val="00291087"/>
    <w:rsid w:val="002910C5"/>
    <w:rsid w:val="0029126C"/>
    <w:rsid w:val="0029135A"/>
    <w:rsid w:val="0029138F"/>
    <w:rsid w:val="00291A1B"/>
    <w:rsid w:val="00291C5E"/>
    <w:rsid w:val="00291FAC"/>
    <w:rsid w:val="002925F3"/>
    <w:rsid w:val="00292813"/>
    <w:rsid w:val="002932E3"/>
    <w:rsid w:val="00293846"/>
    <w:rsid w:val="00293B5E"/>
    <w:rsid w:val="00293EE4"/>
    <w:rsid w:val="00293FD8"/>
    <w:rsid w:val="0029424E"/>
    <w:rsid w:val="0029427D"/>
    <w:rsid w:val="00294327"/>
    <w:rsid w:val="002943AE"/>
    <w:rsid w:val="00294588"/>
    <w:rsid w:val="002946CA"/>
    <w:rsid w:val="00294BFF"/>
    <w:rsid w:val="00294FC9"/>
    <w:rsid w:val="00294FE4"/>
    <w:rsid w:val="0029524E"/>
    <w:rsid w:val="002956EB"/>
    <w:rsid w:val="00295877"/>
    <w:rsid w:val="00295FFA"/>
    <w:rsid w:val="002961A3"/>
    <w:rsid w:val="002961C8"/>
    <w:rsid w:val="00296AFC"/>
    <w:rsid w:val="002977B1"/>
    <w:rsid w:val="002978CC"/>
    <w:rsid w:val="002A01DC"/>
    <w:rsid w:val="002A040C"/>
    <w:rsid w:val="002A0BCD"/>
    <w:rsid w:val="002A1317"/>
    <w:rsid w:val="002A1A5A"/>
    <w:rsid w:val="002A2367"/>
    <w:rsid w:val="002A2488"/>
    <w:rsid w:val="002A27FB"/>
    <w:rsid w:val="002A2A28"/>
    <w:rsid w:val="002A2C0D"/>
    <w:rsid w:val="002A31DC"/>
    <w:rsid w:val="002A33D4"/>
    <w:rsid w:val="002A341F"/>
    <w:rsid w:val="002A36C1"/>
    <w:rsid w:val="002A3764"/>
    <w:rsid w:val="002A3D86"/>
    <w:rsid w:val="002A4076"/>
    <w:rsid w:val="002A420F"/>
    <w:rsid w:val="002A4489"/>
    <w:rsid w:val="002A448F"/>
    <w:rsid w:val="002A4781"/>
    <w:rsid w:val="002A4864"/>
    <w:rsid w:val="002A4D94"/>
    <w:rsid w:val="002A56E8"/>
    <w:rsid w:val="002A5AEC"/>
    <w:rsid w:val="002A6517"/>
    <w:rsid w:val="002A665A"/>
    <w:rsid w:val="002A6777"/>
    <w:rsid w:val="002A7633"/>
    <w:rsid w:val="002A7A67"/>
    <w:rsid w:val="002A7A6F"/>
    <w:rsid w:val="002B0485"/>
    <w:rsid w:val="002B04BB"/>
    <w:rsid w:val="002B04FF"/>
    <w:rsid w:val="002B11CC"/>
    <w:rsid w:val="002B12B5"/>
    <w:rsid w:val="002B130E"/>
    <w:rsid w:val="002B2049"/>
    <w:rsid w:val="002B24C8"/>
    <w:rsid w:val="002B24F9"/>
    <w:rsid w:val="002B2AD6"/>
    <w:rsid w:val="002B2C63"/>
    <w:rsid w:val="002B2D92"/>
    <w:rsid w:val="002B34A6"/>
    <w:rsid w:val="002B374C"/>
    <w:rsid w:val="002B374E"/>
    <w:rsid w:val="002B3905"/>
    <w:rsid w:val="002B42AD"/>
    <w:rsid w:val="002B483E"/>
    <w:rsid w:val="002B502B"/>
    <w:rsid w:val="002B5369"/>
    <w:rsid w:val="002B54D9"/>
    <w:rsid w:val="002B606C"/>
    <w:rsid w:val="002B6F8F"/>
    <w:rsid w:val="002B72FD"/>
    <w:rsid w:val="002B740D"/>
    <w:rsid w:val="002B7413"/>
    <w:rsid w:val="002B7B7A"/>
    <w:rsid w:val="002B7FE3"/>
    <w:rsid w:val="002C032C"/>
    <w:rsid w:val="002C0540"/>
    <w:rsid w:val="002C0D37"/>
    <w:rsid w:val="002C0E36"/>
    <w:rsid w:val="002C114E"/>
    <w:rsid w:val="002C117B"/>
    <w:rsid w:val="002C13BD"/>
    <w:rsid w:val="002C15C7"/>
    <w:rsid w:val="002C1870"/>
    <w:rsid w:val="002C18E4"/>
    <w:rsid w:val="002C1EC7"/>
    <w:rsid w:val="002C215B"/>
    <w:rsid w:val="002C23A1"/>
    <w:rsid w:val="002C265B"/>
    <w:rsid w:val="002C2F8B"/>
    <w:rsid w:val="002C32E2"/>
    <w:rsid w:val="002C332F"/>
    <w:rsid w:val="002C33CC"/>
    <w:rsid w:val="002C3A95"/>
    <w:rsid w:val="002C3B8C"/>
    <w:rsid w:val="002C3FCF"/>
    <w:rsid w:val="002C41E9"/>
    <w:rsid w:val="002C4469"/>
    <w:rsid w:val="002C44C7"/>
    <w:rsid w:val="002C4B7D"/>
    <w:rsid w:val="002C4C70"/>
    <w:rsid w:val="002C528B"/>
    <w:rsid w:val="002C564A"/>
    <w:rsid w:val="002C56A1"/>
    <w:rsid w:val="002C598D"/>
    <w:rsid w:val="002C5C7D"/>
    <w:rsid w:val="002C6181"/>
    <w:rsid w:val="002C655F"/>
    <w:rsid w:val="002C687C"/>
    <w:rsid w:val="002C6A53"/>
    <w:rsid w:val="002C6AEA"/>
    <w:rsid w:val="002C72FD"/>
    <w:rsid w:val="002C771C"/>
    <w:rsid w:val="002C783A"/>
    <w:rsid w:val="002C78A2"/>
    <w:rsid w:val="002C7B54"/>
    <w:rsid w:val="002C7CA8"/>
    <w:rsid w:val="002D032C"/>
    <w:rsid w:val="002D04A5"/>
    <w:rsid w:val="002D0719"/>
    <w:rsid w:val="002D0842"/>
    <w:rsid w:val="002D101F"/>
    <w:rsid w:val="002D1240"/>
    <w:rsid w:val="002D14CF"/>
    <w:rsid w:val="002D16A9"/>
    <w:rsid w:val="002D21CC"/>
    <w:rsid w:val="002D2479"/>
    <w:rsid w:val="002D291B"/>
    <w:rsid w:val="002D2D49"/>
    <w:rsid w:val="002D3088"/>
    <w:rsid w:val="002D33CC"/>
    <w:rsid w:val="002D33F6"/>
    <w:rsid w:val="002D3F52"/>
    <w:rsid w:val="002D421F"/>
    <w:rsid w:val="002D4448"/>
    <w:rsid w:val="002D4522"/>
    <w:rsid w:val="002D4ADC"/>
    <w:rsid w:val="002D5947"/>
    <w:rsid w:val="002D5D6E"/>
    <w:rsid w:val="002D630A"/>
    <w:rsid w:val="002D71DA"/>
    <w:rsid w:val="002D7852"/>
    <w:rsid w:val="002D78E0"/>
    <w:rsid w:val="002D7A8B"/>
    <w:rsid w:val="002D7C0E"/>
    <w:rsid w:val="002E073B"/>
    <w:rsid w:val="002E1061"/>
    <w:rsid w:val="002E1232"/>
    <w:rsid w:val="002E14B1"/>
    <w:rsid w:val="002E15E3"/>
    <w:rsid w:val="002E17A5"/>
    <w:rsid w:val="002E19A8"/>
    <w:rsid w:val="002E1AD6"/>
    <w:rsid w:val="002E1D03"/>
    <w:rsid w:val="002E1DA6"/>
    <w:rsid w:val="002E213E"/>
    <w:rsid w:val="002E2361"/>
    <w:rsid w:val="002E2FB1"/>
    <w:rsid w:val="002E33DF"/>
    <w:rsid w:val="002E3795"/>
    <w:rsid w:val="002E38BF"/>
    <w:rsid w:val="002E3D9D"/>
    <w:rsid w:val="002E408F"/>
    <w:rsid w:val="002E40E7"/>
    <w:rsid w:val="002E4401"/>
    <w:rsid w:val="002E47BA"/>
    <w:rsid w:val="002E4881"/>
    <w:rsid w:val="002E4904"/>
    <w:rsid w:val="002E4FBF"/>
    <w:rsid w:val="002E57E6"/>
    <w:rsid w:val="002E58ED"/>
    <w:rsid w:val="002E6048"/>
    <w:rsid w:val="002E64B5"/>
    <w:rsid w:val="002E64B6"/>
    <w:rsid w:val="002E6535"/>
    <w:rsid w:val="002E6685"/>
    <w:rsid w:val="002E6B8B"/>
    <w:rsid w:val="002E6C7C"/>
    <w:rsid w:val="002E6CEA"/>
    <w:rsid w:val="002E6F69"/>
    <w:rsid w:val="002E768A"/>
    <w:rsid w:val="002E76FF"/>
    <w:rsid w:val="002E7987"/>
    <w:rsid w:val="002F003D"/>
    <w:rsid w:val="002F01C8"/>
    <w:rsid w:val="002F036C"/>
    <w:rsid w:val="002F046B"/>
    <w:rsid w:val="002F06FE"/>
    <w:rsid w:val="002F101B"/>
    <w:rsid w:val="002F1117"/>
    <w:rsid w:val="002F1299"/>
    <w:rsid w:val="002F1512"/>
    <w:rsid w:val="002F1528"/>
    <w:rsid w:val="002F1B19"/>
    <w:rsid w:val="002F1C67"/>
    <w:rsid w:val="002F1DBB"/>
    <w:rsid w:val="002F1DE8"/>
    <w:rsid w:val="002F2242"/>
    <w:rsid w:val="002F26F3"/>
    <w:rsid w:val="002F28E0"/>
    <w:rsid w:val="002F2AE8"/>
    <w:rsid w:val="002F2B43"/>
    <w:rsid w:val="002F30B4"/>
    <w:rsid w:val="002F346B"/>
    <w:rsid w:val="002F444D"/>
    <w:rsid w:val="002F4544"/>
    <w:rsid w:val="002F4811"/>
    <w:rsid w:val="002F4985"/>
    <w:rsid w:val="002F49E7"/>
    <w:rsid w:val="002F5141"/>
    <w:rsid w:val="002F57CC"/>
    <w:rsid w:val="002F5913"/>
    <w:rsid w:val="002F5FBB"/>
    <w:rsid w:val="002F60B3"/>
    <w:rsid w:val="002F691D"/>
    <w:rsid w:val="002F69FB"/>
    <w:rsid w:val="002F74D6"/>
    <w:rsid w:val="002F77A7"/>
    <w:rsid w:val="002F7940"/>
    <w:rsid w:val="002F7C7E"/>
    <w:rsid w:val="002F7D19"/>
    <w:rsid w:val="002F7E2A"/>
    <w:rsid w:val="002F7FCF"/>
    <w:rsid w:val="0030040E"/>
    <w:rsid w:val="00301588"/>
    <w:rsid w:val="003015A1"/>
    <w:rsid w:val="003016B2"/>
    <w:rsid w:val="00302015"/>
    <w:rsid w:val="0030204D"/>
    <w:rsid w:val="0030237D"/>
    <w:rsid w:val="00302680"/>
    <w:rsid w:val="0030286D"/>
    <w:rsid w:val="0030310E"/>
    <w:rsid w:val="00303299"/>
    <w:rsid w:val="0030349E"/>
    <w:rsid w:val="00303DFC"/>
    <w:rsid w:val="003044F2"/>
    <w:rsid w:val="00304531"/>
    <w:rsid w:val="0030466E"/>
    <w:rsid w:val="003046F1"/>
    <w:rsid w:val="0030472B"/>
    <w:rsid w:val="00304B2A"/>
    <w:rsid w:val="00304E21"/>
    <w:rsid w:val="00304E99"/>
    <w:rsid w:val="0030524A"/>
    <w:rsid w:val="00305964"/>
    <w:rsid w:val="003061E7"/>
    <w:rsid w:val="0030754D"/>
    <w:rsid w:val="003079A5"/>
    <w:rsid w:val="00307BC1"/>
    <w:rsid w:val="0031023C"/>
    <w:rsid w:val="003103C4"/>
    <w:rsid w:val="00310459"/>
    <w:rsid w:val="00310B38"/>
    <w:rsid w:val="00311216"/>
    <w:rsid w:val="0031122C"/>
    <w:rsid w:val="003118DF"/>
    <w:rsid w:val="00312196"/>
    <w:rsid w:val="00312282"/>
    <w:rsid w:val="0031251F"/>
    <w:rsid w:val="00312CBB"/>
    <w:rsid w:val="003130E5"/>
    <w:rsid w:val="003134D6"/>
    <w:rsid w:val="00313650"/>
    <w:rsid w:val="00313783"/>
    <w:rsid w:val="00313E2C"/>
    <w:rsid w:val="0031425B"/>
    <w:rsid w:val="003144E0"/>
    <w:rsid w:val="003147DA"/>
    <w:rsid w:val="00314F38"/>
    <w:rsid w:val="00315007"/>
    <w:rsid w:val="0031527E"/>
    <w:rsid w:val="003154C5"/>
    <w:rsid w:val="00317711"/>
    <w:rsid w:val="00317A30"/>
    <w:rsid w:val="00317B6D"/>
    <w:rsid w:val="00317BCC"/>
    <w:rsid w:val="00320203"/>
    <w:rsid w:val="00320341"/>
    <w:rsid w:val="00320B73"/>
    <w:rsid w:val="00320DA2"/>
    <w:rsid w:val="0032118D"/>
    <w:rsid w:val="003219F8"/>
    <w:rsid w:val="00321BEF"/>
    <w:rsid w:val="00321C89"/>
    <w:rsid w:val="00321E51"/>
    <w:rsid w:val="00321F7F"/>
    <w:rsid w:val="003222D0"/>
    <w:rsid w:val="00322708"/>
    <w:rsid w:val="003228C7"/>
    <w:rsid w:val="00322995"/>
    <w:rsid w:val="00322B43"/>
    <w:rsid w:val="00322FC4"/>
    <w:rsid w:val="00323299"/>
    <w:rsid w:val="00323676"/>
    <w:rsid w:val="0032368A"/>
    <w:rsid w:val="00323B93"/>
    <w:rsid w:val="00323C18"/>
    <w:rsid w:val="00323EB0"/>
    <w:rsid w:val="00324C4C"/>
    <w:rsid w:val="00324CEF"/>
    <w:rsid w:val="00324F60"/>
    <w:rsid w:val="003251CF"/>
    <w:rsid w:val="00325371"/>
    <w:rsid w:val="00325B4F"/>
    <w:rsid w:val="0032610B"/>
    <w:rsid w:val="00326309"/>
    <w:rsid w:val="0032688A"/>
    <w:rsid w:val="00326A64"/>
    <w:rsid w:val="00326D9E"/>
    <w:rsid w:val="00326FF9"/>
    <w:rsid w:val="00327002"/>
    <w:rsid w:val="00327055"/>
    <w:rsid w:val="003276AD"/>
    <w:rsid w:val="00327F5F"/>
    <w:rsid w:val="00327FAA"/>
    <w:rsid w:val="0033010E"/>
    <w:rsid w:val="0033021E"/>
    <w:rsid w:val="003302FF"/>
    <w:rsid w:val="00330679"/>
    <w:rsid w:val="00330717"/>
    <w:rsid w:val="003307A3"/>
    <w:rsid w:val="00330DF2"/>
    <w:rsid w:val="00330F5B"/>
    <w:rsid w:val="00331040"/>
    <w:rsid w:val="00331399"/>
    <w:rsid w:val="003313AA"/>
    <w:rsid w:val="00331C17"/>
    <w:rsid w:val="003327C1"/>
    <w:rsid w:val="00332B8C"/>
    <w:rsid w:val="00332C59"/>
    <w:rsid w:val="00332D5A"/>
    <w:rsid w:val="00332FF2"/>
    <w:rsid w:val="00333074"/>
    <w:rsid w:val="0033322E"/>
    <w:rsid w:val="0033439B"/>
    <w:rsid w:val="003344E8"/>
    <w:rsid w:val="00334506"/>
    <w:rsid w:val="00334644"/>
    <w:rsid w:val="003347A2"/>
    <w:rsid w:val="00334958"/>
    <w:rsid w:val="003349EB"/>
    <w:rsid w:val="00334B6A"/>
    <w:rsid w:val="00334C5D"/>
    <w:rsid w:val="00334D2B"/>
    <w:rsid w:val="00334DA0"/>
    <w:rsid w:val="00334DFD"/>
    <w:rsid w:val="003358EA"/>
    <w:rsid w:val="00335B4E"/>
    <w:rsid w:val="00335E95"/>
    <w:rsid w:val="0033608F"/>
    <w:rsid w:val="00336330"/>
    <w:rsid w:val="003369AE"/>
    <w:rsid w:val="003369F2"/>
    <w:rsid w:val="00336D08"/>
    <w:rsid w:val="00337FA6"/>
    <w:rsid w:val="00340060"/>
    <w:rsid w:val="00340582"/>
    <w:rsid w:val="00340E7F"/>
    <w:rsid w:val="00341418"/>
    <w:rsid w:val="0034163C"/>
    <w:rsid w:val="003417B2"/>
    <w:rsid w:val="00341C11"/>
    <w:rsid w:val="0034259B"/>
    <w:rsid w:val="0034274F"/>
    <w:rsid w:val="00342BA4"/>
    <w:rsid w:val="00342D46"/>
    <w:rsid w:val="00342D92"/>
    <w:rsid w:val="0034367A"/>
    <w:rsid w:val="0034376F"/>
    <w:rsid w:val="00343A7D"/>
    <w:rsid w:val="00343F8D"/>
    <w:rsid w:val="00344598"/>
    <w:rsid w:val="00344600"/>
    <w:rsid w:val="00344EF4"/>
    <w:rsid w:val="00345258"/>
    <w:rsid w:val="00345316"/>
    <w:rsid w:val="003455AC"/>
    <w:rsid w:val="003455B0"/>
    <w:rsid w:val="003456CD"/>
    <w:rsid w:val="003457F5"/>
    <w:rsid w:val="00350752"/>
    <w:rsid w:val="00350816"/>
    <w:rsid w:val="00350F0A"/>
    <w:rsid w:val="00350F0F"/>
    <w:rsid w:val="00351220"/>
    <w:rsid w:val="00351267"/>
    <w:rsid w:val="003512CF"/>
    <w:rsid w:val="00351A7A"/>
    <w:rsid w:val="00351C18"/>
    <w:rsid w:val="00351E4A"/>
    <w:rsid w:val="0035227B"/>
    <w:rsid w:val="0035246C"/>
    <w:rsid w:val="003526B4"/>
    <w:rsid w:val="00352E81"/>
    <w:rsid w:val="003530CC"/>
    <w:rsid w:val="0035385D"/>
    <w:rsid w:val="00353921"/>
    <w:rsid w:val="00353974"/>
    <w:rsid w:val="00353B70"/>
    <w:rsid w:val="00353E34"/>
    <w:rsid w:val="00354400"/>
    <w:rsid w:val="00354642"/>
    <w:rsid w:val="00354AF6"/>
    <w:rsid w:val="00355898"/>
    <w:rsid w:val="00355933"/>
    <w:rsid w:val="00355977"/>
    <w:rsid w:val="00355C0F"/>
    <w:rsid w:val="00355E73"/>
    <w:rsid w:val="003562BB"/>
    <w:rsid w:val="003563FA"/>
    <w:rsid w:val="0035641F"/>
    <w:rsid w:val="0035677D"/>
    <w:rsid w:val="00356B94"/>
    <w:rsid w:val="00356C1B"/>
    <w:rsid w:val="00356F91"/>
    <w:rsid w:val="00357804"/>
    <w:rsid w:val="00357940"/>
    <w:rsid w:val="00357E79"/>
    <w:rsid w:val="00357F53"/>
    <w:rsid w:val="00360175"/>
    <w:rsid w:val="003603C4"/>
    <w:rsid w:val="00360887"/>
    <w:rsid w:val="00360C5E"/>
    <w:rsid w:val="00360D58"/>
    <w:rsid w:val="00361660"/>
    <w:rsid w:val="00361AFB"/>
    <w:rsid w:val="00362A7C"/>
    <w:rsid w:val="00362B95"/>
    <w:rsid w:val="00362FBD"/>
    <w:rsid w:val="003633EA"/>
    <w:rsid w:val="00363C2E"/>
    <w:rsid w:val="00363DA3"/>
    <w:rsid w:val="003644FE"/>
    <w:rsid w:val="003648D2"/>
    <w:rsid w:val="00364C57"/>
    <w:rsid w:val="00365398"/>
    <w:rsid w:val="003653AA"/>
    <w:rsid w:val="00365956"/>
    <w:rsid w:val="00365970"/>
    <w:rsid w:val="00365EBE"/>
    <w:rsid w:val="0036665D"/>
    <w:rsid w:val="0036695A"/>
    <w:rsid w:val="00366E80"/>
    <w:rsid w:val="00367376"/>
    <w:rsid w:val="003675C4"/>
    <w:rsid w:val="003677BD"/>
    <w:rsid w:val="00367B8C"/>
    <w:rsid w:val="00367B91"/>
    <w:rsid w:val="00367BCD"/>
    <w:rsid w:val="0037002F"/>
    <w:rsid w:val="00370A18"/>
    <w:rsid w:val="00370ABC"/>
    <w:rsid w:val="00370FB1"/>
    <w:rsid w:val="0037154B"/>
    <w:rsid w:val="0037173D"/>
    <w:rsid w:val="00371883"/>
    <w:rsid w:val="003718C9"/>
    <w:rsid w:val="00371D09"/>
    <w:rsid w:val="00372449"/>
    <w:rsid w:val="0037288D"/>
    <w:rsid w:val="00372B18"/>
    <w:rsid w:val="00372BAD"/>
    <w:rsid w:val="00372EC0"/>
    <w:rsid w:val="00373472"/>
    <w:rsid w:val="00373873"/>
    <w:rsid w:val="003748DF"/>
    <w:rsid w:val="00374CC3"/>
    <w:rsid w:val="00374ED7"/>
    <w:rsid w:val="003751FE"/>
    <w:rsid w:val="00375363"/>
    <w:rsid w:val="00375839"/>
    <w:rsid w:val="00375C45"/>
    <w:rsid w:val="00375EEF"/>
    <w:rsid w:val="00375F98"/>
    <w:rsid w:val="00376AB6"/>
    <w:rsid w:val="00376F85"/>
    <w:rsid w:val="00377423"/>
    <w:rsid w:val="00377566"/>
    <w:rsid w:val="003775A7"/>
    <w:rsid w:val="00377B7A"/>
    <w:rsid w:val="00377C27"/>
    <w:rsid w:val="00380349"/>
    <w:rsid w:val="00380394"/>
    <w:rsid w:val="003809E1"/>
    <w:rsid w:val="00380D1A"/>
    <w:rsid w:val="003812A8"/>
    <w:rsid w:val="003813E7"/>
    <w:rsid w:val="003815B0"/>
    <w:rsid w:val="00381E3B"/>
    <w:rsid w:val="00381E40"/>
    <w:rsid w:val="0038207D"/>
    <w:rsid w:val="0038244A"/>
    <w:rsid w:val="0038315D"/>
    <w:rsid w:val="0038352C"/>
    <w:rsid w:val="00383B0B"/>
    <w:rsid w:val="00383CC1"/>
    <w:rsid w:val="00384289"/>
    <w:rsid w:val="00384E70"/>
    <w:rsid w:val="003853BE"/>
    <w:rsid w:val="00385F23"/>
    <w:rsid w:val="00385FF9"/>
    <w:rsid w:val="00386158"/>
    <w:rsid w:val="00386420"/>
    <w:rsid w:val="00386B45"/>
    <w:rsid w:val="00386C08"/>
    <w:rsid w:val="00386D65"/>
    <w:rsid w:val="00386E04"/>
    <w:rsid w:val="003872AA"/>
    <w:rsid w:val="00387515"/>
    <w:rsid w:val="003875E4"/>
    <w:rsid w:val="00387FBB"/>
    <w:rsid w:val="003899A7"/>
    <w:rsid w:val="003902A9"/>
    <w:rsid w:val="003909B4"/>
    <w:rsid w:val="00390EC9"/>
    <w:rsid w:val="00390F3E"/>
    <w:rsid w:val="00390F5D"/>
    <w:rsid w:val="00390FC2"/>
    <w:rsid w:val="0039113E"/>
    <w:rsid w:val="003918ED"/>
    <w:rsid w:val="0039194B"/>
    <w:rsid w:val="00391B8D"/>
    <w:rsid w:val="0039200D"/>
    <w:rsid w:val="00392272"/>
    <w:rsid w:val="003922F6"/>
    <w:rsid w:val="00392333"/>
    <w:rsid w:val="0039255D"/>
    <w:rsid w:val="0039259B"/>
    <w:rsid w:val="00392707"/>
    <w:rsid w:val="00392C65"/>
    <w:rsid w:val="00393561"/>
    <w:rsid w:val="0039402A"/>
    <w:rsid w:val="003941C0"/>
    <w:rsid w:val="0039492A"/>
    <w:rsid w:val="0039494D"/>
    <w:rsid w:val="003949F3"/>
    <w:rsid w:val="003949FA"/>
    <w:rsid w:val="00394A79"/>
    <w:rsid w:val="00394C8D"/>
    <w:rsid w:val="0039539D"/>
    <w:rsid w:val="00395727"/>
    <w:rsid w:val="00396372"/>
    <w:rsid w:val="003965E4"/>
    <w:rsid w:val="0039668C"/>
    <w:rsid w:val="003968D4"/>
    <w:rsid w:val="00396957"/>
    <w:rsid w:val="00396EA6"/>
    <w:rsid w:val="00396EF1"/>
    <w:rsid w:val="00397D1D"/>
    <w:rsid w:val="003A09D3"/>
    <w:rsid w:val="003A0B9F"/>
    <w:rsid w:val="003A0C3C"/>
    <w:rsid w:val="003A0C99"/>
    <w:rsid w:val="003A0CAF"/>
    <w:rsid w:val="003A0D94"/>
    <w:rsid w:val="003A0E23"/>
    <w:rsid w:val="003A0ED2"/>
    <w:rsid w:val="003A123C"/>
    <w:rsid w:val="003A144B"/>
    <w:rsid w:val="003A24B9"/>
    <w:rsid w:val="003A25B4"/>
    <w:rsid w:val="003A28D8"/>
    <w:rsid w:val="003A28E2"/>
    <w:rsid w:val="003A290E"/>
    <w:rsid w:val="003A2A67"/>
    <w:rsid w:val="003A2A98"/>
    <w:rsid w:val="003A2BC2"/>
    <w:rsid w:val="003A3348"/>
    <w:rsid w:val="003A3F1C"/>
    <w:rsid w:val="003A44FD"/>
    <w:rsid w:val="003A4A16"/>
    <w:rsid w:val="003A53F0"/>
    <w:rsid w:val="003A5952"/>
    <w:rsid w:val="003A5D51"/>
    <w:rsid w:val="003A6497"/>
    <w:rsid w:val="003A6BE9"/>
    <w:rsid w:val="003A6C15"/>
    <w:rsid w:val="003A75C5"/>
    <w:rsid w:val="003A7C36"/>
    <w:rsid w:val="003B00A9"/>
    <w:rsid w:val="003B0E83"/>
    <w:rsid w:val="003B0F17"/>
    <w:rsid w:val="003B129A"/>
    <w:rsid w:val="003B14A2"/>
    <w:rsid w:val="003B17E2"/>
    <w:rsid w:val="003B1CB7"/>
    <w:rsid w:val="003B278B"/>
    <w:rsid w:val="003B2899"/>
    <w:rsid w:val="003B2BAD"/>
    <w:rsid w:val="003B2E14"/>
    <w:rsid w:val="003B2E70"/>
    <w:rsid w:val="003B3025"/>
    <w:rsid w:val="003B3033"/>
    <w:rsid w:val="003B34B8"/>
    <w:rsid w:val="003B3841"/>
    <w:rsid w:val="003B3AF0"/>
    <w:rsid w:val="003B3B4A"/>
    <w:rsid w:val="003B3C3C"/>
    <w:rsid w:val="003B42BD"/>
    <w:rsid w:val="003B52FE"/>
    <w:rsid w:val="003B5591"/>
    <w:rsid w:val="003B5B0E"/>
    <w:rsid w:val="003B6043"/>
    <w:rsid w:val="003B6451"/>
    <w:rsid w:val="003B6457"/>
    <w:rsid w:val="003B64D5"/>
    <w:rsid w:val="003B65B7"/>
    <w:rsid w:val="003B6FA6"/>
    <w:rsid w:val="003B6FB3"/>
    <w:rsid w:val="003B707B"/>
    <w:rsid w:val="003B7CAB"/>
    <w:rsid w:val="003C0028"/>
    <w:rsid w:val="003C041F"/>
    <w:rsid w:val="003C04BF"/>
    <w:rsid w:val="003C0A4D"/>
    <w:rsid w:val="003C0DA5"/>
    <w:rsid w:val="003C1299"/>
    <w:rsid w:val="003C1353"/>
    <w:rsid w:val="003C17EF"/>
    <w:rsid w:val="003C18A5"/>
    <w:rsid w:val="003C19AC"/>
    <w:rsid w:val="003C19B2"/>
    <w:rsid w:val="003C19DF"/>
    <w:rsid w:val="003C1A23"/>
    <w:rsid w:val="003C1D48"/>
    <w:rsid w:val="003C1E2C"/>
    <w:rsid w:val="003C1FC6"/>
    <w:rsid w:val="003C2161"/>
    <w:rsid w:val="003C2471"/>
    <w:rsid w:val="003C2569"/>
    <w:rsid w:val="003C2592"/>
    <w:rsid w:val="003C3546"/>
    <w:rsid w:val="003C3594"/>
    <w:rsid w:val="003C37D9"/>
    <w:rsid w:val="003C40D5"/>
    <w:rsid w:val="003C46E1"/>
    <w:rsid w:val="003C4964"/>
    <w:rsid w:val="003C587E"/>
    <w:rsid w:val="003C5A76"/>
    <w:rsid w:val="003C6DA6"/>
    <w:rsid w:val="003C6EBE"/>
    <w:rsid w:val="003C747F"/>
    <w:rsid w:val="003C7706"/>
    <w:rsid w:val="003C79C9"/>
    <w:rsid w:val="003C7A40"/>
    <w:rsid w:val="003D021C"/>
    <w:rsid w:val="003D041B"/>
    <w:rsid w:val="003D0A0D"/>
    <w:rsid w:val="003D0A41"/>
    <w:rsid w:val="003D12CD"/>
    <w:rsid w:val="003D1356"/>
    <w:rsid w:val="003D165B"/>
    <w:rsid w:val="003D17E8"/>
    <w:rsid w:val="003D1B7C"/>
    <w:rsid w:val="003D1BD5"/>
    <w:rsid w:val="003D1CDD"/>
    <w:rsid w:val="003D1EB1"/>
    <w:rsid w:val="003D1F83"/>
    <w:rsid w:val="003D3C9E"/>
    <w:rsid w:val="003D3D45"/>
    <w:rsid w:val="003D44FF"/>
    <w:rsid w:val="003D4A61"/>
    <w:rsid w:val="003D4F90"/>
    <w:rsid w:val="003D5316"/>
    <w:rsid w:val="003D538C"/>
    <w:rsid w:val="003D56E7"/>
    <w:rsid w:val="003D5861"/>
    <w:rsid w:val="003D5B80"/>
    <w:rsid w:val="003D6088"/>
    <w:rsid w:val="003D641B"/>
    <w:rsid w:val="003D663B"/>
    <w:rsid w:val="003D66C2"/>
    <w:rsid w:val="003D685E"/>
    <w:rsid w:val="003D6A29"/>
    <w:rsid w:val="003D6EDF"/>
    <w:rsid w:val="003D7342"/>
    <w:rsid w:val="003D797B"/>
    <w:rsid w:val="003D798A"/>
    <w:rsid w:val="003D7F23"/>
    <w:rsid w:val="003E000C"/>
    <w:rsid w:val="003E04FE"/>
    <w:rsid w:val="003E13BF"/>
    <w:rsid w:val="003E13CD"/>
    <w:rsid w:val="003E14B4"/>
    <w:rsid w:val="003E1E58"/>
    <w:rsid w:val="003E1F5E"/>
    <w:rsid w:val="003E20B8"/>
    <w:rsid w:val="003E20F2"/>
    <w:rsid w:val="003E32BE"/>
    <w:rsid w:val="003E3507"/>
    <w:rsid w:val="003E35E2"/>
    <w:rsid w:val="003E3AC5"/>
    <w:rsid w:val="003E3E1C"/>
    <w:rsid w:val="003E405D"/>
    <w:rsid w:val="003E4253"/>
    <w:rsid w:val="003E4775"/>
    <w:rsid w:val="003E51D7"/>
    <w:rsid w:val="003E52FF"/>
    <w:rsid w:val="003E588C"/>
    <w:rsid w:val="003E5AE4"/>
    <w:rsid w:val="003E5B4F"/>
    <w:rsid w:val="003E685D"/>
    <w:rsid w:val="003E69E4"/>
    <w:rsid w:val="003E6B4E"/>
    <w:rsid w:val="003E6ED3"/>
    <w:rsid w:val="003E7416"/>
    <w:rsid w:val="003E7EFB"/>
    <w:rsid w:val="003F00B3"/>
    <w:rsid w:val="003F0124"/>
    <w:rsid w:val="003F0A6B"/>
    <w:rsid w:val="003F0EF2"/>
    <w:rsid w:val="003F0F9B"/>
    <w:rsid w:val="003F1017"/>
    <w:rsid w:val="003F20FE"/>
    <w:rsid w:val="003F26FD"/>
    <w:rsid w:val="003F2DDB"/>
    <w:rsid w:val="003F2DEA"/>
    <w:rsid w:val="003F2E9E"/>
    <w:rsid w:val="003F2EA0"/>
    <w:rsid w:val="003F39B0"/>
    <w:rsid w:val="003F3BF4"/>
    <w:rsid w:val="003F4452"/>
    <w:rsid w:val="003F4580"/>
    <w:rsid w:val="003F477C"/>
    <w:rsid w:val="003F4946"/>
    <w:rsid w:val="003F5B81"/>
    <w:rsid w:val="003F5D32"/>
    <w:rsid w:val="003F5EDA"/>
    <w:rsid w:val="003F6326"/>
    <w:rsid w:val="003F6360"/>
    <w:rsid w:val="003F66C8"/>
    <w:rsid w:val="003F6C38"/>
    <w:rsid w:val="003F6EB3"/>
    <w:rsid w:val="003F7946"/>
    <w:rsid w:val="003F7C34"/>
    <w:rsid w:val="00400059"/>
    <w:rsid w:val="00400765"/>
    <w:rsid w:val="00400E55"/>
    <w:rsid w:val="004012AE"/>
    <w:rsid w:val="00401539"/>
    <w:rsid w:val="00401E7F"/>
    <w:rsid w:val="00402094"/>
    <w:rsid w:val="0040278D"/>
    <w:rsid w:val="00402D8A"/>
    <w:rsid w:val="00402F17"/>
    <w:rsid w:val="004033FC"/>
    <w:rsid w:val="004034A4"/>
    <w:rsid w:val="0040368A"/>
    <w:rsid w:val="004040FA"/>
    <w:rsid w:val="004044E6"/>
    <w:rsid w:val="004045F3"/>
    <w:rsid w:val="004048CF"/>
    <w:rsid w:val="00404BD0"/>
    <w:rsid w:val="00404F34"/>
    <w:rsid w:val="00405063"/>
    <w:rsid w:val="00405337"/>
    <w:rsid w:val="00405CA6"/>
    <w:rsid w:val="004061DB"/>
    <w:rsid w:val="004067F8"/>
    <w:rsid w:val="00406872"/>
    <w:rsid w:val="00406F2E"/>
    <w:rsid w:val="00407435"/>
    <w:rsid w:val="004079B3"/>
    <w:rsid w:val="00407B4E"/>
    <w:rsid w:val="00407CA8"/>
    <w:rsid w:val="00407E45"/>
    <w:rsid w:val="00410305"/>
    <w:rsid w:val="004104DA"/>
    <w:rsid w:val="00410A67"/>
    <w:rsid w:val="00410CAE"/>
    <w:rsid w:val="00410EBD"/>
    <w:rsid w:val="00411607"/>
    <w:rsid w:val="0041194D"/>
    <w:rsid w:val="00411D40"/>
    <w:rsid w:val="004121BE"/>
    <w:rsid w:val="00412983"/>
    <w:rsid w:val="004135E3"/>
    <w:rsid w:val="00413817"/>
    <w:rsid w:val="00413EDD"/>
    <w:rsid w:val="0041417F"/>
    <w:rsid w:val="00414C06"/>
    <w:rsid w:val="00414D5A"/>
    <w:rsid w:val="0041589B"/>
    <w:rsid w:val="00415982"/>
    <w:rsid w:val="00415BF4"/>
    <w:rsid w:val="00415F3C"/>
    <w:rsid w:val="0041609C"/>
    <w:rsid w:val="004160D3"/>
    <w:rsid w:val="004162DD"/>
    <w:rsid w:val="00416813"/>
    <w:rsid w:val="0041699F"/>
    <w:rsid w:val="00416BB6"/>
    <w:rsid w:val="00416E25"/>
    <w:rsid w:val="004170E9"/>
    <w:rsid w:val="004172AD"/>
    <w:rsid w:val="004177FC"/>
    <w:rsid w:val="004179A2"/>
    <w:rsid w:val="00417A8F"/>
    <w:rsid w:val="00417D18"/>
    <w:rsid w:val="00420089"/>
    <w:rsid w:val="00420181"/>
    <w:rsid w:val="004201EC"/>
    <w:rsid w:val="00420237"/>
    <w:rsid w:val="00420450"/>
    <w:rsid w:val="004206AF"/>
    <w:rsid w:val="00420D01"/>
    <w:rsid w:val="00420FF5"/>
    <w:rsid w:val="00421862"/>
    <w:rsid w:val="004220F8"/>
    <w:rsid w:val="00423110"/>
    <w:rsid w:val="00423230"/>
    <w:rsid w:val="0042330F"/>
    <w:rsid w:val="00423F44"/>
    <w:rsid w:val="00424576"/>
    <w:rsid w:val="00424BB2"/>
    <w:rsid w:val="0042533D"/>
    <w:rsid w:val="00425465"/>
    <w:rsid w:val="0042572E"/>
    <w:rsid w:val="0042615E"/>
    <w:rsid w:val="00427174"/>
    <w:rsid w:val="004273AF"/>
    <w:rsid w:val="0042745E"/>
    <w:rsid w:val="0042754D"/>
    <w:rsid w:val="0042786B"/>
    <w:rsid w:val="00427F6E"/>
    <w:rsid w:val="0043055C"/>
    <w:rsid w:val="0043060C"/>
    <w:rsid w:val="00430937"/>
    <w:rsid w:val="00430E77"/>
    <w:rsid w:val="004312EE"/>
    <w:rsid w:val="0043132E"/>
    <w:rsid w:val="0043170C"/>
    <w:rsid w:val="00431B47"/>
    <w:rsid w:val="00431EBD"/>
    <w:rsid w:val="00432EA4"/>
    <w:rsid w:val="00433023"/>
    <w:rsid w:val="004336B3"/>
    <w:rsid w:val="00433A53"/>
    <w:rsid w:val="00433ABC"/>
    <w:rsid w:val="004340BA"/>
    <w:rsid w:val="00434577"/>
    <w:rsid w:val="00436247"/>
    <w:rsid w:val="00436697"/>
    <w:rsid w:val="00436728"/>
    <w:rsid w:val="00436840"/>
    <w:rsid w:val="00436849"/>
    <w:rsid w:val="00436E08"/>
    <w:rsid w:val="0043736A"/>
    <w:rsid w:val="004373F8"/>
    <w:rsid w:val="0043759A"/>
    <w:rsid w:val="004377A8"/>
    <w:rsid w:val="0043795C"/>
    <w:rsid w:val="00437AC5"/>
    <w:rsid w:val="00437FCA"/>
    <w:rsid w:val="00440053"/>
    <w:rsid w:val="00440160"/>
    <w:rsid w:val="004406D4"/>
    <w:rsid w:val="004407CC"/>
    <w:rsid w:val="00440965"/>
    <w:rsid w:val="00440BBA"/>
    <w:rsid w:val="00440BC7"/>
    <w:rsid w:val="0044139C"/>
    <w:rsid w:val="004416B3"/>
    <w:rsid w:val="00441ED0"/>
    <w:rsid w:val="0044209C"/>
    <w:rsid w:val="00442520"/>
    <w:rsid w:val="00442B7E"/>
    <w:rsid w:val="00442C42"/>
    <w:rsid w:val="00443968"/>
    <w:rsid w:val="00443C04"/>
    <w:rsid w:val="004442E0"/>
    <w:rsid w:val="00444792"/>
    <w:rsid w:val="004448D9"/>
    <w:rsid w:val="00444D22"/>
    <w:rsid w:val="00444D6A"/>
    <w:rsid w:val="00444FC0"/>
    <w:rsid w:val="004451D1"/>
    <w:rsid w:val="00445570"/>
    <w:rsid w:val="00445602"/>
    <w:rsid w:val="0044595A"/>
    <w:rsid w:val="00445B76"/>
    <w:rsid w:val="00445BAF"/>
    <w:rsid w:val="00445E03"/>
    <w:rsid w:val="00445E56"/>
    <w:rsid w:val="00445F52"/>
    <w:rsid w:val="004460A3"/>
    <w:rsid w:val="0044641F"/>
    <w:rsid w:val="004464DE"/>
    <w:rsid w:val="00447218"/>
    <w:rsid w:val="0044750F"/>
    <w:rsid w:val="00447745"/>
    <w:rsid w:val="00447963"/>
    <w:rsid w:val="00447D95"/>
    <w:rsid w:val="004500DB"/>
    <w:rsid w:val="00450176"/>
    <w:rsid w:val="004506D8"/>
    <w:rsid w:val="00450C07"/>
    <w:rsid w:val="00450D6B"/>
    <w:rsid w:val="0045102B"/>
    <w:rsid w:val="004512CC"/>
    <w:rsid w:val="0045150F"/>
    <w:rsid w:val="00451D54"/>
    <w:rsid w:val="00452052"/>
    <w:rsid w:val="00452880"/>
    <w:rsid w:val="004529A0"/>
    <w:rsid w:val="00452F81"/>
    <w:rsid w:val="00453081"/>
    <w:rsid w:val="004535B4"/>
    <w:rsid w:val="00453B20"/>
    <w:rsid w:val="0045426A"/>
    <w:rsid w:val="00454298"/>
    <w:rsid w:val="00454599"/>
    <w:rsid w:val="004545CE"/>
    <w:rsid w:val="00454804"/>
    <w:rsid w:val="00454893"/>
    <w:rsid w:val="004548AE"/>
    <w:rsid w:val="00454922"/>
    <w:rsid w:val="00454BE0"/>
    <w:rsid w:val="00454DF5"/>
    <w:rsid w:val="00454EEE"/>
    <w:rsid w:val="0045527E"/>
    <w:rsid w:val="00455385"/>
    <w:rsid w:val="0045541F"/>
    <w:rsid w:val="0045566E"/>
    <w:rsid w:val="00455E48"/>
    <w:rsid w:val="004564D1"/>
    <w:rsid w:val="004568E9"/>
    <w:rsid w:val="004572B8"/>
    <w:rsid w:val="004577C7"/>
    <w:rsid w:val="00457A9F"/>
    <w:rsid w:val="00457B5D"/>
    <w:rsid w:val="00457EE8"/>
    <w:rsid w:val="00460040"/>
    <w:rsid w:val="00460567"/>
    <w:rsid w:val="00460710"/>
    <w:rsid w:val="00460EB9"/>
    <w:rsid w:val="0046193F"/>
    <w:rsid w:val="00462254"/>
    <w:rsid w:val="00462490"/>
    <w:rsid w:val="0046250F"/>
    <w:rsid w:val="00462578"/>
    <w:rsid w:val="004627FD"/>
    <w:rsid w:val="00462B82"/>
    <w:rsid w:val="00462F24"/>
    <w:rsid w:val="004639EA"/>
    <w:rsid w:val="004641F2"/>
    <w:rsid w:val="00464601"/>
    <w:rsid w:val="00464D5E"/>
    <w:rsid w:val="0046533F"/>
    <w:rsid w:val="004657E1"/>
    <w:rsid w:val="00465BA5"/>
    <w:rsid w:val="00465EA5"/>
    <w:rsid w:val="00465FAD"/>
    <w:rsid w:val="004667D6"/>
    <w:rsid w:val="004702F6"/>
    <w:rsid w:val="004704C6"/>
    <w:rsid w:val="00470806"/>
    <w:rsid w:val="00470DB2"/>
    <w:rsid w:val="00471839"/>
    <w:rsid w:val="00471C1D"/>
    <w:rsid w:val="00471EB8"/>
    <w:rsid w:val="0047230A"/>
    <w:rsid w:val="00472DF7"/>
    <w:rsid w:val="00473296"/>
    <w:rsid w:val="00473AF7"/>
    <w:rsid w:val="00474292"/>
    <w:rsid w:val="00474300"/>
    <w:rsid w:val="004745A3"/>
    <w:rsid w:val="004749C6"/>
    <w:rsid w:val="00474AF4"/>
    <w:rsid w:val="00474AFE"/>
    <w:rsid w:val="00474D11"/>
    <w:rsid w:val="0047544B"/>
    <w:rsid w:val="00475701"/>
    <w:rsid w:val="00475928"/>
    <w:rsid w:val="00475EFD"/>
    <w:rsid w:val="00476244"/>
    <w:rsid w:val="004769D6"/>
    <w:rsid w:val="0047753A"/>
    <w:rsid w:val="004776AA"/>
    <w:rsid w:val="00477874"/>
    <w:rsid w:val="00477D43"/>
    <w:rsid w:val="00477D51"/>
    <w:rsid w:val="004800F7"/>
    <w:rsid w:val="00480546"/>
    <w:rsid w:val="004809CA"/>
    <w:rsid w:val="00480D00"/>
    <w:rsid w:val="00480D01"/>
    <w:rsid w:val="0048112E"/>
    <w:rsid w:val="00481419"/>
    <w:rsid w:val="00481C43"/>
    <w:rsid w:val="00481D99"/>
    <w:rsid w:val="00482080"/>
    <w:rsid w:val="004828E9"/>
    <w:rsid w:val="00482E1D"/>
    <w:rsid w:val="00483104"/>
    <w:rsid w:val="00483DE8"/>
    <w:rsid w:val="004841BF"/>
    <w:rsid w:val="004846F7"/>
    <w:rsid w:val="00484CF5"/>
    <w:rsid w:val="004851D5"/>
    <w:rsid w:val="00485770"/>
    <w:rsid w:val="00485B21"/>
    <w:rsid w:val="00485C9B"/>
    <w:rsid w:val="004860F6"/>
    <w:rsid w:val="0048632C"/>
    <w:rsid w:val="0048635C"/>
    <w:rsid w:val="00486520"/>
    <w:rsid w:val="00487184"/>
    <w:rsid w:val="00487A33"/>
    <w:rsid w:val="00487CB3"/>
    <w:rsid w:val="00490131"/>
    <w:rsid w:val="004901DB"/>
    <w:rsid w:val="00490332"/>
    <w:rsid w:val="00490B30"/>
    <w:rsid w:val="004919FC"/>
    <w:rsid w:val="00491FEC"/>
    <w:rsid w:val="00492054"/>
    <w:rsid w:val="004922A7"/>
    <w:rsid w:val="00492679"/>
    <w:rsid w:val="00492736"/>
    <w:rsid w:val="00492AA4"/>
    <w:rsid w:val="00492FD2"/>
    <w:rsid w:val="004930EF"/>
    <w:rsid w:val="004931A8"/>
    <w:rsid w:val="00493B50"/>
    <w:rsid w:val="00493B70"/>
    <w:rsid w:val="004941E9"/>
    <w:rsid w:val="004942E7"/>
    <w:rsid w:val="0049445E"/>
    <w:rsid w:val="00494862"/>
    <w:rsid w:val="004948B5"/>
    <w:rsid w:val="00494A3C"/>
    <w:rsid w:val="00494EE2"/>
    <w:rsid w:val="00494F22"/>
    <w:rsid w:val="004955C6"/>
    <w:rsid w:val="004958F1"/>
    <w:rsid w:val="00495A2A"/>
    <w:rsid w:val="00495B0F"/>
    <w:rsid w:val="00495D1D"/>
    <w:rsid w:val="0049634F"/>
    <w:rsid w:val="00496A9F"/>
    <w:rsid w:val="0049717F"/>
    <w:rsid w:val="00497713"/>
    <w:rsid w:val="00497F2A"/>
    <w:rsid w:val="004A0562"/>
    <w:rsid w:val="004A0814"/>
    <w:rsid w:val="004A094D"/>
    <w:rsid w:val="004A0C5E"/>
    <w:rsid w:val="004A1154"/>
    <w:rsid w:val="004A129C"/>
    <w:rsid w:val="004A1381"/>
    <w:rsid w:val="004A13B2"/>
    <w:rsid w:val="004A1721"/>
    <w:rsid w:val="004A1B52"/>
    <w:rsid w:val="004A1BF4"/>
    <w:rsid w:val="004A21B6"/>
    <w:rsid w:val="004A2408"/>
    <w:rsid w:val="004A27D0"/>
    <w:rsid w:val="004A28E1"/>
    <w:rsid w:val="004A2D64"/>
    <w:rsid w:val="004A2EDC"/>
    <w:rsid w:val="004A383D"/>
    <w:rsid w:val="004A3D39"/>
    <w:rsid w:val="004A47B3"/>
    <w:rsid w:val="004A4C54"/>
    <w:rsid w:val="004A4CFF"/>
    <w:rsid w:val="004A4E3F"/>
    <w:rsid w:val="004A506C"/>
    <w:rsid w:val="004A50ED"/>
    <w:rsid w:val="004A54E8"/>
    <w:rsid w:val="004A5751"/>
    <w:rsid w:val="004A6006"/>
    <w:rsid w:val="004A64BA"/>
    <w:rsid w:val="004A6BAE"/>
    <w:rsid w:val="004A6F7E"/>
    <w:rsid w:val="004A6FB1"/>
    <w:rsid w:val="004A7B63"/>
    <w:rsid w:val="004B1640"/>
    <w:rsid w:val="004B181B"/>
    <w:rsid w:val="004B1855"/>
    <w:rsid w:val="004B218A"/>
    <w:rsid w:val="004B2680"/>
    <w:rsid w:val="004B2E8C"/>
    <w:rsid w:val="004B331D"/>
    <w:rsid w:val="004B37C7"/>
    <w:rsid w:val="004B3B83"/>
    <w:rsid w:val="004B3D5B"/>
    <w:rsid w:val="004B3E3C"/>
    <w:rsid w:val="004B3EEF"/>
    <w:rsid w:val="004B498B"/>
    <w:rsid w:val="004B4C40"/>
    <w:rsid w:val="004B4CB7"/>
    <w:rsid w:val="004B5189"/>
    <w:rsid w:val="004B5FF0"/>
    <w:rsid w:val="004B60B1"/>
    <w:rsid w:val="004B6465"/>
    <w:rsid w:val="004B690A"/>
    <w:rsid w:val="004B6B8E"/>
    <w:rsid w:val="004B70D2"/>
    <w:rsid w:val="004B7422"/>
    <w:rsid w:val="004B76A1"/>
    <w:rsid w:val="004C01E7"/>
    <w:rsid w:val="004C046C"/>
    <w:rsid w:val="004C051F"/>
    <w:rsid w:val="004C06E1"/>
    <w:rsid w:val="004C0795"/>
    <w:rsid w:val="004C09E4"/>
    <w:rsid w:val="004C100D"/>
    <w:rsid w:val="004C190A"/>
    <w:rsid w:val="004C22BC"/>
    <w:rsid w:val="004C29DE"/>
    <w:rsid w:val="004C2A49"/>
    <w:rsid w:val="004C2D46"/>
    <w:rsid w:val="004C3429"/>
    <w:rsid w:val="004C35A7"/>
    <w:rsid w:val="004C363C"/>
    <w:rsid w:val="004C3A27"/>
    <w:rsid w:val="004C401A"/>
    <w:rsid w:val="004C4732"/>
    <w:rsid w:val="004C4C7F"/>
    <w:rsid w:val="004C52A1"/>
    <w:rsid w:val="004C530C"/>
    <w:rsid w:val="004C5ADE"/>
    <w:rsid w:val="004C5ADF"/>
    <w:rsid w:val="004C6523"/>
    <w:rsid w:val="004C65E4"/>
    <w:rsid w:val="004C684D"/>
    <w:rsid w:val="004C6DA6"/>
    <w:rsid w:val="004C726C"/>
    <w:rsid w:val="004C7BF6"/>
    <w:rsid w:val="004C7D06"/>
    <w:rsid w:val="004C7EA6"/>
    <w:rsid w:val="004D0121"/>
    <w:rsid w:val="004D045D"/>
    <w:rsid w:val="004D04DA"/>
    <w:rsid w:val="004D0707"/>
    <w:rsid w:val="004D08C3"/>
    <w:rsid w:val="004D0CE0"/>
    <w:rsid w:val="004D0F9A"/>
    <w:rsid w:val="004D14BA"/>
    <w:rsid w:val="004D164E"/>
    <w:rsid w:val="004D19B1"/>
    <w:rsid w:val="004D1B0A"/>
    <w:rsid w:val="004D2BA8"/>
    <w:rsid w:val="004D3158"/>
    <w:rsid w:val="004D3305"/>
    <w:rsid w:val="004D334D"/>
    <w:rsid w:val="004D355F"/>
    <w:rsid w:val="004D368B"/>
    <w:rsid w:val="004D3C33"/>
    <w:rsid w:val="004D4DFD"/>
    <w:rsid w:val="004D514D"/>
    <w:rsid w:val="004D5728"/>
    <w:rsid w:val="004D59B8"/>
    <w:rsid w:val="004D59DB"/>
    <w:rsid w:val="004D5A02"/>
    <w:rsid w:val="004D6769"/>
    <w:rsid w:val="004D7FF8"/>
    <w:rsid w:val="004E02C7"/>
    <w:rsid w:val="004E03DE"/>
    <w:rsid w:val="004E0471"/>
    <w:rsid w:val="004E04CD"/>
    <w:rsid w:val="004E0760"/>
    <w:rsid w:val="004E07DA"/>
    <w:rsid w:val="004E07ED"/>
    <w:rsid w:val="004E0AB2"/>
    <w:rsid w:val="004E0B57"/>
    <w:rsid w:val="004E12FA"/>
    <w:rsid w:val="004E13AA"/>
    <w:rsid w:val="004E2E2C"/>
    <w:rsid w:val="004E3647"/>
    <w:rsid w:val="004E3833"/>
    <w:rsid w:val="004E3913"/>
    <w:rsid w:val="004E4156"/>
    <w:rsid w:val="004E41A3"/>
    <w:rsid w:val="004E45C4"/>
    <w:rsid w:val="004E4659"/>
    <w:rsid w:val="004E480B"/>
    <w:rsid w:val="004E4BAF"/>
    <w:rsid w:val="004E4C7C"/>
    <w:rsid w:val="004E4CDB"/>
    <w:rsid w:val="004E4DED"/>
    <w:rsid w:val="004E4F25"/>
    <w:rsid w:val="004E502F"/>
    <w:rsid w:val="004E5158"/>
    <w:rsid w:val="004E5344"/>
    <w:rsid w:val="004E53CB"/>
    <w:rsid w:val="004E5663"/>
    <w:rsid w:val="004E59A8"/>
    <w:rsid w:val="004E5B01"/>
    <w:rsid w:val="004E5B1C"/>
    <w:rsid w:val="004E5FA7"/>
    <w:rsid w:val="004E6BEC"/>
    <w:rsid w:val="004E6D8E"/>
    <w:rsid w:val="004E70DB"/>
    <w:rsid w:val="004E75C6"/>
    <w:rsid w:val="004E7F2A"/>
    <w:rsid w:val="004E7F56"/>
    <w:rsid w:val="004F00C6"/>
    <w:rsid w:val="004F05F3"/>
    <w:rsid w:val="004F0837"/>
    <w:rsid w:val="004F0B70"/>
    <w:rsid w:val="004F0E17"/>
    <w:rsid w:val="004F17EC"/>
    <w:rsid w:val="004F1C31"/>
    <w:rsid w:val="004F1EBC"/>
    <w:rsid w:val="004F20E2"/>
    <w:rsid w:val="004F22BE"/>
    <w:rsid w:val="004F23C9"/>
    <w:rsid w:val="004F23FA"/>
    <w:rsid w:val="004F2686"/>
    <w:rsid w:val="004F29D5"/>
    <w:rsid w:val="004F2C82"/>
    <w:rsid w:val="004F2DBB"/>
    <w:rsid w:val="004F3147"/>
    <w:rsid w:val="004F3B1B"/>
    <w:rsid w:val="004F3C36"/>
    <w:rsid w:val="004F3E6E"/>
    <w:rsid w:val="004F4A26"/>
    <w:rsid w:val="004F4CD9"/>
    <w:rsid w:val="004F4E6A"/>
    <w:rsid w:val="004F51CC"/>
    <w:rsid w:val="004F57DD"/>
    <w:rsid w:val="004F57FA"/>
    <w:rsid w:val="004F59DE"/>
    <w:rsid w:val="004F5A82"/>
    <w:rsid w:val="004F5ADC"/>
    <w:rsid w:val="004F5D00"/>
    <w:rsid w:val="004F6358"/>
    <w:rsid w:val="004F6519"/>
    <w:rsid w:val="004F6523"/>
    <w:rsid w:val="004F686A"/>
    <w:rsid w:val="004F6D1B"/>
    <w:rsid w:val="004F6DBB"/>
    <w:rsid w:val="004F7161"/>
    <w:rsid w:val="004F71BA"/>
    <w:rsid w:val="004F73ED"/>
    <w:rsid w:val="004F748A"/>
    <w:rsid w:val="004F77E5"/>
    <w:rsid w:val="004F78F5"/>
    <w:rsid w:val="004F7B7B"/>
    <w:rsid w:val="00500286"/>
    <w:rsid w:val="005002A8"/>
    <w:rsid w:val="00500622"/>
    <w:rsid w:val="0050103F"/>
    <w:rsid w:val="005014B9"/>
    <w:rsid w:val="00501821"/>
    <w:rsid w:val="0050189E"/>
    <w:rsid w:val="00501B8F"/>
    <w:rsid w:val="005025ED"/>
    <w:rsid w:val="005029C5"/>
    <w:rsid w:val="00502E31"/>
    <w:rsid w:val="00502E6D"/>
    <w:rsid w:val="00502FFE"/>
    <w:rsid w:val="00503086"/>
    <w:rsid w:val="00503136"/>
    <w:rsid w:val="00503728"/>
    <w:rsid w:val="00503CE8"/>
    <w:rsid w:val="00503F1E"/>
    <w:rsid w:val="00504496"/>
    <w:rsid w:val="0050499A"/>
    <w:rsid w:val="00504E66"/>
    <w:rsid w:val="00505060"/>
    <w:rsid w:val="005054EA"/>
    <w:rsid w:val="00505691"/>
    <w:rsid w:val="005057EF"/>
    <w:rsid w:val="0050585A"/>
    <w:rsid w:val="00505B22"/>
    <w:rsid w:val="00505F16"/>
    <w:rsid w:val="0050601E"/>
    <w:rsid w:val="005065E9"/>
    <w:rsid w:val="0050709D"/>
    <w:rsid w:val="00507717"/>
    <w:rsid w:val="00507828"/>
    <w:rsid w:val="00507CA6"/>
    <w:rsid w:val="00507D79"/>
    <w:rsid w:val="0051011D"/>
    <w:rsid w:val="005102AB"/>
    <w:rsid w:val="005106F5"/>
    <w:rsid w:val="0051074F"/>
    <w:rsid w:val="00510840"/>
    <w:rsid w:val="0051112D"/>
    <w:rsid w:val="0051114A"/>
    <w:rsid w:val="0051129E"/>
    <w:rsid w:val="005112D6"/>
    <w:rsid w:val="00511823"/>
    <w:rsid w:val="00511E16"/>
    <w:rsid w:val="00512296"/>
    <w:rsid w:val="00512BEF"/>
    <w:rsid w:val="00513D7A"/>
    <w:rsid w:val="00514026"/>
    <w:rsid w:val="005140AE"/>
    <w:rsid w:val="00514899"/>
    <w:rsid w:val="00514938"/>
    <w:rsid w:val="00514DEA"/>
    <w:rsid w:val="00515004"/>
    <w:rsid w:val="00515007"/>
    <w:rsid w:val="005152D0"/>
    <w:rsid w:val="0051573A"/>
    <w:rsid w:val="005159D7"/>
    <w:rsid w:val="00515AFE"/>
    <w:rsid w:val="00515D71"/>
    <w:rsid w:val="00516601"/>
    <w:rsid w:val="00516683"/>
    <w:rsid w:val="00516E68"/>
    <w:rsid w:val="00517043"/>
    <w:rsid w:val="00517405"/>
    <w:rsid w:val="0052013E"/>
    <w:rsid w:val="005204D2"/>
    <w:rsid w:val="005210C9"/>
    <w:rsid w:val="005212A9"/>
    <w:rsid w:val="00521A5F"/>
    <w:rsid w:val="00521C3A"/>
    <w:rsid w:val="00521D60"/>
    <w:rsid w:val="00522118"/>
    <w:rsid w:val="00522148"/>
    <w:rsid w:val="005223A4"/>
    <w:rsid w:val="00522EBB"/>
    <w:rsid w:val="0052386A"/>
    <w:rsid w:val="00524374"/>
    <w:rsid w:val="005248F7"/>
    <w:rsid w:val="00524BC7"/>
    <w:rsid w:val="00524DB8"/>
    <w:rsid w:val="005258C6"/>
    <w:rsid w:val="00525C74"/>
    <w:rsid w:val="00525D69"/>
    <w:rsid w:val="00525DEE"/>
    <w:rsid w:val="00525ED1"/>
    <w:rsid w:val="005265FB"/>
    <w:rsid w:val="005265FE"/>
    <w:rsid w:val="00526B10"/>
    <w:rsid w:val="00526EC8"/>
    <w:rsid w:val="00527587"/>
    <w:rsid w:val="0052773A"/>
    <w:rsid w:val="005277FC"/>
    <w:rsid w:val="00527C1B"/>
    <w:rsid w:val="00527E17"/>
    <w:rsid w:val="00527E5D"/>
    <w:rsid w:val="00527F95"/>
    <w:rsid w:val="00530181"/>
    <w:rsid w:val="005303A7"/>
    <w:rsid w:val="005309B0"/>
    <w:rsid w:val="00530C8B"/>
    <w:rsid w:val="00531010"/>
    <w:rsid w:val="00531031"/>
    <w:rsid w:val="00531209"/>
    <w:rsid w:val="00531456"/>
    <w:rsid w:val="00531C20"/>
    <w:rsid w:val="00532301"/>
    <w:rsid w:val="005325E2"/>
    <w:rsid w:val="00532C3F"/>
    <w:rsid w:val="00533640"/>
    <w:rsid w:val="00533B38"/>
    <w:rsid w:val="00533BD0"/>
    <w:rsid w:val="005342E5"/>
    <w:rsid w:val="00534448"/>
    <w:rsid w:val="00534569"/>
    <w:rsid w:val="00534584"/>
    <w:rsid w:val="005349D2"/>
    <w:rsid w:val="00534EFA"/>
    <w:rsid w:val="0053559B"/>
    <w:rsid w:val="0053622D"/>
    <w:rsid w:val="0053630C"/>
    <w:rsid w:val="00536BFB"/>
    <w:rsid w:val="00537CB4"/>
    <w:rsid w:val="00537F32"/>
    <w:rsid w:val="00540443"/>
    <w:rsid w:val="005405E0"/>
    <w:rsid w:val="005405F8"/>
    <w:rsid w:val="00540D14"/>
    <w:rsid w:val="00541347"/>
    <w:rsid w:val="0054272B"/>
    <w:rsid w:val="00542794"/>
    <w:rsid w:val="00542897"/>
    <w:rsid w:val="00543017"/>
    <w:rsid w:val="0054314D"/>
    <w:rsid w:val="00543239"/>
    <w:rsid w:val="005432C6"/>
    <w:rsid w:val="00543651"/>
    <w:rsid w:val="0054393F"/>
    <w:rsid w:val="0054431D"/>
    <w:rsid w:val="005446B6"/>
    <w:rsid w:val="00544F76"/>
    <w:rsid w:val="00545118"/>
    <w:rsid w:val="00545754"/>
    <w:rsid w:val="00546532"/>
    <w:rsid w:val="005465BD"/>
    <w:rsid w:val="005465F4"/>
    <w:rsid w:val="00546908"/>
    <w:rsid w:val="00546B9D"/>
    <w:rsid w:val="00546BEC"/>
    <w:rsid w:val="00547726"/>
    <w:rsid w:val="00547769"/>
    <w:rsid w:val="005478F0"/>
    <w:rsid w:val="00547C0F"/>
    <w:rsid w:val="00550753"/>
    <w:rsid w:val="00550CFD"/>
    <w:rsid w:val="00551560"/>
    <w:rsid w:val="00551757"/>
    <w:rsid w:val="00551BA2"/>
    <w:rsid w:val="00551C30"/>
    <w:rsid w:val="00552128"/>
    <w:rsid w:val="00552764"/>
    <w:rsid w:val="0055279C"/>
    <w:rsid w:val="00552AF3"/>
    <w:rsid w:val="00553E21"/>
    <w:rsid w:val="00553E34"/>
    <w:rsid w:val="00554027"/>
    <w:rsid w:val="0055433F"/>
    <w:rsid w:val="005548E2"/>
    <w:rsid w:val="00554B3A"/>
    <w:rsid w:val="00554DC2"/>
    <w:rsid w:val="00554E46"/>
    <w:rsid w:val="005555AF"/>
    <w:rsid w:val="00555BAC"/>
    <w:rsid w:val="0055654E"/>
    <w:rsid w:val="005566D3"/>
    <w:rsid w:val="00556C94"/>
    <w:rsid w:val="00556D68"/>
    <w:rsid w:val="00556D7A"/>
    <w:rsid w:val="00557489"/>
    <w:rsid w:val="005575E8"/>
    <w:rsid w:val="005577A5"/>
    <w:rsid w:val="00557BFF"/>
    <w:rsid w:val="00557D1F"/>
    <w:rsid w:val="00557E11"/>
    <w:rsid w:val="00560B90"/>
    <w:rsid w:val="00560CBB"/>
    <w:rsid w:val="00560CC7"/>
    <w:rsid w:val="00560F2B"/>
    <w:rsid w:val="00561002"/>
    <w:rsid w:val="005611EB"/>
    <w:rsid w:val="005614AF"/>
    <w:rsid w:val="00561610"/>
    <w:rsid w:val="00561894"/>
    <w:rsid w:val="005619E7"/>
    <w:rsid w:val="00561B89"/>
    <w:rsid w:val="00562101"/>
    <w:rsid w:val="00562372"/>
    <w:rsid w:val="005624D0"/>
    <w:rsid w:val="00562509"/>
    <w:rsid w:val="00562B10"/>
    <w:rsid w:val="00563004"/>
    <w:rsid w:val="00563268"/>
    <w:rsid w:val="005633B1"/>
    <w:rsid w:val="00563897"/>
    <w:rsid w:val="00563BE4"/>
    <w:rsid w:val="00563CFD"/>
    <w:rsid w:val="00563F13"/>
    <w:rsid w:val="005646E4"/>
    <w:rsid w:val="005649CC"/>
    <w:rsid w:val="00564B68"/>
    <w:rsid w:val="0056591C"/>
    <w:rsid w:val="00565B1C"/>
    <w:rsid w:val="00565F2F"/>
    <w:rsid w:val="00565FF8"/>
    <w:rsid w:val="00566AEA"/>
    <w:rsid w:val="00567079"/>
    <w:rsid w:val="00567200"/>
    <w:rsid w:val="00567522"/>
    <w:rsid w:val="005675CE"/>
    <w:rsid w:val="0056778C"/>
    <w:rsid w:val="00567A87"/>
    <w:rsid w:val="00567B28"/>
    <w:rsid w:val="005706AE"/>
    <w:rsid w:val="005709F8"/>
    <w:rsid w:val="00570AD3"/>
    <w:rsid w:val="00570CED"/>
    <w:rsid w:val="00571FFA"/>
    <w:rsid w:val="0057272A"/>
    <w:rsid w:val="00572A7C"/>
    <w:rsid w:val="00572CEA"/>
    <w:rsid w:val="00572E15"/>
    <w:rsid w:val="00572E30"/>
    <w:rsid w:val="00572EFE"/>
    <w:rsid w:val="00573395"/>
    <w:rsid w:val="005734BD"/>
    <w:rsid w:val="00573C4F"/>
    <w:rsid w:val="00573EB3"/>
    <w:rsid w:val="0057470E"/>
    <w:rsid w:val="005751EB"/>
    <w:rsid w:val="00575320"/>
    <w:rsid w:val="00575331"/>
    <w:rsid w:val="0057568A"/>
    <w:rsid w:val="0057573D"/>
    <w:rsid w:val="005766C9"/>
    <w:rsid w:val="005768B4"/>
    <w:rsid w:val="00576C41"/>
    <w:rsid w:val="00577118"/>
    <w:rsid w:val="0057734B"/>
    <w:rsid w:val="005775EE"/>
    <w:rsid w:val="005778D4"/>
    <w:rsid w:val="00577932"/>
    <w:rsid w:val="00577B0E"/>
    <w:rsid w:val="005805F8"/>
    <w:rsid w:val="0058078C"/>
    <w:rsid w:val="00580A9A"/>
    <w:rsid w:val="00580D6A"/>
    <w:rsid w:val="00580EA9"/>
    <w:rsid w:val="00580F02"/>
    <w:rsid w:val="00581134"/>
    <w:rsid w:val="005811DA"/>
    <w:rsid w:val="0058147B"/>
    <w:rsid w:val="00581A07"/>
    <w:rsid w:val="005820C3"/>
    <w:rsid w:val="005825BD"/>
    <w:rsid w:val="00582A68"/>
    <w:rsid w:val="00582B7C"/>
    <w:rsid w:val="00582BB4"/>
    <w:rsid w:val="005832DD"/>
    <w:rsid w:val="0058363F"/>
    <w:rsid w:val="005837EC"/>
    <w:rsid w:val="00583A8E"/>
    <w:rsid w:val="00583FB9"/>
    <w:rsid w:val="00583FDB"/>
    <w:rsid w:val="00584299"/>
    <w:rsid w:val="005842CA"/>
    <w:rsid w:val="00584CEA"/>
    <w:rsid w:val="00585477"/>
    <w:rsid w:val="005856C6"/>
    <w:rsid w:val="00585C8B"/>
    <w:rsid w:val="005861FA"/>
    <w:rsid w:val="005864A8"/>
    <w:rsid w:val="00586D0E"/>
    <w:rsid w:val="0058739D"/>
    <w:rsid w:val="00590248"/>
    <w:rsid w:val="00590B64"/>
    <w:rsid w:val="00590DC7"/>
    <w:rsid w:val="00590E07"/>
    <w:rsid w:val="00590E28"/>
    <w:rsid w:val="005910F3"/>
    <w:rsid w:val="00591135"/>
    <w:rsid w:val="00591AD0"/>
    <w:rsid w:val="0059210A"/>
    <w:rsid w:val="0059223B"/>
    <w:rsid w:val="0059231A"/>
    <w:rsid w:val="00593390"/>
    <w:rsid w:val="0059354E"/>
    <w:rsid w:val="0059365E"/>
    <w:rsid w:val="00594144"/>
    <w:rsid w:val="0059472C"/>
    <w:rsid w:val="0059481D"/>
    <w:rsid w:val="005949C4"/>
    <w:rsid w:val="005950CB"/>
    <w:rsid w:val="005952FA"/>
    <w:rsid w:val="0059539E"/>
    <w:rsid w:val="005962E8"/>
    <w:rsid w:val="0059692A"/>
    <w:rsid w:val="00596B80"/>
    <w:rsid w:val="00597A54"/>
    <w:rsid w:val="00597F95"/>
    <w:rsid w:val="00597FE4"/>
    <w:rsid w:val="005A078E"/>
    <w:rsid w:val="005A07C7"/>
    <w:rsid w:val="005A0E42"/>
    <w:rsid w:val="005A1252"/>
    <w:rsid w:val="005A1429"/>
    <w:rsid w:val="005A18CB"/>
    <w:rsid w:val="005A209E"/>
    <w:rsid w:val="005A219E"/>
    <w:rsid w:val="005A2394"/>
    <w:rsid w:val="005A243F"/>
    <w:rsid w:val="005A2997"/>
    <w:rsid w:val="005A3075"/>
    <w:rsid w:val="005A386C"/>
    <w:rsid w:val="005A39E7"/>
    <w:rsid w:val="005A3A11"/>
    <w:rsid w:val="005A42DC"/>
    <w:rsid w:val="005A441A"/>
    <w:rsid w:val="005A44CF"/>
    <w:rsid w:val="005A4798"/>
    <w:rsid w:val="005A4918"/>
    <w:rsid w:val="005A4CCF"/>
    <w:rsid w:val="005A5282"/>
    <w:rsid w:val="005A590A"/>
    <w:rsid w:val="005A5BDB"/>
    <w:rsid w:val="005A670C"/>
    <w:rsid w:val="005A6CB0"/>
    <w:rsid w:val="005A7096"/>
    <w:rsid w:val="005A72FB"/>
    <w:rsid w:val="005A76BC"/>
    <w:rsid w:val="005A7F3E"/>
    <w:rsid w:val="005B033D"/>
    <w:rsid w:val="005B038B"/>
    <w:rsid w:val="005B0502"/>
    <w:rsid w:val="005B0808"/>
    <w:rsid w:val="005B0C5D"/>
    <w:rsid w:val="005B116F"/>
    <w:rsid w:val="005B27B6"/>
    <w:rsid w:val="005B27D8"/>
    <w:rsid w:val="005B34D7"/>
    <w:rsid w:val="005B3D8C"/>
    <w:rsid w:val="005B4339"/>
    <w:rsid w:val="005B4D41"/>
    <w:rsid w:val="005B5575"/>
    <w:rsid w:val="005B592A"/>
    <w:rsid w:val="005B5EE5"/>
    <w:rsid w:val="005B6360"/>
    <w:rsid w:val="005B6A1E"/>
    <w:rsid w:val="005B6CE0"/>
    <w:rsid w:val="005B6EBD"/>
    <w:rsid w:val="005B706A"/>
    <w:rsid w:val="005B7603"/>
    <w:rsid w:val="005B7655"/>
    <w:rsid w:val="005B78FE"/>
    <w:rsid w:val="005B79F6"/>
    <w:rsid w:val="005C04E8"/>
    <w:rsid w:val="005C0E8F"/>
    <w:rsid w:val="005C0F88"/>
    <w:rsid w:val="005C15CF"/>
    <w:rsid w:val="005C2E83"/>
    <w:rsid w:val="005C31AE"/>
    <w:rsid w:val="005C329E"/>
    <w:rsid w:val="005C33B1"/>
    <w:rsid w:val="005C3474"/>
    <w:rsid w:val="005C3507"/>
    <w:rsid w:val="005C42A1"/>
    <w:rsid w:val="005C44A8"/>
    <w:rsid w:val="005C5A4B"/>
    <w:rsid w:val="005C6501"/>
    <w:rsid w:val="005C672C"/>
    <w:rsid w:val="005C6E96"/>
    <w:rsid w:val="005C743D"/>
    <w:rsid w:val="005C771B"/>
    <w:rsid w:val="005C79BB"/>
    <w:rsid w:val="005C7BD9"/>
    <w:rsid w:val="005D0296"/>
    <w:rsid w:val="005D086F"/>
    <w:rsid w:val="005D0C10"/>
    <w:rsid w:val="005D0CC7"/>
    <w:rsid w:val="005D1301"/>
    <w:rsid w:val="005D137E"/>
    <w:rsid w:val="005D13D1"/>
    <w:rsid w:val="005D13EC"/>
    <w:rsid w:val="005D1D36"/>
    <w:rsid w:val="005D1D9C"/>
    <w:rsid w:val="005D1DB5"/>
    <w:rsid w:val="005D1DCD"/>
    <w:rsid w:val="005D1E8E"/>
    <w:rsid w:val="005D225F"/>
    <w:rsid w:val="005D23D6"/>
    <w:rsid w:val="005D2953"/>
    <w:rsid w:val="005D31D8"/>
    <w:rsid w:val="005D32CF"/>
    <w:rsid w:val="005D33AE"/>
    <w:rsid w:val="005D351F"/>
    <w:rsid w:val="005D42C0"/>
    <w:rsid w:val="005D5321"/>
    <w:rsid w:val="005D5368"/>
    <w:rsid w:val="005D5600"/>
    <w:rsid w:val="005D5927"/>
    <w:rsid w:val="005D5AF7"/>
    <w:rsid w:val="005D6131"/>
    <w:rsid w:val="005D67D3"/>
    <w:rsid w:val="005D68EB"/>
    <w:rsid w:val="005D6C69"/>
    <w:rsid w:val="005D6D6C"/>
    <w:rsid w:val="005D6DEE"/>
    <w:rsid w:val="005D6E0A"/>
    <w:rsid w:val="005D7784"/>
    <w:rsid w:val="005D77F3"/>
    <w:rsid w:val="005D78F8"/>
    <w:rsid w:val="005D79D3"/>
    <w:rsid w:val="005D7F89"/>
    <w:rsid w:val="005E045C"/>
    <w:rsid w:val="005E0DFA"/>
    <w:rsid w:val="005E12AF"/>
    <w:rsid w:val="005E19A4"/>
    <w:rsid w:val="005E1E2D"/>
    <w:rsid w:val="005E265A"/>
    <w:rsid w:val="005E3960"/>
    <w:rsid w:val="005E3ADD"/>
    <w:rsid w:val="005E3C87"/>
    <w:rsid w:val="005E3CC7"/>
    <w:rsid w:val="005E4012"/>
    <w:rsid w:val="005E42B9"/>
    <w:rsid w:val="005E43EA"/>
    <w:rsid w:val="005E4A73"/>
    <w:rsid w:val="005E4B75"/>
    <w:rsid w:val="005E5059"/>
    <w:rsid w:val="005E521D"/>
    <w:rsid w:val="005E52D7"/>
    <w:rsid w:val="005E5341"/>
    <w:rsid w:val="005E55A5"/>
    <w:rsid w:val="005E56A1"/>
    <w:rsid w:val="005E5834"/>
    <w:rsid w:val="005E5C32"/>
    <w:rsid w:val="005E5FDC"/>
    <w:rsid w:val="005E62BF"/>
    <w:rsid w:val="005E6337"/>
    <w:rsid w:val="005E6751"/>
    <w:rsid w:val="005E6E87"/>
    <w:rsid w:val="005E6F0C"/>
    <w:rsid w:val="005E708E"/>
    <w:rsid w:val="005E70E7"/>
    <w:rsid w:val="005E7284"/>
    <w:rsid w:val="005E7494"/>
    <w:rsid w:val="005E7631"/>
    <w:rsid w:val="005E799C"/>
    <w:rsid w:val="005E7C10"/>
    <w:rsid w:val="005E7D2A"/>
    <w:rsid w:val="005E7F25"/>
    <w:rsid w:val="005F049A"/>
    <w:rsid w:val="005F064F"/>
    <w:rsid w:val="005F073D"/>
    <w:rsid w:val="005F11C1"/>
    <w:rsid w:val="005F17A3"/>
    <w:rsid w:val="005F2095"/>
    <w:rsid w:val="005F221A"/>
    <w:rsid w:val="005F247E"/>
    <w:rsid w:val="005F2517"/>
    <w:rsid w:val="005F2B9C"/>
    <w:rsid w:val="005F2BC1"/>
    <w:rsid w:val="005F3991"/>
    <w:rsid w:val="005F3A60"/>
    <w:rsid w:val="005F3A83"/>
    <w:rsid w:val="005F3B0E"/>
    <w:rsid w:val="005F4793"/>
    <w:rsid w:val="005F48C9"/>
    <w:rsid w:val="005F492D"/>
    <w:rsid w:val="005F4DC2"/>
    <w:rsid w:val="005F5032"/>
    <w:rsid w:val="005F552C"/>
    <w:rsid w:val="005F5933"/>
    <w:rsid w:val="005F5954"/>
    <w:rsid w:val="005F5C7F"/>
    <w:rsid w:val="005F609D"/>
    <w:rsid w:val="005F64F5"/>
    <w:rsid w:val="005F6E8F"/>
    <w:rsid w:val="005F70B0"/>
    <w:rsid w:val="005F773A"/>
    <w:rsid w:val="005F7766"/>
    <w:rsid w:val="005F7FAF"/>
    <w:rsid w:val="00600301"/>
    <w:rsid w:val="00600376"/>
    <w:rsid w:val="00600BFF"/>
    <w:rsid w:val="0060144E"/>
    <w:rsid w:val="00601A89"/>
    <w:rsid w:val="00601ECE"/>
    <w:rsid w:val="00601F4E"/>
    <w:rsid w:val="00602065"/>
    <w:rsid w:val="006026C9"/>
    <w:rsid w:val="006027E5"/>
    <w:rsid w:val="0060285D"/>
    <w:rsid w:val="00602C48"/>
    <w:rsid w:val="0060301B"/>
    <w:rsid w:val="00603034"/>
    <w:rsid w:val="006032AB"/>
    <w:rsid w:val="006035AE"/>
    <w:rsid w:val="00603E8E"/>
    <w:rsid w:val="00603EC2"/>
    <w:rsid w:val="0060414D"/>
    <w:rsid w:val="00604594"/>
    <w:rsid w:val="006046BB"/>
    <w:rsid w:val="00604DE8"/>
    <w:rsid w:val="00604F51"/>
    <w:rsid w:val="00605094"/>
    <w:rsid w:val="0060547B"/>
    <w:rsid w:val="00605AFB"/>
    <w:rsid w:val="00605B2B"/>
    <w:rsid w:val="00606C8B"/>
    <w:rsid w:val="00606D20"/>
    <w:rsid w:val="0060700E"/>
    <w:rsid w:val="00607257"/>
    <w:rsid w:val="00607463"/>
    <w:rsid w:val="00607676"/>
    <w:rsid w:val="0061054A"/>
    <w:rsid w:val="0061078E"/>
    <w:rsid w:val="00610EC6"/>
    <w:rsid w:val="00611238"/>
    <w:rsid w:val="00611510"/>
    <w:rsid w:val="00611840"/>
    <w:rsid w:val="00611D6D"/>
    <w:rsid w:val="00611E61"/>
    <w:rsid w:val="00612252"/>
    <w:rsid w:val="0061226C"/>
    <w:rsid w:val="006127F9"/>
    <w:rsid w:val="0061290D"/>
    <w:rsid w:val="00612A37"/>
    <w:rsid w:val="00612E4A"/>
    <w:rsid w:val="00613095"/>
    <w:rsid w:val="00613424"/>
    <w:rsid w:val="006134B5"/>
    <w:rsid w:val="00613F69"/>
    <w:rsid w:val="006153DA"/>
    <w:rsid w:val="0061555D"/>
    <w:rsid w:val="006155CA"/>
    <w:rsid w:val="00615B0E"/>
    <w:rsid w:val="00615D1F"/>
    <w:rsid w:val="00616079"/>
    <w:rsid w:val="00616418"/>
    <w:rsid w:val="00616760"/>
    <w:rsid w:val="00616864"/>
    <w:rsid w:val="006170BC"/>
    <w:rsid w:val="00617807"/>
    <w:rsid w:val="00617843"/>
    <w:rsid w:val="00617AE0"/>
    <w:rsid w:val="00617D25"/>
    <w:rsid w:val="00620086"/>
    <w:rsid w:val="006202FB"/>
    <w:rsid w:val="0062076F"/>
    <w:rsid w:val="00620AD8"/>
    <w:rsid w:val="0062103C"/>
    <w:rsid w:val="006212B4"/>
    <w:rsid w:val="00621814"/>
    <w:rsid w:val="00621857"/>
    <w:rsid w:val="00621C51"/>
    <w:rsid w:val="00622487"/>
    <w:rsid w:val="00622AFE"/>
    <w:rsid w:val="00622B72"/>
    <w:rsid w:val="00622BDA"/>
    <w:rsid w:val="00623860"/>
    <w:rsid w:val="00623CEC"/>
    <w:rsid w:val="006240A5"/>
    <w:rsid w:val="00624C0E"/>
    <w:rsid w:val="00624C1E"/>
    <w:rsid w:val="00624D09"/>
    <w:rsid w:val="00624E27"/>
    <w:rsid w:val="00624ECE"/>
    <w:rsid w:val="006253B2"/>
    <w:rsid w:val="00625A6A"/>
    <w:rsid w:val="00625C3D"/>
    <w:rsid w:val="00625CD6"/>
    <w:rsid w:val="0062625F"/>
    <w:rsid w:val="00626364"/>
    <w:rsid w:val="00626B17"/>
    <w:rsid w:val="00626EB0"/>
    <w:rsid w:val="00627B7E"/>
    <w:rsid w:val="0063009E"/>
    <w:rsid w:val="00630967"/>
    <w:rsid w:val="00630AFD"/>
    <w:rsid w:val="00630DEA"/>
    <w:rsid w:val="00630E57"/>
    <w:rsid w:val="006310A1"/>
    <w:rsid w:val="006315BD"/>
    <w:rsid w:val="0063164F"/>
    <w:rsid w:val="00631FF3"/>
    <w:rsid w:val="006324AF"/>
    <w:rsid w:val="00632508"/>
    <w:rsid w:val="00632B71"/>
    <w:rsid w:val="00632D67"/>
    <w:rsid w:val="00632F03"/>
    <w:rsid w:val="006339BC"/>
    <w:rsid w:val="00633F83"/>
    <w:rsid w:val="0063449A"/>
    <w:rsid w:val="00634BB5"/>
    <w:rsid w:val="00634C29"/>
    <w:rsid w:val="00634DE2"/>
    <w:rsid w:val="00634F5E"/>
    <w:rsid w:val="006357BB"/>
    <w:rsid w:val="00635945"/>
    <w:rsid w:val="0063614C"/>
    <w:rsid w:val="00636300"/>
    <w:rsid w:val="0063669A"/>
    <w:rsid w:val="00636CA3"/>
    <w:rsid w:val="00637299"/>
    <w:rsid w:val="0063766D"/>
    <w:rsid w:val="00637716"/>
    <w:rsid w:val="00637951"/>
    <w:rsid w:val="00637BDD"/>
    <w:rsid w:val="00640191"/>
    <w:rsid w:val="00640433"/>
    <w:rsid w:val="0064048C"/>
    <w:rsid w:val="00640595"/>
    <w:rsid w:val="00640EBE"/>
    <w:rsid w:val="00641005"/>
    <w:rsid w:val="0064112F"/>
    <w:rsid w:val="00641BB4"/>
    <w:rsid w:val="00641FCD"/>
    <w:rsid w:val="006428A5"/>
    <w:rsid w:val="00642C06"/>
    <w:rsid w:val="00643151"/>
    <w:rsid w:val="006439A7"/>
    <w:rsid w:val="00643C07"/>
    <w:rsid w:val="00643F05"/>
    <w:rsid w:val="00644AE4"/>
    <w:rsid w:val="00644B19"/>
    <w:rsid w:val="00645521"/>
    <w:rsid w:val="00645BBA"/>
    <w:rsid w:val="006463CE"/>
    <w:rsid w:val="006468C1"/>
    <w:rsid w:val="00647219"/>
    <w:rsid w:val="00647577"/>
    <w:rsid w:val="00647659"/>
    <w:rsid w:val="00647FC7"/>
    <w:rsid w:val="00650357"/>
    <w:rsid w:val="0065082F"/>
    <w:rsid w:val="00650C7B"/>
    <w:rsid w:val="00650D56"/>
    <w:rsid w:val="00651355"/>
    <w:rsid w:val="00651B7D"/>
    <w:rsid w:val="00651FA4"/>
    <w:rsid w:val="006521C5"/>
    <w:rsid w:val="00652239"/>
    <w:rsid w:val="006524F0"/>
    <w:rsid w:val="00652AEF"/>
    <w:rsid w:val="00652CDD"/>
    <w:rsid w:val="00652DDC"/>
    <w:rsid w:val="00652ECE"/>
    <w:rsid w:val="00653257"/>
    <w:rsid w:val="006533FA"/>
    <w:rsid w:val="0065345A"/>
    <w:rsid w:val="006538C8"/>
    <w:rsid w:val="00653AA5"/>
    <w:rsid w:val="00653B16"/>
    <w:rsid w:val="00653B9B"/>
    <w:rsid w:val="00653BBB"/>
    <w:rsid w:val="00653CF6"/>
    <w:rsid w:val="00653D4A"/>
    <w:rsid w:val="00653EB8"/>
    <w:rsid w:val="0065436C"/>
    <w:rsid w:val="00654DBF"/>
    <w:rsid w:val="006551B5"/>
    <w:rsid w:val="00655537"/>
    <w:rsid w:val="00655696"/>
    <w:rsid w:val="00655715"/>
    <w:rsid w:val="00655BB8"/>
    <w:rsid w:val="006565B9"/>
    <w:rsid w:val="0065665F"/>
    <w:rsid w:val="00656996"/>
    <w:rsid w:val="00656E3A"/>
    <w:rsid w:val="006570F2"/>
    <w:rsid w:val="00657A01"/>
    <w:rsid w:val="00657F03"/>
    <w:rsid w:val="006602CC"/>
    <w:rsid w:val="00660610"/>
    <w:rsid w:val="00660847"/>
    <w:rsid w:val="00660BC8"/>
    <w:rsid w:val="00661448"/>
    <w:rsid w:val="0066323B"/>
    <w:rsid w:val="00663791"/>
    <w:rsid w:val="00663D32"/>
    <w:rsid w:val="00663DAA"/>
    <w:rsid w:val="00664224"/>
    <w:rsid w:val="006644D8"/>
    <w:rsid w:val="00664851"/>
    <w:rsid w:val="00664C8A"/>
    <w:rsid w:val="0066514C"/>
    <w:rsid w:val="0066534A"/>
    <w:rsid w:val="00665530"/>
    <w:rsid w:val="00665DB7"/>
    <w:rsid w:val="00665F3B"/>
    <w:rsid w:val="00666481"/>
    <w:rsid w:val="006667A5"/>
    <w:rsid w:val="006669FB"/>
    <w:rsid w:val="00666EFD"/>
    <w:rsid w:val="00666F40"/>
    <w:rsid w:val="0066751B"/>
    <w:rsid w:val="006675FF"/>
    <w:rsid w:val="00667EDD"/>
    <w:rsid w:val="00670A6E"/>
    <w:rsid w:val="00670B60"/>
    <w:rsid w:val="00670C4C"/>
    <w:rsid w:val="00670CD5"/>
    <w:rsid w:val="00671468"/>
    <w:rsid w:val="006717F2"/>
    <w:rsid w:val="00671B13"/>
    <w:rsid w:val="00671B67"/>
    <w:rsid w:val="0067234F"/>
    <w:rsid w:val="00672654"/>
    <w:rsid w:val="00672889"/>
    <w:rsid w:val="00672906"/>
    <w:rsid w:val="00672AAC"/>
    <w:rsid w:val="00673456"/>
    <w:rsid w:val="006736D6"/>
    <w:rsid w:val="00673920"/>
    <w:rsid w:val="00673B00"/>
    <w:rsid w:val="00673BD4"/>
    <w:rsid w:val="006742E2"/>
    <w:rsid w:val="0067433C"/>
    <w:rsid w:val="006743FF"/>
    <w:rsid w:val="00674552"/>
    <w:rsid w:val="00674904"/>
    <w:rsid w:val="00674AC0"/>
    <w:rsid w:val="00674CCB"/>
    <w:rsid w:val="00674D6F"/>
    <w:rsid w:val="00674F29"/>
    <w:rsid w:val="006763C2"/>
    <w:rsid w:val="0067649D"/>
    <w:rsid w:val="00676908"/>
    <w:rsid w:val="0067695D"/>
    <w:rsid w:val="00676E13"/>
    <w:rsid w:val="00677249"/>
    <w:rsid w:val="006802D7"/>
    <w:rsid w:val="00680367"/>
    <w:rsid w:val="00680986"/>
    <w:rsid w:val="00680ACE"/>
    <w:rsid w:val="00680D46"/>
    <w:rsid w:val="00681559"/>
    <w:rsid w:val="00682069"/>
    <w:rsid w:val="00682716"/>
    <w:rsid w:val="00682946"/>
    <w:rsid w:val="00682ADE"/>
    <w:rsid w:val="00682D06"/>
    <w:rsid w:val="00682E40"/>
    <w:rsid w:val="00682F5B"/>
    <w:rsid w:val="006845D1"/>
    <w:rsid w:val="006845EB"/>
    <w:rsid w:val="00685086"/>
    <w:rsid w:val="0068510F"/>
    <w:rsid w:val="00685335"/>
    <w:rsid w:val="00685690"/>
    <w:rsid w:val="0068584C"/>
    <w:rsid w:val="006858EF"/>
    <w:rsid w:val="00685F97"/>
    <w:rsid w:val="00686024"/>
    <w:rsid w:val="0068614B"/>
    <w:rsid w:val="00686247"/>
    <w:rsid w:val="00686AC6"/>
    <w:rsid w:val="00687396"/>
    <w:rsid w:val="00687493"/>
    <w:rsid w:val="00687689"/>
    <w:rsid w:val="00687C54"/>
    <w:rsid w:val="00687CA2"/>
    <w:rsid w:val="00687F1E"/>
    <w:rsid w:val="00687F81"/>
    <w:rsid w:val="006901E9"/>
    <w:rsid w:val="006904D8"/>
    <w:rsid w:val="00690FDB"/>
    <w:rsid w:val="00691322"/>
    <w:rsid w:val="00691642"/>
    <w:rsid w:val="006916E2"/>
    <w:rsid w:val="00691AD1"/>
    <w:rsid w:val="00691C1A"/>
    <w:rsid w:val="0069224A"/>
    <w:rsid w:val="006923D7"/>
    <w:rsid w:val="0069320F"/>
    <w:rsid w:val="00693A9E"/>
    <w:rsid w:val="00693D36"/>
    <w:rsid w:val="00693D9F"/>
    <w:rsid w:val="00693EF7"/>
    <w:rsid w:val="00694226"/>
    <w:rsid w:val="0069423C"/>
    <w:rsid w:val="0069500C"/>
    <w:rsid w:val="006950CD"/>
    <w:rsid w:val="0069603D"/>
    <w:rsid w:val="00696526"/>
    <w:rsid w:val="00696683"/>
    <w:rsid w:val="00696905"/>
    <w:rsid w:val="00696C77"/>
    <w:rsid w:val="00696E40"/>
    <w:rsid w:val="00697268"/>
    <w:rsid w:val="006974CA"/>
    <w:rsid w:val="00697BD1"/>
    <w:rsid w:val="00697D29"/>
    <w:rsid w:val="00697ED1"/>
    <w:rsid w:val="006A0059"/>
    <w:rsid w:val="006A0126"/>
    <w:rsid w:val="006A0C97"/>
    <w:rsid w:val="006A0D80"/>
    <w:rsid w:val="006A0FC1"/>
    <w:rsid w:val="006A1077"/>
    <w:rsid w:val="006A18AE"/>
    <w:rsid w:val="006A1F09"/>
    <w:rsid w:val="006A1F58"/>
    <w:rsid w:val="006A27AD"/>
    <w:rsid w:val="006A29C3"/>
    <w:rsid w:val="006A3167"/>
    <w:rsid w:val="006A33BA"/>
    <w:rsid w:val="006A3747"/>
    <w:rsid w:val="006A37E9"/>
    <w:rsid w:val="006A3E3B"/>
    <w:rsid w:val="006A409D"/>
    <w:rsid w:val="006A4366"/>
    <w:rsid w:val="006A4823"/>
    <w:rsid w:val="006A49B8"/>
    <w:rsid w:val="006A4F45"/>
    <w:rsid w:val="006A536E"/>
    <w:rsid w:val="006A55C1"/>
    <w:rsid w:val="006A56D2"/>
    <w:rsid w:val="006A5745"/>
    <w:rsid w:val="006A5AFC"/>
    <w:rsid w:val="006A5D3D"/>
    <w:rsid w:val="006A62C5"/>
    <w:rsid w:val="006A6A28"/>
    <w:rsid w:val="006A6A7A"/>
    <w:rsid w:val="006A6DD6"/>
    <w:rsid w:val="006A7202"/>
    <w:rsid w:val="006A7517"/>
    <w:rsid w:val="006A7A10"/>
    <w:rsid w:val="006A7E96"/>
    <w:rsid w:val="006B0A0A"/>
    <w:rsid w:val="006B1589"/>
    <w:rsid w:val="006B19C0"/>
    <w:rsid w:val="006B1BCE"/>
    <w:rsid w:val="006B1BDD"/>
    <w:rsid w:val="006B1E3A"/>
    <w:rsid w:val="006B25CA"/>
    <w:rsid w:val="006B2851"/>
    <w:rsid w:val="006B2B1A"/>
    <w:rsid w:val="006B2BC8"/>
    <w:rsid w:val="006B3302"/>
    <w:rsid w:val="006B3902"/>
    <w:rsid w:val="006B3C60"/>
    <w:rsid w:val="006B3E49"/>
    <w:rsid w:val="006B4314"/>
    <w:rsid w:val="006B4A11"/>
    <w:rsid w:val="006B4B02"/>
    <w:rsid w:val="006B4EB3"/>
    <w:rsid w:val="006B4F98"/>
    <w:rsid w:val="006B5247"/>
    <w:rsid w:val="006B53EF"/>
    <w:rsid w:val="006B5846"/>
    <w:rsid w:val="006B5855"/>
    <w:rsid w:val="006B58C0"/>
    <w:rsid w:val="006B5D3B"/>
    <w:rsid w:val="006B5E6C"/>
    <w:rsid w:val="006B6146"/>
    <w:rsid w:val="006B616F"/>
    <w:rsid w:val="006B6271"/>
    <w:rsid w:val="006B656F"/>
    <w:rsid w:val="006B65F8"/>
    <w:rsid w:val="006B6775"/>
    <w:rsid w:val="006B69DA"/>
    <w:rsid w:val="006B6CB4"/>
    <w:rsid w:val="006B7493"/>
    <w:rsid w:val="006C013E"/>
    <w:rsid w:val="006C020B"/>
    <w:rsid w:val="006C069D"/>
    <w:rsid w:val="006C0A14"/>
    <w:rsid w:val="006C15D6"/>
    <w:rsid w:val="006C1A80"/>
    <w:rsid w:val="006C1C75"/>
    <w:rsid w:val="006C231C"/>
    <w:rsid w:val="006C324E"/>
    <w:rsid w:val="006C33AB"/>
    <w:rsid w:val="006C34DC"/>
    <w:rsid w:val="006C3AD8"/>
    <w:rsid w:val="006C3CA5"/>
    <w:rsid w:val="006C3D3F"/>
    <w:rsid w:val="006C412F"/>
    <w:rsid w:val="006C43F5"/>
    <w:rsid w:val="006C484A"/>
    <w:rsid w:val="006C4ED8"/>
    <w:rsid w:val="006C5522"/>
    <w:rsid w:val="006C62F3"/>
    <w:rsid w:val="006C673D"/>
    <w:rsid w:val="006C6A42"/>
    <w:rsid w:val="006C6A86"/>
    <w:rsid w:val="006C7164"/>
    <w:rsid w:val="006C7778"/>
    <w:rsid w:val="006C77CE"/>
    <w:rsid w:val="006C78DE"/>
    <w:rsid w:val="006C7F67"/>
    <w:rsid w:val="006D0105"/>
    <w:rsid w:val="006D09B6"/>
    <w:rsid w:val="006D0C4B"/>
    <w:rsid w:val="006D0D60"/>
    <w:rsid w:val="006D157C"/>
    <w:rsid w:val="006D19C2"/>
    <w:rsid w:val="006D1A49"/>
    <w:rsid w:val="006D1A5C"/>
    <w:rsid w:val="006D1C62"/>
    <w:rsid w:val="006D20AA"/>
    <w:rsid w:val="006D2BD5"/>
    <w:rsid w:val="006D2D43"/>
    <w:rsid w:val="006D31B9"/>
    <w:rsid w:val="006D32DA"/>
    <w:rsid w:val="006D3ADC"/>
    <w:rsid w:val="006D3E6D"/>
    <w:rsid w:val="006D3F19"/>
    <w:rsid w:val="006D40A3"/>
    <w:rsid w:val="006D43DC"/>
    <w:rsid w:val="006D43F0"/>
    <w:rsid w:val="006D4675"/>
    <w:rsid w:val="006D46C7"/>
    <w:rsid w:val="006D5297"/>
    <w:rsid w:val="006D5544"/>
    <w:rsid w:val="006D5DF3"/>
    <w:rsid w:val="006D5F7C"/>
    <w:rsid w:val="006D6030"/>
    <w:rsid w:val="006D604E"/>
    <w:rsid w:val="006D61CF"/>
    <w:rsid w:val="006D61D2"/>
    <w:rsid w:val="006D6382"/>
    <w:rsid w:val="006D6DB4"/>
    <w:rsid w:val="006D6E5F"/>
    <w:rsid w:val="006D7A63"/>
    <w:rsid w:val="006D7AB5"/>
    <w:rsid w:val="006E0668"/>
    <w:rsid w:val="006E090A"/>
    <w:rsid w:val="006E0E76"/>
    <w:rsid w:val="006E0EF4"/>
    <w:rsid w:val="006E117D"/>
    <w:rsid w:val="006E123B"/>
    <w:rsid w:val="006E190F"/>
    <w:rsid w:val="006E1A7C"/>
    <w:rsid w:val="006E1D18"/>
    <w:rsid w:val="006E20C0"/>
    <w:rsid w:val="006E2399"/>
    <w:rsid w:val="006E245C"/>
    <w:rsid w:val="006E3143"/>
    <w:rsid w:val="006E33B9"/>
    <w:rsid w:val="006E3642"/>
    <w:rsid w:val="006E3E05"/>
    <w:rsid w:val="006E45B7"/>
    <w:rsid w:val="006E4720"/>
    <w:rsid w:val="006E47CD"/>
    <w:rsid w:val="006E485B"/>
    <w:rsid w:val="006E4869"/>
    <w:rsid w:val="006E4DAB"/>
    <w:rsid w:val="006E532F"/>
    <w:rsid w:val="006E5C28"/>
    <w:rsid w:val="006E6198"/>
    <w:rsid w:val="006E6CE3"/>
    <w:rsid w:val="006E72F0"/>
    <w:rsid w:val="006E73FC"/>
    <w:rsid w:val="006E7606"/>
    <w:rsid w:val="006E7E1F"/>
    <w:rsid w:val="006E7E27"/>
    <w:rsid w:val="006E7FA7"/>
    <w:rsid w:val="006F0123"/>
    <w:rsid w:val="006F01EA"/>
    <w:rsid w:val="006F0519"/>
    <w:rsid w:val="006F0CDB"/>
    <w:rsid w:val="006F0F6D"/>
    <w:rsid w:val="006F1062"/>
    <w:rsid w:val="006F218D"/>
    <w:rsid w:val="006F21BF"/>
    <w:rsid w:val="006F2529"/>
    <w:rsid w:val="006F2755"/>
    <w:rsid w:val="006F2880"/>
    <w:rsid w:val="006F2D57"/>
    <w:rsid w:val="006F2DF5"/>
    <w:rsid w:val="006F3CC0"/>
    <w:rsid w:val="006F3E80"/>
    <w:rsid w:val="006F4620"/>
    <w:rsid w:val="006F4680"/>
    <w:rsid w:val="006F5529"/>
    <w:rsid w:val="006F5905"/>
    <w:rsid w:val="006F5D18"/>
    <w:rsid w:val="006F5EC9"/>
    <w:rsid w:val="006F612B"/>
    <w:rsid w:val="006F6241"/>
    <w:rsid w:val="006F6386"/>
    <w:rsid w:val="006F68FF"/>
    <w:rsid w:val="006F7326"/>
    <w:rsid w:val="006F7A65"/>
    <w:rsid w:val="006F7A67"/>
    <w:rsid w:val="006F7E00"/>
    <w:rsid w:val="0070039A"/>
    <w:rsid w:val="00700B48"/>
    <w:rsid w:val="007010DB"/>
    <w:rsid w:val="0070124A"/>
    <w:rsid w:val="00701339"/>
    <w:rsid w:val="0070148D"/>
    <w:rsid w:val="00701973"/>
    <w:rsid w:val="007019B7"/>
    <w:rsid w:val="00701B3A"/>
    <w:rsid w:val="00701B9B"/>
    <w:rsid w:val="0070221F"/>
    <w:rsid w:val="00702D40"/>
    <w:rsid w:val="00703313"/>
    <w:rsid w:val="00703D02"/>
    <w:rsid w:val="007040A4"/>
    <w:rsid w:val="0070458A"/>
    <w:rsid w:val="007048D7"/>
    <w:rsid w:val="0070527D"/>
    <w:rsid w:val="007054C5"/>
    <w:rsid w:val="00705649"/>
    <w:rsid w:val="00705BEE"/>
    <w:rsid w:val="00705E52"/>
    <w:rsid w:val="00705F1D"/>
    <w:rsid w:val="007062D0"/>
    <w:rsid w:val="00706BC2"/>
    <w:rsid w:val="00706C61"/>
    <w:rsid w:val="00707514"/>
    <w:rsid w:val="00710067"/>
    <w:rsid w:val="00710583"/>
    <w:rsid w:val="00710A40"/>
    <w:rsid w:val="00710F52"/>
    <w:rsid w:val="00711690"/>
    <w:rsid w:val="0071339D"/>
    <w:rsid w:val="00713624"/>
    <w:rsid w:val="00713902"/>
    <w:rsid w:val="0071405F"/>
    <w:rsid w:val="00714656"/>
    <w:rsid w:val="007149E5"/>
    <w:rsid w:val="00716665"/>
    <w:rsid w:val="00716B53"/>
    <w:rsid w:val="00716C28"/>
    <w:rsid w:val="0071711A"/>
    <w:rsid w:val="007173CD"/>
    <w:rsid w:val="007174BA"/>
    <w:rsid w:val="00717879"/>
    <w:rsid w:val="0072012E"/>
    <w:rsid w:val="00720697"/>
    <w:rsid w:val="007207B2"/>
    <w:rsid w:val="007208C9"/>
    <w:rsid w:val="0072112A"/>
    <w:rsid w:val="0072158B"/>
    <w:rsid w:val="00721A29"/>
    <w:rsid w:val="00721CA1"/>
    <w:rsid w:val="00721D40"/>
    <w:rsid w:val="00721D6A"/>
    <w:rsid w:val="007222BB"/>
    <w:rsid w:val="007224CE"/>
    <w:rsid w:val="007225F1"/>
    <w:rsid w:val="00722C1B"/>
    <w:rsid w:val="00722C49"/>
    <w:rsid w:val="00722C4F"/>
    <w:rsid w:val="0072300D"/>
    <w:rsid w:val="007230F1"/>
    <w:rsid w:val="007231B4"/>
    <w:rsid w:val="00723215"/>
    <w:rsid w:val="00723942"/>
    <w:rsid w:val="0072394D"/>
    <w:rsid w:val="00724135"/>
    <w:rsid w:val="00725292"/>
    <w:rsid w:val="007254EF"/>
    <w:rsid w:val="00725512"/>
    <w:rsid w:val="00725704"/>
    <w:rsid w:val="007257E1"/>
    <w:rsid w:val="00725895"/>
    <w:rsid w:val="007258D8"/>
    <w:rsid w:val="00725AD2"/>
    <w:rsid w:val="00725B60"/>
    <w:rsid w:val="00725EDD"/>
    <w:rsid w:val="00726183"/>
    <w:rsid w:val="007262EE"/>
    <w:rsid w:val="00726582"/>
    <w:rsid w:val="00726AF2"/>
    <w:rsid w:val="00727030"/>
    <w:rsid w:val="0072713E"/>
    <w:rsid w:val="00727BCA"/>
    <w:rsid w:val="00727C86"/>
    <w:rsid w:val="00727D08"/>
    <w:rsid w:val="00727E2C"/>
    <w:rsid w:val="007306DF"/>
    <w:rsid w:val="0073109C"/>
    <w:rsid w:val="00731223"/>
    <w:rsid w:val="007314F5"/>
    <w:rsid w:val="00731F70"/>
    <w:rsid w:val="007320F3"/>
    <w:rsid w:val="00732A2F"/>
    <w:rsid w:val="00732E32"/>
    <w:rsid w:val="0073364A"/>
    <w:rsid w:val="007336AA"/>
    <w:rsid w:val="0073382C"/>
    <w:rsid w:val="0073401C"/>
    <w:rsid w:val="0073495B"/>
    <w:rsid w:val="00734D4F"/>
    <w:rsid w:val="00735857"/>
    <w:rsid w:val="00735882"/>
    <w:rsid w:val="0073599E"/>
    <w:rsid w:val="00735D85"/>
    <w:rsid w:val="00735F41"/>
    <w:rsid w:val="00736273"/>
    <w:rsid w:val="00736340"/>
    <w:rsid w:val="007365E1"/>
    <w:rsid w:val="0073663B"/>
    <w:rsid w:val="00736695"/>
    <w:rsid w:val="007367EB"/>
    <w:rsid w:val="00736A95"/>
    <w:rsid w:val="00736B5F"/>
    <w:rsid w:val="00736EA8"/>
    <w:rsid w:val="00736EE1"/>
    <w:rsid w:val="00736F9D"/>
    <w:rsid w:val="00737726"/>
    <w:rsid w:val="0073783B"/>
    <w:rsid w:val="00737A0D"/>
    <w:rsid w:val="00737D16"/>
    <w:rsid w:val="00737EC3"/>
    <w:rsid w:val="00737FC8"/>
    <w:rsid w:val="007405B5"/>
    <w:rsid w:val="00740908"/>
    <w:rsid w:val="00740D7C"/>
    <w:rsid w:val="00741353"/>
    <w:rsid w:val="00741520"/>
    <w:rsid w:val="007416E4"/>
    <w:rsid w:val="0074189C"/>
    <w:rsid w:val="007418C6"/>
    <w:rsid w:val="00741A04"/>
    <w:rsid w:val="00742153"/>
    <w:rsid w:val="0074219D"/>
    <w:rsid w:val="00742CC7"/>
    <w:rsid w:val="00742D8E"/>
    <w:rsid w:val="00742D91"/>
    <w:rsid w:val="00742DCD"/>
    <w:rsid w:val="00742F47"/>
    <w:rsid w:val="00743AA6"/>
    <w:rsid w:val="00744191"/>
    <w:rsid w:val="007443A0"/>
    <w:rsid w:val="00745033"/>
    <w:rsid w:val="0074512D"/>
    <w:rsid w:val="00745341"/>
    <w:rsid w:val="007453A1"/>
    <w:rsid w:val="007453BF"/>
    <w:rsid w:val="00745956"/>
    <w:rsid w:val="00745B08"/>
    <w:rsid w:val="00746597"/>
    <w:rsid w:val="007467B6"/>
    <w:rsid w:val="00746B1D"/>
    <w:rsid w:val="00746C39"/>
    <w:rsid w:val="00746F7C"/>
    <w:rsid w:val="007474B3"/>
    <w:rsid w:val="00747991"/>
    <w:rsid w:val="007479B0"/>
    <w:rsid w:val="0075019A"/>
    <w:rsid w:val="00750212"/>
    <w:rsid w:val="00750321"/>
    <w:rsid w:val="00750499"/>
    <w:rsid w:val="007509D6"/>
    <w:rsid w:val="00751185"/>
    <w:rsid w:val="007512B4"/>
    <w:rsid w:val="0075142D"/>
    <w:rsid w:val="0075149F"/>
    <w:rsid w:val="00751562"/>
    <w:rsid w:val="00751BDB"/>
    <w:rsid w:val="00751D3B"/>
    <w:rsid w:val="00752CBE"/>
    <w:rsid w:val="00752F78"/>
    <w:rsid w:val="00753343"/>
    <w:rsid w:val="007534E5"/>
    <w:rsid w:val="007535D5"/>
    <w:rsid w:val="00753B1D"/>
    <w:rsid w:val="00754049"/>
    <w:rsid w:val="00754617"/>
    <w:rsid w:val="0075474F"/>
    <w:rsid w:val="00754E3E"/>
    <w:rsid w:val="007558B9"/>
    <w:rsid w:val="00755F14"/>
    <w:rsid w:val="0075600E"/>
    <w:rsid w:val="0075609D"/>
    <w:rsid w:val="007562E5"/>
    <w:rsid w:val="00756598"/>
    <w:rsid w:val="007566E6"/>
    <w:rsid w:val="007569BD"/>
    <w:rsid w:val="00756A8D"/>
    <w:rsid w:val="00756F24"/>
    <w:rsid w:val="0075726D"/>
    <w:rsid w:val="00757288"/>
    <w:rsid w:val="00757993"/>
    <w:rsid w:val="00757BB0"/>
    <w:rsid w:val="0076003E"/>
    <w:rsid w:val="0076075E"/>
    <w:rsid w:val="007609EB"/>
    <w:rsid w:val="00760F07"/>
    <w:rsid w:val="00761385"/>
    <w:rsid w:val="007618A9"/>
    <w:rsid w:val="007619FD"/>
    <w:rsid w:val="00762DDD"/>
    <w:rsid w:val="00763352"/>
    <w:rsid w:val="007638EB"/>
    <w:rsid w:val="00763AE6"/>
    <w:rsid w:val="00763E15"/>
    <w:rsid w:val="00763EC1"/>
    <w:rsid w:val="00763F8D"/>
    <w:rsid w:val="007640F3"/>
    <w:rsid w:val="00764177"/>
    <w:rsid w:val="007645B4"/>
    <w:rsid w:val="00764F69"/>
    <w:rsid w:val="0076525D"/>
    <w:rsid w:val="0076527B"/>
    <w:rsid w:val="00765BF4"/>
    <w:rsid w:val="00765D09"/>
    <w:rsid w:val="00766103"/>
    <w:rsid w:val="00766281"/>
    <w:rsid w:val="0076671F"/>
    <w:rsid w:val="00766909"/>
    <w:rsid w:val="00766D9D"/>
    <w:rsid w:val="00766DA8"/>
    <w:rsid w:val="00767572"/>
    <w:rsid w:val="00767D31"/>
    <w:rsid w:val="00767DE9"/>
    <w:rsid w:val="00767F30"/>
    <w:rsid w:val="007700B9"/>
    <w:rsid w:val="007704F4"/>
    <w:rsid w:val="0077066B"/>
    <w:rsid w:val="00770FA9"/>
    <w:rsid w:val="007710C4"/>
    <w:rsid w:val="007715E7"/>
    <w:rsid w:val="007720B2"/>
    <w:rsid w:val="007722E4"/>
    <w:rsid w:val="00772793"/>
    <w:rsid w:val="00772834"/>
    <w:rsid w:val="00772B0D"/>
    <w:rsid w:val="00772C69"/>
    <w:rsid w:val="00773281"/>
    <w:rsid w:val="00773312"/>
    <w:rsid w:val="00773720"/>
    <w:rsid w:val="00773DA6"/>
    <w:rsid w:val="00774230"/>
    <w:rsid w:val="007746DE"/>
    <w:rsid w:val="00774E84"/>
    <w:rsid w:val="0077531A"/>
    <w:rsid w:val="0077532D"/>
    <w:rsid w:val="00775BA3"/>
    <w:rsid w:val="00775C27"/>
    <w:rsid w:val="00776525"/>
    <w:rsid w:val="007768A7"/>
    <w:rsid w:val="00776BC7"/>
    <w:rsid w:val="00776D43"/>
    <w:rsid w:val="00776FFC"/>
    <w:rsid w:val="007773C8"/>
    <w:rsid w:val="00777893"/>
    <w:rsid w:val="00777DD6"/>
    <w:rsid w:val="00777F68"/>
    <w:rsid w:val="007805BC"/>
    <w:rsid w:val="007807A9"/>
    <w:rsid w:val="00780F28"/>
    <w:rsid w:val="007811DB"/>
    <w:rsid w:val="00781271"/>
    <w:rsid w:val="00782057"/>
    <w:rsid w:val="007820B0"/>
    <w:rsid w:val="007820B2"/>
    <w:rsid w:val="00782200"/>
    <w:rsid w:val="007829EE"/>
    <w:rsid w:val="00782A93"/>
    <w:rsid w:val="00782F84"/>
    <w:rsid w:val="007833FE"/>
    <w:rsid w:val="00783788"/>
    <w:rsid w:val="007838D4"/>
    <w:rsid w:val="00783ADD"/>
    <w:rsid w:val="00783EE4"/>
    <w:rsid w:val="00784110"/>
    <w:rsid w:val="007844F6"/>
    <w:rsid w:val="00784684"/>
    <w:rsid w:val="00784BFC"/>
    <w:rsid w:val="00785936"/>
    <w:rsid w:val="00785C8E"/>
    <w:rsid w:val="00785EF8"/>
    <w:rsid w:val="00785F34"/>
    <w:rsid w:val="00785F70"/>
    <w:rsid w:val="00786955"/>
    <w:rsid w:val="00786CE5"/>
    <w:rsid w:val="007875DF"/>
    <w:rsid w:val="007877C9"/>
    <w:rsid w:val="00787A1C"/>
    <w:rsid w:val="00787EFA"/>
    <w:rsid w:val="00790560"/>
    <w:rsid w:val="007909E8"/>
    <w:rsid w:val="00790A54"/>
    <w:rsid w:val="00790C50"/>
    <w:rsid w:val="007910F3"/>
    <w:rsid w:val="00791190"/>
    <w:rsid w:val="0079170C"/>
    <w:rsid w:val="007917E7"/>
    <w:rsid w:val="00791AE6"/>
    <w:rsid w:val="00791EA4"/>
    <w:rsid w:val="0079209A"/>
    <w:rsid w:val="00792A50"/>
    <w:rsid w:val="00792C2B"/>
    <w:rsid w:val="00792FDF"/>
    <w:rsid w:val="007932A6"/>
    <w:rsid w:val="00793424"/>
    <w:rsid w:val="00793D11"/>
    <w:rsid w:val="00794319"/>
    <w:rsid w:val="00794416"/>
    <w:rsid w:val="00794751"/>
    <w:rsid w:val="00795362"/>
    <w:rsid w:val="007956D3"/>
    <w:rsid w:val="0079609E"/>
    <w:rsid w:val="00796B9A"/>
    <w:rsid w:val="00796EFD"/>
    <w:rsid w:val="007978C1"/>
    <w:rsid w:val="007A030C"/>
    <w:rsid w:val="007A0DB4"/>
    <w:rsid w:val="007A0ECA"/>
    <w:rsid w:val="007A0F31"/>
    <w:rsid w:val="007A1457"/>
    <w:rsid w:val="007A1A89"/>
    <w:rsid w:val="007A1ACF"/>
    <w:rsid w:val="007A2094"/>
    <w:rsid w:val="007A20ED"/>
    <w:rsid w:val="007A22AF"/>
    <w:rsid w:val="007A23F8"/>
    <w:rsid w:val="007A25AE"/>
    <w:rsid w:val="007A2A3E"/>
    <w:rsid w:val="007A2DF2"/>
    <w:rsid w:val="007A2F54"/>
    <w:rsid w:val="007A31BE"/>
    <w:rsid w:val="007A37C3"/>
    <w:rsid w:val="007A39B1"/>
    <w:rsid w:val="007A3A43"/>
    <w:rsid w:val="007A3D73"/>
    <w:rsid w:val="007A3DFE"/>
    <w:rsid w:val="007A40ED"/>
    <w:rsid w:val="007A43BD"/>
    <w:rsid w:val="007A45C8"/>
    <w:rsid w:val="007A45F3"/>
    <w:rsid w:val="007A494B"/>
    <w:rsid w:val="007A59A8"/>
    <w:rsid w:val="007A6464"/>
    <w:rsid w:val="007A6CE2"/>
    <w:rsid w:val="007A6F99"/>
    <w:rsid w:val="007A748C"/>
    <w:rsid w:val="007A78CE"/>
    <w:rsid w:val="007A7C50"/>
    <w:rsid w:val="007A7D6F"/>
    <w:rsid w:val="007B020E"/>
    <w:rsid w:val="007B03B5"/>
    <w:rsid w:val="007B0860"/>
    <w:rsid w:val="007B178B"/>
    <w:rsid w:val="007B25D2"/>
    <w:rsid w:val="007B290F"/>
    <w:rsid w:val="007B294A"/>
    <w:rsid w:val="007B2A91"/>
    <w:rsid w:val="007B2E0E"/>
    <w:rsid w:val="007B2F53"/>
    <w:rsid w:val="007B31BB"/>
    <w:rsid w:val="007B334B"/>
    <w:rsid w:val="007B3659"/>
    <w:rsid w:val="007B36CF"/>
    <w:rsid w:val="007B374A"/>
    <w:rsid w:val="007B4BFB"/>
    <w:rsid w:val="007B4E2D"/>
    <w:rsid w:val="007B5225"/>
    <w:rsid w:val="007B5392"/>
    <w:rsid w:val="007B5464"/>
    <w:rsid w:val="007B561B"/>
    <w:rsid w:val="007B5796"/>
    <w:rsid w:val="007B5CAB"/>
    <w:rsid w:val="007B69A0"/>
    <w:rsid w:val="007B6AA8"/>
    <w:rsid w:val="007B6C60"/>
    <w:rsid w:val="007B6E19"/>
    <w:rsid w:val="007B6EB4"/>
    <w:rsid w:val="007B6F8E"/>
    <w:rsid w:val="007B7591"/>
    <w:rsid w:val="007B7AC4"/>
    <w:rsid w:val="007C009C"/>
    <w:rsid w:val="007C0142"/>
    <w:rsid w:val="007C02B2"/>
    <w:rsid w:val="007C02CC"/>
    <w:rsid w:val="007C0311"/>
    <w:rsid w:val="007C06CE"/>
    <w:rsid w:val="007C09E1"/>
    <w:rsid w:val="007C0A0A"/>
    <w:rsid w:val="007C0C43"/>
    <w:rsid w:val="007C0C56"/>
    <w:rsid w:val="007C15E8"/>
    <w:rsid w:val="007C180F"/>
    <w:rsid w:val="007C1A28"/>
    <w:rsid w:val="007C1B0B"/>
    <w:rsid w:val="007C2262"/>
    <w:rsid w:val="007C22D6"/>
    <w:rsid w:val="007C25CE"/>
    <w:rsid w:val="007C2E10"/>
    <w:rsid w:val="007C2F49"/>
    <w:rsid w:val="007C30F1"/>
    <w:rsid w:val="007C3B03"/>
    <w:rsid w:val="007C3FD2"/>
    <w:rsid w:val="007C4418"/>
    <w:rsid w:val="007C4442"/>
    <w:rsid w:val="007C4657"/>
    <w:rsid w:val="007C4770"/>
    <w:rsid w:val="007C5879"/>
    <w:rsid w:val="007C5CC6"/>
    <w:rsid w:val="007C6C37"/>
    <w:rsid w:val="007C704B"/>
    <w:rsid w:val="007C75D4"/>
    <w:rsid w:val="007C7626"/>
    <w:rsid w:val="007C771A"/>
    <w:rsid w:val="007C7852"/>
    <w:rsid w:val="007C7E95"/>
    <w:rsid w:val="007D0045"/>
    <w:rsid w:val="007D02C3"/>
    <w:rsid w:val="007D05AF"/>
    <w:rsid w:val="007D1077"/>
    <w:rsid w:val="007D1122"/>
    <w:rsid w:val="007D1425"/>
    <w:rsid w:val="007D14ED"/>
    <w:rsid w:val="007D1D60"/>
    <w:rsid w:val="007D23F2"/>
    <w:rsid w:val="007D24CE"/>
    <w:rsid w:val="007D2608"/>
    <w:rsid w:val="007D267C"/>
    <w:rsid w:val="007D298B"/>
    <w:rsid w:val="007D2FBA"/>
    <w:rsid w:val="007D335D"/>
    <w:rsid w:val="007D3606"/>
    <w:rsid w:val="007D3C22"/>
    <w:rsid w:val="007D417A"/>
    <w:rsid w:val="007D4312"/>
    <w:rsid w:val="007D4717"/>
    <w:rsid w:val="007D491B"/>
    <w:rsid w:val="007D4C88"/>
    <w:rsid w:val="007D5078"/>
    <w:rsid w:val="007D531B"/>
    <w:rsid w:val="007D5793"/>
    <w:rsid w:val="007D583E"/>
    <w:rsid w:val="007D5A0B"/>
    <w:rsid w:val="007D5EB0"/>
    <w:rsid w:val="007D6178"/>
    <w:rsid w:val="007D64EA"/>
    <w:rsid w:val="007D66BE"/>
    <w:rsid w:val="007D702C"/>
    <w:rsid w:val="007D70E8"/>
    <w:rsid w:val="007D7191"/>
    <w:rsid w:val="007D77B7"/>
    <w:rsid w:val="007D77ED"/>
    <w:rsid w:val="007D7908"/>
    <w:rsid w:val="007D7BCD"/>
    <w:rsid w:val="007E0E14"/>
    <w:rsid w:val="007E118A"/>
    <w:rsid w:val="007E16B0"/>
    <w:rsid w:val="007E1D5F"/>
    <w:rsid w:val="007E1EE3"/>
    <w:rsid w:val="007E201A"/>
    <w:rsid w:val="007E20CE"/>
    <w:rsid w:val="007E24BE"/>
    <w:rsid w:val="007E26AC"/>
    <w:rsid w:val="007E2AEC"/>
    <w:rsid w:val="007E2D18"/>
    <w:rsid w:val="007E2DF9"/>
    <w:rsid w:val="007E2E88"/>
    <w:rsid w:val="007E33F5"/>
    <w:rsid w:val="007E3A9A"/>
    <w:rsid w:val="007E4425"/>
    <w:rsid w:val="007E44C8"/>
    <w:rsid w:val="007E4AB5"/>
    <w:rsid w:val="007E4DF7"/>
    <w:rsid w:val="007E5A01"/>
    <w:rsid w:val="007E5ECF"/>
    <w:rsid w:val="007E63BC"/>
    <w:rsid w:val="007E64DF"/>
    <w:rsid w:val="007E651B"/>
    <w:rsid w:val="007E6899"/>
    <w:rsid w:val="007E6B15"/>
    <w:rsid w:val="007E6C50"/>
    <w:rsid w:val="007E6DCC"/>
    <w:rsid w:val="007E7C31"/>
    <w:rsid w:val="007E7EB3"/>
    <w:rsid w:val="007F0041"/>
    <w:rsid w:val="007F04BC"/>
    <w:rsid w:val="007F0714"/>
    <w:rsid w:val="007F0B88"/>
    <w:rsid w:val="007F0D6C"/>
    <w:rsid w:val="007F186C"/>
    <w:rsid w:val="007F1A5C"/>
    <w:rsid w:val="007F1BC5"/>
    <w:rsid w:val="007F1E04"/>
    <w:rsid w:val="007F1E85"/>
    <w:rsid w:val="007F329A"/>
    <w:rsid w:val="007F35F8"/>
    <w:rsid w:val="007F3C2B"/>
    <w:rsid w:val="007F3F68"/>
    <w:rsid w:val="007F47AD"/>
    <w:rsid w:val="007F47BE"/>
    <w:rsid w:val="007F48D8"/>
    <w:rsid w:val="007F5294"/>
    <w:rsid w:val="007F53F3"/>
    <w:rsid w:val="007F5828"/>
    <w:rsid w:val="007F6055"/>
    <w:rsid w:val="007F62F8"/>
    <w:rsid w:val="007F6509"/>
    <w:rsid w:val="007F67D5"/>
    <w:rsid w:val="007F6C5E"/>
    <w:rsid w:val="00800EE4"/>
    <w:rsid w:val="008010B3"/>
    <w:rsid w:val="008015B7"/>
    <w:rsid w:val="0080161D"/>
    <w:rsid w:val="0080164F"/>
    <w:rsid w:val="008016FC"/>
    <w:rsid w:val="00801BA8"/>
    <w:rsid w:val="008025BB"/>
    <w:rsid w:val="00802C47"/>
    <w:rsid w:val="00802E1A"/>
    <w:rsid w:val="00803B4B"/>
    <w:rsid w:val="00803BD9"/>
    <w:rsid w:val="008040BC"/>
    <w:rsid w:val="008041A0"/>
    <w:rsid w:val="008045AF"/>
    <w:rsid w:val="0080471A"/>
    <w:rsid w:val="00804885"/>
    <w:rsid w:val="008048B1"/>
    <w:rsid w:val="00804AB7"/>
    <w:rsid w:val="00804B6C"/>
    <w:rsid w:val="00805147"/>
    <w:rsid w:val="00805191"/>
    <w:rsid w:val="008053B1"/>
    <w:rsid w:val="00805529"/>
    <w:rsid w:val="00805BE8"/>
    <w:rsid w:val="00805ED6"/>
    <w:rsid w:val="00805EDC"/>
    <w:rsid w:val="008063BD"/>
    <w:rsid w:val="00806B44"/>
    <w:rsid w:val="00806BBE"/>
    <w:rsid w:val="00807734"/>
    <w:rsid w:val="00807BD8"/>
    <w:rsid w:val="0081006E"/>
    <w:rsid w:val="00810983"/>
    <w:rsid w:val="00810F7E"/>
    <w:rsid w:val="00811452"/>
    <w:rsid w:val="0081145D"/>
    <w:rsid w:val="0081150D"/>
    <w:rsid w:val="008123FB"/>
    <w:rsid w:val="00812695"/>
    <w:rsid w:val="00812D2A"/>
    <w:rsid w:val="00812FC0"/>
    <w:rsid w:val="00813643"/>
    <w:rsid w:val="00813909"/>
    <w:rsid w:val="00813A76"/>
    <w:rsid w:val="00813AA8"/>
    <w:rsid w:val="00813C1D"/>
    <w:rsid w:val="00813DAA"/>
    <w:rsid w:val="0081435C"/>
    <w:rsid w:val="008144DD"/>
    <w:rsid w:val="00814509"/>
    <w:rsid w:val="008146CA"/>
    <w:rsid w:val="00814735"/>
    <w:rsid w:val="00814C1F"/>
    <w:rsid w:val="00814E14"/>
    <w:rsid w:val="008150CE"/>
    <w:rsid w:val="008153AB"/>
    <w:rsid w:val="00815410"/>
    <w:rsid w:val="00815C57"/>
    <w:rsid w:val="00815E6D"/>
    <w:rsid w:val="0081615C"/>
    <w:rsid w:val="00816E2F"/>
    <w:rsid w:val="00816F1D"/>
    <w:rsid w:val="00816F22"/>
    <w:rsid w:val="00817473"/>
    <w:rsid w:val="0081770E"/>
    <w:rsid w:val="00817784"/>
    <w:rsid w:val="008179AB"/>
    <w:rsid w:val="00817A7B"/>
    <w:rsid w:val="00817A91"/>
    <w:rsid w:val="00817AB8"/>
    <w:rsid w:val="00817E7C"/>
    <w:rsid w:val="00817EAF"/>
    <w:rsid w:val="0082022B"/>
    <w:rsid w:val="008203EA"/>
    <w:rsid w:val="0082041C"/>
    <w:rsid w:val="0082052B"/>
    <w:rsid w:val="00820799"/>
    <w:rsid w:val="00821028"/>
    <w:rsid w:val="008210CF"/>
    <w:rsid w:val="008212B0"/>
    <w:rsid w:val="00821407"/>
    <w:rsid w:val="00821538"/>
    <w:rsid w:val="0082163D"/>
    <w:rsid w:val="00821882"/>
    <w:rsid w:val="008219E7"/>
    <w:rsid w:val="00821EA4"/>
    <w:rsid w:val="00821F80"/>
    <w:rsid w:val="00822916"/>
    <w:rsid w:val="008230AF"/>
    <w:rsid w:val="0082376D"/>
    <w:rsid w:val="00823849"/>
    <w:rsid w:val="00823A25"/>
    <w:rsid w:val="008255B4"/>
    <w:rsid w:val="00826A66"/>
    <w:rsid w:val="00826C7F"/>
    <w:rsid w:val="00826D26"/>
    <w:rsid w:val="00826EF1"/>
    <w:rsid w:val="00826EFD"/>
    <w:rsid w:val="00827545"/>
    <w:rsid w:val="00827CDA"/>
    <w:rsid w:val="00827F80"/>
    <w:rsid w:val="00830067"/>
    <w:rsid w:val="008302C4"/>
    <w:rsid w:val="0083058F"/>
    <w:rsid w:val="00830BDD"/>
    <w:rsid w:val="00830C1D"/>
    <w:rsid w:val="00830E5B"/>
    <w:rsid w:val="008310B3"/>
    <w:rsid w:val="0083162E"/>
    <w:rsid w:val="008318BF"/>
    <w:rsid w:val="008319BE"/>
    <w:rsid w:val="0083217C"/>
    <w:rsid w:val="008322E2"/>
    <w:rsid w:val="008334A1"/>
    <w:rsid w:val="0083366C"/>
    <w:rsid w:val="008338CC"/>
    <w:rsid w:val="008338EA"/>
    <w:rsid w:val="00833AE9"/>
    <w:rsid w:val="00833B48"/>
    <w:rsid w:val="00834163"/>
    <w:rsid w:val="0083463D"/>
    <w:rsid w:val="008346C5"/>
    <w:rsid w:val="00834D6C"/>
    <w:rsid w:val="00834DBB"/>
    <w:rsid w:val="00834E24"/>
    <w:rsid w:val="00834F2F"/>
    <w:rsid w:val="00835239"/>
    <w:rsid w:val="0083581B"/>
    <w:rsid w:val="00835990"/>
    <w:rsid w:val="008359FA"/>
    <w:rsid w:val="0083621E"/>
    <w:rsid w:val="008364D0"/>
    <w:rsid w:val="00836E30"/>
    <w:rsid w:val="008371F5"/>
    <w:rsid w:val="008372E1"/>
    <w:rsid w:val="008373BD"/>
    <w:rsid w:val="00837682"/>
    <w:rsid w:val="00837A5F"/>
    <w:rsid w:val="00837A60"/>
    <w:rsid w:val="00837E0C"/>
    <w:rsid w:val="0084045E"/>
    <w:rsid w:val="00840805"/>
    <w:rsid w:val="00840BB6"/>
    <w:rsid w:val="008414AF"/>
    <w:rsid w:val="008416E3"/>
    <w:rsid w:val="00841779"/>
    <w:rsid w:val="00841CF4"/>
    <w:rsid w:val="00841FFC"/>
    <w:rsid w:val="008420A5"/>
    <w:rsid w:val="00842566"/>
    <w:rsid w:val="0084310E"/>
    <w:rsid w:val="00843433"/>
    <w:rsid w:val="0084370C"/>
    <w:rsid w:val="00843736"/>
    <w:rsid w:val="008438F6"/>
    <w:rsid w:val="00843E8F"/>
    <w:rsid w:val="00843F3A"/>
    <w:rsid w:val="008441B1"/>
    <w:rsid w:val="00844B94"/>
    <w:rsid w:val="00844CD1"/>
    <w:rsid w:val="008455BE"/>
    <w:rsid w:val="00846B20"/>
    <w:rsid w:val="00846C7A"/>
    <w:rsid w:val="00846D9C"/>
    <w:rsid w:val="00846EBA"/>
    <w:rsid w:val="0084788A"/>
    <w:rsid w:val="00847AA3"/>
    <w:rsid w:val="00847F14"/>
    <w:rsid w:val="00847F1A"/>
    <w:rsid w:val="0085066A"/>
    <w:rsid w:val="00850683"/>
    <w:rsid w:val="00850862"/>
    <w:rsid w:val="00850EB9"/>
    <w:rsid w:val="00851712"/>
    <w:rsid w:val="00851C6E"/>
    <w:rsid w:val="00851EC7"/>
    <w:rsid w:val="00852464"/>
    <w:rsid w:val="0085283D"/>
    <w:rsid w:val="008528D9"/>
    <w:rsid w:val="00852E6B"/>
    <w:rsid w:val="00852FC9"/>
    <w:rsid w:val="008533EC"/>
    <w:rsid w:val="00854A13"/>
    <w:rsid w:val="008552D1"/>
    <w:rsid w:val="00855309"/>
    <w:rsid w:val="00855356"/>
    <w:rsid w:val="00855BEB"/>
    <w:rsid w:val="00855D09"/>
    <w:rsid w:val="00855DC5"/>
    <w:rsid w:val="00856174"/>
    <w:rsid w:val="008563BF"/>
    <w:rsid w:val="00856485"/>
    <w:rsid w:val="00856EB4"/>
    <w:rsid w:val="008570DD"/>
    <w:rsid w:val="008576DB"/>
    <w:rsid w:val="00857712"/>
    <w:rsid w:val="00857802"/>
    <w:rsid w:val="00857DAA"/>
    <w:rsid w:val="00860637"/>
    <w:rsid w:val="0086084C"/>
    <w:rsid w:val="0086129A"/>
    <w:rsid w:val="008614A8"/>
    <w:rsid w:val="00861BDE"/>
    <w:rsid w:val="00861F38"/>
    <w:rsid w:val="0086219E"/>
    <w:rsid w:val="008622BF"/>
    <w:rsid w:val="00862B30"/>
    <w:rsid w:val="00862B39"/>
    <w:rsid w:val="00863046"/>
    <w:rsid w:val="00863758"/>
    <w:rsid w:val="008639F0"/>
    <w:rsid w:val="00863A3A"/>
    <w:rsid w:val="00863FF8"/>
    <w:rsid w:val="00864637"/>
    <w:rsid w:val="00864750"/>
    <w:rsid w:val="00864984"/>
    <w:rsid w:val="00864A86"/>
    <w:rsid w:val="00864B8E"/>
    <w:rsid w:val="008652AF"/>
    <w:rsid w:val="008652BE"/>
    <w:rsid w:val="008656C7"/>
    <w:rsid w:val="00865BCF"/>
    <w:rsid w:val="0086710F"/>
    <w:rsid w:val="0086730C"/>
    <w:rsid w:val="00867787"/>
    <w:rsid w:val="0086795A"/>
    <w:rsid w:val="00867D39"/>
    <w:rsid w:val="00867DBD"/>
    <w:rsid w:val="008702EE"/>
    <w:rsid w:val="0087057B"/>
    <w:rsid w:val="00870B8A"/>
    <w:rsid w:val="00870E01"/>
    <w:rsid w:val="00870F80"/>
    <w:rsid w:val="00871266"/>
    <w:rsid w:val="008714A3"/>
    <w:rsid w:val="0087174E"/>
    <w:rsid w:val="00872256"/>
    <w:rsid w:val="00872659"/>
    <w:rsid w:val="00872FD5"/>
    <w:rsid w:val="008737F8"/>
    <w:rsid w:val="008744F3"/>
    <w:rsid w:val="008747AF"/>
    <w:rsid w:val="00874906"/>
    <w:rsid w:val="00874975"/>
    <w:rsid w:val="00874AB7"/>
    <w:rsid w:val="00874C44"/>
    <w:rsid w:val="00874EA4"/>
    <w:rsid w:val="0087541F"/>
    <w:rsid w:val="008755B6"/>
    <w:rsid w:val="008756DC"/>
    <w:rsid w:val="008757DD"/>
    <w:rsid w:val="00875B41"/>
    <w:rsid w:val="008763C1"/>
    <w:rsid w:val="008763F5"/>
    <w:rsid w:val="00876820"/>
    <w:rsid w:val="00876A8B"/>
    <w:rsid w:val="00877B65"/>
    <w:rsid w:val="00877CC2"/>
    <w:rsid w:val="0088042E"/>
    <w:rsid w:val="0088049F"/>
    <w:rsid w:val="00880713"/>
    <w:rsid w:val="008809A3"/>
    <w:rsid w:val="00880A34"/>
    <w:rsid w:val="00880BBB"/>
    <w:rsid w:val="008810F0"/>
    <w:rsid w:val="00881314"/>
    <w:rsid w:val="0088134B"/>
    <w:rsid w:val="00881645"/>
    <w:rsid w:val="008818BE"/>
    <w:rsid w:val="00882673"/>
    <w:rsid w:val="00882798"/>
    <w:rsid w:val="00882836"/>
    <w:rsid w:val="00882D10"/>
    <w:rsid w:val="008830F3"/>
    <w:rsid w:val="0088320B"/>
    <w:rsid w:val="00883384"/>
    <w:rsid w:val="0088390E"/>
    <w:rsid w:val="00883972"/>
    <w:rsid w:val="00883C72"/>
    <w:rsid w:val="00883ED7"/>
    <w:rsid w:val="00883EF3"/>
    <w:rsid w:val="00884159"/>
    <w:rsid w:val="00884447"/>
    <w:rsid w:val="00885028"/>
    <w:rsid w:val="008851C0"/>
    <w:rsid w:val="008857DF"/>
    <w:rsid w:val="00885AA1"/>
    <w:rsid w:val="00885B1A"/>
    <w:rsid w:val="00885B5F"/>
    <w:rsid w:val="00885E92"/>
    <w:rsid w:val="00885FD7"/>
    <w:rsid w:val="00886222"/>
    <w:rsid w:val="00886419"/>
    <w:rsid w:val="00886B9F"/>
    <w:rsid w:val="00886FE9"/>
    <w:rsid w:val="00887377"/>
    <w:rsid w:val="008876F4"/>
    <w:rsid w:val="00887A68"/>
    <w:rsid w:val="00887E36"/>
    <w:rsid w:val="00890432"/>
    <w:rsid w:val="0089084D"/>
    <w:rsid w:val="00890AF2"/>
    <w:rsid w:val="00890C61"/>
    <w:rsid w:val="00890FDC"/>
    <w:rsid w:val="0089108E"/>
    <w:rsid w:val="008911C9"/>
    <w:rsid w:val="008914B1"/>
    <w:rsid w:val="00891CC9"/>
    <w:rsid w:val="008923C6"/>
    <w:rsid w:val="00892804"/>
    <w:rsid w:val="0089290B"/>
    <w:rsid w:val="00892A1F"/>
    <w:rsid w:val="00892B9B"/>
    <w:rsid w:val="008936F8"/>
    <w:rsid w:val="00893B26"/>
    <w:rsid w:val="00894379"/>
    <w:rsid w:val="0089490A"/>
    <w:rsid w:val="00894A9D"/>
    <w:rsid w:val="00894CA1"/>
    <w:rsid w:val="00894F68"/>
    <w:rsid w:val="00894FF5"/>
    <w:rsid w:val="008955B3"/>
    <w:rsid w:val="00895C9B"/>
    <w:rsid w:val="0089671A"/>
    <w:rsid w:val="00896926"/>
    <w:rsid w:val="0089729C"/>
    <w:rsid w:val="0089759C"/>
    <w:rsid w:val="00897978"/>
    <w:rsid w:val="00897B34"/>
    <w:rsid w:val="00897F4F"/>
    <w:rsid w:val="008A0135"/>
    <w:rsid w:val="008A098B"/>
    <w:rsid w:val="008A0ABA"/>
    <w:rsid w:val="008A0B66"/>
    <w:rsid w:val="008A23DA"/>
    <w:rsid w:val="008A26BA"/>
    <w:rsid w:val="008A2920"/>
    <w:rsid w:val="008A2E96"/>
    <w:rsid w:val="008A324D"/>
    <w:rsid w:val="008A35D4"/>
    <w:rsid w:val="008A379E"/>
    <w:rsid w:val="008A3A87"/>
    <w:rsid w:val="008A4159"/>
    <w:rsid w:val="008A4168"/>
    <w:rsid w:val="008A48E8"/>
    <w:rsid w:val="008A4C4E"/>
    <w:rsid w:val="008A5020"/>
    <w:rsid w:val="008A55E8"/>
    <w:rsid w:val="008A626B"/>
    <w:rsid w:val="008A63B4"/>
    <w:rsid w:val="008A65BF"/>
    <w:rsid w:val="008A6674"/>
    <w:rsid w:val="008A67A0"/>
    <w:rsid w:val="008A72E3"/>
    <w:rsid w:val="008A7623"/>
    <w:rsid w:val="008A78EF"/>
    <w:rsid w:val="008A7A24"/>
    <w:rsid w:val="008B047C"/>
    <w:rsid w:val="008B0AAA"/>
    <w:rsid w:val="008B139D"/>
    <w:rsid w:val="008B1AEA"/>
    <w:rsid w:val="008B208F"/>
    <w:rsid w:val="008B2505"/>
    <w:rsid w:val="008B264C"/>
    <w:rsid w:val="008B3984"/>
    <w:rsid w:val="008B3B90"/>
    <w:rsid w:val="008B3DF4"/>
    <w:rsid w:val="008B42B3"/>
    <w:rsid w:val="008B43FA"/>
    <w:rsid w:val="008B4C71"/>
    <w:rsid w:val="008B4D28"/>
    <w:rsid w:val="008B4EF7"/>
    <w:rsid w:val="008B5264"/>
    <w:rsid w:val="008B562F"/>
    <w:rsid w:val="008B5913"/>
    <w:rsid w:val="008B5973"/>
    <w:rsid w:val="008B5B16"/>
    <w:rsid w:val="008B5E75"/>
    <w:rsid w:val="008B63F4"/>
    <w:rsid w:val="008B6EA6"/>
    <w:rsid w:val="008B72B5"/>
    <w:rsid w:val="008B7370"/>
    <w:rsid w:val="008B74AC"/>
    <w:rsid w:val="008B790C"/>
    <w:rsid w:val="008B7CE9"/>
    <w:rsid w:val="008C0553"/>
    <w:rsid w:val="008C0582"/>
    <w:rsid w:val="008C084D"/>
    <w:rsid w:val="008C10EA"/>
    <w:rsid w:val="008C149B"/>
    <w:rsid w:val="008C15A7"/>
    <w:rsid w:val="008C16C6"/>
    <w:rsid w:val="008C1E1E"/>
    <w:rsid w:val="008C1FD9"/>
    <w:rsid w:val="008C29EB"/>
    <w:rsid w:val="008C395A"/>
    <w:rsid w:val="008C3B7B"/>
    <w:rsid w:val="008C4645"/>
    <w:rsid w:val="008C4665"/>
    <w:rsid w:val="008C478D"/>
    <w:rsid w:val="008C4E8B"/>
    <w:rsid w:val="008C531D"/>
    <w:rsid w:val="008C543F"/>
    <w:rsid w:val="008C5987"/>
    <w:rsid w:val="008C5C06"/>
    <w:rsid w:val="008C5F29"/>
    <w:rsid w:val="008C6604"/>
    <w:rsid w:val="008C6A96"/>
    <w:rsid w:val="008C6DAE"/>
    <w:rsid w:val="008C6E68"/>
    <w:rsid w:val="008C6EFA"/>
    <w:rsid w:val="008C6F53"/>
    <w:rsid w:val="008C7121"/>
    <w:rsid w:val="008C71A7"/>
    <w:rsid w:val="008C76BB"/>
    <w:rsid w:val="008C7FF4"/>
    <w:rsid w:val="008D0923"/>
    <w:rsid w:val="008D0E9A"/>
    <w:rsid w:val="008D103A"/>
    <w:rsid w:val="008D1208"/>
    <w:rsid w:val="008D1279"/>
    <w:rsid w:val="008D19DB"/>
    <w:rsid w:val="008D1B96"/>
    <w:rsid w:val="008D1C1F"/>
    <w:rsid w:val="008D1C4C"/>
    <w:rsid w:val="008D2426"/>
    <w:rsid w:val="008D2454"/>
    <w:rsid w:val="008D2ADF"/>
    <w:rsid w:val="008D2E46"/>
    <w:rsid w:val="008D3FA2"/>
    <w:rsid w:val="008D4266"/>
    <w:rsid w:val="008D4486"/>
    <w:rsid w:val="008D4F6C"/>
    <w:rsid w:val="008D56AC"/>
    <w:rsid w:val="008D56DD"/>
    <w:rsid w:val="008D5E43"/>
    <w:rsid w:val="008D5F80"/>
    <w:rsid w:val="008D62F7"/>
    <w:rsid w:val="008D6462"/>
    <w:rsid w:val="008D65B1"/>
    <w:rsid w:val="008D6680"/>
    <w:rsid w:val="008D66DE"/>
    <w:rsid w:val="008D7272"/>
    <w:rsid w:val="008D72BF"/>
    <w:rsid w:val="008D73EA"/>
    <w:rsid w:val="008D74DB"/>
    <w:rsid w:val="008D779A"/>
    <w:rsid w:val="008D7DBD"/>
    <w:rsid w:val="008E034B"/>
    <w:rsid w:val="008E04EE"/>
    <w:rsid w:val="008E081D"/>
    <w:rsid w:val="008E0834"/>
    <w:rsid w:val="008E0A62"/>
    <w:rsid w:val="008E0EDC"/>
    <w:rsid w:val="008E0FF6"/>
    <w:rsid w:val="008E1690"/>
    <w:rsid w:val="008E1A15"/>
    <w:rsid w:val="008E293E"/>
    <w:rsid w:val="008E2E24"/>
    <w:rsid w:val="008E2E52"/>
    <w:rsid w:val="008E2EE8"/>
    <w:rsid w:val="008E3677"/>
    <w:rsid w:val="008E4F09"/>
    <w:rsid w:val="008E4FC4"/>
    <w:rsid w:val="008E5229"/>
    <w:rsid w:val="008E596C"/>
    <w:rsid w:val="008E5EBF"/>
    <w:rsid w:val="008E6542"/>
    <w:rsid w:val="008E6614"/>
    <w:rsid w:val="008E674C"/>
    <w:rsid w:val="008E7DCC"/>
    <w:rsid w:val="008F00FB"/>
    <w:rsid w:val="008F0213"/>
    <w:rsid w:val="008F0452"/>
    <w:rsid w:val="008F05F5"/>
    <w:rsid w:val="008F0766"/>
    <w:rsid w:val="008F0914"/>
    <w:rsid w:val="008F0CC9"/>
    <w:rsid w:val="008F0E0B"/>
    <w:rsid w:val="008F1A55"/>
    <w:rsid w:val="008F1C5A"/>
    <w:rsid w:val="008F1F1A"/>
    <w:rsid w:val="008F265B"/>
    <w:rsid w:val="008F28E5"/>
    <w:rsid w:val="008F2A2A"/>
    <w:rsid w:val="008F3075"/>
    <w:rsid w:val="008F3D2F"/>
    <w:rsid w:val="008F3D3A"/>
    <w:rsid w:val="008F424C"/>
    <w:rsid w:val="008F4336"/>
    <w:rsid w:val="008F4ABC"/>
    <w:rsid w:val="008F4BBC"/>
    <w:rsid w:val="008F4BF6"/>
    <w:rsid w:val="008F4CB7"/>
    <w:rsid w:val="008F4D49"/>
    <w:rsid w:val="008F4E50"/>
    <w:rsid w:val="008F5565"/>
    <w:rsid w:val="008F55E6"/>
    <w:rsid w:val="008F56BC"/>
    <w:rsid w:val="008F57E0"/>
    <w:rsid w:val="008F5851"/>
    <w:rsid w:val="008F5BF2"/>
    <w:rsid w:val="008F6A62"/>
    <w:rsid w:val="008F6B93"/>
    <w:rsid w:val="008F6DA1"/>
    <w:rsid w:val="008F7636"/>
    <w:rsid w:val="008F77E8"/>
    <w:rsid w:val="008F7A69"/>
    <w:rsid w:val="008F7D62"/>
    <w:rsid w:val="008F7D74"/>
    <w:rsid w:val="00900444"/>
    <w:rsid w:val="009008EF"/>
    <w:rsid w:val="00900C36"/>
    <w:rsid w:val="009011A2"/>
    <w:rsid w:val="0090123D"/>
    <w:rsid w:val="0090166C"/>
    <w:rsid w:val="0090227D"/>
    <w:rsid w:val="009022B1"/>
    <w:rsid w:val="0090233B"/>
    <w:rsid w:val="00902702"/>
    <w:rsid w:val="00902D97"/>
    <w:rsid w:val="00902EBD"/>
    <w:rsid w:val="00903651"/>
    <w:rsid w:val="00903874"/>
    <w:rsid w:val="0090387C"/>
    <w:rsid w:val="00903AFF"/>
    <w:rsid w:val="00903C2F"/>
    <w:rsid w:val="00903CFE"/>
    <w:rsid w:val="00904143"/>
    <w:rsid w:val="00904A09"/>
    <w:rsid w:val="00904BE0"/>
    <w:rsid w:val="009051AA"/>
    <w:rsid w:val="0090541A"/>
    <w:rsid w:val="0090554B"/>
    <w:rsid w:val="00905747"/>
    <w:rsid w:val="009058FF"/>
    <w:rsid w:val="00905949"/>
    <w:rsid w:val="00905B50"/>
    <w:rsid w:val="00905C1A"/>
    <w:rsid w:val="00905C4E"/>
    <w:rsid w:val="009065A2"/>
    <w:rsid w:val="00906A77"/>
    <w:rsid w:val="00906CDC"/>
    <w:rsid w:val="00906FDA"/>
    <w:rsid w:val="009075E0"/>
    <w:rsid w:val="009077FE"/>
    <w:rsid w:val="00907D92"/>
    <w:rsid w:val="00910238"/>
    <w:rsid w:val="00910AB1"/>
    <w:rsid w:val="00910DC4"/>
    <w:rsid w:val="00910ED1"/>
    <w:rsid w:val="00911628"/>
    <w:rsid w:val="00911B39"/>
    <w:rsid w:val="0091289C"/>
    <w:rsid w:val="00912B66"/>
    <w:rsid w:val="00912BEF"/>
    <w:rsid w:val="00912E70"/>
    <w:rsid w:val="00913120"/>
    <w:rsid w:val="0091345F"/>
    <w:rsid w:val="00913920"/>
    <w:rsid w:val="00913A6D"/>
    <w:rsid w:val="00914559"/>
    <w:rsid w:val="00914901"/>
    <w:rsid w:val="00914B88"/>
    <w:rsid w:val="00915768"/>
    <w:rsid w:val="00915874"/>
    <w:rsid w:val="00915C65"/>
    <w:rsid w:val="00915E6A"/>
    <w:rsid w:val="00916AD4"/>
    <w:rsid w:val="00916DE9"/>
    <w:rsid w:val="00916FD4"/>
    <w:rsid w:val="009172F8"/>
    <w:rsid w:val="009177B5"/>
    <w:rsid w:val="009178AF"/>
    <w:rsid w:val="00920610"/>
    <w:rsid w:val="009206E2"/>
    <w:rsid w:val="00920BF2"/>
    <w:rsid w:val="00921C6B"/>
    <w:rsid w:val="009222DE"/>
    <w:rsid w:val="00922705"/>
    <w:rsid w:val="00922883"/>
    <w:rsid w:val="009228B9"/>
    <w:rsid w:val="00922D33"/>
    <w:rsid w:val="00922EA0"/>
    <w:rsid w:val="0092374C"/>
    <w:rsid w:val="0092382D"/>
    <w:rsid w:val="00924318"/>
    <w:rsid w:val="00924843"/>
    <w:rsid w:val="009251BF"/>
    <w:rsid w:val="009254EA"/>
    <w:rsid w:val="009258EE"/>
    <w:rsid w:val="00925BFF"/>
    <w:rsid w:val="00925ECC"/>
    <w:rsid w:val="00926029"/>
    <w:rsid w:val="009260A4"/>
    <w:rsid w:val="009261DE"/>
    <w:rsid w:val="0092653B"/>
    <w:rsid w:val="00926988"/>
    <w:rsid w:val="00926D33"/>
    <w:rsid w:val="00926EB4"/>
    <w:rsid w:val="009303B8"/>
    <w:rsid w:val="009308A2"/>
    <w:rsid w:val="0093101B"/>
    <w:rsid w:val="009315D6"/>
    <w:rsid w:val="0093195F"/>
    <w:rsid w:val="009320A8"/>
    <w:rsid w:val="00932399"/>
    <w:rsid w:val="009324B2"/>
    <w:rsid w:val="0093264D"/>
    <w:rsid w:val="00932680"/>
    <w:rsid w:val="009328E9"/>
    <w:rsid w:val="00932972"/>
    <w:rsid w:val="00933524"/>
    <w:rsid w:val="009336F0"/>
    <w:rsid w:val="00933707"/>
    <w:rsid w:val="00933929"/>
    <w:rsid w:val="00933B2C"/>
    <w:rsid w:val="00933FC2"/>
    <w:rsid w:val="009345F2"/>
    <w:rsid w:val="009355A1"/>
    <w:rsid w:val="00935613"/>
    <w:rsid w:val="00935E12"/>
    <w:rsid w:val="00936343"/>
    <w:rsid w:val="00936BDA"/>
    <w:rsid w:val="009371BB"/>
    <w:rsid w:val="0093739C"/>
    <w:rsid w:val="00937CBF"/>
    <w:rsid w:val="00937FAB"/>
    <w:rsid w:val="00937FF8"/>
    <w:rsid w:val="00941206"/>
    <w:rsid w:val="009412EC"/>
    <w:rsid w:val="00941DEA"/>
    <w:rsid w:val="00941E92"/>
    <w:rsid w:val="00941F57"/>
    <w:rsid w:val="00942138"/>
    <w:rsid w:val="0094232F"/>
    <w:rsid w:val="0094246A"/>
    <w:rsid w:val="009425FB"/>
    <w:rsid w:val="00942650"/>
    <w:rsid w:val="00942CAE"/>
    <w:rsid w:val="0094307A"/>
    <w:rsid w:val="009431DA"/>
    <w:rsid w:val="0094338B"/>
    <w:rsid w:val="00943393"/>
    <w:rsid w:val="00943B85"/>
    <w:rsid w:val="00943C3E"/>
    <w:rsid w:val="00943DB7"/>
    <w:rsid w:val="00944067"/>
    <w:rsid w:val="00944676"/>
    <w:rsid w:val="00944795"/>
    <w:rsid w:val="00944AC2"/>
    <w:rsid w:val="00945198"/>
    <w:rsid w:val="00945347"/>
    <w:rsid w:val="00945400"/>
    <w:rsid w:val="009455A6"/>
    <w:rsid w:val="009458B6"/>
    <w:rsid w:val="00945BB1"/>
    <w:rsid w:val="00945CA5"/>
    <w:rsid w:val="0094618A"/>
    <w:rsid w:val="00946226"/>
    <w:rsid w:val="0094626B"/>
    <w:rsid w:val="009462CE"/>
    <w:rsid w:val="00946C2A"/>
    <w:rsid w:val="00946D3E"/>
    <w:rsid w:val="00947102"/>
    <w:rsid w:val="009473A4"/>
    <w:rsid w:val="009476D9"/>
    <w:rsid w:val="00947827"/>
    <w:rsid w:val="0094798F"/>
    <w:rsid w:val="00947E4A"/>
    <w:rsid w:val="009501DB"/>
    <w:rsid w:val="00950C8F"/>
    <w:rsid w:val="00950D68"/>
    <w:rsid w:val="00950EDC"/>
    <w:rsid w:val="0095117F"/>
    <w:rsid w:val="00951FDE"/>
    <w:rsid w:val="00952137"/>
    <w:rsid w:val="009521DE"/>
    <w:rsid w:val="009524EE"/>
    <w:rsid w:val="00952612"/>
    <w:rsid w:val="00952630"/>
    <w:rsid w:val="0095282B"/>
    <w:rsid w:val="00952AC8"/>
    <w:rsid w:val="0095319F"/>
    <w:rsid w:val="0095330E"/>
    <w:rsid w:val="00953439"/>
    <w:rsid w:val="0095346D"/>
    <w:rsid w:val="00953A91"/>
    <w:rsid w:val="00953F22"/>
    <w:rsid w:val="00954AF9"/>
    <w:rsid w:val="00955049"/>
    <w:rsid w:val="009552A8"/>
    <w:rsid w:val="00955403"/>
    <w:rsid w:val="0095550B"/>
    <w:rsid w:val="00955800"/>
    <w:rsid w:val="0095588E"/>
    <w:rsid w:val="009560CA"/>
    <w:rsid w:val="009561B3"/>
    <w:rsid w:val="00956201"/>
    <w:rsid w:val="009564A6"/>
    <w:rsid w:val="00956AC4"/>
    <w:rsid w:val="00956C03"/>
    <w:rsid w:val="00957097"/>
    <w:rsid w:val="009576BD"/>
    <w:rsid w:val="00957A63"/>
    <w:rsid w:val="00960036"/>
    <w:rsid w:val="00960376"/>
    <w:rsid w:val="00960BBB"/>
    <w:rsid w:val="0096101D"/>
    <w:rsid w:val="00961658"/>
    <w:rsid w:val="0096175D"/>
    <w:rsid w:val="00961835"/>
    <w:rsid w:val="0096220D"/>
    <w:rsid w:val="0096263C"/>
    <w:rsid w:val="009627BC"/>
    <w:rsid w:val="00962A19"/>
    <w:rsid w:val="00963005"/>
    <w:rsid w:val="009631C5"/>
    <w:rsid w:val="00963A38"/>
    <w:rsid w:val="0096449C"/>
    <w:rsid w:val="009644DC"/>
    <w:rsid w:val="00964652"/>
    <w:rsid w:val="009647C7"/>
    <w:rsid w:val="00964ED7"/>
    <w:rsid w:val="00965667"/>
    <w:rsid w:val="00965A54"/>
    <w:rsid w:val="00965C74"/>
    <w:rsid w:val="00965EDE"/>
    <w:rsid w:val="0096611E"/>
    <w:rsid w:val="009669A0"/>
    <w:rsid w:val="00966A75"/>
    <w:rsid w:val="00966B14"/>
    <w:rsid w:val="00966D42"/>
    <w:rsid w:val="00967128"/>
    <w:rsid w:val="00967153"/>
    <w:rsid w:val="009672BC"/>
    <w:rsid w:val="00967452"/>
    <w:rsid w:val="009679F9"/>
    <w:rsid w:val="00967AA2"/>
    <w:rsid w:val="009706FD"/>
    <w:rsid w:val="00971527"/>
    <w:rsid w:val="0097179B"/>
    <w:rsid w:val="00971E54"/>
    <w:rsid w:val="009720DD"/>
    <w:rsid w:val="00972425"/>
    <w:rsid w:val="009727BD"/>
    <w:rsid w:val="00973A53"/>
    <w:rsid w:val="00973D1A"/>
    <w:rsid w:val="009744FA"/>
    <w:rsid w:val="00974618"/>
    <w:rsid w:val="0097488B"/>
    <w:rsid w:val="00975115"/>
    <w:rsid w:val="00975204"/>
    <w:rsid w:val="009754EB"/>
    <w:rsid w:val="00975861"/>
    <w:rsid w:val="00975D0D"/>
    <w:rsid w:val="0097689B"/>
    <w:rsid w:val="00976CE4"/>
    <w:rsid w:val="00976D29"/>
    <w:rsid w:val="009779CB"/>
    <w:rsid w:val="00977AA7"/>
    <w:rsid w:val="00977C0A"/>
    <w:rsid w:val="00980698"/>
    <w:rsid w:val="0098084A"/>
    <w:rsid w:val="0098086D"/>
    <w:rsid w:val="0098128C"/>
    <w:rsid w:val="0098155A"/>
    <w:rsid w:val="0098195A"/>
    <w:rsid w:val="009820DB"/>
    <w:rsid w:val="00982335"/>
    <w:rsid w:val="00982A4A"/>
    <w:rsid w:val="00983723"/>
    <w:rsid w:val="00984065"/>
    <w:rsid w:val="00984083"/>
    <w:rsid w:val="00984362"/>
    <w:rsid w:val="009847FE"/>
    <w:rsid w:val="00984A70"/>
    <w:rsid w:val="00984ECB"/>
    <w:rsid w:val="00985D8C"/>
    <w:rsid w:val="00986B2E"/>
    <w:rsid w:val="00986E1D"/>
    <w:rsid w:val="00986F9F"/>
    <w:rsid w:val="00987136"/>
    <w:rsid w:val="0098774E"/>
    <w:rsid w:val="00987DE4"/>
    <w:rsid w:val="00987E7A"/>
    <w:rsid w:val="009900AF"/>
    <w:rsid w:val="00990165"/>
    <w:rsid w:val="009902BA"/>
    <w:rsid w:val="00990A58"/>
    <w:rsid w:val="009914EB"/>
    <w:rsid w:val="0099158E"/>
    <w:rsid w:val="009915E0"/>
    <w:rsid w:val="00991997"/>
    <w:rsid w:val="00991D10"/>
    <w:rsid w:val="00992005"/>
    <w:rsid w:val="009921D2"/>
    <w:rsid w:val="009924B6"/>
    <w:rsid w:val="0099293B"/>
    <w:rsid w:val="00992EC3"/>
    <w:rsid w:val="00992EEF"/>
    <w:rsid w:val="00992EFD"/>
    <w:rsid w:val="00992FE6"/>
    <w:rsid w:val="00993359"/>
    <w:rsid w:val="00993CE5"/>
    <w:rsid w:val="009948CD"/>
    <w:rsid w:val="009950EE"/>
    <w:rsid w:val="0099553E"/>
    <w:rsid w:val="009955FC"/>
    <w:rsid w:val="009956EB"/>
    <w:rsid w:val="0099576F"/>
    <w:rsid w:val="009960B3"/>
    <w:rsid w:val="0099688A"/>
    <w:rsid w:val="00996905"/>
    <w:rsid w:val="00996963"/>
    <w:rsid w:val="00997308"/>
    <w:rsid w:val="0099787F"/>
    <w:rsid w:val="00997893"/>
    <w:rsid w:val="009A006D"/>
    <w:rsid w:val="009A0377"/>
    <w:rsid w:val="009A07C3"/>
    <w:rsid w:val="009A0A4A"/>
    <w:rsid w:val="009A0CAC"/>
    <w:rsid w:val="009A0F7B"/>
    <w:rsid w:val="009A1155"/>
    <w:rsid w:val="009A122C"/>
    <w:rsid w:val="009A1353"/>
    <w:rsid w:val="009A16A3"/>
    <w:rsid w:val="009A1F2F"/>
    <w:rsid w:val="009A2491"/>
    <w:rsid w:val="009A289A"/>
    <w:rsid w:val="009A2910"/>
    <w:rsid w:val="009A2C5A"/>
    <w:rsid w:val="009A2D71"/>
    <w:rsid w:val="009A2ED5"/>
    <w:rsid w:val="009A310F"/>
    <w:rsid w:val="009A34CC"/>
    <w:rsid w:val="009A35AF"/>
    <w:rsid w:val="009A3AB2"/>
    <w:rsid w:val="009A3AD8"/>
    <w:rsid w:val="009A464D"/>
    <w:rsid w:val="009A4804"/>
    <w:rsid w:val="009A4C18"/>
    <w:rsid w:val="009A5205"/>
    <w:rsid w:val="009A5301"/>
    <w:rsid w:val="009A535F"/>
    <w:rsid w:val="009A5CA7"/>
    <w:rsid w:val="009A5E90"/>
    <w:rsid w:val="009A61A3"/>
    <w:rsid w:val="009A640C"/>
    <w:rsid w:val="009A6592"/>
    <w:rsid w:val="009A6A78"/>
    <w:rsid w:val="009A6D98"/>
    <w:rsid w:val="009A6EE6"/>
    <w:rsid w:val="009A6F08"/>
    <w:rsid w:val="009A78BD"/>
    <w:rsid w:val="009A7AA4"/>
    <w:rsid w:val="009A7D73"/>
    <w:rsid w:val="009B0130"/>
    <w:rsid w:val="009B0516"/>
    <w:rsid w:val="009B0966"/>
    <w:rsid w:val="009B0D80"/>
    <w:rsid w:val="009B0F8F"/>
    <w:rsid w:val="009B1403"/>
    <w:rsid w:val="009B19A9"/>
    <w:rsid w:val="009B1DFC"/>
    <w:rsid w:val="009B218A"/>
    <w:rsid w:val="009B2B2B"/>
    <w:rsid w:val="009B2C99"/>
    <w:rsid w:val="009B32EB"/>
    <w:rsid w:val="009B37B6"/>
    <w:rsid w:val="009B38AD"/>
    <w:rsid w:val="009B3EAE"/>
    <w:rsid w:val="009B403B"/>
    <w:rsid w:val="009B51F4"/>
    <w:rsid w:val="009B52E4"/>
    <w:rsid w:val="009B5601"/>
    <w:rsid w:val="009B5AD9"/>
    <w:rsid w:val="009B5EAA"/>
    <w:rsid w:val="009B5EF7"/>
    <w:rsid w:val="009B6207"/>
    <w:rsid w:val="009B64B2"/>
    <w:rsid w:val="009B6EC5"/>
    <w:rsid w:val="009B7BA2"/>
    <w:rsid w:val="009B7BD2"/>
    <w:rsid w:val="009B7CA9"/>
    <w:rsid w:val="009B7DE5"/>
    <w:rsid w:val="009C048F"/>
    <w:rsid w:val="009C195C"/>
    <w:rsid w:val="009C1A64"/>
    <w:rsid w:val="009C1CF6"/>
    <w:rsid w:val="009C25AB"/>
    <w:rsid w:val="009C296D"/>
    <w:rsid w:val="009C29CC"/>
    <w:rsid w:val="009C2E28"/>
    <w:rsid w:val="009C3202"/>
    <w:rsid w:val="009C32D4"/>
    <w:rsid w:val="009C335D"/>
    <w:rsid w:val="009C360D"/>
    <w:rsid w:val="009C38A0"/>
    <w:rsid w:val="009C3907"/>
    <w:rsid w:val="009C3994"/>
    <w:rsid w:val="009C3F30"/>
    <w:rsid w:val="009C4032"/>
    <w:rsid w:val="009C417D"/>
    <w:rsid w:val="009C442F"/>
    <w:rsid w:val="009C4857"/>
    <w:rsid w:val="009C4875"/>
    <w:rsid w:val="009C5232"/>
    <w:rsid w:val="009C563D"/>
    <w:rsid w:val="009C59A9"/>
    <w:rsid w:val="009C5E41"/>
    <w:rsid w:val="009C6533"/>
    <w:rsid w:val="009C6615"/>
    <w:rsid w:val="009C6C28"/>
    <w:rsid w:val="009C6C6F"/>
    <w:rsid w:val="009C77EA"/>
    <w:rsid w:val="009C7C26"/>
    <w:rsid w:val="009D0584"/>
    <w:rsid w:val="009D0737"/>
    <w:rsid w:val="009D0765"/>
    <w:rsid w:val="009D083D"/>
    <w:rsid w:val="009D0961"/>
    <w:rsid w:val="009D0D81"/>
    <w:rsid w:val="009D1C2D"/>
    <w:rsid w:val="009D273F"/>
    <w:rsid w:val="009D288B"/>
    <w:rsid w:val="009D29FB"/>
    <w:rsid w:val="009D32F9"/>
    <w:rsid w:val="009D3A1E"/>
    <w:rsid w:val="009D3C25"/>
    <w:rsid w:val="009D3FE8"/>
    <w:rsid w:val="009D47C7"/>
    <w:rsid w:val="009D4D16"/>
    <w:rsid w:val="009D5A17"/>
    <w:rsid w:val="009D5F30"/>
    <w:rsid w:val="009D7116"/>
    <w:rsid w:val="009D76C5"/>
    <w:rsid w:val="009D7A79"/>
    <w:rsid w:val="009D7E83"/>
    <w:rsid w:val="009D7F14"/>
    <w:rsid w:val="009E037D"/>
    <w:rsid w:val="009E086F"/>
    <w:rsid w:val="009E096B"/>
    <w:rsid w:val="009E09C5"/>
    <w:rsid w:val="009E0D47"/>
    <w:rsid w:val="009E1AAC"/>
    <w:rsid w:val="009E1D64"/>
    <w:rsid w:val="009E223A"/>
    <w:rsid w:val="009E25D7"/>
    <w:rsid w:val="009E26F6"/>
    <w:rsid w:val="009E2ED7"/>
    <w:rsid w:val="009E3164"/>
    <w:rsid w:val="009E35B4"/>
    <w:rsid w:val="009E37D3"/>
    <w:rsid w:val="009E396A"/>
    <w:rsid w:val="009E3A04"/>
    <w:rsid w:val="009E3ACE"/>
    <w:rsid w:val="009E3D60"/>
    <w:rsid w:val="009E3DB4"/>
    <w:rsid w:val="009E4183"/>
    <w:rsid w:val="009E4E06"/>
    <w:rsid w:val="009E50D8"/>
    <w:rsid w:val="009E5174"/>
    <w:rsid w:val="009E529A"/>
    <w:rsid w:val="009E5B87"/>
    <w:rsid w:val="009E631D"/>
    <w:rsid w:val="009E66EC"/>
    <w:rsid w:val="009E6872"/>
    <w:rsid w:val="009E6F03"/>
    <w:rsid w:val="009E7449"/>
    <w:rsid w:val="009E7EB2"/>
    <w:rsid w:val="009F0676"/>
    <w:rsid w:val="009F1B94"/>
    <w:rsid w:val="009F225D"/>
    <w:rsid w:val="009F240B"/>
    <w:rsid w:val="009F2552"/>
    <w:rsid w:val="009F2610"/>
    <w:rsid w:val="009F27C5"/>
    <w:rsid w:val="009F2C44"/>
    <w:rsid w:val="009F328C"/>
    <w:rsid w:val="009F35FA"/>
    <w:rsid w:val="009F37B8"/>
    <w:rsid w:val="009F3AA6"/>
    <w:rsid w:val="009F3E03"/>
    <w:rsid w:val="009F47F0"/>
    <w:rsid w:val="009F511F"/>
    <w:rsid w:val="009F520E"/>
    <w:rsid w:val="009F5894"/>
    <w:rsid w:val="009F5F09"/>
    <w:rsid w:val="009F60C9"/>
    <w:rsid w:val="009F6466"/>
    <w:rsid w:val="009F762B"/>
    <w:rsid w:val="009F76CF"/>
    <w:rsid w:val="009F77A9"/>
    <w:rsid w:val="009F795B"/>
    <w:rsid w:val="009F7FF0"/>
    <w:rsid w:val="00A008CC"/>
    <w:rsid w:val="00A008DA"/>
    <w:rsid w:val="00A00A31"/>
    <w:rsid w:val="00A00AAF"/>
    <w:rsid w:val="00A0179A"/>
    <w:rsid w:val="00A0180A"/>
    <w:rsid w:val="00A01D22"/>
    <w:rsid w:val="00A020C6"/>
    <w:rsid w:val="00A02AA0"/>
    <w:rsid w:val="00A02FB6"/>
    <w:rsid w:val="00A03E3C"/>
    <w:rsid w:val="00A046B5"/>
    <w:rsid w:val="00A04C85"/>
    <w:rsid w:val="00A053CB"/>
    <w:rsid w:val="00A05F36"/>
    <w:rsid w:val="00A064A5"/>
    <w:rsid w:val="00A06F54"/>
    <w:rsid w:val="00A0706A"/>
    <w:rsid w:val="00A0730B"/>
    <w:rsid w:val="00A07AB7"/>
    <w:rsid w:val="00A07E06"/>
    <w:rsid w:val="00A10344"/>
    <w:rsid w:val="00A10B9F"/>
    <w:rsid w:val="00A11A89"/>
    <w:rsid w:val="00A11F07"/>
    <w:rsid w:val="00A124A2"/>
    <w:rsid w:val="00A12620"/>
    <w:rsid w:val="00A12647"/>
    <w:rsid w:val="00A12BA5"/>
    <w:rsid w:val="00A12C73"/>
    <w:rsid w:val="00A13366"/>
    <w:rsid w:val="00A13BAF"/>
    <w:rsid w:val="00A13EA4"/>
    <w:rsid w:val="00A140DE"/>
    <w:rsid w:val="00A143DC"/>
    <w:rsid w:val="00A145C5"/>
    <w:rsid w:val="00A15057"/>
    <w:rsid w:val="00A150A7"/>
    <w:rsid w:val="00A15412"/>
    <w:rsid w:val="00A1583D"/>
    <w:rsid w:val="00A15AD6"/>
    <w:rsid w:val="00A15BA9"/>
    <w:rsid w:val="00A15BDC"/>
    <w:rsid w:val="00A161E4"/>
    <w:rsid w:val="00A16484"/>
    <w:rsid w:val="00A166DC"/>
    <w:rsid w:val="00A16955"/>
    <w:rsid w:val="00A16974"/>
    <w:rsid w:val="00A16A2C"/>
    <w:rsid w:val="00A17282"/>
    <w:rsid w:val="00A175F6"/>
    <w:rsid w:val="00A17AE4"/>
    <w:rsid w:val="00A17CA1"/>
    <w:rsid w:val="00A17F57"/>
    <w:rsid w:val="00A2013F"/>
    <w:rsid w:val="00A2075B"/>
    <w:rsid w:val="00A20982"/>
    <w:rsid w:val="00A20984"/>
    <w:rsid w:val="00A20B37"/>
    <w:rsid w:val="00A20B9F"/>
    <w:rsid w:val="00A216C9"/>
    <w:rsid w:val="00A21824"/>
    <w:rsid w:val="00A21AFB"/>
    <w:rsid w:val="00A21C79"/>
    <w:rsid w:val="00A225E9"/>
    <w:rsid w:val="00A226CE"/>
    <w:rsid w:val="00A228FC"/>
    <w:rsid w:val="00A22BD8"/>
    <w:rsid w:val="00A23168"/>
    <w:rsid w:val="00A239C5"/>
    <w:rsid w:val="00A23B2F"/>
    <w:rsid w:val="00A23C22"/>
    <w:rsid w:val="00A23D61"/>
    <w:rsid w:val="00A243AA"/>
    <w:rsid w:val="00A247A8"/>
    <w:rsid w:val="00A24C43"/>
    <w:rsid w:val="00A24DB7"/>
    <w:rsid w:val="00A2506C"/>
    <w:rsid w:val="00A255EE"/>
    <w:rsid w:val="00A25BCF"/>
    <w:rsid w:val="00A2600C"/>
    <w:rsid w:val="00A26069"/>
    <w:rsid w:val="00A261AF"/>
    <w:rsid w:val="00A26282"/>
    <w:rsid w:val="00A262A4"/>
    <w:rsid w:val="00A26B37"/>
    <w:rsid w:val="00A26BB3"/>
    <w:rsid w:val="00A26BC7"/>
    <w:rsid w:val="00A2775F"/>
    <w:rsid w:val="00A27AC6"/>
    <w:rsid w:val="00A3046E"/>
    <w:rsid w:val="00A308DE"/>
    <w:rsid w:val="00A30AD5"/>
    <w:rsid w:val="00A30F44"/>
    <w:rsid w:val="00A312FF"/>
    <w:rsid w:val="00A314F7"/>
    <w:rsid w:val="00A318E4"/>
    <w:rsid w:val="00A31F81"/>
    <w:rsid w:val="00A328BF"/>
    <w:rsid w:val="00A32970"/>
    <w:rsid w:val="00A32E8C"/>
    <w:rsid w:val="00A33207"/>
    <w:rsid w:val="00A33A75"/>
    <w:rsid w:val="00A33AAC"/>
    <w:rsid w:val="00A33AE8"/>
    <w:rsid w:val="00A33CB1"/>
    <w:rsid w:val="00A340BA"/>
    <w:rsid w:val="00A3486B"/>
    <w:rsid w:val="00A349E8"/>
    <w:rsid w:val="00A355F4"/>
    <w:rsid w:val="00A35663"/>
    <w:rsid w:val="00A36530"/>
    <w:rsid w:val="00A3653F"/>
    <w:rsid w:val="00A36729"/>
    <w:rsid w:val="00A367D5"/>
    <w:rsid w:val="00A3693A"/>
    <w:rsid w:val="00A36E74"/>
    <w:rsid w:val="00A37318"/>
    <w:rsid w:val="00A3733E"/>
    <w:rsid w:val="00A3754F"/>
    <w:rsid w:val="00A375D3"/>
    <w:rsid w:val="00A375E6"/>
    <w:rsid w:val="00A37698"/>
    <w:rsid w:val="00A37A9F"/>
    <w:rsid w:val="00A37AC2"/>
    <w:rsid w:val="00A37B02"/>
    <w:rsid w:val="00A4034B"/>
    <w:rsid w:val="00A40447"/>
    <w:rsid w:val="00A40A95"/>
    <w:rsid w:val="00A4152D"/>
    <w:rsid w:val="00A416E0"/>
    <w:rsid w:val="00A41814"/>
    <w:rsid w:val="00A41A4F"/>
    <w:rsid w:val="00A41C7E"/>
    <w:rsid w:val="00A42087"/>
    <w:rsid w:val="00A425DA"/>
    <w:rsid w:val="00A425E7"/>
    <w:rsid w:val="00A42AAC"/>
    <w:rsid w:val="00A42EE7"/>
    <w:rsid w:val="00A431DD"/>
    <w:rsid w:val="00A431FD"/>
    <w:rsid w:val="00A43269"/>
    <w:rsid w:val="00A43670"/>
    <w:rsid w:val="00A43EB1"/>
    <w:rsid w:val="00A43FF3"/>
    <w:rsid w:val="00A4415C"/>
    <w:rsid w:val="00A44AE2"/>
    <w:rsid w:val="00A4526F"/>
    <w:rsid w:val="00A46484"/>
    <w:rsid w:val="00A468F2"/>
    <w:rsid w:val="00A46BEB"/>
    <w:rsid w:val="00A471D0"/>
    <w:rsid w:val="00A475B1"/>
    <w:rsid w:val="00A47EC6"/>
    <w:rsid w:val="00A507AF"/>
    <w:rsid w:val="00A50B2C"/>
    <w:rsid w:val="00A50EA3"/>
    <w:rsid w:val="00A51CFD"/>
    <w:rsid w:val="00A52125"/>
    <w:rsid w:val="00A52910"/>
    <w:rsid w:val="00A52EC9"/>
    <w:rsid w:val="00A532FF"/>
    <w:rsid w:val="00A5340E"/>
    <w:rsid w:val="00A5344E"/>
    <w:rsid w:val="00A53858"/>
    <w:rsid w:val="00A53B8A"/>
    <w:rsid w:val="00A53D91"/>
    <w:rsid w:val="00A53F20"/>
    <w:rsid w:val="00A53F2E"/>
    <w:rsid w:val="00A54351"/>
    <w:rsid w:val="00A544F4"/>
    <w:rsid w:val="00A54C21"/>
    <w:rsid w:val="00A54C61"/>
    <w:rsid w:val="00A54F1E"/>
    <w:rsid w:val="00A550FE"/>
    <w:rsid w:val="00A55B63"/>
    <w:rsid w:val="00A56111"/>
    <w:rsid w:val="00A56718"/>
    <w:rsid w:val="00A5680C"/>
    <w:rsid w:val="00A56948"/>
    <w:rsid w:val="00A56CD0"/>
    <w:rsid w:val="00A57673"/>
    <w:rsid w:val="00A5797E"/>
    <w:rsid w:val="00A60185"/>
    <w:rsid w:val="00A60448"/>
    <w:rsid w:val="00A60843"/>
    <w:rsid w:val="00A60E0A"/>
    <w:rsid w:val="00A6112F"/>
    <w:rsid w:val="00A613A5"/>
    <w:rsid w:val="00A61504"/>
    <w:rsid w:val="00A615C0"/>
    <w:rsid w:val="00A61ED4"/>
    <w:rsid w:val="00A6220E"/>
    <w:rsid w:val="00A62569"/>
    <w:rsid w:val="00A6261E"/>
    <w:rsid w:val="00A62948"/>
    <w:rsid w:val="00A6357B"/>
    <w:rsid w:val="00A639E0"/>
    <w:rsid w:val="00A63CF4"/>
    <w:rsid w:val="00A63ED2"/>
    <w:rsid w:val="00A641D9"/>
    <w:rsid w:val="00A645D5"/>
    <w:rsid w:val="00A64665"/>
    <w:rsid w:val="00A651E8"/>
    <w:rsid w:val="00A652A4"/>
    <w:rsid w:val="00A65634"/>
    <w:rsid w:val="00A65788"/>
    <w:rsid w:val="00A659F4"/>
    <w:rsid w:val="00A661F2"/>
    <w:rsid w:val="00A66381"/>
    <w:rsid w:val="00A66A77"/>
    <w:rsid w:val="00A66ED2"/>
    <w:rsid w:val="00A677C5"/>
    <w:rsid w:val="00A679D4"/>
    <w:rsid w:val="00A67BD0"/>
    <w:rsid w:val="00A67E86"/>
    <w:rsid w:val="00A702EA"/>
    <w:rsid w:val="00A706CF"/>
    <w:rsid w:val="00A70A8C"/>
    <w:rsid w:val="00A70C26"/>
    <w:rsid w:val="00A7124F"/>
    <w:rsid w:val="00A7148F"/>
    <w:rsid w:val="00A71612"/>
    <w:rsid w:val="00A71E83"/>
    <w:rsid w:val="00A71E8F"/>
    <w:rsid w:val="00A72425"/>
    <w:rsid w:val="00A726C1"/>
    <w:rsid w:val="00A730C4"/>
    <w:rsid w:val="00A73587"/>
    <w:rsid w:val="00A736F2"/>
    <w:rsid w:val="00A73803"/>
    <w:rsid w:val="00A743EC"/>
    <w:rsid w:val="00A747F7"/>
    <w:rsid w:val="00A75082"/>
    <w:rsid w:val="00A75161"/>
    <w:rsid w:val="00A7546D"/>
    <w:rsid w:val="00A7554F"/>
    <w:rsid w:val="00A75A31"/>
    <w:rsid w:val="00A75BD0"/>
    <w:rsid w:val="00A75F01"/>
    <w:rsid w:val="00A75F82"/>
    <w:rsid w:val="00A75FD5"/>
    <w:rsid w:val="00A762FA"/>
    <w:rsid w:val="00A7634E"/>
    <w:rsid w:val="00A764CE"/>
    <w:rsid w:val="00A76F81"/>
    <w:rsid w:val="00A76F9F"/>
    <w:rsid w:val="00A76FDB"/>
    <w:rsid w:val="00A77357"/>
    <w:rsid w:val="00A773E9"/>
    <w:rsid w:val="00A778DD"/>
    <w:rsid w:val="00A77B99"/>
    <w:rsid w:val="00A77C8A"/>
    <w:rsid w:val="00A77FFE"/>
    <w:rsid w:val="00A804FE"/>
    <w:rsid w:val="00A807E1"/>
    <w:rsid w:val="00A80B05"/>
    <w:rsid w:val="00A80D30"/>
    <w:rsid w:val="00A80DB5"/>
    <w:rsid w:val="00A815A3"/>
    <w:rsid w:val="00A816C8"/>
    <w:rsid w:val="00A81794"/>
    <w:rsid w:val="00A81D16"/>
    <w:rsid w:val="00A81FFB"/>
    <w:rsid w:val="00A82005"/>
    <w:rsid w:val="00A82D9B"/>
    <w:rsid w:val="00A83506"/>
    <w:rsid w:val="00A835A4"/>
    <w:rsid w:val="00A83987"/>
    <w:rsid w:val="00A83BE2"/>
    <w:rsid w:val="00A84336"/>
    <w:rsid w:val="00A845CD"/>
    <w:rsid w:val="00A856AC"/>
    <w:rsid w:val="00A8581B"/>
    <w:rsid w:val="00A8581D"/>
    <w:rsid w:val="00A85E2B"/>
    <w:rsid w:val="00A85E76"/>
    <w:rsid w:val="00A863A2"/>
    <w:rsid w:val="00A87F57"/>
    <w:rsid w:val="00A87FA1"/>
    <w:rsid w:val="00A90155"/>
    <w:rsid w:val="00A90281"/>
    <w:rsid w:val="00A903B5"/>
    <w:rsid w:val="00A90554"/>
    <w:rsid w:val="00A9071D"/>
    <w:rsid w:val="00A9073A"/>
    <w:rsid w:val="00A90765"/>
    <w:rsid w:val="00A908B1"/>
    <w:rsid w:val="00A916A1"/>
    <w:rsid w:val="00A917DE"/>
    <w:rsid w:val="00A91CA2"/>
    <w:rsid w:val="00A91CE4"/>
    <w:rsid w:val="00A92374"/>
    <w:rsid w:val="00A9278C"/>
    <w:rsid w:val="00A93060"/>
    <w:rsid w:val="00A9349A"/>
    <w:rsid w:val="00A941ED"/>
    <w:rsid w:val="00A944A4"/>
    <w:rsid w:val="00A944CD"/>
    <w:rsid w:val="00A94556"/>
    <w:rsid w:val="00A94589"/>
    <w:rsid w:val="00A94C34"/>
    <w:rsid w:val="00A95281"/>
    <w:rsid w:val="00A953D3"/>
    <w:rsid w:val="00A95A59"/>
    <w:rsid w:val="00A96077"/>
    <w:rsid w:val="00A960B3"/>
    <w:rsid w:val="00A962A2"/>
    <w:rsid w:val="00A967C3"/>
    <w:rsid w:val="00A96C07"/>
    <w:rsid w:val="00A97358"/>
    <w:rsid w:val="00A9797E"/>
    <w:rsid w:val="00A979F6"/>
    <w:rsid w:val="00A97FF8"/>
    <w:rsid w:val="00AA005E"/>
    <w:rsid w:val="00AA09A6"/>
    <w:rsid w:val="00AA0B0C"/>
    <w:rsid w:val="00AA0C0F"/>
    <w:rsid w:val="00AA0DA2"/>
    <w:rsid w:val="00AA0E8F"/>
    <w:rsid w:val="00AA10E5"/>
    <w:rsid w:val="00AA16F3"/>
    <w:rsid w:val="00AA1A0A"/>
    <w:rsid w:val="00AA1AD6"/>
    <w:rsid w:val="00AA1C23"/>
    <w:rsid w:val="00AA1DC4"/>
    <w:rsid w:val="00AA21AC"/>
    <w:rsid w:val="00AA240E"/>
    <w:rsid w:val="00AA2A78"/>
    <w:rsid w:val="00AA2D8C"/>
    <w:rsid w:val="00AA2E54"/>
    <w:rsid w:val="00AA3061"/>
    <w:rsid w:val="00AA37B1"/>
    <w:rsid w:val="00AA38EB"/>
    <w:rsid w:val="00AA407C"/>
    <w:rsid w:val="00AA43FC"/>
    <w:rsid w:val="00AA454F"/>
    <w:rsid w:val="00AA46C3"/>
    <w:rsid w:val="00AA4B24"/>
    <w:rsid w:val="00AA53AE"/>
    <w:rsid w:val="00AA5D51"/>
    <w:rsid w:val="00AA626A"/>
    <w:rsid w:val="00AA68AE"/>
    <w:rsid w:val="00AA6AF0"/>
    <w:rsid w:val="00AA71EE"/>
    <w:rsid w:val="00AA7298"/>
    <w:rsid w:val="00AA72C0"/>
    <w:rsid w:val="00AA740A"/>
    <w:rsid w:val="00AA7528"/>
    <w:rsid w:val="00AA7BB1"/>
    <w:rsid w:val="00AA7D95"/>
    <w:rsid w:val="00AA7E85"/>
    <w:rsid w:val="00AB0355"/>
    <w:rsid w:val="00AB03EB"/>
    <w:rsid w:val="00AB0447"/>
    <w:rsid w:val="00AB0518"/>
    <w:rsid w:val="00AB0860"/>
    <w:rsid w:val="00AB0CFD"/>
    <w:rsid w:val="00AB2324"/>
    <w:rsid w:val="00AB2AB4"/>
    <w:rsid w:val="00AB2FA7"/>
    <w:rsid w:val="00AB357F"/>
    <w:rsid w:val="00AB3679"/>
    <w:rsid w:val="00AB3737"/>
    <w:rsid w:val="00AB3C30"/>
    <w:rsid w:val="00AB3DE2"/>
    <w:rsid w:val="00AB42AD"/>
    <w:rsid w:val="00AB42DC"/>
    <w:rsid w:val="00AB4326"/>
    <w:rsid w:val="00AB44F3"/>
    <w:rsid w:val="00AB469A"/>
    <w:rsid w:val="00AB6540"/>
    <w:rsid w:val="00AB6897"/>
    <w:rsid w:val="00AB6950"/>
    <w:rsid w:val="00AB79F8"/>
    <w:rsid w:val="00AC045F"/>
    <w:rsid w:val="00AC04B1"/>
    <w:rsid w:val="00AC0A40"/>
    <w:rsid w:val="00AC0C5D"/>
    <w:rsid w:val="00AC0E44"/>
    <w:rsid w:val="00AC15EE"/>
    <w:rsid w:val="00AC2279"/>
    <w:rsid w:val="00AC227B"/>
    <w:rsid w:val="00AC27BA"/>
    <w:rsid w:val="00AC2B6E"/>
    <w:rsid w:val="00AC2BDA"/>
    <w:rsid w:val="00AC2EB8"/>
    <w:rsid w:val="00AC33C6"/>
    <w:rsid w:val="00AC3660"/>
    <w:rsid w:val="00AC39F9"/>
    <w:rsid w:val="00AC4FC2"/>
    <w:rsid w:val="00AC5325"/>
    <w:rsid w:val="00AC564D"/>
    <w:rsid w:val="00AC5D20"/>
    <w:rsid w:val="00AC5DCD"/>
    <w:rsid w:val="00AC6009"/>
    <w:rsid w:val="00AC63EE"/>
    <w:rsid w:val="00AC677C"/>
    <w:rsid w:val="00AC6A04"/>
    <w:rsid w:val="00AC6BCB"/>
    <w:rsid w:val="00AC6C79"/>
    <w:rsid w:val="00AC6E1E"/>
    <w:rsid w:val="00AC6FB3"/>
    <w:rsid w:val="00AC71D2"/>
    <w:rsid w:val="00AC73AA"/>
    <w:rsid w:val="00AC744C"/>
    <w:rsid w:val="00AC7471"/>
    <w:rsid w:val="00AC7ABC"/>
    <w:rsid w:val="00AC7EC8"/>
    <w:rsid w:val="00AD03B9"/>
    <w:rsid w:val="00AD0623"/>
    <w:rsid w:val="00AD0667"/>
    <w:rsid w:val="00AD08BB"/>
    <w:rsid w:val="00AD0AAD"/>
    <w:rsid w:val="00AD10C6"/>
    <w:rsid w:val="00AD13A6"/>
    <w:rsid w:val="00AD1847"/>
    <w:rsid w:val="00AD18D2"/>
    <w:rsid w:val="00AD1D74"/>
    <w:rsid w:val="00AD27A2"/>
    <w:rsid w:val="00AD32C3"/>
    <w:rsid w:val="00AD361D"/>
    <w:rsid w:val="00AD3A26"/>
    <w:rsid w:val="00AD4125"/>
    <w:rsid w:val="00AD44EE"/>
    <w:rsid w:val="00AD4598"/>
    <w:rsid w:val="00AD4612"/>
    <w:rsid w:val="00AD4748"/>
    <w:rsid w:val="00AD49AF"/>
    <w:rsid w:val="00AD4B1D"/>
    <w:rsid w:val="00AD4C8D"/>
    <w:rsid w:val="00AD4D95"/>
    <w:rsid w:val="00AD4E78"/>
    <w:rsid w:val="00AD54A3"/>
    <w:rsid w:val="00AD56BB"/>
    <w:rsid w:val="00AD5C9A"/>
    <w:rsid w:val="00AD5F6D"/>
    <w:rsid w:val="00AD634E"/>
    <w:rsid w:val="00AD6479"/>
    <w:rsid w:val="00AD6572"/>
    <w:rsid w:val="00AD6CC8"/>
    <w:rsid w:val="00AD721F"/>
    <w:rsid w:val="00AD77FD"/>
    <w:rsid w:val="00AD7852"/>
    <w:rsid w:val="00AD7F0E"/>
    <w:rsid w:val="00AE01C8"/>
    <w:rsid w:val="00AE048E"/>
    <w:rsid w:val="00AE0CF1"/>
    <w:rsid w:val="00AE108E"/>
    <w:rsid w:val="00AE1752"/>
    <w:rsid w:val="00AE1A16"/>
    <w:rsid w:val="00AE2702"/>
    <w:rsid w:val="00AE2A32"/>
    <w:rsid w:val="00AE2E9B"/>
    <w:rsid w:val="00AE305C"/>
    <w:rsid w:val="00AE396C"/>
    <w:rsid w:val="00AE458B"/>
    <w:rsid w:val="00AE46B5"/>
    <w:rsid w:val="00AE48CF"/>
    <w:rsid w:val="00AE4955"/>
    <w:rsid w:val="00AE4BCC"/>
    <w:rsid w:val="00AE4C13"/>
    <w:rsid w:val="00AE4DEB"/>
    <w:rsid w:val="00AE4E41"/>
    <w:rsid w:val="00AE4EE1"/>
    <w:rsid w:val="00AE5239"/>
    <w:rsid w:val="00AE549D"/>
    <w:rsid w:val="00AE5B86"/>
    <w:rsid w:val="00AE5C85"/>
    <w:rsid w:val="00AE6123"/>
    <w:rsid w:val="00AE61AA"/>
    <w:rsid w:val="00AE6905"/>
    <w:rsid w:val="00AE6B23"/>
    <w:rsid w:val="00AE6DA8"/>
    <w:rsid w:val="00AE70F2"/>
    <w:rsid w:val="00AE713D"/>
    <w:rsid w:val="00AE71CF"/>
    <w:rsid w:val="00AE785A"/>
    <w:rsid w:val="00AE787B"/>
    <w:rsid w:val="00AF04EA"/>
    <w:rsid w:val="00AF0DE3"/>
    <w:rsid w:val="00AF13A2"/>
    <w:rsid w:val="00AF15B2"/>
    <w:rsid w:val="00AF164A"/>
    <w:rsid w:val="00AF1772"/>
    <w:rsid w:val="00AF1ECA"/>
    <w:rsid w:val="00AF23DD"/>
    <w:rsid w:val="00AF291D"/>
    <w:rsid w:val="00AF29DB"/>
    <w:rsid w:val="00AF33CC"/>
    <w:rsid w:val="00AF351C"/>
    <w:rsid w:val="00AF3886"/>
    <w:rsid w:val="00AF3CDB"/>
    <w:rsid w:val="00AF40C0"/>
    <w:rsid w:val="00AF42D9"/>
    <w:rsid w:val="00AF4837"/>
    <w:rsid w:val="00AF48E8"/>
    <w:rsid w:val="00AF4AED"/>
    <w:rsid w:val="00AF4E66"/>
    <w:rsid w:val="00AF4FD8"/>
    <w:rsid w:val="00AF501A"/>
    <w:rsid w:val="00AF5DE1"/>
    <w:rsid w:val="00AF60BC"/>
    <w:rsid w:val="00AF62EA"/>
    <w:rsid w:val="00AF638B"/>
    <w:rsid w:val="00AF6DEB"/>
    <w:rsid w:val="00AF7063"/>
    <w:rsid w:val="00AF7BFF"/>
    <w:rsid w:val="00AF7C81"/>
    <w:rsid w:val="00AF7CEC"/>
    <w:rsid w:val="00AF7E69"/>
    <w:rsid w:val="00B000F2"/>
    <w:rsid w:val="00B008B7"/>
    <w:rsid w:val="00B00964"/>
    <w:rsid w:val="00B00D30"/>
    <w:rsid w:val="00B00F0B"/>
    <w:rsid w:val="00B01656"/>
    <w:rsid w:val="00B01EC2"/>
    <w:rsid w:val="00B02360"/>
    <w:rsid w:val="00B02569"/>
    <w:rsid w:val="00B028F8"/>
    <w:rsid w:val="00B03787"/>
    <w:rsid w:val="00B039EB"/>
    <w:rsid w:val="00B03D7B"/>
    <w:rsid w:val="00B043B4"/>
    <w:rsid w:val="00B04422"/>
    <w:rsid w:val="00B04ECF"/>
    <w:rsid w:val="00B04F4C"/>
    <w:rsid w:val="00B0523B"/>
    <w:rsid w:val="00B05453"/>
    <w:rsid w:val="00B05835"/>
    <w:rsid w:val="00B05842"/>
    <w:rsid w:val="00B058B1"/>
    <w:rsid w:val="00B05FFD"/>
    <w:rsid w:val="00B07C7C"/>
    <w:rsid w:val="00B07F5C"/>
    <w:rsid w:val="00B109CF"/>
    <w:rsid w:val="00B10BE4"/>
    <w:rsid w:val="00B10CB8"/>
    <w:rsid w:val="00B11C69"/>
    <w:rsid w:val="00B124DA"/>
    <w:rsid w:val="00B12625"/>
    <w:rsid w:val="00B1290E"/>
    <w:rsid w:val="00B12EE6"/>
    <w:rsid w:val="00B134A7"/>
    <w:rsid w:val="00B13C1A"/>
    <w:rsid w:val="00B13DE9"/>
    <w:rsid w:val="00B14726"/>
    <w:rsid w:val="00B14AE8"/>
    <w:rsid w:val="00B14ECE"/>
    <w:rsid w:val="00B150E2"/>
    <w:rsid w:val="00B15856"/>
    <w:rsid w:val="00B15DDE"/>
    <w:rsid w:val="00B15EC1"/>
    <w:rsid w:val="00B160BE"/>
    <w:rsid w:val="00B16537"/>
    <w:rsid w:val="00B1697D"/>
    <w:rsid w:val="00B16B42"/>
    <w:rsid w:val="00B16BFB"/>
    <w:rsid w:val="00B16C1D"/>
    <w:rsid w:val="00B1707B"/>
    <w:rsid w:val="00B173D6"/>
    <w:rsid w:val="00B1748C"/>
    <w:rsid w:val="00B17D8C"/>
    <w:rsid w:val="00B20627"/>
    <w:rsid w:val="00B206C2"/>
    <w:rsid w:val="00B207A2"/>
    <w:rsid w:val="00B2090A"/>
    <w:rsid w:val="00B20A2F"/>
    <w:rsid w:val="00B210A4"/>
    <w:rsid w:val="00B2125B"/>
    <w:rsid w:val="00B21AAF"/>
    <w:rsid w:val="00B21B67"/>
    <w:rsid w:val="00B21D4C"/>
    <w:rsid w:val="00B22011"/>
    <w:rsid w:val="00B22075"/>
    <w:rsid w:val="00B2215A"/>
    <w:rsid w:val="00B2228F"/>
    <w:rsid w:val="00B23A1F"/>
    <w:rsid w:val="00B23A81"/>
    <w:rsid w:val="00B23F9B"/>
    <w:rsid w:val="00B244E0"/>
    <w:rsid w:val="00B24638"/>
    <w:rsid w:val="00B24BE3"/>
    <w:rsid w:val="00B25472"/>
    <w:rsid w:val="00B258C4"/>
    <w:rsid w:val="00B259B9"/>
    <w:rsid w:val="00B26142"/>
    <w:rsid w:val="00B261A5"/>
    <w:rsid w:val="00B263A0"/>
    <w:rsid w:val="00B26542"/>
    <w:rsid w:val="00B26897"/>
    <w:rsid w:val="00B269E4"/>
    <w:rsid w:val="00B26E3C"/>
    <w:rsid w:val="00B26EEC"/>
    <w:rsid w:val="00B26F16"/>
    <w:rsid w:val="00B27448"/>
    <w:rsid w:val="00B27896"/>
    <w:rsid w:val="00B30A28"/>
    <w:rsid w:val="00B31508"/>
    <w:rsid w:val="00B31623"/>
    <w:rsid w:val="00B3163B"/>
    <w:rsid w:val="00B317E3"/>
    <w:rsid w:val="00B318E4"/>
    <w:rsid w:val="00B319CB"/>
    <w:rsid w:val="00B31BF7"/>
    <w:rsid w:val="00B31EAB"/>
    <w:rsid w:val="00B32047"/>
    <w:rsid w:val="00B32240"/>
    <w:rsid w:val="00B32715"/>
    <w:rsid w:val="00B3289A"/>
    <w:rsid w:val="00B32DDE"/>
    <w:rsid w:val="00B32EC4"/>
    <w:rsid w:val="00B33157"/>
    <w:rsid w:val="00B3385E"/>
    <w:rsid w:val="00B33B8C"/>
    <w:rsid w:val="00B33D39"/>
    <w:rsid w:val="00B33FDC"/>
    <w:rsid w:val="00B34813"/>
    <w:rsid w:val="00B34889"/>
    <w:rsid w:val="00B34B66"/>
    <w:rsid w:val="00B353C2"/>
    <w:rsid w:val="00B35407"/>
    <w:rsid w:val="00B3550D"/>
    <w:rsid w:val="00B35E52"/>
    <w:rsid w:val="00B3607D"/>
    <w:rsid w:val="00B37A98"/>
    <w:rsid w:val="00B4073E"/>
    <w:rsid w:val="00B40A71"/>
    <w:rsid w:val="00B40E96"/>
    <w:rsid w:val="00B4111E"/>
    <w:rsid w:val="00B41609"/>
    <w:rsid w:val="00B4168B"/>
    <w:rsid w:val="00B41984"/>
    <w:rsid w:val="00B419BD"/>
    <w:rsid w:val="00B42842"/>
    <w:rsid w:val="00B42C7E"/>
    <w:rsid w:val="00B43EB0"/>
    <w:rsid w:val="00B43F01"/>
    <w:rsid w:val="00B441B1"/>
    <w:rsid w:val="00B45288"/>
    <w:rsid w:val="00B45B60"/>
    <w:rsid w:val="00B45E56"/>
    <w:rsid w:val="00B461C3"/>
    <w:rsid w:val="00B46430"/>
    <w:rsid w:val="00B4728F"/>
    <w:rsid w:val="00B4739D"/>
    <w:rsid w:val="00B47549"/>
    <w:rsid w:val="00B47852"/>
    <w:rsid w:val="00B47B39"/>
    <w:rsid w:val="00B47F86"/>
    <w:rsid w:val="00B5028C"/>
    <w:rsid w:val="00B504AA"/>
    <w:rsid w:val="00B50739"/>
    <w:rsid w:val="00B50989"/>
    <w:rsid w:val="00B50ABD"/>
    <w:rsid w:val="00B50EC0"/>
    <w:rsid w:val="00B511D3"/>
    <w:rsid w:val="00B51737"/>
    <w:rsid w:val="00B5194B"/>
    <w:rsid w:val="00B5214E"/>
    <w:rsid w:val="00B52385"/>
    <w:rsid w:val="00B524BA"/>
    <w:rsid w:val="00B52AC8"/>
    <w:rsid w:val="00B52F93"/>
    <w:rsid w:val="00B52FB2"/>
    <w:rsid w:val="00B53130"/>
    <w:rsid w:val="00B5316C"/>
    <w:rsid w:val="00B53CBA"/>
    <w:rsid w:val="00B53DD6"/>
    <w:rsid w:val="00B54096"/>
    <w:rsid w:val="00B5448D"/>
    <w:rsid w:val="00B54523"/>
    <w:rsid w:val="00B548DF"/>
    <w:rsid w:val="00B549A4"/>
    <w:rsid w:val="00B55015"/>
    <w:rsid w:val="00B550D4"/>
    <w:rsid w:val="00B552A3"/>
    <w:rsid w:val="00B556A7"/>
    <w:rsid w:val="00B55CF3"/>
    <w:rsid w:val="00B55F11"/>
    <w:rsid w:val="00B56128"/>
    <w:rsid w:val="00B5647C"/>
    <w:rsid w:val="00B56CC1"/>
    <w:rsid w:val="00B56D20"/>
    <w:rsid w:val="00B57172"/>
    <w:rsid w:val="00B571DB"/>
    <w:rsid w:val="00B579F1"/>
    <w:rsid w:val="00B57E10"/>
    <w:rsid w:val="00B57F05"/>
    <w:rsid w:val="00B60008"/>
    <w:rsid w:val="00B60075"/>
    <w:rsid w:val="00B60130"/>
    <w:rsid w:val="00B60138"/>
    <w:rsid w:val="00B60272"/>
    <w:rsid w:val="00B60310"/>
    <w:rsid w:val="00B603D8"/>
    <w:rsid w:val="00B60631"/>
    <w:rsid w:val="00B60F94"/>
    <w:rsid w:val="00B610FC"/>
    <w:rsid w:val="00B61381"/>
    <w:rsid w:val="00B6237D"/>
    <w:rsid w:val="00B6259F"/>
    <w:rsid w:val="00B630BB"/>
    <w:rsid w:val="00B634B7"/>
    <w:rsid w:val="00B63624"/>
    <w:rsid w:val="00B63650"/>
    <w:rsid w:val="00B6392D"/>
    <w:rsid w:val="00B63D96"/>
    <w:rsid w:val="00B64708"/>
    <w:rsid w:val="00B64C89"/>
    <w:rsid w:val="00B65AB0"/>
    <w:rsid w:val="00B65B15"/>
    <w:rsid w:val="00B66294"/>
    <w:rsid w:val="00B6643E"/>
    <w:rsid w:val="00B665C5"/>
    <w:rsid w:val="00B66F5C"/>
    <w:rsid w:val="00B67274"/>
    <w:rsid w:val="00B70E73"/>
    <w:rsid w:val="00B710B3"/>
    <w:rsid w:val="00B716CE"/>
    <w:rsid w:val="00B7197C"/>
    <w:rsid w:val="00B71C16"/>
    <w:rsid w:val="00B72603"/>
    <w:rsid w:val="00B727DC"/>
    <w:rsid w:val="00B73074"/>
    <w:rsid w:val="00B73277"/>
    <w:rsid w:val="00B738E1"/>
    <w:rsid w:val="00B73AAF"/>
    <w:rsid w:val="00B73BF3"/>
    <w:rsid w:val="00B742D1"/>
    <w:rsid w:val="00B74730"/>
    <w:rsid w:val="00B74B42"/>
    <w:rsid w:val="00B74D2C"/>
    <w:rsid w:val="00B75388"/>
    <w:rsid w:val="00B75DA9"/>
    <w:rsid w:val="00B760C1"/>
    <w:rsid w:val="00B7645A"/>
    <w:rsid w:val="00B76937"/>
    <w:rsid w:val="00B76A25"/>
    <w:rsid w:val="00B76A5C"/>
    <w:rsid w:val="00B76C24"/>
    <w:rsid w:val="00B77125"/>
    <w:rsid w:val="00B773D5"/>
    <w:rsid w:val="00B801BA"/>
    <w:rsid w:val="00B80436"/>
    <w:rsid w:val="00B80529"/>
    <w:rsid w:val="00B80BE8"/>
    <w:rsid w:val="00B80F4C"/>
    <w:rsid w:val="00B81323"/>
    <w:rsid w:val="00B81532"/>
    <w:rsid w:val="00B8279B"/>
    <w:rsid w:val="00B8284C"/>
    <w:rsid w:val="00B82AFE"/>
    <w:rsid w:val="00B82E44"/>
    <w:rsid w:val="00B82F4B"/>
    <w:rsid w:val="00B8352A"/>
    <w:rsid w:val="00B83540"/>
    <w:rsid w:val="00B8357F"/>
    <w:rsid w:val="00B835E4"/>
    <w:rsid w:val="00B8397B"/>
    <w:rsid w:val="00B83A78"/>
    <w:rsid w:val="00B84421"/>
    <w:rsid w:val="00B844B7"/>
    <w:rsid w:val="00B848E6"/>
    <w:rsid w:val="00B84A54"/>
    <w:rsid w:val="00B84C92"/>
    <w:rsid w:val="00B84F00"/>
    <w:rsid w:val="00B85ECD"/>
    <w:rsid w:val="00B85F1A"/>
    <w:rsid w:val="00B85F27"/>
    <w:rsid w:val="00B85FC8"/>
    <w:rsid w:val="00B86214"/>
    <w:rsid w:val="00B86258"/>
    <w:rsid w:val="00B869C4"/>
    <w:rsid w:val="00B87528"/>
    <w:rsid w:val="00B87A10"/>
    <w:rsid w:val="00B87DCD"/>
    <w:rsid w:val="00B90020"/>
    <w:rsid w:val="00B90B98"/>
    <w:rsid w:val="00B918A3"/>
    <w:rsid w:val="00B91FE1"/>
    <w:rsid w:val="00B92143"/>
    <w:rsid w:val="00B9235A"/>
    <w:rsid w:val="00B9321A"/>
    <w:rsid w:val="00B93346"/>
    <w:rsid w:val="00B936B8"/>
    <w:rsid w:val="00B93AD1"/>
    <w:rsid w:val="00B93D77"/>
    <w:rsid w:val="00B94130"/>
    <w:rsid w:val="00B942FC"/>
    <w:rsid w:val="00B94573"/>
    <w:rsid w:val="00B94C2B"/>
    <w:rsid w:val="00B94F25"/>
    <w:rsid w:val="00B95561"/>
    <w:rsid w:val="00B9564B"/>
    <w:rsid w:val="00B95709"/>
    <w:rsid w:val="00B958F7"/>
    <w:rsid w:val="00B95A3D"/>
    <w:rsid w:val="00B96165"/>
    <w:rsid w:val="00B9670D"/>
    <w:rsid w:val="00B975E7"/>
    <w:rsid w:val="00B978B0"/>
    <w:rsid w:val="00B97A66"/>
    <w:rsid w:val="00B97B3C"/>
    <w:rsid w:val="00B97BB1"/>
    <w:rsid w:val="00B97FB0"/>
    <w:rsid w:val="00BA070F"/>
    <w:rsid w:val="00BA12DF"/>
    <w:rsid w:val="00BA1400"/>
    <w:rsid w:val="00BA173B"/>
    <w:rsid w:val="00BA1BE8"/>
    <w:rsid w:val="00BA1EDD"/>
    <w:rsid w:val="00BA22DD"/>
    <w:rsid w:val="00BA23BF"/>
    <w:rsid w:val="00BA2954"/>
    <w:rsid w:val="00BA2D09"/>
    <w:rsid w:val="00BA335D"/>
    <w:rsid w:val="00BA3616"/>
    <w:rsid w:val="00BA3912"/>
    <w:rsid w:val="00BA4491"/>
    <w:rsid w:val="00BA4998"/>
    <w:rsid w:val="00BA4EE8"/>
    <w:rsid w:val="00BA523F"/>
    <w:rsid w:val="00BA530E"/>
    <w:rsid w:val="00BA5A96"/>
    <w:rsid w:val="00BA5AEB"/>
    <w:rsid w:val="00BA5D35"/>
    <w:rsid w:val="00BA5EEF"/>
    <w:rsid w:val="00BA6286"/>
    <w:rsid w:val="00BA6959"/>
    <w:rsid w:val="00BA6B35"/>
    <w:rsid w:val="00BA6C37"/>
    <w:rsid w:val="00BA6D40"/>
    <w:rsid w:val="00BA750D"/>
    <w:rsid w:val="00BA7882"/>
    <w:rsid w:val="00BB000A"/>
    <w:rsid w:val="00BB0292"/>
    <w:rsid w:val="00BB0573"/>
    <w:rsid w:val="00BB0591"/>
    <w:rsid w:val="00BB06EB"/>
    <w:rsid w:val="00BB07BE"/>
    <w:rsid w:val="00BB0DB9"/>
    <w:rsid w:val="00BB0EA5"/>
    <w:rsid w:val="00BB1503"/>
    <w:rsid w:val="00BB17FB"/>
    <w:rsid w:val="00BB181C"/>
    <w:rsid w:val="00BB183F"/>
    <w:rsid w:val="00BB1966"/>
    <w:rsid w:val="00BB1BB0"/>
    <w:rsid w:val="00BB2EA9"/>
    <w:rsid w:val="00BB3480"/>
    <w:rsid w:val="00BB36AC"/>
    <w:rsid w:val="00BB383E"/>
    <w:rsid w:val="00BB3A60"/>
    <w:rsid w:val="00BB3BAC"/>
    <w:rsid w:val="00BB3DAB"/>
    <w:rsid w:val="00BB413B"/>
    <w:rsid w:val="00BB43C9"/>
    <w:rsid w:val="00BB4A56"/>
    <w:rsid w:val="00BB556F"/>
    <w:rsid w:val="00BB57BA"/>
    <w:rsid w:val="00BB5E85"/>
    <w:rsid w:val="00BB5F7A"/>
    <w:rsid w:val="00BB60DF"/>
    <w:rsid w:val="00BB7891"/>
    <w:rsid w:val="00BB79AF"/>
    <w:rsid w:val="00BB7DE5"/>
    <w:rsid w:val="00BC038E"/>
    <w:rsid w:val="00BC05AD"/>
    <w:rsid w:val="00BC0B8A"/>
    <w:rsid w:val="00BC107D"/>
    <w:rsid w:val="00BC133B"/>
    <w:rsid w:val="00BC1806"/>
    <w:rsid w:val="00BC1C27"/>
    <w:rsid w:val="00BC1C42"/>
    <w:rsid w:val="00BC1F7B"/>
    <w:rsid w:val="00BC2695"/>
    <w:rsid w:val="00BC26DC"/>
    <w:rsid w:val="00BC2AF5"/>
    <w:rsid w:val="00BC2B0D"/>
    <w:rsid w:val="00BC2FDE"/>
    <w:rsid w:val="00BC3120"/>
    <w:rsid w:val="00BC360E"/>
    <w:rsid w:val="00BC39C5"/>
    <w:rsid w:val="00BC39D6"/>
    <w:rsid w:val="00BC39FA"/>
    <w:rsid w:val="00BC3ED9"/>
    <w:rsid w:val="00BC41CC"/>
    <w:rsid w:val="00BC5278"/>
    <w:rsid w:val="00BC54CD"/>
    <w:rsid w:val="00BC5854"/>
    <w:rsid w:val="00BC5E55"/>
    <w:rsid w:val="00BC5F96"/>
    <w:rsid w:val="00BC6791"/>
    <w:rsid w:val="00BC68CA"/>
    <w:rsid w:val="00BC7958"/>
    <w:rsid w:val="00BC7A6C"/>
    <w:rsid w:val="00BC7AF3"/>
    <w:rsid w:val="00BC7CC4"/>
    <w:rsid w:val="00BD04A5"/>
    <w:rsid w:val="00BD0861"/>
    <w:rsid w:val="00BD12F6"/>
    <w:rsid w:val="00BD1AC1"/>
    <w:rsid w:val="00BD1F1F"/>
    <w:rsid w:val="00BD2C76"/>
    <w:rsid w:val="00BD3214"/>
    <w:rsid w:val="00BD347F"/>
    <w:rsid w:val="00BD3797"/>
    <w:rsid w:val="00BD4443"/>
    <w:rsid w:val="00BD47C4"/>
    <w:rsid w:val="00BD484C"/>
    <w:rsid w:val="00BD5107"/>
    <w:rsid w:val="00BD51B9"/>
    <w:rsid w:val="00BD621A"/>
    <w:rsid w:val="00BD6267"/>
    <w:rsid w:val="00BD63D8"/>
    <w:rsid w:val="00BD65DA"/>
    <w:rsid w:val="00BD6752"/>
    <w:rsid w:val="00BD6A8F"/>
    <w:rsid w:val="00BD71AB"/>
    <w:rsid w:val="00BD7312"/>
    <w:rsid w:val="00BD7438"/>
    <w:rsid w:val="00BD7D5A"/>
    <w:rsid w:val="00BE0279"/>
    <w:rsid w:val="00BE054D"/>
    <w:rsid w:val="00BE05E8"/>
    <w:rsid w:val="00BE073E"/>
    <w:rsid w:val="00BE17A0"/>
    <w:rsid w:val="00BE1A1F"/>
    <w:rsid w:val="00BE2295"/>
    <w:rsid w:val="00BE276C"/>
    <w:rsid w:val="00BE2FA5"/>
    <w:rsid w:val="00BE342E"/>
    <w:rsid w:val="00BE35A0"/>
    <w:rsid w:val="00BE367D"/>
    <w:rsid w:val="00BE3B9C"/>
    <w:rsid w:val="00BE3F93"/>
    <w:rsid w:val="00BE4140"/>
    <w:rsid w:val="00BE4298"/>
    <w:rsid w:val="00BE43CD"/>
    <w:rsid w:val="00BE4588"/>
    <w:rsid w:val="00BE45D2"/>
    <w:rsid w:val="00BE4B01"/>
    <w:rsid w:val="00BE4B60"/>
    <w:rsid w:val="00BE4EFF"/>
    <w:rsid w:val="00BE5E1B"/>
    <w:rsid w:val="00BE5E55"/>
    <w:rsid w:val="00BE5EC2"/>
    <w:rsid w:val="00BE6043"/>
    <w:rsid w:val="00BE6186"/>
    <w:rsid w:val="00BE634A"/>
    <w:rsid w:val="00BE63D6"/>
    <w:rsid w:val="00BE659B"/>
    <w:rsid w:val="00BE6756"/>
    <w:rsid w:val="00BE6EF4"/>
    <w:rsid w:val="00BE70C9"/>
    <w:rsid w:val="00BE749F"/>
    <w:rsid w:val="00BE7BEF"/>
    <w:rsid w:val="00BE7E59"/>
    <w:rsid w:val="00BF0710"/>
    <w:rsid w:val="00BF09F2"/>
    <w:rsid w:val="00BF0B6F"/>
    <w:rsid w:val="00BF0D31"/>
    <w:rsid w:val="00BF1543"/>
    <w:rsid w:val="00BF16F7"/>
    <w:rsid w:val="00BF17DA"/>
    <w:rsid w:val="00BF1BE6"/>
    <w:rsid w:val="00BF1D38"/>
    <w:rsid w:val="00BF21E1"/>
    <w:rsid w:val="00BF28D4"/>
    <w:rsid w:val="00BF2C2D"/>
    <w:rsid w:val="00BF2CF4"/>
    <w:rsid w:val="00BF2F68"/>
    <w:rsid w:val="00BF3061"/>
    <w:rsid w:val="00BF324B"/>
    <w:rsid w:val="00BF33E7"/>
    <w:rsid w:val="00BF3D0F"/>
    <w:rsid w:val="00BF3D44"/>
    <w:rsid w:val="00BF3EB9"/>
    <w:rsid w:val="00BF4198"/>
    <w:rsid w:val="00BF4238"/>
    <w:rsid w:val="00BF4401"/>
    <w:rsid w:val="00BF50EC"/>
    <w:rsid w:val="00BF5455"/>
    <w:rsid w:val="00BF54AC"/>
    <w:rsid w:val="00BF564F"/>
    <w:rsid w:val="00BF595A"/>
    <w:rsid w:val="00BF6BB6"/>
    <w:rsid w:val="00BF6F0F"/>
    <w:rsid w:val="00BF6F15"/>
    <w:rsid w:val="00BF6FE1"/>
    <w:rsid w:val="00BF7560"/>
    <w:rsid w:val="00BF7AA4"/>
    <w:rsid w:val="00BF7E2B"/>
    <w:rsid w:val="00C0024C"/>
    <w:rsid w:val="00C005E1"/>
    <w:rsid w:val="00C00636"/>
    <w:rsid w:val="00C00AAD"/>
    <w:rsid w:val="00C00AB8"/>
    <w:rsid w:val="00C010B4"/>
    <w:rsid w:val="00C01621"/>
    <w:rsid w:val="00C0167F"/>
    <w:rsid w:val="00C027BA"/>
    <w:rsid w:val="00C028BD"/>
    <w:rsid w:val="00C02C4C"/>
    <w:rsid w:val="00C02CD1"/>
    <w:rsid w:val="00C03490"/>
    <w:rsid w:val="00C03496"/>
    <w:rsid w:val="00C034FF"/>
    <w:rsid w:val="00C0361F"/>
    <w:rsid w:val="00C037FD"/>
    <w:rsid w:val="00C0385F"/>
    <w:rsid w:val="00C03B1B"/>
    <w:rsid w:val="00C04111"/>
    <w:rsid w:val="00C0412E"/>
    <w:rsid w:val="00C04BA1"/>
    <w:rsid w:val="00C04D42"/>
    <w:rsid w:val="00C04E16"/>
    <w:rsid w:val="00C04EC3"/>
    <w:rsid w:val="00C04EDA"/>
    <w:rsid w:val="00C05408"/>
    <w:rsid w:val="00C05BE3"/>
    <w:rsid w:val="00C05DDF"/>
    <w:rsid w:val="00C06635"/>
    <w:rsid w:val="00C06AF5"/>
    <w:rsid w:val="00C07303"/>
    <w:rsid w:val="00C07464"/>
    <w:rsid w:val="00C07AFD"/>
    <w:rsid w:val="00C07D9B"/>
    <w:rsid w:val="00C105E0"/>
    <w:rsid w:val="00C10773"/>
    <w:rsid w:val="00C11635"/>
    <w:rsid w:val="00C1166D"/>
    <w:rsid w:val="00C11A52"/>
    <w:rsid w:val="00C11AF6"/>
    <w:rsid w:val="00C12253"/>
    <w:rsid w:val="00C12529"/>
    <w:rsid w:val="00C125A9"/>
    <w:rsid w:val="00C12BB7"/>
    <w:rsid w:val="00C13BF5"/>
    <w:rsid w:val="00C1427C"/>
    <w:rsid w:val="00C142FB"/>
    <w:rsid w:val="00C14421"/>
    <w:rsid w:val="00C151AB"/>
    <w:rsid w:val="00C15396"/>
    <w:rsid w:val="00C154AE"/>
    <w:rsid w:val="00C15E65"/>
    <w:rsid w:val="00C16071"/>
    <w:rsid w:val="00C168EB"/>
    <w:rsid w:val="00C16C3C"/>
    <w:rsid w:val="00C17034"/>
    <w:rsid w:val="00C1755F"/>
    <w:rsid w:val="00C20087"/>
    <w:rsid w:val="00C200C4"/>
    <w:rsid w:val="00C203B8"/>
    <w:rsid w:val="00C20565"/>
    <w:rsid w:val="00C2091A"/>
    <w:rsid w:val="00C20AA2"/>
    <w:rsid w:val="00C20B23"/>
    <w:rsid w:val="00C21194"/>
    <w:rsid w:val="00C214BC"/>
    <w:rsid w:val="00C21782"/>
    <w:rsid w:val="00C2190B"/>
    <w:rsid w:val="00C2191D"/>
    <w:rsid w:val="00C219BB"/>
    <w:rsid w:val="00C21B73"/>
    <w:rsid w:val="00C21DC1"/>
    <w:rsid w:val="00C21E44"/>
    <w:rsid w:val="00C221EE"/>
    <w:rsid w:val="00C222F1"/>
    <w:rsid w:val="00C223B0"/>
    <w:rsid w:val="00C223BE"/>
    <w:rsid w:val="00C2245B"/>
    <w:rsid w:val="00C22B72"/>
    <w:rsid w:val="00C22C99"/>
    <w:rsid w:val="00C230A0"/>
    <w:rsid w:val="00C232BE"/>
    <w:rsid w:val="00C232CF"/>
    <w:rsid w:val="00C232ED"/>
    <w:rsid w:val="00C233B5"/>
    <w:rsid w:val="00C237BB"/>
    <w:rsid w:val="00C237D0"/>
    <w:rsid w:val="00C24032"/>
    <w:rsid w:val="00C243C6"/>
    <w:rsid w:val="00C246D4"/>
    <w:rsid w:val="00C253D0"/>
    <w:rsid w:val="00C25921"/>
    <w:rsid w:val="00C25C2A"/>
    <w:rsid w:val="00C262F3"/>
    <w:rsid w:val="00C2655F"/>
    <w:rsid w:val="00C26764"/>
    <w:rsid w:val="00C2683C"/>
    <w:rsid w:val="00C271CB"/>
    <w:rsid w:val="00C273B9"/>
    <w:rsid w:val="00C302E8"/>
    <w:rsid w:val="00C30489"/>
    <w:rsid w:val="00C304FA"/>
    <w:rsid w:val="00C3061F"/>
    <w:rsid w:val="00C307F3"/>
    <w:rsid w:val="00C30E40"/>
    <w:rsid w:val="00C311A3"/>
    <w:rsid w:val="00C31402"/>
    <w:rsid w:val="00C3181D"/>
    <w:rsid w:val="00C31D43"/>
    <w:rsid w:val="00C31FC9"/>
    <w:rsid w:val="00C32A96"/>
    <w:rsid w:val="00C32D41"/>
    <w:rsid w:val="00C3311E"/>
    <w:rsid w:val="00C33409"/>
    <w:rsid w:val="00C33D05"/>
    <w:rsid w:val="00C33F43"/>
    <w:rsid w:val="00C34035"/>
    <w:rsid w:val="00C35135"/>
    <w:rsid w:val="00C35149"/>
    <w:rsid w:val="00C355FE"/>
    <w:rsid w:val="00C35717"/>
    <w:rsid w:val="00C35950"/>
    <w:rsid w:val="00C35955"/>
    <w:rsid w:val="00C35BC8"/>
    <w:rsid w:val="00C35BD7"/>
    <w:rsid w:val="00C35E00"/>
    <w:rsid w:val="00C35ED2"/>
    <w:rsid w:val="00C35F09"/>
    <w:rsid w:val="00C36338"/>
    <w:rsid w:val="00C36E96"/>
    <w:rsid w:val="00C36F66"/>
    <w:rsid w:val="00C3737B"/>
    <w:rsid w:val="00C37841"/>
    <w:rsid w:val="00C3790D"/>
    <w:rsid w:val="00C37AF1"/>
    <w:rsid w:val="00C37C2E"/>
    <w:rsid w:val="00C40073"/>
    <w:rsid w:val="00C404D5"/>
    <w:rsid w:val="00C4052E"/>
    <w:rsid w:val="00C4092A"/>
    <w:rsid w:val="00C40DD8"/>
    <w:rsid w:val="00C40DDC"/>
    <w:rsid w:val="00C40E66"/>
    <w:rsid w:val="00C4143C"/>
    <w:rsid w:val="00C4161D"/>
    <w:rsid w:val="00C41D8F"/>
    <w:rsid w:val="00C41DC6"/>
    <w:rsid w:val="00C41EA5"/>
    <w:rsid w:val="00C430CC"/>
    <w:rsid w:val="00C4344C"/>
    <w:rsid w:val="00C43C26"/>
    <w:rsid w:val="00C43E83"/>
    <w:rsid w:val="00C444A1"/>
    <w:rsid w:val="00C447B4"/>
    <w:rsid w:val="00C447C2"/>
    <w:rsid w:val="00C44DDB"/>
    <w:rsid w:val="00C45050"/>
    <w:rsid w:val="00C450C0"/>
    <w:rsid w:val="00C454A6"/>
    <w:rsid w:val="00C454FF"/>
    <w:rsid w:val="00C455BD"/>
    <w:rsid w:val="00C45B37"/>
    <w:rsid w:val="00C45B7C"/>
    <w:rsid w:val="00C45C16"/>
    <w:rsid w:val="00C466FB"/>
    <w:rsid w:val="00C46841"/>
    <w:rsid w:val="00C46991"/>
    <w:rsid w:val="00C46BAA"/>
    <w:rsid w:val="00C47A79"/>
    <w:rsid w:val="00C47E2A"/>
    <w:rsid w:val="00C500AD"/>
    <w:rsid w:val="00C51AC7"/>
    <w:rsid w:val="00C51AD6"/>
    <w:rsid w:val="00C51BF7"/>
    <w:rsid w:val="00C520B6"/>
    <w:rsid w:val="00C52108"/>
    <w:rsid w:val="00C52448"/>
    <w:rsid w:val="00C526D2"/>
    <w:rsid w:val="00C5278E"/>
    <w:rsid w:val="00C52F97"/>
    <w:rsid w:val="00C533AB"/>
    <w:rsid w:val="00C5361C"/>
    <w:rsid w:val="00C538C9"/>
    <w:rsid w:val="00C53937"/>
    <w:rsid w:val="00C53A93"/>
    <w:rsid w:val="00C53B3D"/>
    <w:rsid w:val="00C53C46"/>
    <w:rsid w:val="00C53C96"/>
    <w:rsid w:val="00C53D64"/>
    <w:rsid w:val="00C53DA6"/>
    <w:rsid w:val="00C53E8E"/>
    <w:rsid w:val="00C53EB5"/>
    <w:rsid w:val="00C54093"/>
    <w:rsid w:val="00C540D3"/>
    <w:rsid w:val="00C54719"/>
    <w:rsid w:val="00C55196"/>
    <w:rsid w:val="00C55884"/>
    <w:rsid w:val="00C55DF5"/>
    <w:rsid w:val="00C55DF7"/>
    <w:rsid w:val="00C56BF9"/>
    <w:rsid w:val="00C56D5C"/>
    <w:rsid w:val="00C56EDC"/>
    <w:rsid w:val="00C57870"/>
    <w:rsid w:val="00C60062"/>
    <w:rsid w:val="00C602C8"/>
    <w:rsid w:val="00C60C08"/>
    <w:rsid w:val="00C61594"/>
    <w:rsid w:val="00C615D3"/>
    <w:rsid w:val="00C61CE3"/>
    <w:rsid w:val="00C61F22"/>
    <w:rsid w:val="00C621B9"/>
    <w:rsid w:val="00C623B2"/>
    <w:rsid w:val="00C630B3"/>
    <w:rsid w:val="00C630ED"/>
    <w:rsid w:val="00C631CE"/>
    <w:rsid w:val="00C633AE"/>
    <w:rsid w:val="00C6394E"/>
    <w:rsid w:val="00C63995"/>
    <w:rsid w:val="00C63E44"/>
    <w:rsid w:val="00C63FFB"/>
    <w:rsid w:val="00C643AF"/>
    <w:rsid w:val="00C64593"/>
    <w:rsid w:val="00C64E68"/>
    <w:rsid w:val="00C651D6"/>
    <w:rsid w:val="00C6592C"/>
    <w:rsid w:val="00C65B89"/>
    <w:rsid w:val="00C65BD3"/>
    <w:rsid w:val="00C65C67"/>
    <w:rsid w:val="00C65C9E"/>
    <w:rsid w:val="00C65CC9"/>
    <w:rsid w:val="00C66989"/>
    <w:rsid w:val="00C67858"/>
    <w:rsid w:val="00C679BD"/>
    <w:rsid w:val="00C7000B"/>
    <w:rsid w:val="00C70EC1"/>
    <w:rsid w:val="00C71124"/>
    <w:rsid w:val="00C71451"/>
    <w:rsid w:val="00C717A0"/>
    <w:rsid w:val="00C717C0"/>
    <w:rsid w:val="00C729E6"/>
    <w:rsid w:val="00C72BD2"/>
    <w:rsid w:val="00C73488"/>
    <w:rsid w:val="00C73930"/>
    <w:rsid w:val="00C739FF"/>
    <w:rsid w:val="00C73A58"/>
    <w:rsid w:val="00C745D8"/>
    <w:rsid w:val="00C749C1"/>
    <w:rsid w:val="00C74A88"/>
    <w:rsid w:val="00C74CCD"/>
    <w:rsid w:val="00C74D2F"/>
    <w:rsid w:val="00C74DDF"/>
    <w:rsid w:val="00C75313"/>
    <w:rsid w:val="00C75B9F"/>
    <w:rsid w:val="00C7655E"/>
    <w:rsid w:val="00C76676"/>
    <w:rsid w:val="00C766C2"/>
    <w:rsid w:val="00C76998"/>
    <w:rsid w:val="00C7743A"/>
    <w:rsid w:val="00C77766"/>
    <w:rsid w:val="00C779EA"/>
    <w:rsid w:val="00C77C45"/>
    <w:rsid w:val="00C77F41"/>
    <w:rsid w:val="00C801AE"/>
    <w:rsid w:val="00C806F0"/>
    <w:rsid w:val="00C80B1C"/>
    <w:rsid w:val="00C80FDD"/>
    <w:rsid w:val="00C8148D"/>
    <w:rsid w:val="00C81552"/>
    <w:rsid w:val="00C815C2"/>
    <w:rsid w:val="00C8162F"/>
    <w:rsid w:val="00C81A1A"/>
    <w:rsid w:val="00C823F4"/>
    <w:rsid w:val="00C83043"/>
    <w:rsid w:val="00C833C4"/>
    <w:rsid w:val="00C83725"/>
    <w:rsid w:val="00C83E38"/>
    <w:rsid w:val="00C8401E"/>
    <w:rsid w:val="00C842DA"/>
    <w:rsid w:val="00C848AC"/>
    <w:rsid w:val="00C84BBB"/>
    <w:rsid w:val="00C84C78"/>
    <w:rsid w:val="00C84E82"/>
    <w:rsid w:val="00C84F41"/>
    <w:rsid w:val="00C84FDB"/>
    <w:rsid w:val="00C853F8"/>
    <w:rsid w:val="00C85D44"/>
    <w:rsid w:val="00C8657E"/>
    <w:rsid w:val="00C86AC7"/>
    <w:rsid w:val="00C86D60"/>
    <w:rsid w:val="00C86EE5"/>
    <w:rsid w:val="00C86FB3"/>
    <w:rsid w:val="00C8711C"/>
    <w:rsid w:val="00C878E1"/>
    <w:rsid w:val="00C87EF3"/>
    <w:rsid w:val="00C902E5"/>
    <w:rsid w:val="00C9151B"/>
    <w:rsid w:val="00C91665"/>
    <w:rsid w:val="00C91A6A"/>
    <w:rsid w:val="00C92217"/>
    <w:rsid w:val="00C925C3"/>
    <w:rsid w:val="00C927BE"/>
    <w:rsid w:val="00C92817"/>
    <w:rsid w:val="00C92DD6"/>
    <w:rsid w:val="00C92E5F"/>
    <w:rsid w:val="00C93001"/>
    <w:rsid w:val="00C93939"/>
    <w:rsid w:val="00C93D4D"/>
    <w:rsid w:val="00C9416C"/>
    <w:rsid w:val="00C9456F"/>
    <w:rsid w:val="00C94739"/>
    <w:rsid w:val="00C948FB"/>
    <w:rsid w:val="00C95990"/>
    <w:rsid w:val="00C95A75"/>
    <w:rsid w:val="00C95B00"/>
    <w:rsid w:val="00C95CCA"/>
    <w:rsid w:val="00C960C7"/>
    <w:rsid w:val="00C96118"/>
    <w:rsid w:val="00C96282"/>
    <w:rsid w:val="00C964F5"/>
    <w:rsid w:val="00C965B8"/>
    <w:rsid w:val="00C9678A"/>
    <w:rsid w:val="00C9683E"/>
    <w:rsid w:val="00C96A3D"/>
    <w:rsid w:val="00C97397"/>
    <w:rsid w:val="00C973E6"/>
    <w:rsid w:val="00C97557"/>
    <w:rsid w:val="00C97A47"/>
    <w:rsid w:val="00CA07A2"/>
    <w:rsid w:val="00CA0DA7"/>
    <w:rsid w:val="00CA0E10"/>
    <w:rsid w:val="00CA0F34"/>
    <w:rsid w:val="00CA1954"/>
    <w:rsid w:val="00CA1978"/>
    <w:rsid w:val="00CA1AA8"/>
    <w:rsid w:val="00CA1B85"/>
    <w:rsid w:val="00CA1F01"/>
    <w:rsid w:val="00CA1FE0"/>
    <w:rsid w:val="00CA20BE"/>
    <w:rsid w:val="00CA2809"/>
    <w:rsid w:val="00CA2815"/>
    <w:rsid w:val="00CA2B05"/>
    <w:rsid w:val="00CA2C05"/>
    <w:rsid w:val="00CA2E02"/>
    <w:rsid w:val="00CA3022"/>
    <w:rsid w:val="00CA343B"/>
    <w:rsid w:val="00CA3982"/>
    <w:rsid w:val="00CA3D07"/>
    <w:rsid w:val="00CA3F81"/>
    <w:rsid w:val="00CA4465"/>
    <w:rsid w:val="00CA4B42"/>
    <w:rsid w:val="00CA4ED4"/>
    <w:rsid w:val="00CA5D0A"/>
    <w:rsid w:val="00CA65B8"/>
    <w:rsid w:val="00CA6793"/>
    <w:rsid w:val="00CA68DC"/>
    <w:rsid w:val="00CA6BE3"/>
    <w:rsid w:val="00CA6C64"/>
    <w:rsid w:val="00CA6E45"/>
    <w:rsid w:val="00CA772D"/>
    <w:rsid w:val="00CA7815"/>
    <w:rsid w:val="00CA7949"/>
    <w:rsid w:val="00CA7D52"/>
    <w:rsid w:val="00CB0244"/>
    <w:rsid w:val="00CB02F9"/>
    <w:rsid w:val="00CB0447"/>
    <w:rsid w:val="00CB08B5"/>
    <w:rsid w:val="00CB0954"/>
    <w:rsid w:val="00CB0A8F"/>
    <w:rsid w:val="00CB0F87"/>
    <w:rsid w:val="00CB11FE"/>
    <w:rsid w:val="00CB171A"/>
    <w:rsid w:val="00CB1804"/>
    <w:rsid w:val="00CB181C"/>
    <w:rsid w:val="00CB1B3E"/>
    <w:rsid w:val="00CB1D4F"/>
    <w:rsid w:val="00CB1DD6"/>
    <w:rsid w:val="00CB2579"/>
    <w:rsid w:val="00CB2F47"/>
    <w:rsid w:val="00CB33AF"/>
    <w:rsid w:val="00CB37AD"/>
    <w:rsid w:val="00CB39D7"/>
    <w:rsid w:val="00CB3E1F"/>
    <w:rsid w:val="00CB4420"/>
    <w:rsid w:val="00CB46A4"/>
    <w:rsid w:val="00CB4926"/>
    <w:rsid w:val="00CB5747"/>
    <w:rsid w:val="00CB5779"/>
    <w:rsid w:val="00CB57AE"/>
    <w:rsid w:val="00CB5E27"/>
    <w:rsid w:val="00CB6281"/>
    <w:rsid w:val="00CB6EC7"/>
    <w:rsid w:val="00CB6F65"/>
    <w:rsid w:val="00CB72C2"/>
    <w:rsid w:val="00CB7309"/>
    <w:rsid w:val="00CB73B6"/>
    <w:rsid w:val="00CB7703"/>
    <w:rsid w:val="00CB7875"/>
    <w:rsid w:val="00CC0942"/>
    <w:rsid w:val="00CC1028"/>
    <w:rsid w:val="00CC16D0"/>
    <w:rsid w:val="00CC1939"/>
    <w:rsid w:val="00CC19E2"/>
    <w:rsid w:val="00CC1C9F"/>
    <w:rsid w:val="00CC1D76"/>
    <w:rsid w:val="00CC1D8E"/>
    <w:rsid w:val="00CC1DFD"/>
    <w:rsid w:val="00CC2378"/>
    <w:rsid w:val="00CC2685"/>
    <w:rsid w:val="00CC2897"/>
    <w:rsid w:val="00CC29D0"/>
    <w:rsid w:val="00CC2E2A"/>
    <w:rsid w:val="00CC3574"/>
    <w:rsid w:val="00CC3AC2"/>
    <w:rsid w:val="00CC3E0C"/>
    <w:rsid w:val="00CC3FA6"/>
    <w:rsid w:val="00CC4314"/>
    <w:rsid w:val="00CC47DD"/>
    <w:rsid w:val="00CC4991"/>
    <w:rsid w:val="00CC50B6"/>
    <w:rsid w:val="00CC53D3"/>
    <w:rsid w:val="00CC57BE"/>
    <w:rsid w:val="00CC5811"/>
    <w:rsid w:val="00CC58AF"/>
    <w:rsid w:val="00CC5921"/>
    <w:rsid w:val="00CC5A01"/>
    <w:rsid w:val="00CC5A03"/>
    <w:rsid w:val="00CC5EDC"/>
    <w:rsid w:val="00CC6198"/>
    <w:rsid w:val="00CC63C1"/>
    <w:rsid w:val="00CC6525"/>
    <w:rsid w:val="00CC68E2"/>
    <w:rsid w:val="00CC6C05"/>
    <w:rsid w:val="00CC72AC"/>
    <w:rsid w:val="00CC7B15"/>
    <w:rsid w:val="00CC7D1B"/>
    <w:rsid w:val="00CC7D1F"/>
    <w:rsid w:val="00CC7FCA"/>
    <w:rsid w:val="00CD036E"/>
    <w:rsid w:val="00CD03DF"/>
    <w:rsid w:val="00CD0407"/>
    <w:rsid w:val="00CD065E"/>
    <w:rsid w:val="00CD09EB"/>
    <w:rsid w:val="00CD128A"/>
    <w:rsid w:val="00CD170C"/>
    <w:rsid w:val="00CD1B20"/>
    <w:rsid w:val="00CD1C0F"/>
    <w:rsid w:val="00CD1CA6"/>
    <w:rsid w:val="00CD1D6B"/>
    <w:rsid w:val="00CD1E1E"/>
    <w:rsid w:val="00CD1F49"/>
    <w:rsid w:val="00CD293C"/>
    <w:rsid w:val="00CD2C45"/>
    <w:rsid w:val="00CD2DED"/>
    <w:rsid w:val="00CD3008"/>
    <w:rsid w:val="00CD39E7"/>
    <w:rsid w:val="00CD424F"/>
    <w:rsid w:val="00CD4E44"/>
    <w:rsid w:val="00CD5738"/>
    <w:rsid w:val="00CD57F5"/>
    <w:rsid w:val="00CD58AF"/>
    <w:rsid w:val="00CD59B8"/>
    <w:rsid w:val="00CD65C4"/>
    <w:rsid w:val="00CD717D"/>
    <w:rsid w:val="00CD71B3"/>
    <w:rsid w:val="00CD7437"/>
    <w:rsid w:val="00CD75F5"/>
    <w:rsid w:val="00CD797A"/>
    <w:rsid w:val="00CD7AA9"/>
    <w:rsid w:val="00CD7EB7"/>
    <w:rsid w:val="00CE0543"/>
    <w:rsid w:val="00CE055A"/>
    <w:rsid w:val="00CE05AF"/>
    <w:rsid w:val="00CE0FC3"/>
    <w:rsid w:val="00CE1196"/>
    <w:rsid w:val="00CE1365"/>
    <w:rsid w:val="00CE1443"/>
    <w:rsid w:val="00CE1E11"/>
    <w:rsid w:val="00CE23E5"/>
    <w:rsid w:val="00CE302B"/>
    <w:rsid w:val="00CE3035"/>
    <w:rsid w:val="00CE3400"/>
    <w:rsid w:val="00CE38FB"/>
    <w:rsid w:val="00CE3FD9"/>
    <w:rsid w:val="00CE524A"/>
    <w:rsid w:val="00CE53EF"/>
    <w:rsid w:val="00CE57CC"/>
    <w:rsid w:val="00CE5891"/>
    <w:rsid w:val="00CE5A2B"/>
    <w:rsid w:val="00CE5D71"/>
    <w:rsid w:val="00CE5F20"/>
    <w:rsid w:val="00CE61F0"/>
    <w:rsid w:val="00CE6318"/>
    <w:rsid w:val="00CE6697"/>
    <w:rsid w:val="00CE6756"/>
    <w:rsid w:val="00CE6E03"/>
    <w:rsid w:val="00CE7A23"/>
    <w:rsid w:val="00CE7BC7"/>
    <w:rsid w:val="00CE7C48"/>
    <w:rsid w:val="00CF0012"/>
    <w:rsid w:val="00CF0222"/>
    <w:rsid w:val="00CF0344"/>
    <w:rsid w:val="00CF0E5A"/>
    <w:rsid w:val="00CF0E62"/>
    <w:rsid w:val="00CF11D3"/>
    <w:rsid w:val="00CF1600"/>
    <w:rsid w:val="00CF1F16"/>
    <w:rsid w:val="00CF20DF"/>
    <w:rsid w:val="00CF24A7"/>
    <w:rsid w:val="00CF2544"/>
    <w:rsid w:val="00CF2819"/>
    <w:rsid w:val="00CF2986"/>
    <w:rsid w:val="00CF2B72"/>
    <w:rsid w:val="00CF2D60"/>
    <w:rsid w:val="00CF3028"/>
    <w:rsid w:val="00CF34A7"/>
    <w:rsid w:val="00CF37E1"/>
    <w:rsid w:val="00CF3BA5"/>
    <w:rsid w:val="00CF3D8E"/>
    <w:rsid w:val="00CF4242"/>
    <w:rsid w:val="00CF4330"/>
    <w:rsid w:val="00CF4544"/>
    <w:rsid w:val="00CF45FC"/>
    <w:rsid w:val="00CF4776"/>
    <w:rsid w:val="00CF4DD5"/>
    <w:rsid w:val="00CF50AB"/>
    <w:rsid w:val="00CF58F6"/>
    <w:rsid w:val="00CF5C96"/>
    <w:rsid w:val="00CF5ED0"/>
    <w:rsid w:val="00CF63AD"/>
    <w:rsid w:val="00CF674C"/>
    <w:rsid w:val="00CF6757"/>
    <w:rsid w:val="00CF68F5"/>
    <w:rsid w:val="00CF762A"/>
    <w:rsid w:val="00CF7A58"/>
    <w:rsid w:val="00D0007A"/>
    <w:rsid w:val="00D007E0"/>
    <w:rsid w:val="00D00DB8"/>
    <w:rsid w:val="00D0171E"/>
    <w:rsid w:val="00D0184B"/>
    <w:rsid w:val="00D0184E"/>
    <w:rsid w:val="00D019BD"/>
    <w:rsid w:val="00D01F4F"/>
    <w:rsid w:val="00D021AC"/>
    <w:rsid w:val="00D0270B"/>
    <w:rsid w:val="00D02745"/>
    <w:rsid w:val="00D02D01"/>
    <w:rsid w:val="00D02EF4"/>
    <w:rsid w:val="00D03267"/>
    <w:rsid w:val="00D03512"/>
    <w:rsid w:val="00D037CE"/>
    <w:rsid w:val="00D0433B"/>
    <w:rsid w:val="00D04AA2"/>
    <w:rsid w:val="00D04DAC"/>
    <w:rsid w:val="00D04E5C"/>
    <w:rsid w:val="00D04FED"/>
    <w:rsid w:val="00D05345"/>
    <w:rsid w:val="00D058A1"/>
    <w:rsid w:val="00D05BC4"/>
    <w:rsid w:val="00D05C1D"/>
    <w:rsid w:val="00D0632C"/>
    <w:rsid w:val="00D06613"/>
    <w:rsid w:val="00D06900"/>
    <w:rsid w:val="00D06C5B"/>
    <w:rsid w:val="00D06EA1"/>
    <w:rsid w:val="00D0706B"/>
    <w:rsid w:val="00D07A95"/>
    <w:rsid w:val="00D07B19"/>
    <w:rsid w:val="00D07DF7"/>
    <w:rsid w:val="00D105E6"/>
    <w:rsid w:val="00D108FF"/>
    <w:rsid w:val="00D1092C"/>
    <w:rsid w:val="00D1098E"/>
    <w:rsid w:val="00D10998"/>
    <w:rsid w:val="00D11625"/>
    <w:rsid w:val="00D1168C"/>
    <w:rsid w:val="00D11896"/>
    <w:rsid w:val="00D11A27"/>
    <w:rsid w:val="00D11E51"/>
    <w:rsid w:val="00D120C6"/>
    <w:rsid w:val="00D12720"/>
    <w:rsid w:val="00D1292C"/>
    <w:rsid w:val="00D12EA5"/>
    <w:rsid w:val="00D131AC"/>
    <w:rsid w:val="00D13673"/>
    <w:rsid w:val="00D1454A"/>
    <w:rsid w:val="00D14B5F"/>
    <w:rsid w:val="00D15089"/>
    <w:rsid w:val="00D1524A"/>
    <w:rsid w:val="00D1542A"/>
    <w:rsid w:val="00D15F7B"/>
    <w:rsid w:val="00D162EA"/>
    <w:rsid w:val="00D16628"/>
    <w:rsid w:val="00D16771"/>
    <w:rsid w:val="00D16947"/>
    <w:rsid w:val="00D16A54"/>
    <w:rsid w:val="00D1728B"/>
    <w:rsid w:val="00D179DB"/>
    <w:rsid w:val="00D17A49"/>
    <w:rsid w:val="00D203B2"/>
    <w:rsid w:val="00D20AF9"/>
    <w:rsid w:val="00D21E6F"/>
    <w:rsid w:val="00D22744"/>
    <w:rsid w:val="00D228E6"/>
    <w:rsid w:val="00D22969"/>
    <w:rsid w:val="00D22A4E"/>
    <w:rsid w:val="00D22B06"/>
    <w:rsid w:val="00D23322"/>
    <w:rsid w:val="00D234A3"/>
    <w:rsid w:val="00D2364B"/>
    <w:rsid w:val="00D23A9B"/>
    <w:rsid w:val="00D23C88"/>
    <w:rsid w:val="00D23CD4"/>
    <w:rsid w:val="00D24B9C"/>
    <w:rsid w:val="00D25011"/>
    <w:rsid w:val="00D257CD"/>
    <w:rsid w:val="00D25871"/>
    <w:rsid w:val="00D25A06"/>
    <w:rsid w:val="00D25A24"/>
    <w:rsid w:val="00D26B71"/>
    <w:rsid w:val="00D26BE0"/>
    <w:rsid w:val="00D270E7"/>
    <w:rsid w:val="00D27334"/>
    <w:rsid w:val="00D27587"/>
    <w:rsid w:val="00D277EA"/>
    <w:rsid w:val="00D279CA"/>
    <w:rsid w:val="00D27DA5"/>
    <w:rsid w:val="00D27FA2"/>
    <w:rsid w:val="00D3010C"/>
    <w:rsid w:val="00D301B9"/>
    <w:rsid w:val="00D30DF1"/>
    <w:rsid w:val="00D30E65"/>
    <w:rsid w:val="00D3103B"/>
    <w:rsid w:val="00D3107E"/>
    <w:rsid w:val="00D3119E"/>
    <w:rsid w:val="00D3136D"/>
    <w:rsid w:val="00D31469"/>
    <w:rsid w:val="00D31554"/>
    <w:rsid w:val="00D317B5"/>
    <w:rsid w:val="00D321F1"/>
    <w:rsid w:val="00D32233"/>
    <w:rsid w:val="00D32367"/>
    <w:rsid w:val="00D32F92"/>
    <w:rsid w:val="00D3317D"/>
    <w:rsid w:val="00D33200"/>
    <w:rsid w:val="00D33A49"/>
    <w:rsid w:val="00D33E4C"/>
    <w:rsid w:val="00D34497"/>
    <w:rsid w:val="00D34853"/>
    <w:rsid w:val="00D34B3F"/>
    <w:rsid w:val="00D359D3"/>
    <w:rsid w:val="00D362E5"/>
    <w:rsid w:val="00D36961"/>
    <w:rsid w:val="00D369D2"/>
    <w:rsid w:val="00D36F16"/>
    <w:rsid w:val="00D378B9"/>
    <w:rsid w:val="00D37B7B"/>
    <w:rsid w:val="00D404E5"/>
    <w:rsid w:val="00D4056E"/>
    <w:rsid w:val="00D40E09"/>
    <w:rsid w:val="00D413AC"/>
    <w:rsid w:val="00D4183F"/>
    <w:rsid w:val="00D41C9B"/>
    <w:rsid w:val="00D42677"/>
    <w:rsid w:val="00D426FA"/>
    <w:rsid w:val="00D42B63"/>
    <w:rsid w:val="00D42C37"/>
    <w:rsid w:val="00D42EF8"/>
    <w:rsid w:val="00D43797"/>
    <w:rsid w:val="00D445F9"/>
    <w:rsid w:val="00D446BB"/>
    <w:rsid w:val="00D44A36"/>
    <w:rsid w:val="00D44F57"/>
    <w:rsid w:val="00D44FFE"/>
    <w:rsid w:val="00D45047"/>
    <w:rsid w:val="00D450F0"/>
    <w:rsid w:val="00D45A55"/>
    <w:rsid w:val="00D45CE0"/>
    <w:rsid w:val="00D45D92"/>
    <w:rsid w:val="00D45EC3"/>
    <w:rsid w:val="00D46088"/>
    <w:rsid w:val="00D46365"/>
    <w:rsid w:val="00D466F6"/>
    <w:rsid w:val="00D46DE4"/>
    <w:rsid w:val="00D47535"/>
    <w:rsid w:val="00D47870"/>
    <w:rsid w:val="00D47C76"/>
    <w:rsid w:val="00D501C2"/>
    <w:rsid w:val="00D5038D"/>
    <w:rsid w:val="00D50AA5"/>
    <w:rsid w:val="00D50ADF"/>
    <w:rsid w:val="00D50E3E"/>
    <w:rsid w:val="00D50E91"/>
    <w:rsid w:val="00D51008"/>
    <w:rsid w:val="00D5123E"/>
    <w:rsid w:val="00D519BE"/>
    <w:rsid w:val="00D51B5A"/>
    <w:rsid w:val="00D51EFF"/>
    <w:rsid w:val="00D51FDA"/>
    <w:rsid w:val="00D5204B"/>
    <w:rsid w:val="00D52749"/>
    <w:rsid w:val="00D538E9"/>
    <w:rsid w:val="00D54082"/>
    <w:rsid w:val="00D54415"/>
    <w:rsid w:val="00D54453"/>
    <w:rsid w:val="00D5482E"/>
    <w:rsid w:val="00D54A9A"/>
    <w:rsid w:val="00D551AE"/>
    <w:rsid w:val="00D554C1"/>
    <w:rsid w:val="00D55512"/>
    <w:rsid w:val="00D5591D"/>
    <w:rsid w:val="00D55E3F"/>
    <w:rsid w:val="00D567D2"/>
    <w:rsid w:val="00D5705E"/>
    <w:rsid w:val="00D570E8"/>
    <w:rsid w:val="00D60A3E"/>
    <w:rsid w:val="00D60E62"/>
    <w:rsid w:val="00D61ED4"/>
    <w:rsid w:val="00D62C3B"/>
    <w:rsid w:val="00D632E9"/>
    <w:rsid w:val="00D64759"/>
    <w:rsid w:val="00D64816"/>
    <w:rsid w:val="00D649CE"/>
    <w:rsid w:val="00D65386"/>
    <w:rsid w:val="00D65419"/>
    <w:rsid w:val="00D6568C"/>
    <w:rsid w:val="00D65AC0"/>
    <w:rsid w:val="00D65FFF"/>
    <w:rsid w:val="00D6628E"/>
    <w:rsid w:val="00D66623"/>
    <w:rsid w:val="00D671BC"/>
    <w:rsid w:val="00D675CE"/>
    <w:rsid w:val="00D67918"/>
    <w:rsid w:val="00D67D7D"/>
    <w:rsid w:val="00D67D86"/>
    <w:rsid w:val="00D700DE"/>
    <w:rsid w:val="00D70252"/>
    <w:rsid w:val="00D70329"/>
    <w:rsid w:val="00D7093A"/>
    <w:rsid w:val="00D7163F"/>
    <w:rsid w:val="00D719DB"/>
    <w:rsid w:val="00D71B1B"/>
    <w:rsid w:val="00D71F55"/>
    <w:rsid w:val="00D72328"/>
    <w:rsid w:val="00D726F6"/>
    <w:rsid w:val="00D72A3B"/>
    <w:rsid w:val="00D73038"/>
    <w:rsid w:val="00D7387B"/>
    <w:rsid w:val="00D73A16"/>
    <w:rsid w:val="00D73F86"/>
    <w:rsid w:val="00D73F93"/>
    <w:rsid w:val="00D74000"/>
    <w:rsid w:val="00D74416"/>
    <w:rsid w:val="00D7460E"/>
    <w:rsid w:val="00D749DF"/>
    <w:rsid w:val="00D749EC"/>
    <w:rsid w:val="00D751D7"/>
    <w:rsid w:val="00D7551F"/>
    <w:rsid w:val="00D7556D"/>
    <w:rsid w:val="00D759E3"/>
    <w:rsid w:val="00D75ABA"/>
    <w:rsid w:val="00D75C8F"/>
    <w:rsid w:val="00D75CDD"/>
    <w:rsid w:val="00D75DD8"/>
    <w:rsid w:val="00D75E41"/>
    <w:rsid w:val="00D7605A"/>
    <w:rsid w:val="00D76353"/>
    <w:rsid w:val="00D76E0D"/>
    <w:rsid w:val="00D7798B"/>
    <w:rsid w:val="00D77D7C"/>
    <w:rsid w:val="00D809A2"/>
    <w:rsid w:val="00D80C71"/>
    <w:rsid w:val="00D80D2D"/>
    <w:rsid w:val="00D8129E"/>
    <w:rsid w:val="00D81336"/>
    <w:rsid w:val="00D816D1"/>
    <w:rsid w:val="00D81A07"/>
    <w:rsid w:val="00D8200F"/>
    <w:rsid w:val="00D82236"/>
    <w:rsid w:val="00D823BA"/>
    <w:rsid w:val="00D8257D"/>
    <w:rsid w:val="00D827DD"/>
    <w:rsid w:val="00D82C5C"/>
    <w:rsid w:val="00D82C7F"/>
    <w:rsid w:val="00D82E64"/>
    <w:rsid w:val="00D830B5"/>
    <w:rsid w:val="00D83201"/>
    <w:rsid w:val="00D832BA"/>
    <w:rsid w:val="00D83FE8"/>
    <w:rsid w:val="00D84928"/>
    <w:rsid w:val="00D84E75"/>
    <w:rsid w:val="00D850FC"/>
    <w:rsid w:val="00D85291"/>
    <w:rsid w:val="00D8563F"/>
    <w:rsid w:val="00D85691"/>
    <w:rsid w:val="00D8595F"/>
    <w:rsid w:val="00D862C8"/>
    <w:rsid w:val="00D86827"/>
    <w:rsid w:val="00D8686C"/>
    <w:rsid w:val="00D86882"/>
    <w:rsid w:val="00D868A8"/>
    <w:rsid w:val="00D86CDC"/>
    <w:rsid w:val="00D870B3"/>
    <w:rsid w:val="00D875AE"/>
    <w:rsid w:val="00D878D0"/>
    <w:rsid w:val="00D87969"/>
    <w:rsid w:val="00D87D1B"/>
    <w:rsid w:val="00D87D73"/>
    <w:rsid w:val="00D87F46"/>
    <w:rsid w:val="00D9047B"/>
    <w:rsid w:val="00D90824"/>
    <w:rsid w:val="00D90E9F"/>
    <w:rsid w:val="00D912FC"/>
    <w:rsid w:val="00D913CC"/>
    <w:rsid w:val="00D9171D"/>
    <w:rsid w:val="00D91CC3"/>
    <w:rsid w:val="00D91E60"/>
    <w:rsid w:val="00D92114"/>
    <w:rsid w:val="00D928DD"/>
    <w:rsid w:val="00D92B58"/>
    <w:rsid w:val="00D92C32"/>
    <w:rsid w:val="00D92CA7"/>
    <w:rsid w:val="00D92D82"/>
    <w:rsid w:val="00D92FB8"/>
    <w:rsid w:val="00D931F7"/>
    <w:rsid w:val="00D93407"/>
    <w:rsid w:val="00D93590"/>
    <w:rsid w:val="00D936CB"/>
    <w:rsid w:val="00D93BC6"/>
    <w:rsid w:val="00D93CDD"/>
    <w:rsid w:val="00D943B3"/>
    <w:rsid w:val="00D94654"/>
    <w:rsid w:val="00D946F9"/>
    <w:rsid w:val="00D94CAF"/>
    <w:rsid w:val="00D94E4E"/>
    <w:rsid w:val="00D95108"/>
    <w:rsid w:val="00D954C7"/>
    <w:rsid w:val="00D954D0"/>
    <w:rsid w:val="00D9557C"/>
    <w:rsid w:val="00D957E9"/>
    <w:rsid w:val="00D959FE"/>
    <w:rsid w:val="00D95D69"/>
    <w:rsid w:val="00D95E11"/>
    <w:rsid w:val="00D965B9"/>
    <w:rsid w:val="00D967EE"/>
    <w:rsid w:val="00D96B10"/>
    <w:rsid w:val="00D96C6C"/>
    <w:rsid w:val="00D96DCD"/>
    <w:rsid w:val="00D96E19"/>
    <w:rsid w:val="00DA006A"/>
    <w:rsid w:val="00DA00BB"/>
    <w:rsid w:val="00DA0109"/>
    <w:rsid w:val="00DA0488"/>
    <w:rsid w:val="00DA0493"/>
    <w:rsid w:val="00DA0A81"/>
    <w:rsid w:val="00DA1096"/>
    <w:rsid w:val="00DA1491"/>
    <w:rsid w:val="00DA1848"/>
    <w:rsid w:val="00DA1F75"/>
    <w:rsid w:val="00DA23BC"/>
    <w:rsid w:val="00DA310F"/>
    <w:rsid w:val="00DA325D"/>
    <w:rsid w:val="00DA33EF"/>
    <w:rsid w:val="00DA3591"/>
    <w:rsid w:val="00DA362C"/>
    <w:rsid w:val="00DA3675"/>
    <w:rsid w:val="00DA3729"/>
    <w:rsid w:val="00DA3BBC"/>
    <w:rsid w:val="00DA3CAA"/>
    <w:rsid w:val="00DA404B"/>
    <w:rsid w:val="00DA4360"/>
    <w:rsid w:val="00DA4456"/>
    <w:rsid w:val="00DA4869"/>
    <w:rsid w:val="00DA4A1E"/>
    <w:rsid w:val="00DA4E45"/>
    <w:rsid w:val="00DA5537"/>
    <w:rsid w:val="00DA58BF"/>
    <w:rsid w:val="00DA5909"/>
    <w:rsid w:val="00DA5C1A"/>
    <w:rsid w:val="00DA669F"/>
    <w:rsid w:val="00DA6B90"/>
    <w:rsid w:val="00DA6C07"/>
    <w:rsid w:val="00DA6EB9"/>
    <w:rsid w:val="00DA7324"/>
    <w:rsid w:val="00DA7883"/>
    <w:rsid w:val="00DA7990"/>
    <w:rsid w:val="00DA7AA7"/>
    <w:rsid w:val="00DA7DFF"/>
    <w:rsid w:val="00DA7F7F"/>
    <w:rsid w:val="00DB0666"/>
    <w:rsid w:val="00DB06BE"/>
    <w:rsid w:val="00DB070B"/>
    <w:rsid w:val="00DB07F1"/>
    <w:rsid w:val="00DB0842"/>
    <w:rsid w:val="00DB0D3F"/>
    <w:rsid w:val="00DB0F09"/>
    <w:rsid w:val="00DB179F"/>
    <w:rsid w:val="00DB2643"/>
    <w:rsid w:val="00DB26FB"/>
    <w:rsid w:val="00DB2A75"/>
    <w:rsid w:val="00DB2B34"/>
    <w:rsid w:val="00DB2FE2"/>
    <w:rsid w:val="00DB3DA2"/>
    <w:rsid w:val="00DB3FDA"/>
    <w:rsid w:val="00DB4392"/>
    <w:rsid w:val="00DB44AA"/>
    <w:rsid w:val="00DB45B4"/>
    <w:rsid w:val="00DB490D"/>
    <w:rsid w:val="00DB4933"/>
    <w:rsid w:val="00DB4995"/>
    <w:rsid w:val="00DB4C7C"/>
    <w:rsid w:val="00DB4EEC"/>
    <w:rsid w:val="00DB5023"/>
    <w:rsid w:val="00DB5183"/>
    <w:rsid w:val="00DB5964"/>
    <w:rsid w:val="00DB5B60"/>
    <w:rsid w:val="00DB5CAE"/>
    <w:rsid w:val="00DB627D"/>
    <w:rsid w:val="00DB6369"/>
    <w:rsid w:val="00DB63EE"/>
    <w:rsid w:val="00DB6A48"/>
    <w:rsid w:val="00DB724F"/>
    <w:rsid w:val="00DB769D"/>
    <w:rsid w:val="00DB78C7"/>
    <w:rsid w:val="00DB7F3C"/>
    <w:rsid w:val="00DC06AE"/>
    <w:rsid w:val="00DC0957"/>
    <w:rsid w:val="00DC0D2E"/>
    <w:rsid w:val="00DC13D3"/>
    <w:rsid w:val="00DC18A1"/>
    <w:rsid w:val="00DC1CB5"/>
    <w:rsid w:val="00DC1DC0"/>
    <w:rsid w:val="00DC1F05"/>
    <w:rsid w:val="00DC1F79"/>
    <w:rsid w:val="00DC219A"/>
    <w:rsid w:val="00DC2FFC"/>
    <w:rsid w:val="00DC3015"/>
    <w:rsid w:val="00DC3068"/>
    <w:rsid w:val="00DC3482"/>
    <w:rsid w:val="00DC3797"/>
    <w:rsid w:val="00DC37A3"/>
    <w:rsid w:val="00DC37AF"/>
    <w:rsid w:val="00DC38A9"/>
    <w:rsid w:val="00DC40A0"/>
    <w:rsid w:val="00DC41B8"/>
    <w:rsid w:val="00DC44BB"/>
    <w:rsid w:val="00DC48F1"/>
    <w:rsid w:val="00DC49E7"/>
    <w:rsid w:val="00DC4AEE"/>
    <w:rsid w:val="00DC4B2C"/>
    <w:rsid w:val="00DC4F7B"/>
    <w:rsid w:val="00DC5119"/>
    <w:rsid w:val="00DC5212"/>
    <w:rsid w:val="00DC54CB"/>
    <w:rsid w:val="00DC5576"/>
    <w:rsid w:val="00DC5DA3"/>
    <w:rsid w:val="00DC632D"/>
    <w:rsid w:val="00DC6566"/>
    <w:rsid w:val="00DC66CD"/>
    <w:rsid w:val="00DC67FC"/>
    <w:rsid w:val="00DC7068"/>
    <w:rsid w:val="00DC72CF"/>
    <w:rsid w:val="00DC762B"/>
    <w:rsid w:val="00DC7E74"/>
    <w:rsid w:val="00DD0090"/>
    <w:rsid w:val="00DD00E8"/>
    <w:rsid w:val="00DD0515"/>
    <w:rsid w:val="00DD0A7B"/>
    <w:rsid w:val="00DD0C0B"/>
    <w:rsid w:val="00DD0FF4"/>
    <w:rsid w:val="00DD127D"/>
    <w:rsid w:val="00DD1942"/>
    <w:rsid w:val="00DD209D"/>
    <w:rsid w:val="00DD2415"/>
    <w:rsid w:val="00DD27D9"/>
    <w:rsid w:val="00DD28FC"/>
    <w:rsid w:val="00DD3372"/>
    <w:rsid w:val="00DD36E6"/>
    <w:rsid w:val="00DD38D5"/>
    <w:rsid w:val="00DD38F6"/>
    <w:rsid w:val="00DD390D"/>
    <w:rsid w:val="00DD3B6A"/>
    <w:rsid w:val="00DD3C20"/>
    <w:rsid w:val="00DD3DA0"/>
    <w:rsid w:val="00DD421C"/>
    <w:rsid w:val="00DD4936"/>
    <w:rsid w:val="00DD4995"/>
    <w:rsid w:val="00DD49A3"/>
    <w:rsid w:val="00DD4B0F"/>
    <w:rsid w:val="00DD4E6A"/>
    <w:rsid w:val="00DD503C"/>
    <w:rsid w:val="00DD5B62"/>
    <w:rsid w:val="00DD60B3"/>
    <w:rsid w:val="00DD7432"/>
    <w:rsid w:val="00DD79C4"/>
    <w:rsid w:val="00DD7A9A"/>
    <w:rsid w:val="00DD7E29"/>
    <w:rsid w:val="00DE0170"/>
    <w:rsid w:val="00DE09DF"/>
    <w:rsid w:val="00DE0A85"/>
    <w:rsid w:val="00DE0B85"/>
    <w:rsid w:val="00DE0CCF"/>
    <w:rsid w:val="00DE0D79"/>
    <w:rsid w:val="00DE0F4E"/>
    <w:rsid w:val="00DE19DE"/>
    <w:rsid w:val="00DE19E5"/>
    <w:rsid w:val="00DE1C99"/>
    <w:rsid w:val="00DE2369"/>
    <w:rsid w:val="00DE24DF"/>
    <w:rsid w:val="00DE2709"/>
    <w:rsid w:val="00DE283D"/>
    <w:rsid w:val="00DE287F"/>
    <w:rsid w:val="00DE3931"/>
    <w:rsid w:val="00DE3D5B"/>
    <w:rsid w:val="00DE461D"/>
    <w:rsid w:val="00DE496A"/>
    <w:rsid w:val="00DE49FE"/>
    <w:rsid w:val="00DE5368"/>
    <w:rsid w:val="00DE538F"/>
    <w:rsid w:val="00DE5C54"/>
    <w:rsid w:val="00DE6089"/>
    <w:rsid w:val="00DE6EDA"/>
    <w:rsid w:val="00DE700E"/>
    <w:rsid w:val="00DE745A"/>
    <w:rsid w:val="00DE7BC8"/>
    <w:rsid w:val="00DE7CAD"/>
    <w:rsid w:val="00DF0564"/>
    <w:rsid w:val="00DF05EE"/>
    <w:rsid w:val="00DF0E0F"/>
    <w:rsid w:val="00DF0F40"/>
    <w:rsid w:val="00DF119F"/>
    <w:rsid w:val="00DF128E"/>
    <w:rsid w:val="00DF12F0"/>
    <w:rsid w:val="00DF1441"/>
    <w:rsid w:val="00DF1579"/>
    <w:rsid w:val="00DF1A7F"/>
    <w:rsid w:val="00DF201D"/>
    <w:rsid w:val="00DF2310"/>
    <w:rsid w:val="00DF25DF"/>
    <w:rsid w:val="00DF2C75"/>
    <w:rsid w:val="00DF2CFA"/>
    <w:rsid w:val="00DF2EC7"/>
    <w:rsid w:val="00DF32DE"/>
    <w:rsid w:val="00DF4325"/>
    <w:rsid w:val="00DF53FC"/>
    <w:rsid w:val="00DF55B5"/>
    <w:rsid w:val="00DF61E0"/>
    <w:rsid w:val="00DF64DE"/>
    <w:rsid w:val="00DF704C"/>
    <w:rsid w:val="00DF759D"/>
    <w:rsid w:val="00DF795C"/>
    <w:rsid w:val="00DF79A7"/>
    <w:rsid w:val="00DF7B9A"/>
    <w:rsid w:val="00DF7D2C"/>
    <w:rsid w:val="00DF7F68"/>
    <w:rsid w:val="00DF7FD6"/>
    <w:rsid w:val="00E00485"/>
    <w:rsid w:val="00E00D75"/>
    <w:rsid w:val="00E01052"/>
    <w:rsid w:val="00E012FA"/>
    <w:rsid w:val="00E01536"/>
    <w:rsid w:val="00E01A62"/>
    <w:rsid w:val="00E023EA"/>
    <w:rsid w:val="00E029AD"/>
    <w:rsid w:val="00E029D1"/>
    <w:rsid w:val="00E02B47"/>
    <w:rsid w:val="00E02E08"/>
    <w:rsid w:val="00E03527"/>
    <w:rsid w:val="00E03698"/>
    <w:rsid w:val="00E042A0"/>
    <w:rsid w:val="00E048BC"/>
    <w:rsid w:val="00E05675"/>
    <w:rsid w:val="00E05A1F"/>
    <w:rsid w:val="00E06DCE"/>
    <w:rsid w:val="00E07B4B"/>
    <w:rsid w:val="00E07C27"/>
    <w:rsid w:val="00E07DB1"/>
    <w:rsid w:val="00E10126"/>
    <w:rsid w:val="00E101E1"/>
    <w:rsid w:val="00E10207"/>
    <w:rsid w:val="00E103BD"/>
    <w:rsid w:val="00E11170"/>
    <w:rsid w:val="00E1163A"/>
    <w:rsid w:val="00E11810"/>
    <w:rsid w:val="00E11B87"/>
    <w:rsid w:val="00E11BD0"/>
    <w:rsid w:val="00E11C19"/>
    <w:rsid w:val="00E1228B"/>
    <w:rsid w:val="00E122E4"/>
    <w:rsid w:val="00E123FF"/>
    <w:rsid w:val="00E124A8"/>
    <w:rsid w:val="00E127C3"/>
    <w:rsid w:val="00E12E70"/>
    <w:rsid w:val="00E1373A"/>
    <w:rsid w:val="00E1388E"/>
    <w:rsid w:val="00E13F45"/>
    <w:rsid w:val="00E14057"/>
    <w:rsid w:val="00E140C8"/>
    <w:rsid w:val="00E1417A"/>
    <w:rsid w:val="00E14321"/>
    <w:rsid w:val="00E1574B"/>
    <w:rsid w:val="00E15755"/>
    <w:rsid w:val="00E15AB6"/>
    <w:rsid w:val="00E15BB6"/>
    <w:rsid w:val="00E163B1"/>
    <w:rsid w:val="00E16832"/>
    <w:rsid w:val="00E2040F"/>
    <w:rsid w:val="00E204AF"/>
    <w:rsid w:val="00E2059B"/>
    <w:rsid w:val="00E205FA"/>
    <w:rsid w:val="00E206C4"/>
    <w:rsid w:val="00E2089B"/>
    <w:rsid w:val="00E2125E"/>
    <w:rsid w:val="00E21544"/>
    <w:rsid w:val="00E21CCF"/>
    <w:rsid w:val="00E223DC"/>
    <w:rsid w:val="00E2250A"/>
    <w:rsid w:val="00E226BE"/>
    <w:rsid w:val="00E22C41"/>
    <w:rsid w:val="00E22F02"/>
    <w:rsid w:val="00E23223"/>
    <w:rsid w:val="00E23355"/>
    <w:rsid w:val="00E23F61"/>
    <w:rsid w:val="00E24121"/>
    <w:rsid w:val="00E24C1A"/>
    <w:rsid w:val="00E24CAF"/>
    <w:rsid w:val="00E2586A"/>
    <w:rsid w:val="00E25D12"/>
    <w:rsid w:val="00E25F6E"/>
    <w:rsid w:val="00E263E6"/>
    <w:rsid w:val="00E266E5"/>
    <w:rsid w:val="00E26CE6"/>
    <w:rsid w:val="00E26FA7"/>
    <w:rsid w:val="00E27433"/>
    <w:rsid w:val="00E2767F"/>
    <w:rsid w:val="00E27F7C"/>
    <w:rsid w:val="00E30221"/>
    <w:rsid w:val="00E302B7"/>
    <w:rsid w:val="00E30710"/>
    <w:rsid w:val="00E30BA4"/>
    <w:rsid w:val="00E312C7"/>
    <w:rsid w:val="00E319CE"/>
    <w:rsid w:val="00E31C1B"/>
    <w:rsid w:val="00E31D23"/>
    <w:rsid w:val="00E31DA7"/>
    <w:rsid w:val="00E3236B"/>
    <w:rsid w:val="00E323A8"/>
    <w:rsid w:val="00E325D0"/>
    <w:rsid w:val="00E3291C"/>
    <w:rsid w:val="00E32DA6"/>
    <w:rsid w:val="00E32F5C"/>
    <w:rsid w:val="00E33001"/>
    <w:rsid w:val="00E33567"/>
    <w:rsid w:val="00E33647"/>
    <w:rsid w:val="00E33C3C"/>
    <w:rsid w:val="00E33D5B"/>
    <w:rsid w:val="00E33FCA"/>
    <w:rsid w:val="00E342E7"/>
    <w:rsid w:val="00E3512C"/>
    <w:rsid w:val="00E35282"/>
    <w:rsid w:val="00E35A9C"/>
    <w:rsid w:val="00E35C56"/>
    <w:rsid w:val="00E35D3F"/>
    <w:rsid w:val="00E35E2C"/>
    <w:rsid w:val="00E362E8"/>
    <w:rsid w:val="00E36A56"/>
    <w:rsid w:val="00E37193"/>
    <w:rsid w:val="00E37581"/>
    <w:rsid w:val="00E37927"/>
    <w:rsid w:val="00E37F70"/>
    <w:rsid w:val="00E400B2"/>
    <w:rsid w:val="00E406CD"/>
    <w:rsid w:val="00E40CC4"/>
    <w:rsid w:val="00E419D6"/>
    <w:rsid w:val="00E41AAF"/>
    <w:rsid w:val="00E41DBB"/>
    <w:rsid w:val="00E41EF8"/>
    <w:rsid w:val="00E41F04"/>
    <w:rsid w:val="00E42AC4"/>
    <w:rsid w:val="00E42D1A"/>
    <w:rsid w:val="00E42DAE"/>
    <w:rsid w:val="00E42FFB"/>
    <w:rsid w:val="00E43F33"/>
    <w:rsid w:val="00E4413E"/>
    <w:rsid w:val="00E442E3"/>
    <w:rsid w:val="00E44814"/>
    <w:rsid w:val="00E44BD8"/>
    <w:rsid w:val="00E451EA"/>
    <w:rsid w:val="00E452DA"/>
    <w:rsid w:val="00E46520"/>
    <w:rsid w:val="00E46633"/>
    <w:rsid w:val="00E46A1F"/>
    <w:rsid w:val="00E46B3F"/>
    <w:rsid w:val="00E46BF4"/>
    <w:rsid w:val="00E46D84"/>
    <w:rsid w:val="00E470FC"/>
    <w:rsid w:val="00E472C4"/>
    <w:rsid w:val="00E47400"/>
    <w:rsid w:val="00E477B8"/>
    <w:rsid w:val="00E479B3"/>
    <w:rsid w:val="00E47B02"/>
    <w:rsid w:val="00E47B79"/>
    <w:rsid w:val="00E47F42"/>
    <w:rsid w:val="00E50246"/>
    <w:rsid w:val="00E50332"/>
    <w:rsid w:val="00E50AB5"/>
    <w:rsid w:val="00E510FD"/>
    <w:rsid w:val="00E513AD"/>
    <w:rsid w:val="00E5156A"/>
    <w:rsid w:val="00E51C90"/>
    <w:rsid w:val="00E5205D"/>
    <w:rsid w:val="00E526EA"/>
    <w:rsid w:val="00E534C8"/>
    <w:rsid w:val="00E535AC"/>
    <w:rsid w:val="00E538A2"/>
    <w:rsid w:val="00E538CF"/>
    <w:rsid w:val="00E53A28"/>
    <w:rsid w:val="00E53D7B"/>
    <w:rsid w:val="00E53EB6"/>
    <w:rsid w:val="00E53EC9"/>
    <w:rsid w:val="00E5401D"/>
    <w:rsid w:val="00E541AD"/>
    <w:rsid w:val="00E541B6"/>
    <w:rsid w:val="00E542AB"/>
    <w:rsid w:val="00E544AC"/>
    <w:rsid w:val="00E54636"/>
    <w:rsid w:val="00E54B4B"/>
    <w:rsid w:val="00E5514F"/>
    <w:rsid w:val="00E5515D"/>
    <w:rsid w:val="00E55465"/>
    <w:rsid w:val="00E55583"/>
    <w:rsid w:val="00E559E9"/>
    <w:rsid w:val="00E55D55"/>
    <w:rsid w:val="00E55DAD"/>
    <w:rsid w:val="00E561BF"/>
    <w:rsid w:val="00E5631A"/>
    <w:rsid w:val="00E56D4C"/>
    <w:rsid w:val="00E57076"/>
    <w:rsid w:val="00E57678"/>
    <w:rsid w:val="00E576C6"/>
    <w:rsid w:val="00E57DE7"/>
    <w:rsid w:val="00E57E02"/>
    <w:rsid w:val="00E602AC"/>
    <w:rsid w:val="00E606B1"/>
    <w:rsid w:val="00E60D48"/>
    <w:rsid w:val="00E62233"/>
    <w:rsid w:val="00E62361"/>
    <w:rsid w:val="00E62DFD"/>
    <w:rsid w:val="00E62F79"/>
    <w:rsid w:val="00E63BD3"/>
    <w:rsid w:val="00E64566"/>
    <w:rsid w:val="00E64642"/>
    <w:rsid w:val="00E64944"/>
    <w:rsid w:val="00E649CA"/>
    <w:rsid w:val="00E64A4E"/>
    <w:rsid w:val="00E65101"/>
    <w:rsid w:val="00E65105"/>
    <w:rsid w:val="00E6545E"/>
    <w:rsid w:val="00E6547C"/>
    <w:rsid w:val="00E6587F"/>
    <w:rsid w:val="00E65D2D"/>
    <w:rsid w:val="00E65E71"/>
    <w:rsid w:val="00E66053"/>
    <w:rsid w:val="00E660A8"/>
    <w:rsid w:val="00E662D5"/>
    <w:rsid w:val="00E67671"/>
    <w:rsid w:val="00E6780F"/>
    <w:rsid w:val="00E67AC4"/>
    <w:rsid w:val="00E67E38"/>
    <w:rsid w:val="00E700D9"/>
    <w:rsid w:val="00E7083A"/>
    <w:rsid w:val="00E70A49"/>
    <w:rsid w:val="00E71026"/>
    <w:rsid w:val="00E7125E"/>
    <w:rsid w:val="00E71484"/>
    <w:rsid w:val="00E715BA"/>
    <w:rsid w:val="00E71C20"/>
    <w:rsid w:val="00E71CB2"/>
    <w:rsid w:val="00E71FFD"/>
    <w:rsid w:val="00E72169"/>
    <w:rsid w:val="00E7224A"/>
    <w:rsid w:val="00E729E4"/>
    <w:rsid w:val="00E72C29"/>
    <w:rsid w:val="00E730EB"/>
    <w:rsid w:val="00E73104"/>
    <w:rsid w:val="00E735A5"/>
    <w:rsid w:val="00E73D17"/>
    <w:rsid w:val="00E74EA0"/>
    <w:rsid w:val="00E756FB"/>
    <w:rsid w:val="00E75AEE"/>
    <w:rsid w:val="00E7601D"/>
    <w:rsid w:val="00E762B8"/>
    <w:rsid w:val="00E76874"/>
    <w:rsid w:val="00E76AB8"/>
    <w:rsid w:val="00E76B95"/>
    <w:rsid w:val="00E76E7C"/>
    <w:rsid w:val="00E7701E"/>
    <w:rsid w:val="00E7717B"/>
    <w:rsid w:val="00E77A41"/>
    <w:rsid w:val="00E77BE9"/>
    <w:rsid w:val="00E77EB5"/>
    <w:rsid w:val="00E8038E"/>
    <w:rsid w:val="00E803E9"/>
    <w:rsid w:val="00E80709"/>
    <w:rsid w:val="00E809C7"/>
    <w:rsid w:val="00E80CE3"/>
    <w:rsid w:val="00E80E36"/>
    <w:rsid w:val="00E815AE"/>
    <w:rsid w:val="00E81785"/>
    <w:rsid w:val="00E817DB"/>
    <w:rsid w:val="00E82328"/>
    <w:rsid w:val="00E8278A"/>
    <w:rsid w:val="00E8299C"/>
    <w:rsid w:val="00E82AF9"/>
    <w:rsid w:val="00E831CF"/>
    <w:rsid w:val="00E83334"/>
    <w:rsid w:val="00E83D10"/>
    <w:rsid w:val="00E83DCD"/>
    <w:rsid w:val="00E83E1E"/>
    <w:rsid w:val="00E83EED"/>
    <w:rsid w:val="00E8428C"/>
    <w:rsid w:val="00E844F2"/>
    <w:rsid w:val="00E84F06"/>
    <w:rsid w:val="00E85478"/>
    <w:rsid w:val="00E856B6"/>
    <w:rsid w:val="00E8575E"/>
    <w:rsid w:val="00E859C6"/>
    <w:rsid w:val="00E85CD5"/>
    <w:rsid w:val="00E85DB1"/>
    <w:rsid w:val="00E862E9"/>
    <w:rsid w:val="00E86C4E"/>
    <w:rsid w:val="00E871BF"/>
    <w:rsid w:val="00E872EB"/>
    <w:rsid w:val="00E87609"/>
    <w:rsid w:val="00E87643"/>
    <w:rsid w:val="00E87693"/>
    <w:rsid w:val="00E8799B"/>
    <w:rsid w:val="00E908D5"/>
    <w:rsid w:val="00E91141"/>
    <w:rsid w:val="00E91565"/>
    <w:rsid w:val="00E9160E"/>
    <w:rsid w:val="00E91EF9"/>
    <w:rsid w:val="00E929B6"/>
    <w:rsid w:val="00E9359D"/>
    <w:rsid w:val="00E938E6"/>
    <w:rsid w:val="00E93937"/>
    <w:rsid w:val="00E93B7A"/>
    <w:rsid w:val="00E94027"/>
    <w:rsid w:val="00E942C3"/>
    <w:rsid w:val="00E94717"/>
    <w:rsid w:val="00E948FB"/>
    <w:rsid w:val="00E949A0"/>
    <w:rsid w:val="00E94C14"/>
    <w:rsid w:val="00E94D5D"/>
    <w:rsid w:val="00E954CA"/>
    <w:rsid w:val="00E95F02"/>
    <w:rsid w:val="00E9639F"/>
    <w:rsid w:val="00E963B1"/>
    <w:rsid w:val="00E966C3"/>
    <w:rsid w:val="00E9684E"/>
    <w:rsid w:val="00E96F8D"/>
    <w:rsid w:val="00E975CD"/>
    <w:rsid w:val="00E979DB"/>
    <w:rsid w:val="00EA0077"/>
    <w:rsid w:val="00EA083D"/>
    <w:rsid w:val="00EA0FB8"/>
    <w:rsid w:val="00EA1104"/>
    <w:rsid w:val="00EA1160"/>
    <w:rsid w:val="00EA1C98"/>
    <w:rsid w:val="00EA226B"/>
    <w:rsid w:val="00EA24E7"/>
    <w:rsid w:val="00EA2D3A"/>
    <w:rsid w:val="00EA346A"/>
    <w:rsid w:val="00EA3A31"/>
    <w:rsid w:val="00EA477C"/>
    <w:rsid w:val="00EA50D7"/>
    <w:rsid w:val="00EA57F1"/>
    <w:rsid w:val="00EA5A30"/>
    <w:rsid w:val="00EA5D0C"/>
    <w:rsid w:val="00EA680A"/>
    <w:rsid w:val="00EA6C42"/>
    <w:rsid w:val="00EA7516"/>
    <w:rsid w:val="00EB094E"/>
    <w:rsid w:val="00EB0C56"/>
    <w:rsid w:val="00EB0F60"/>
    <w:rsid w:val="00EB1C6C"/>
    <w:rsid w:val="00EB2163"/>
    <w:rsid w:val="00EB22A8"/>
    <w:rsid w:val="00EB2CCD"/>
    <w:rsid w:val="00EB3201"/>
    <w:rsid w:val="00EB32E8"/>
    <w:rsid w:val="00EB350C"/>
    <w:rsid w:val="00EB355C"/>
    <w:rsid w:val="00EB3B15"/>
    <w:rsid w:val="00EB4204"/>
    <w:rsid w:val="00EB4213"/>
    <w:rsid w:val="00EB457B"/>
    <w:rsid w:val="00EB555B"/>
    <w:rsid w:val="00EB5EE0"/>
    <w:rsid w:val="00EB6026"/>
    <w:rsid w:val="00EB63F5"/>
    <w:rsid w:val="00EB65CF"/>
    <w:rsid w:val="00EB65FD"/>
    <w:rsid w:val="00EB6E9D"/>
    <w:rsid w:val="00EB7A66"/>
    <w:rsid w:val="00EB7C27"/>
    <w:rsid w:val="00EB7E86"/>
    <w:rsid w:val="00EC019B"/>
    <w:rsid w:val="00EC01DF"/>
    <w:rsid w:val="00EC0348"/>
    <w:rsid w:val="00EC034B"/>
    <w:rsid w:val="00EC0AAF"/>
    <w:rsid w:val="00EC1091"/>
    <w:rsid w:val="00EC1E2E"/>
    <w:rsid w:val="00EC1FC1"/>
    <w:rsid w:val="00EC2274"/>
    <w:rsid w:val="00EC2494"/>
    <w:rsid w:val="00EC26F7"/>
    <w:rsid w:val="00EC2A13"/>
    <w:rsid w:val="00EC2DC3"/>
    <w:rsid w:val="00EC2E11"/>
    <w:rsid w:val="00EC336F"/>
    <w:rsid w:val="00EC397F"/>
    <w:rsid w:val="00EC3988"/>
    <w:rsid w:val="00EC3C78"/>
    <w:rsid w:val="00EC431C"/>
    <w:rsid w:val="00EC43C9"/>
    <w:rsid w:val="00EC47A2"/>
    <w:rsid w:val="00EC49BD"/>
    <w:rsid w:val="00EC4D0C"/>
    <w:rsid w:val="00EC52A5"/>
    <w:rsid w:val="00EC5545"/>
    <w:rsid w:val="00EC576E"/>
    <w:rsid w:val="00EC5965"/>
    <w:rsid w:val="00EC5C62"/>
    <w:rsid w:val="00EC5D44"/>
    <w:rsid w:val="00EC5EEC"/>
    <w:rsid w:val="00EC5FBE"/>
    <w:rsid w:val="00EC6011"/>
    <w:rsid w:val="00EC6072"/>
    <w:rsid w:val="00EC6C58"/>
    <w:rsid w:val="00EC71E2"/>
    <w:rsid w:val="00EC747E"/>
    <w:rsid w:val="00EC74F3"/>
    <w:rsid w:val="00ED0044"/>
    <w:rsid w:val="00ED0579"/>
    <w:rsid w:val="00ED061C"/>
    <w:rsid w:val="00ED07BF"/>
    <w:rsid w:val="00ED097B"/>
    <w:rsid w:val="00ED0A13"/>
    <w:rsid w:val="00ED0A38"/>
    <w:rsid w:val="00ED1065"/>
    <w:rsid w:val="00ED12D5"/>
    <w:rsid w:val="00ED15F1"/>
    <w:rsid w:val="00ED16BE"/>
    <w:rsid w:val="00ED1705"/>
    <w:rsid w:val="00ED1888"/>
    <w:rsid w:val="00ED2066"/>
    <w:rsid w:val="00ED2233"/>
    <w:rsid w:val="00ED22B6"/>
    <w:rsid w:val="00ED25CF"/>
    <w:rsid w:val="00ED2B12"/>
    <w:rsid w:val="00ED305B"/>
    <w:rsid w:val="00ED3616"/>
    <w:rsid w:val="00ED36D4"/>
    <w:rsid w:val="00ED3E71"/>
    <w:rsid w:val="00ED42FF"/>
    <w:rsid w:val="00ED4C3D"/>
    <w:rsid w:val="00ED541D"/>
    <w:rsid w:val="00ED5A18"/>
    <w:rsid w:val="00ED5B6F"/>
    <w:rsid w:val="00ED5D5E"/>
    <w:rsid w:val="00ED6056"/>
    <w:rsid w:val="00ED69A6"/>
    <w:rsid w:val="00ED6B2A"/>
    <w:rsid w:val="00ED71F2"/>
    <w:rsid w:val="00ED7779"/>
    <w:rsid w:val="00ED7B7A"/>
    <w:rsid w:val="00ED7D12"/>
    <w:rsid w:val="00ED7E0A"/>
    <w:rsid w:val="00ED7F7A"/>
    <w:rsid w:val="00EE0902"/>
    <w:rsid w:val="00EE11A5"/>
    <w:rsid w:val="00EE1A3D"/>
    <w:rsid w:val="00EE21C4"/>
    <w:rsid w:val="00EE2499"/>
    <w:rsid w:val="00EE24E1"/>
    <w:rsid w:val="00EE27BC"/>
    <w:rsid w:val="00EE28BF"/>
    <w:rsid w:val="00EE29B4"/>
    <w:rsid w:val="00EE2E00"/>
    <w:rsid w:val="00EE2EB7"/>
    <w:rsid w:val="00EE2EE3"/>
    <w:rsid w:val="00EE3B6F"/>
    <w:rsid w:val="00EE3F6B"/>
    <w:rsid w:val="00EE40A6"/>
    <w:rsid w:val="00EE4428"/>
    <w:rsid w:val="00EE46EF"/>
    <w:rsid w:val="00EE4871"/>
    <w:rsid w:val="00EE4A1A"/>
    <w:rsid w:val="00EE4D06"/>
    <w:rsid w:val="00EE52D9"/>
    <w:rsid w:val="00EE534B"/>
    <w:rsid w:val="00EE545E"/>
    <w:rsid w:val="00EE598E"/>
    <w:rsid w:val="00EE5BEE"/>
    <w:rsid w:val="00EE65F6"/>
    <w:rsid w:val="00EE6B03"/>
    <w:rsid w:val="00EE6B0B"/>
    <w:rsid w:val="00EE7227"/>
    <w:rsid w:val="00EE723C"/>
    <w:rsid w:val="00EE7707"/>
    <w:rsid w:val="00EE7864"/>
    <w:rsid w:val="00EE7B1F"/>
    <w:rsid w:val="00EF05F2"/>
    <w:rsid w:val="00EF1202"/>
    <w:rsid w:val="00EF13BD"/>
    <w:rsid w:val="00EF1918"/>
    <w:rsid w:val="00EF1CCB"/>
    <w:rsid w:val="00EF23E6"/>
    <w:rsid w:val="00EF2565"/>
    <w:rsid w:val="00EF259E"/>
    <w:rsid w:val="00EF2825"/>
    <w:rsid w:val="00EF2F2D"/>
    <w:rsid w:val="00EF3383"/>
    <w:rsid w:val="00EF3463"/>
    <w:rsid w:val="00EF39FE"/>
    <w:rsid w:val="00EF3DF7"/>
    <w:rsid w:val="00EF3FCC"/>
    <w:rsid w:val="00EF422D"/>
    <w:rsid w:val="00EF42C1"/>
    <w:rsid w:val="00EF43E0"/>
    <w:rsid w:val="00EF457B"/>
    <w:rsid w:val="00EF4733"/>
    <w:rsid w:val="00EF612E"/>
    <w:rsid w:val="00EF61FB"/>
    <w:rsid w:val="00EF64F8"/>
    <w:rsid w:val="00EF6FD8"/>
    <w:rsid w:val="00EF70E1"/>
    <w:rsid w:val="00EF730A"/>
    <w:rsid w:val="00EF7B07"/>
    <w:rsid w:val="00EF7C69"/>
    <w:rsid w:val="00F00A62"/>
    <w:rsid w:val="00F013BD"/>
    <w:rsid w:val="00F01E17"/>
    <w:rsid w:val="00F02037"/>
    <w:rsid w:val="00F02676"/>
    <w:rsid w:val="00F02F88"/>
    <w:rsid w:val="00F034D6"/>
    <w:rsid w:val="00F03537"/>
    <w:rsid w:val="00F03731"/>
    <w:rsid w:val="00F03786"/>
    <w:rsid w:val="00F03D01"/>
    <w:rsid w:val="00F0404D"/>
    <w:rsid w:val="00F041FF"/>
    <w:rsid w:val="00F043CC"/>
    <w:rsid w:val="00F04CF3"/>
    <w:rsid w:val="00F04EF0"/>
    <w:rsid w:val="00F05346"/>
    <w:rsid w:val="00F057DD"/>
    <w:rsid w:val="00F06543"/>
    <w:rsid w:val="00F0797F"/>
    <w:rsid w:val="00F10172"/>
    <w:rsid w:val="00F104C8"/>
    <w:rsid w:val="00F10708"/>
    <w:rsid w:val="00F10B52"/>
    <w:rsid w:val="00F110C8"/>
    <w:rsid w:val="00F1128E"/>
    <w:rsid w:val="00F11596"/>
    <w:rsid w:val="00F121E3"/>
    <w:rsid w:val="00F1226B"/>
    <w:rsid w:val="00F124A9"/>
    <w:rsid w:val="00F12A4B"/>
    <w:rsid w:val="00F12ADE"/>
    <w:rsid w:val="00F139C5"/>
    <w:rsid w:val="00F13ABE"/>
    <w:rsid w:val="00F13E0A"/>
    <w:rsid w:val="00F13E7A"/>
    <w:rsid w:val="00F144F9"/>
    <w:rsid w:val="00F147A3"/>
    <w:rsid w:val="00F14B83"/>
    <w:rsid w:val="00F14ECF"/>
    <w:rsid w:val="00F158A8"/>
    <w:rsid w:val="00F15E0E"/>
    <w:rsid w:val="00F16BDA"/>
    <w:rsid w:val="00F16F33"/>
    <w:rsid w:val="00F16FBF"/>
    <w:rsid w:val="00F176DC"/>
    <w:rsid w:val="00F177A0"/>
    <w:rsid w:val="00F177C0"/>
    <w:rsid w:val="00F17888"/>
    <w:rsid w:val="00F17896"/>
    <w:rsid w:val="00F200D1"/>
    <w:rsid w:val="00F201BE"/>
    <w:rsid w:val="00F20ACF"/>
    <w:rsid w:val="00F20B7A"/>
    <w:rsid w:val="00F20FDD"/>
    <w:rsid w:val="00F2198F"/>
    <w:rsid w:val="00F219FE"/>
    <w:rsid w:val="00F21A13"/>
    <w:rsid w:val="00F22386"/>
    <w:rsid w:val="00F22E15"/>
    <w:rsid w:val="00F2307C"/>
    <w:rsid w:val="00F2339E"/>
    <w:rsid w:val="00F234E9"/>
    <w:rsid w:val="00F238C2"/>
    <w:rsid w:val="00F238D8"/>
    <w:rsid w:val="00F23E68"/>
    <w:rsid w:val="00F248F8"/>
    <w:rsid w:val="00F24E63"/>
    <w:rsid w:val="00F24E64"/>
    <w:rsid w:val="00F24F79"/>
    <w:rsid w:val="00F25A94"/>
    <w:rsid w:val="00F25EA2"/>
    <w:rsid w:val="00F2702F"/>
    <w:rsid w:val="00F271B0"/>
    <w:rsid w:val="00F3038F"/>
    <w:rsid w:val="00F30555"/>
    <w:rsid w:val="00F30859"/>
    <w:rsid w:val="00F30873"/>
    <w:rsid w:val="00F31286"/>
    <w:rsid w:val="00F3130C"/>
    <w:rsid w:val="00F315A8"/>
    <w:rsid w:val="00F31F12"/>
    <w:rsid w:val="00F325F9"/>
    <w:rsid w:val="00F33036"/>
    <w:rsid w:val="00F331F9"/>
    <w:rsid w:val="00F335F8"/>
    <w:rsid w:val="00F33800"/>
    <w:rsid w:val="00F33AE8"/>
    <w:rsid w:val="00F341B8"/>
    <w:rsid w:val="00F34361"/>
    <w:rsid w:val="00F34571"/>
    <w:rsid w:val="00F34678"/>
    <w:rsid w:val="00F34F80"/>
    <w:rsid w:val="00F3528C"/>
    <w:rsid w:val="00F353ED"/>
    <w:rsid w:val="00F35611"/>
    <w:rsid w:val="00F35D3C"/>
    <w:rsid w:val="00F35D79"/>
    <w:rsid w:val="00F35D81"/>
    <w:rsid w:val="00F35E26"/>
    <w:rsid w:val="00F35EA6"/>
    <w:rsid w:val="00F35F09"/>
    <w:rsid w:val="00F3608C"/>
    <w:rsid w:val="00F36408"/>
    <w:rsid w:val="00F364CC"/>
    <w:rsid w:val="00F3698B"/>
    <w:rsid w:val="00F369BC"/>
    <w:rsid w:val="00F36DD3"/>
    <w:rsid w:val="00F37001"/>
    <w:rsid w:val="00F37206"/>
    <w:rsid w:val="00F3730B"/>
    <w:rsid w:val="00F3788F"/>
    <w:rsid w:val="00F37A89"/>
    <w:rsid w:val="00F37F2B"/>
    <w:rsid w:val="00F40151"/>
    <w:rsid w:val="00F40333"/>
    <w:rsid w:val="00F409FC"/>
    <w:rsid w:val="00F40C5B"/>
    <w:rsid w:val="00F4139A"/>
    <w:rsid w:val="00F415C9"/>
    <w:rsid w:val="00F415D1"/>
    <w:rsid w:val="00F416DB"/>
    <w:rsid w:val="00F418E6"/>
    <w:rsid w:val="00F41FC6"/>
    <w:rsid w:val="00F4209D"/>
    <w:rsid w:val="00F42C52"/>
    <w:rsid w:val="00F42E0C"/>
    <w:rsid w:val="00F43215"/>
    <w:rsid w:val="00F43599"/>
    <w:rsid w:val="00F43868"/>
    <w:rsid w:val="00F43CA2"/>
    <w:rsid w:val="00F4412E"/>
    <w:rsid w:val="00F44611"/>
    <w:rsid w:val="00F44C8E"/>
    <w:rsid w:val="00F45125"/>
    <w:rsid w:val="00F454C8"/>
    <w:rsid w:val="00F45BFD"/>
    <w:rsid w:val="00F46D1D"/>
    <w:rsid w:val="00F4730C"/>
    <w:rsid w:val="00F47628"/>
    <w:rsid w:val="00F4787C"/>
    <w:rsid w:val="00F47DAF"/>
    <w:rsid w:val="00F5084F"/>
    <w:rsid w:val="00F50C3C"/>
    <w:rsid w:val="00F50D29"/>
    <w:rsid w:val="00F50F95"/>
    <w:rsid w:val="00F50FAB"/>
    <w:rsid w:val="00F5109E"/>
    <w:rsid w:val="00F5139C"/>
    <w:rsid w:val="00F51D67"/>
    <w:rsid w:val="00F520C3"/>
    <w:rsid w:val="00F52462"/>
    <w:rsid w:val="00F529AF"/>
    <w:rsid w:val="00F52EDC"/>
    <w:rsid w:val="00F53077"/>
    <w:rsid w:val="00F53127"/>
    <w:rsid w:val="00F5358F"/>
    <w:rsid w:val="00F53C1F"/>
    <w:rsid w:val="00F540D3"/>
    <w:rsid w:val="00F54454"/>
    <w:rsid w:val="00F546C1"/>
    <w:rsid w:val="00F5498A"/>
    <w:rsid w:val="00F54AE9"/>
    <w:rsid w:val="00F54CC2"/>
    <w:rsid w:val="00F55463"/>
    <w:rsid w:val="00F55BF1"/>
    <w:rsid w:val="00F55FB1"/>
    <w:rsid w:val="00F56437"/>
    <w:rsid w:val="00F56546"/>
    <w:rsid w:val="00F56E7A"/>
    <w:rsid w:val="00F57260"/>
    <w:rsid w:val="00F572C3"/>
    <w:rsid w:val="00F574C2"/>
    <w:rsid w:val="00F576F3"/>
    <w:rsid w:val="00F579AF"/>
    <w:rsid w:val="00F6011C"/>
    <w:rsid w:val="00F602EB"/>
    <w:rsid w:val="00F607C0"/>
    <w:rsid w:val="00F60802"/>
    <w:rsid w:val="00F609F0"/>
    <w:rsid w:val="00F610E8"/>
    <w:rsid w:val="00F61287"/>
    <w:rsid w:val="00F6170D"/>
    <w:rsid w:val="00F62007"/>
    <w:rsid w:val="00F62206"/>
    <w:rsid w:val="00F62556"/>
    <w:rsid w:val="00F62648"/>
    <w:rsid w:val="00F62BE1"/>
    <w:rsid w:val="00F63229"/>
    <w:rsid w:val="00F63294"/>
    <w:rsid w:val="00F637E9"/>
    <w:rsid w:val="00F637F6"/>
    <w:rsid w:val="00F63DC6"/>
    <w:rsid w:val="00F63F21"/>
    <w:rsid w:val="00F64A66"/>
    <w:rsid w:val="00F64E07"/>
    <w:rsid w:val="00F65303"/>
    <w:rsid w:val="00F654B0"/>
    <w:rsid w:val="00F65A2B"/>
    <w:rsid w:val="00F664E7"/>
    <w:rsid w:val="00F668A3"/>
    <w:rsid w:val="00F66928"/>
    <w:rsid w:val="00F6741B"/>
    <w:rsid w:val="00F67F33"/>
    <w:rsid w:val="00F7042A"/>
    <w:rsid w:val="00F704F8"/>
    <w:rsid w:val="00F7055B"/>
    <w:rsid w:val="00F70679"/>
    <w:rsid w:val="00F70E0A"/>
    <w:rsid w:val="00F70F31"/>
    <w:rsid w:val="00F70F7B"/>
    <w:rsid w:val="00F71B32"/>
    <w:rsid w:val="00F71DE9"/>
    <w:rsid w:val="00F7206E"/>
    <w:rsid w:val="00F726D3"/>
    <w:rsid w:val="00F72FE6"/>
    <w:rsid w:val="00F732F7"/>
    <w:rsid w:val="00F73370"/>
    <w:rsid w:val="00F734B7"/>
    <w:rsid w:val="00F737B0"/>
    <w:rsid w:val="00F737BA"/>
    <w:rsid w:val="00F73D68"/>
    <w:rsid w:val="00F748E7"/>
    <w:rsid w:val="00F752AB"/>
    <w:rsid w:val="00F752EC"/>
    <w:rsid w:val="00F7551E"/>
    <w:rsid w:val="00F75A1C"/>
    <w:rsid w:val="00F76324"/>
    <w:rsid w:val="00F76463"/>
    <w:rsid w:val="00F764CE"/>
    <w:rsid w:val="00F765B4"/>
    <w:rsid w:val="00F76923"/>
    <w:rsid w:val="00F76C69"/>
    <w:rsid w:val="00F77F28"/>
    <w:rsid w:val="00F77F8E"/>
    <w:rsid w:val="00F80415"/>
    <w:rsid w:val="00F804BA"/>
    <w:rsid w:val="00F8050B"/>
    <w:rsid w:val="00F81131"/>
    <w:rsid w:val="00F8124A"/>
    <w:rsid w:val="00F812A9"/>
    <w:rsid w:val="00F81300"/>
    <w:rsid w:val="00F81C76"/>
    <w:rsid w:val="00F81E0D"/>
    <w:rsid w:val="00F81ECF"/>
    <w:rsid w:val="00F820A3"/>
    <w:rsid w:val="00F82537"/>
    <w:rsid w:val="00F831F7"/>
    <w:rsid w:val="00F833E1"/>
    <w:rsid w:val="00F83565"/>
    <w:rsid w:val="00F835CC"/>
    <w:rsid w:val="00F837EB"/>
    <w:rsid w:val="00F83A19"/>
    <w:rsid w:val="00F83A86"/>
    <w:rsid w:val="00F83B80"/>
    <w:rsid w:val="00F83B93"/>
    <w:rsid w:val="00F83F9D"/>
    <w:rsid w:val="00F8424A"/>
    <w:rsid w:val="00F843D3"/>
    <w:rsid w:val="00F84ADB"/>
    <w:rsid w:val="00F84AE6"/>
    <w:rsid w:val="00F84C5C"/>
    <w:rsid w:val="00F84DFD"/>
    <w:rsid w:val="00F85392"/>
    <w:rsid w:val="00F85BF6"/>
    <w:rsid w:val="00F85D0E"/>
    <w:rsid w:val="00F85D8E"/>
    <w:rsid w:val="00F85FED"/>
    <w:rsid w:val="00F86257"/>
    <w:rsid w:val="00F864CA"/>
    <w:rsid w:val="00F86977"/>
    <w:rsid w:val="00F86DB5"/>
    <w:rsid w:val="00F8748E"/>
    <w:rsid w:val="00F87502"/>
    <w:rsid w:val="00F875E9"/>
    <w:rsid w:val="00F8762E"/>
    <w:rsid w:val="00F8793B"/>
    <w:rsid w:val="00F87E76"/>
    <w:rsid w:val="00F901BD"/>
    <w:rsid w:val="00F904EF"/>
    <w:rsid w:val="00F91173"/>
    <w:rsid w:val="00F911BE"/>
    <w:rsid w:val="00F91975"/>
    <w:rsid w:val="00F91DA9"/>
    <w:rsid w:val="00F91DDA"/>
    <w:rsid w:val="00F9229D"/>
    <w:rsid w:val="00F925D3"/>
    <w:rsid w:val="00F92B5E"/>
    <w:rsid w:val="00F92B60"/>
    <w:rsid w:val="00F92BB4"/>
    <w:rsid w:val="00F92FE5"/>
    <w:rsid w:val="00F93196"/>
    <w:rsid w:val="00F93423"/>
    <w:rsid w:val="00F9362A"/>
    <w:rsid w:val="00F93CAD"/>
    <w:rsid w:val="00F93E80"/>
    <w:rsid w:val="00F941AF"/>
    <w:rsid w:val="00F94460"/>
    <w:rsid w:val="00F95769"/>
    <w:rsid w:val="00F959E3"/>
    <w:rsid w:val="00F96223"/>
    <w:rsid w:val="00F96B0B"/>
    <w:rsid w:val="00F97470"/>
    <w:rsid w:val="00F977F1"/>
    <w:rsid w:val="00F97AE3"/>
    <w:rsid w:val="00FA02EB"/>
    <w:rsid w:val="00FA030F"/>
    <w:rsid w:val="00FA031A"/>
    <w:rsid w:val="00FA041B"/>
    <w:rsid w:val="00FA0DAB"/>
    <w:rsid w:val="00FA11BC"/>
    <w:rsid w:val="00FA1399"/>
    <w:rsid w:val="00FA141B"/>
    <w:rsid w:val="00FA19A0"/>
    <w:rsid w:val="00FA1C36"/>
    <w:rsid w:val="00FA1FF2"/>
    <w:rsid w:val="00FA266B"/>
    <w:rsid w:val="00FA2894"/>
    <w:rsid w:val="00FA2F01"/>
    <w:rsid w:val="00FA326E"/>
    <w:rsid w:val="00FA3475"/>
    <w:rsid w:val="00FA3512"/>
    <w:rsid w:val="00FA36D5"/>
    <w:rsid w:val="00FA371C"/>
    <w:rsid w:val="00FA39B8"/>
    <w:rsid w:val="00FA3B4A"/>
    <w:rsid w:val="00FA3B5F"/>
    <w:rsid w:val="00FA3DD8"/>
    <w:rsid w:val="00FA3ECD"/>
    <w:rsid w:val="00FA3F21"/>
    <w:rsid w:val="00FA44E2"/>
    <w:rsid w:val="00FA466A"/>
    <w:rsid w:val="00FA4F87"/>
    <w:rsid w:val="00FA5201"/>
    <w:rsid w:val="00FA5781"/>
    <w:rsid w:val="00FA5993"/>
    <w:rsid w:val="00FA5C15"/>
    <w:rsid w:val="00FA5D7D"/>
    <w:rsid w:val="00FA61C5"/>
    <w:rsid w:val="00FA6AE8"/>
    <w:rsid w:val="00FA70D8"/>
    <w:rsid w:val="00FA7B9F"/>
    <w:rsid w:val="00FA7C7B"/>
    <w:rsid w:val="00FA7D03"/>
    <w:rsid w:val="00FA7E79"/>
    <w:rsid w:val="00FB05F6"/>
    <w:rsid w:val="00FB08E4"/>
    <w:rsid w:val="00FB0913"/>
    <w:rsid w:val="00FB0CA3"/>
    <w:rsid w:val="00FB0DC4"/>
    <w:rsid w:val="00FB1087"/>
    <w:rsid w:val="00FB1543"/>
    <w:rsid w:val="00FB1771"/>
    <w:rsid w:val="00FB17CD"/>
    <w:rsid w:val="00FB184B"/>
    <w:rsid w:val="00FB1CEC"/>
    <w:rsid w:val="00FB2253"/>
    <w:rsid w:val="00FB2349"/>
    <w:rsid w:val="00FB2852"/>
    <w:rsid w:val="00FB2B8C"/>
    <w:rsid w:val="00FB2F9B"/>
    <w:rsid w:val="00FB2FA7"/>
    <w:rsid w:val="00FB3352"/>
    <w:rsid w:val="00FB33C5"/>
    <w:rsid w:val="00FB35B0"/>
    <w:rsid w:val="00FB3C66"/>
    <w:rsid w:val="00FB41F3"/>
    <w:rsid w:val="00FB457D"/>
    <w:rsid w:val="00FB4644"/>
    <w:rsid w:val="00FB4840"/>
    <w:rsid w:val="00FB4B87"/>
    <w:rsid w:val="00FB4D42"/>
    <w:rsid w:val="00FB4F40"/>
    <w:rsid w:val="00FB547F"/>
    <w:rsid w:val="00FB569B"/>
    <w:rsid w:val="00FB5E99"/>
    <w:rsid w:val="00FB65E3"/>
    <w:rsid w:val="00FB6678"/>
    <w:rsid w:val="00FB672C"/>
    <w:rsid w:val="00FB6CA6"/>
    <w:rsid w:val="00FB72F4"/>
    <w:rsid w:val="00FB7716"/>
    <w:rsid w:val="00FB786F"/>
    <w:rsid w:val="00FB7AEA"/>
    <w:rsid w:val="00FC08A0"/>
    <w:rsid w:val="00FC0B21"/>
    <w:rsid w:val="00FC110E"/>
    <w:rsid w:val="00FC15CC"/>
    <w:rsid w:val="00FC1752"/>
    <w:rsid w:val="00FC246D"/>
    <w:rsid w:val="00FC2821"/>
    <w:rsid w:val="00FC2E49"/>
    <w:rsid w:val="00FC2E95"/>
    <w:rsid w:val="00FC32FA"/>
    <w:rsid w:val="00FC3828"/>
    <w:rsid w:val="00FC3C26"/>
    <w:rsid w:val="00FC44E5"/>
    <w:rsid w:val="00FC4550"/>
    <w:rsid w:val="00FC461C"/>
    <w:rsid w:val="00FC47CB"/>
    <w:rsid w:val="00FC49A2"/>
    <w:rsid w:val="00FC4A8B"/>
    <w:rsid w:val="00FC4DEA"/>
    <w:rsid w:val="00FC512E"/>
    <w:rsid w:val="00FC5427"/>
    <w:rsid w:val="00FC58DA"/>
    <w:rsid w:val="00FC5958"/>
    <w:rsid w:val="00FC5B44"/>
    <w:rsid w:val="00FC5B70"/>
    <w:rsid w:val="00FC5B9B"/>
    <w:rsid w:val="00FC6E11"/>
    <w:rsid w:val="00FC7862"/>
    <w:rsid w:val="00FC78FB"/>
    <w:rsid w:val="00FD030A"/>
    <w:rsid w:val="00FD0450"/>
    <w:rsid w:val="00FD0741"/>
    <w:rsid w:val="00FD0D89"/>
    <w:rsid w:val="00FD12E8"/>
    <w:rsid w:val="00FD1636"/>
    <w:rsid w:val="00FD1820"/>
    <w:rsid w:val="00FD195F"/>
    <w:rsid w:val="00FD19BA"/>
    <w:rsid w:val="00FD23FB"/>
    <w:rsid w:val="00FD2625"/>
    <w:rsid w:val="00FD2674"/>
    <w:rsid w:val="00FD2814"/>
    <w:rsid w:val="00FD3112"/>
    <w:rsid w:val="00FD3161"/>
    <w:rsid w:val="00FD3205"/>
    <w:rsid w:val="00FD3469"/>
    <w:rsid w:val="00FD3789"/>
    <w:rsid w:val="00FD39FC"/>
    <w:rsid w:val="00FD3A03"/>
    <w:rsid w:val="00FD3B81"/>
    <w:rsid w:val="00FD3B96"/>
    <w:rsid w:val="00FD4DFE"/>
    <w:rsid w:val="00FD50DE"/>
    <w:rsid w:val="00FD51FE"/>
    <w:rsid w:val="00FD559A"/>
    <w:rsid w:val="00FD5642"/>
    <w:rsid w:val="00FD61C6"/>
    <w:rsid w:val="00FD65AC"/>
    <w:rsid w:val="00FD65FB"/>
    <w:rsid w:val="00FD68DC"/>
    <w:rsid w:val="00FD6B65"/>
    <w:rsid w:val="00FD6BD3"/>
    <w:rsid w:val="00FD6C61"/>
    <w:rsid w:val="00FD6DF2"/>
    <w:rsid w:val="00FD7478"/>
    <w:rsid w:val="00FE01B8"/>
    <w:rsid w:val="00FE02EE"/>
    <w:rsid w:val="00FE1164"/>
    <w:rsid w:val="00FE19DA"/>
    <w:rsid w:val="00FE1B4C"/>
    <w:rsid w:val="00FE2211"/>
    <w:rsid w:val="00FE284D"/>
    <w:rsid w:val="00FE2956"/>
    <w:rsid w:val="00FE2A6F"/>
    <w:rsid w:val="00FE3381"/>
    <w:rsid w:val="00FE3A18"/>
    <w:rsid w:val="00FE3C08"/>
    <w:rsid w:val="00FE3C19"/>
    <w:rsid w:val="00FE3C52"/>
    <w:rsid w:val="00FE4003"/>
    <w:rsid w:val="00FE4015"/>
    <w:rsid w:val="00FE4352"/>
    <w:rsid w:val="00FE43B2"/>
    <w:rsid w:val="00FE4DB6"/>
    <w:rsid w:val="00FE567F"/>
    <w:rsid w:val="00FE5810"/>
    <w:rsid w:val="00FE5A41"/>
    <w:rsid w:val="00FE615F"/>
    <w:rsid w:val="00FE6314"/>
    <w:rsid w:val="00FE6D2F"/>
    <w:rsid w:val="00FE6DC6"/>
    <w:rsid w:val="00FE7010"/>
    <w:rsid w:val="00FE7288"/>
    <w:rsid w:val="00FE72CC"/>
    <w:rsid w:val="00FE7569"/>
    <w:rsid w:val="00FE785C"/>
    <w:rsid w:val="00FE7878"/>
    <w:rsid w:val="00FE7A1D"/>
    <w:rsid w:val="00FF00F4"/>
    <w:rsid w:val="00FF073D"/>
    <w:rsid w:val="00FF0D8D"/>
    <w:rsid w:val="00FF1026"/>
    <w:rsid w:val="00FF14D4"/>
    <w:rsid w:val="00FF14F1"/>
    <w:rsid w:val="00FF16D7"/>
    <w:rsid w:val="00FF1D31"/>
    <w:rsid w:val="00FF1F18"/>
    <w:rsid w:val="00FF22B6"/>
    <w:rsid w:val="00FF365A"/>
    <w:rsid w:val="00FF3F62"/>
    <w:rsid w:val="00FF44A4"/>
    <w:rsid w:val="00FF4A17"/>
    <w:rsid w:val="00FF513C"/>
    <w:rsid w:val="00FF5497"/>
    <w:rsid w:val="00FF5510"/>
    <w:rsid w:val="00FF67DE"/>
    <w:rsid w:val="00FF68A7"/>
    <w:rsid w:val="00FF6AF0"/>
    <w:rsid w:val="00FF6C4F"/>
    <w:rsid w:val="00FF6DEA"/>
    <w:rsid w:val="00FF7156"/>
    <w:rsid w:val="00FF73C5"/>
    <w:rsid w:val="00FF73E8"/>
    <w:rsid w:val="00FF74C9"/>
    <w:rsid w:val="00FF761C"/>
    <w:rsid w:val="00FF7782"/>
    <w:rsid w:val="00FF7D1A"/>
    <w:rsid w:val="00FF7E35"/>
    <w:rsid w:val="012984A1"/>
    <w:rsid w:val="01394B1B"/>
    <w:rsid w:val="01480414"/>
    <w:rsid w:val="01568E72"/>
    <w:rsid w:val="015B7C08"/>
    <w:rsid w:val="017E1034"/>
    <w:rsid w:val="01E7D9B6"/>
    <w:rsid w:val="020EFF60"/>
    <w:rsid w:val="0226F0AB"/>
    <w:rsid w:val="022D72B5"/>
    <w:rsid w:val="022F74AE"/>
    <w:rsid w:val="0257ACD3"/>
    <w:rsid w:val="028580E0"/>
    <w:rsid w:val="02940319"/>
    <w:rsid w:val="029D0C9C"/>
    <w:rsid w:val="02AA74EA"/>
    <w:rsid w:val="02DB799F"/>
    <w:rsid w:val="03143D09"/>
    <w:rsid w:val="032A5ADE"/>
    <w:rsid w:val="033E49A6"/>
    <w:rsid w:val="03692AAF"/>
    <w:rsid w:val="038EE860"/>
    <w:rsid w:val="03E76C61"/>
    <w:rsid w:val="03ECEFCB"/>
    <w:rsid w:val="03EDA157"/>
    <w:rsid w:val="04B7FAF0"/>
    <w:rsid w:val="04CB9E3F"/>
    <w:rsid w:val="04D5915B"/>
    <w:rsid w:val="04F2F823"/>
    <w:rsid w:val="05926070"/>
    <w:rsid w:val="05D77F93"/>
    <w:rsid w:val="061B4120"/>
    <w:rsid w:val="064A0233"/>
    <w:rsid w:val="06B497D6"/>
    <w:rsid w:val="06BDD23C"/>
    <w:rsid w:val="06C5A997"/>
    <w:rsid w:val="06D30922"/>
    <w:rsid w:val="07114BEF"/>
    <w:rsid w:val="074F2A0A"/>
    <w:rsid w:val="07936F28"/>
    <w:rsid w:val="07D3FA66"/>
    <w:rsid w:val="07E38D5F"/>
    <w:rsid w:val="07E6A6FA"/>
    <w:rsid w:val="084AE24C"/>
    <w:rsid w:val="087808E4"/>
    <w:rsid w:val="08B51A6E"/>
    <w:rsid w:val="090CD7AA"/>
    <w:rsid w:val="0A31A3BE"/>
    <w:rsid w:val="0A32E209"/>
    <w:rsid w:val="0AE935F1"/>
    <w:rsid w:val="0B220A99"/>
    <w:rsid w:val="0B274B21"/>
    <w:rsid w:val="0B27ABB3"/>
    <w:rsid w:val="0B47F339"/>
    <w:rsid w:val="0B4FE193"/>
    <w:rsid w:val="0B74EB04"/>
    <w:rsid w:val="0B920DA8"/>
    <w:rsid w:val="0BD8655D"/>
    <w:rsid w:val="0BE2B8F2"/>
    <w:rsid w:val="0C1BEFF3"/>
    <w:rsid w:val="0CD83D6E"/>
    <w:rsid w:val="0D31911C"/>
    <w:rsid w:val="0D68A733"/>
    <w:rsid w:val="0DD7BA32"/>
    <w:rsid w:val="0E230A15"/>
    <w:rsid w:val="0E5D499F"/>
    <w:rsid w:val="0E906E3F"/>
    <w:rsid w:val="0ED82F0D"/>
    <w:rsid w:val="0F3D6848"/>
    <w:rsid w:val="0F91AA23"/>
    <w:rsid w:val="1033916E"/>
    <w:rsid w:val="108472AE"/>
    <w:rsid w:val="10864AB7"/>
    <w:rsid w:val="10D40EA5"/>
    <w:rsid w:val="10F99864"/>
    <w:rsid w:val="117BDEAA"/>
    <w:rsid w:val="11829FEF"/>
    <w:rsid w:val="11876D35"/>
    <w:rsid w:val="11D4C141"/>
    <w:rsid w:val="1205094E"/>
    <w:rsid w:val="1258D73F"/>
    <w:rsid w:val="127EF721"/>
    <w:rsid w:val="12BB3196"/>
    <w:rsid w:val="12D3C9D3"/>
    <w:rsid w:val="12E85BB0"/>
    <w:rsid w:val="131CE4A2"/>
    <w:rsid w:val="1389D0E8"/>
    <w:rsid w:val="13AD9C7C"/>
    <w:rsid w:val="13EE8344"/>
    <w:rsid w:val="14024CC8"/>
    <w:rsid w:val="14319444"/>
    <w:rsid w:val="1437FF46"/>
    <w:rsid w:val="14574CB8"/>
    <w:rsid w:val="14993C05"/>
    <w:rsid w:val="14A599BC"/>
    <w:rsid w:val="14C53D68"/>
    <w:rsid w:val="14C94DCA"/>
    <w:rsid w:val="153D1DD3"/>
    <w:rsid w:val="1584E1E1"/>
    <w:rsid w:val="15CE6A12"/>
    <w:rsid w:val="15E9D52C"/>
    <w:rsid w:val="16093DD4"/>
    <w:rsid w:val="163A1027"/>
    <w:rsid w:val="163C606C"/>
    <w:rsid w:val="16477872"/>
    <w:rsid w:val="167585F9"/>
    <w:rsid w:val="1677EC99"/>
    <w:rsid w:val="16F5C9A4"/>
    <w:rsid w:val="17149F1C"/>
    <w:rsid w:val="178BC7E2"/>
    <w:rsid w:val="18692BAD"/>
    <w:rsid w:val="18A050B9"/>
    <w:rsid w:val="18DF5AB3"/>
    <w:rsid w:val="18DFAC6F"/>
    <w:rsid w:val="19039A09"/>
    <w:rsid w:val="19960057"/>
    <w:rsid w:val="19B4B840"/>
    <w:rsid w:val="19C1148C"/>
    <w:rsid w:val="19E7DCFA"/>
    <w:rsid w:val="19F79EEE"/>
    <w:rsid w:val="1A150C52"/>
    <w:rsid w:val="1A52C672"/>
    <w:rsid w:val="1A5D24A9"/>
    <w:rsid w:val="1A92B10C"/>
    <w:rsid w:val="1AD973E3"/>
    <w:rsid w:val="1B0C8B1F"/>
    <w:rsid w:val="1B5580E9"/>
    <w:rsid w:val="1B8A1C7A"/>
    <w:rsid w:val="1BDA5237"/>
    <w:rsid w:val="1BF41688"/>
    <w:rsid w:val="1BF94D71"/>
    <w:rsid w:val="1C28BAD9"/>
    <w:rsid w:val="1C68ACBD"/>
    <w:rsid w:val="1C75DBBC"/>
    <w:rsid w:val="1CB75FE2"/>
    <w:rsid w:val="1CBDCD6B"/>
    <w:rsid w:val="1CC3B0BD"/>
    <w:rsid w:val="1CE95525"/>
    <w:rsid w:val="1CF96513"/>
    <w:rsid w:val="1D2D4310"/>
    <w:rsid w:val="1D2EED34"/>
    <w:rsid w:val="1D32F68D"/>
    <w:rsid w:val="1D4E051A"/>
    <w:rsid w:val="1D6B4A74"/>
    <w:rsid w:val="1D89DE2F"/>
    <w:rsid w:val="1DE83A70"/>
    <w:rsid w:val="1E0E19CD"/>
    <w:rsid w:val="1E1320C9"/>
    <w:rsid w:val="1E159D94"/>
    <w:rsid w:val="1E3EBFCA"/>
    <w:rsid w:val="1F2E4D27"/>
    <w:rsid w:val="1F61DE1F"/>
    <w:rsid w:val="1FA7049F"/>
    <w:rsid w:val="1FAFFD9E"/>
    <w:rsid w:val="1FC42810"/>
    <w:rsid w:val="200E2B80"/>
    <w:rsid w:val="2079F8D3"/>
    <w:rsid w:val="20B90651"/>
    <w:rsid w:val="20E26190"/>
    <w:rsid w:val="20EE41A5"/>
    <w:rsid w:val="21155536"/>
    <w:rsid w:val="217CDAA9"/>
    <w:rsid w:val="21C2AA49"/>
    <w:rsid w:val="21C97D32"/>
    <w:rsid w:val="223BD64A"/>
    <w:rsid w:val="230E5184"/>
    <w:rsid w:val="2351728D"/>
    <w:rsid w:val="23823536"/>
    <w:rsid w:val="2385F9D4"/>
    <w:rsid w:val="239185E4"/>
    <w:rsid w:val="23A84B49"/>
    <w:rsid w:val="23BB4DB2"/>
    <w:rsid w:val="23F6DDF5"/>
    <w:rsid w:val="23F7CDFD"/>
    <w:rsid w:val="23FC03F2"/>
    <w:rsid w:val="2453A789"/>
    <w:rsid w:val="24B57C55"/>
    <w:rsid w:val="24D44E7A"/>
    <w:rsid w:val="2502998C"/>
    <w:rsid w:val="257723A4"/>
    <w:rsid w:val="258DB90B"/>
    <w:rsid w:val="25B9C39B"/>
    <w:rsid w:val="25BC9320"/>
    <w:rsid w:val="25E6F9C7"/>
    <w:rsid w:val="2626FDD5"/>
    <w:rsid w:val="26642DA1"/>
    <w:rsid w:val="266B72F6"/>
    <w:rsid w:val="269FB1B9"/>
    <w:rsid w:val="26EA5739"/>
    <w:rsid w:val="27247E53"/>
    <w:rsid w:val="27DAD23B"/>
    <w:rsid w:val="27F519E6"/>
    <w:rsid w:val="28B06AF8"/>
    <w:rsid w:val="28CB83FE"/>
    <w:rsid w:val="28F05F11"/>
    <w:rsid w:val="290A0B00"/>
    <w:rsid w:val="2A4F2715"/>
    <w:rsid w:val="2B3CFF71"/>
    <w:rsid w:val="2B9E4E08"/>
    <w:rsid w:val="2BF76E29"/>
    <w:rsid w:val="2C5E7E70"/>
    <w:rsid w:val="2C78ECB2"/>
    <w:rsid w:val="2CBF9460"/>
    <w:rsid w:val="2CDA23E3"/>
    <w:rsid w:val="2D0B998C"/>
    <w:rsid w:val="2D48446E"/>
    <w:rsid w:val="2D7C3029"/>
    <w:rsid w:val="2DB639C6"/>
    <w:rsid w:val="2DD0C940"/>
    <w:rsid w:val="2DD40EEC"/>
    <w:rsid w:val="2DE11FDF"/>
    <w:rsid w:val="2E594104"/>
    <w:rsid w:val="2E666100"/>
    <w:rsid w:val="2E9CB5A9"/>
    <w:rsid w:val="2F4D90DD"/>
    <w:rsid w:val="3035E430"/>
    <w:rsid w:val="3091CEB2"/>
    <w:rsid w:val="30A300DA"/>
    <w:rsid w:val="30F1BE03"/>
    <w:rsid w:val="31037916"/>
    <w:rsid w:val="314065D5"/>
    <w:rsid w:val="314BD37C"/>
    <w:rsid w:val="31579709"/>
    <w:rsid w:val="31601A41"/>
    <w:rsid w:val="317D9BCC"/>
    <w:rsid w:val="31B457D4"/>
    <w:rsid w:val="320B39B9"/>
    <w:rsid w:val="3213E919"/>
    <w:rsid w:val="325D5B25"/>
    <w:rsid w:val="3291C037"/>
    <w:rsid w:val="32A2D0DD"/>
    <w:rsid w:val="334F5354"/>
    <w:rsid w:val="33526EEF"/>
    <w:rsid w:val="3388045A"/>
    <w:rsid w:val="342530E0"/>
    <w:rsid w:val="35106ED5"/>
    <w:rsid w:val="3548B2E1"/>
    <w:rsid w:val="357592E0"/>
    <w:rsid w:val="358626CF"/>
    <w:rsid w:val="35C5618A"/>
    <w:rsid w:val="35E00A05"/>
    <w:rsid w:val="35E2155C"/>
    <w:rsid w:val="35EB4A2A"/>
    <w:rsid w:val="363F272E"/>
    <w:rsid w:val="364380BB"/>
    <w:rsid w:val="3675D5E5"/>
    <w:rsid w:val="36EF0B16"/>
    <w:rsid w:val="375DB11B"/>
    <w:rsid w:val="378C9DF4"/>
    <w:rsid w:val="37ABCC45"/>
    <w:rsid w:val="37B42160"/>
    <w:rsid w:val="38502B96"/>
    <w:rsid w:val="387050ED"/>
    <w:rsid w:val="3893B136"/>
    <w:rsid w:val="38A6C8A0"/>
    <w:rsid w:val="38F791FE"/>
    <w:rsid w:val="3907240E"/>
    <w:rsid w:val="39279A08"/>
    <w:rsid w:val="39403A34"/>
    <w:rsid w:val="39C14BCC"/>
    <w:rsid w:val="3A9DF4CB"/>
    <w:rsid w:val="3AC2D4B9"/>
    <w:rsid w:val="3ACE0EED"/>
    <w:rsid w:val="3AD4A2FD"/>
    <w:rsid w:val="3AD906F1"/>
    <w:rsid w:val="3AFE1E63"/>
    <w:rsid w:val="3B08B0CF"/>
    <w:rsid w:val="3B11EA2D"/>
    <w:rsid w:val="3B3BD4E4"/>
    <w:rsid w:val="3B708EC1"/>
    <w:rsid w:val="3B860C8D"/>
    <w:rsid w:val="3B98B123"/>
    <w:rsid w:val="3BA6BCCE"/>
    <w:rsid w:val="3BE4D132"/>
    <w:rsid w:val="3C15B2E7"/>
    <w:rsid w:val="3C545C52"/>
    <w:rsid w:val="3D1313A9"/>
    <w:rsid w:val="3D1B80BA"/>
    <w:rsid w:val="3D1FC3ED"/>
    <w:rsid w:val="3D491F6F"/>
    <w:rsid w:val="3D63A11C"/>
    <w:rsid w:val="3D67B01D"/>
    <w:rsid w:val="3DB1CE09"/>
    <w:rsid w:val="3DB39277"/>
    <w:rsid w:val="3DBA552A"/>
    <w:rsid w:val="3DD263C7"/>
    <w:rsid w:val="3DD649AB"/>
    <w:rsid w:val="3DD916CA"/>
    <w:rsid w:val="3DDF1E40"/>
    <w:rsid w:val="3E1641B3"/>
    <w:rsid w:val="3E16692F"/>
    <w:rsid w:val="3E2F0429"/>
    <w:rsid w:val="3E5CDD8A"/>
    <w:rsid w:val="3E837780"/>
    <w:rsid w:val="3E97B324"/>
    <w:rsid w:val="3F0A482E"/>
    <w:rsid w:val="3F51C5B2"/>
    <w:rsid w:val="3FB1D3B0"/>
    <w:rsid w:val="3FEBC932"/>
    <w:rsid w:val="3FF6FB69"/>
    <w:rsid w:val="40087D64"/>
    <w:rsid w:val="405E6B11"/>
    <w:rsid w:val="405E7867"/>
    <w:rsid w:val="406DBBC2"/>
    <w:rsid w:val="408F796C"/>
    <w:rsid w:val="40978433"/>
    <w:rsid w:val="40B8501F"/>
    <w:rsid w:val="40C4F947"/>
    <w:rsid w:val="40E991B1"/>
    <w:rsid w:val="4163C8B0"/>
    <w:rsid w:val="4194A2AF"/>
    <w:rsid w:val="41BBE368"/>
    <w:rsid w:val="41E142DB"/>
    <w:rsid w:val="4203F932"/>
    <w:rsid w:val="42286C9C"/>
    <w:rsid w:val="423E8915"/>
    <w:rsid w:val="42605B4C"/>
    <w:rsid w:val="42DFFA68"/>
    <w:rsid w:val="42EE4D16"/>
    <w:rsid w:val="434E7E9C"/>
    <w:rsid w:val="435512DD"/>
    <w:rsid w:val="43F05AA0"/>
    <w:rsid w:val="445BA726"/>
    <w:rsid w:val="4473B7A1"/>
    <w:rsid w:val="448A822C"/>
    <w:rsid w:val="44CADCDC"/>
    <w:rsid w:val="4532327B"/>
    <w:rsid w:val="453E3C95"/>
    <w:rsid w:val="458C7738"/>
    <w:rsid w:val="45ACEC55"/>
    <w:rsid w:val="4634CACF"/>
    <w:rsid w:val="4661F0B8"/>
    <w:rsid w:val="46A7BC5A"/>
    <w:rsid w:val="46C52917"/>
    <w:rsid w:val="46E62F7B"/>
    <w:rsid w:val="4707614A"/>
    <w:rsid w:val="471C6144"/>
    <w:rsid w:val="473F09C3"/>
    <w:rsid w:val="47904DF3"/>
    <w:rsid w:val="47A74801"/>
    <w:rsid w:val="47AA5C2C"/>
    <w:rsid w:val="47DA6CA1"/>
    <w:rsid w:val="48187324"/>
    <w:rsid w:val="48BA0920"/>
    <w:rsid w:val="48E0CB31"/>
    <w:rsid w:val="48E464DE"/>
    <w:rsid w:val="49174C15"/>
    <w:rsid w:val="491C41FE"/>
    <w:rsid w:val="496E3507"/>
    <w:rsid w:val="499BCE6D"/>
    <w:rsid w:val="49D811A6"/>
    <w:rsid w:val="4A4AC5C8"/>
    <w:rsid w:val="4AF4BA61"/>
    <w:rsid w:val="4B81EAD0"/>
    <w:rsid w:val="4BDD6772"/>
    <w:rsid w:val="4BF9CE3A"/>
    <w:rsid w:val="4C3DD633"/>
    <w:rsid w:val="4C4DBE2E"/>
    <w:rsid w:val="4C612F60"/>
    <w:rsid w:val="4C71D07A"/>
    <w:rsid w:val="4CB124AD"/>
    <w:rsid w:val="4CF5FE26"/>
    <w:rsid w:val="4D2E83B0"/>
    <w:rsid w:val="4D325AE7"/>
    <w:rsid w:val="4D50A6DC"/>
    <w:rsid w:val="4DA52C8C"/>
    <w:rsid w:val="4DCA2A29"/>
    <w:rsid w:val="4E7A7B06"/>
    <w:rsid w:val="4EBBA296"/>
    <w:rsid w:val="4FF10E0C"/>
    <w:rsid w:val="500E767B"/>
    <w:rsid w:val="501273B5"/>
    <w:rsid w:val="50636FE4"/>
    <w:rsid w:val="50B295A7"/>
    <w:rsid w:val="51464867"/>
    <w:rsid w:val="51976F01"/>
    <w:rsid w:val="520A86CF"/>
    <w:rsid w:val="52590AE2"/>
    <w:rsid w:val="528606F5"/>
    <w:rsid w:val="52B60CBA"/>
    <w:rsid w:val="52C225FF"/>
    <w:rsid w:val="53AF40D5"/>
    <w:rsid w:val="53C14D1F"/>
    <w:rsid w:val="53E47F16"/>
    <w:rsid w:val="542C2085"/>
    <w:rsid w:val="543FEDA7"/>
    <w:rsid w:val="54C6C929"/>
    <w:rsid w:val="5561ED7A"/>
    <w:rsid w:val="55B6E061"/>
    <w:rsid w:val="55C29856"/>
    <w:rsid w:val="55FBAE3A"/>
    <w:rsid w:val="56286E53"/>
    <w:rsid w:val="56417F4A"/>
    <w:rsid w:val="567AF2A1"/>
    <w:rsid w:val="569523CD"/>
    <w:rsid w:val="56EF936B"/>
    <w:rsid w:val="577D76C5"/>
    <w:rsid w:val="58143BDE"/>
    <w:rsid w:val="58490C2B"/>
    <w:rsid w:val="58563DFD"/>
    <w:rsid w:val="586CBC5C"/>
    <w:rsid w:val="58852362"/>
    <w:rsid w:val="588F325F"/>
    <w:rsid w:val="591F3298"/>
    <w:rsid w:val="594B8DEE"/>
    <w:rsid w:val="598D4045"/>
    <w:rsid w:val="59D277D6"/>
    <w:rsid w:val="5A7446FF"/>
    <w:rsid w:val="5AC44BF3"/>
    <w:rsid w:val="5AD61471"/>
    <w:rsid w:val="5B19B8DD"/>
    <w:rsid w:val="5B2DFC64"/>
    <w:rsid w:val="5B78D060"/>
    <w:rsid w:val="5C58A8AD"/>
    <w:rsid w:val="5CDA3493"/>
    <w:rsid w:val="5D4723AA"/>
    <w:rsid w:val="5D4BD171"/>
    <w:rsid w:val="5DD39B1A"/>
    <w:rsid w:val="5DFD30A6"/>
    <w:rsid w:val="5E0C1DAD"/>
    <w:rsid w:val="5E898AC0"/>
    <w:rsid w:val="5EC8AD2A"/>
    <w:rsid w:val="5EF2E250"/>
    <w:rsid w:val="5F5F4353"/>
    <w:rsid w:val="5F97F9D1"/>
    <w:rsid w:val="5FA742D6"/>
    <w:rsid w:val="6065E782"/>
    <w:rsid w:val="607BA54E"/>
    <w:rsid w:val="60A9C0F4"/>
    <w:rsid w:val="60BCDE09"/>
    <w:rsid w:val="60C8CFBB"/>
    <w:rsid w:val="60F3262E"/>
    <w:rsid w:val="6110FD42"/>
    <w:rsid w:val="614233A3"/>
    <w:rsid w:val="61519CF9"/>
    <w:rsid w:val="618EBBDD"/>
    <w:rsid w:val="6192612C"/>
    <w:rsid w:val="61B7BB48"/>
    <w:rsid w:val="61D2298A"/>
    <w:rsid w:val="61E2ADC9"/>
    <w:rsid w:val="622FD32A"/>
    <w:rsid w:val="62A86F01"/>
    <w:rsid w:val="62B5F59B"/>
    <w:rsid w:val="62B94E30"/>
    <w:rsid w:val="631BF748"/>
    <w:rsid w:val="63547C29"/>
    <w:rsid w:val="635FD6AE"/>
    <w:rsid w:val="637C2B78"/>
    <w:rsid w:val="6431FF59"/>
    <w:rsid w:val="647B74A3"/>
    <w:rsid w:val="6505E3CE"/>
    <w:rsid w:val="6519F65C"/>
    <w:rsid w:val="6520A948"/>
    <w:rsid w:val="65757431"/>
    <w:rsid w:val="65ABA742"/>
    <w:rsid w:val="66411B66"/>
    <w:rsid w:val="66D9DB95"/>
    <w:rsid w:val="66DF3625"/>
    <w:rsid w:val="6729F15C"/>
    <w:rsid w:val="6741D417"/>
    <w:rsid w:val="67428999"/>
    <w:rsid w:val="674CBA47"/>
    <w:rsid w:val="676813B9"/>
    <w:rsid w:val="6776AACC"/>
    <w:rsid w:val="67A05BC7"/>
    <w:rsid w:val="67BEF367"/>
    <w:rsid w:val="67CEA53F"/>
    <w:rsid w:val="67F9D1C1"/>
    <w:rsid w:val="68EA4716"/>
    <w:rsid w:val="68FA5C09"/>
    <w:rsid w:val="6907E344"/>
    <w:rsid w:val="6A899024"/>
    <w:rsid w:val="6A958080"/>
    <w:rsid w:val="6AA9F766"/>
    <w:rsid w:val="6ACE2BEB"/>
    <w:rsid w:val="6AE6213C"/>
    <w:rsid w:val="6AEEB37F"/>
    <w:rsid w:val="6B1643AF"/>
    <w:rsid w:val="6BADA01E"/>
    <w:rsid w:val="6C435506"/>
    <w:rsid w:val="6C4965F9"/>
    <w:rsid w:val="6C649CA4"/>
    <w:rsid w:val="6C83F2F0"/>
    <w:rsid w:val="6C99D643"/>
    <w:rsid w:val="6CC6073B"/>
    <w:rsid w:val="6D8D8DA3"/>
    <w:rsid w:val="6E5FAFC9"/>
    <w:rsid w:val="6E86D681"/>
    <w:rsid w:val="6EE93805"/>
    <w:rsid w:val="6F25AF0E"/>
    <w:rsid w:val="6F4D94E6"/>
    <w:rsid w:val="6FA24E74"/>
    <w:rsid w:val="6FBAD651"/>
    <w:rsid w:val="6FF4A4EE"/>
    <w:rsid w:val="7019B3A0"/>
    <w:rsid w:val="7076712B"/>
    <w:rsid w:val="71213DA2"/>
    <w:rsid w:val="7131F148"/>
    <w:rsid w:val="717A235F"/>
    <w:rsid w:val="71803697"/>
    <w:rsid w:val="7197E803"/>
    <w:rsid w:val="728C23D8"/>
    <w:rsid w:val="72C4419B"/>
    <w:rsid w:val="737B0C38"/>
    <w:rsid w:val="737FDA80"/>
    <w:rsid w:val="738823C2"/>
    <w:rsid w:val="73F85CD4"/>
    <w:rsid w:val="74178B24"/>
    <w:rsid w:val="747F0DE3"/>
    <w:rsid w:val="7485EC41"/>
    <w:rsid w:val="74CF9BB0"/>
    <w:rsid w:val="7577E687"/>
    <w:rsid w:val="75BFA242"/>
    <w:rsid w:val="75DB5A55"/>
    <w:rsid w:val="762DCD75"/>
    <w:rsid w:val="767912C0"/>
    <w:rsid w:val="76932BA9"/>
    <w:rsid w:val="76CE3414"/>
    <w:rsid w:val="76DB8B22"/>
    <w:rsid w:val="76DF5C00"/>
    <w:rsid w:val="76E8E475"/>
    <w:rsid w:val="76F7CDAB"/>
    <w:rsid w:val="770B266D"/>
    <w:rsid w:val="771871AD"/>
    <w:rsid w:val="7784ECA3"/>
    <w:rsid w:val="787DC46A"/>
    <w:rsid w:val="78D2E3AE"/>
    <w:rsid w:val="78FECAE8"/>
    <w:rsid w:val="7934B20F"/>
    <w:rsid w:val="795C52BC"/>
    <w:rsid w:val="795D7E6C"/>
    <w:rsid w:val="79BDF7FD"/>
    <w:rsid w:val="79CD9333"/>
    <w:rsid w:val="79E0CD9A"/>
    <w:rsid w:val="7A02351B"/>
    <w:rsid w:val="7A115E4E"/>
    <w:rsid w:val="7A8B0A29"/>
    <w:rsid w:val="7A9DF548"/>
    <w:rsid w:val="7AD9D5D2"/>
    <w:rsid w:val="7AEDB31C"/>
    <w:rsid w:val="7B2903D8"/>
    <w:rsid w:val="7B56D8E6"/>
    <w:rsid w:val="7BB5FCA4"/>
    <w:rsid w:val="7BCC42CE"/>
    <w:rsid w:val="7BFB982F"/>
    <w:rsid w:val="7C6BA52E"/>
    <w:rsid w:val="7C803A04"/>
    <w:rsid w:val="7CC233A1"/>
    <w:rsid w:val="7D52388C"/>
    <w:rsid w:val="7D749B70"/>
    <w:rsid w:val="7D758922"/>
    <w:rsid w:val="7DF06C0C"/>
    <w:rsid w:val="7E319EF3"/>
    <w:rsid w:val="7E5913C5"/>
    <w:rsid w:val="7E71D75D"/>
    <w:rsid w:val="7EA07EC8"/>
    <w:rsid w:val="7EB97454"/>
    <w:rsid w:val="7F659508"/>
    <w:rsid w:val="7FC76DB3"/>
    <w:rsid w:val="7FF27C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34651D"/>
  <w15:docId w15:val="{1677F08B-78EF-4B17-A15C-8F29DF2B58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New York" w:hAnsi="New York"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uiPriority="9" w:semiHidden="1" w:unhideWhenUsed="1" w:qFormat="1"/>
    <w:lsdException w:name="heading 9" w:uiPriority="14" w:semiHidden="1" w:unhideWhenUsed="1" w:qFormat="1"/>
    <w:lsdException w:name="index 1" w:uiPriority="99" w:semiHidden="1" w:unhideWhenUsed="1"/>
    <w:lsdException w:name="index 2" w:uiPriority="99"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semiHidden="1" w:unhideWhenUsed="1"/>
    <w:lsdException w:name="annotation text" w:uiPriority="99" w:semiHidden="1" w:unhideWhenUsed="1"/>
    <w:lsdException w:name="header" w:uiPriority="99"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uiPriority="99" w:semiHidden="1" w:unhideWhenUsed="1"/>
    <w:lsdException w:name="annotation reference" w:uiPriority="99" w:semiHidden="1" w:unhideWhenUsed="1"/>
    <w:lsdException w:name="line number" w:semiHidden="1" w:unhideWhenUsed="1"/>
    <w:lsdException w:name="page number" w:semiHidden="1" w:unhideWhenUsed="1"/>
    <w:lsdException w:name="endnote reference" w:uiPriority="99"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uiPriority="99"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07717"/>
    <w:rPr>
      <w:rFonts w:ascii="Times New Roman" w:hAnsi="Times New Roman"/>
      <w:sz w:val="24"/>
    </w:rPr>
  </w:style>
  <w:style w:type="paragraph" w:styleId="Heading1">
    <w:name w:val="heading 1"/>
    <w:aliases w:val="l1"/>
    <w:basedOn w:val="Normal"/>
    <w:next w:val="Normal"/>
    <w:link w:val="Heading1Char"/>
    <w:uiPriority w:val="9"/>
    <w:qFormat/>
    <w:rsid w:val="00503F1E"/>
    <w:pPr>
      <w:numPr>
        <w:numId w:val="48"/>
      </w:numPr>
      <w:spacing w:after="240" w:line="360" w:lineRule="atLeast"/>
      <w:ind w:left="432"/>
      <w:jc w:val="center"/>
      <w:outlineLvl w:val="0"/>
    </w:pPr>
    <w:rPr>
      <w:b/>
      <w:caps/>
    </w:rPr>
  </w:style>
  <w:style w:type="paragraph" w:styleId="Heading2">
    <w:name w:val="heading 2"/>
    <w:basedOn w:val="Normal"/>
    <w:next w:val="Normal"/>
    <w:link w:val="Heading2Char"/>
    <w:uiPriority w:val="9"/>
    <w:qFormat/>
    <w:rsid w:val="00503F1E"/>
    <w:pPr>
      <w:keepNext/>
      <w:numPr>
        <w:ilvl w:val="1"/>
        <w:numId w:val="48"/>
      </w:numPr>
      <w:spacing w:before="240" w:after="120"/>
      <w:outlineLvl w:val="1"/>
    </w:pPr>
    <w:rPr>
      <w:b/>
    </w:rPr>
  </w:style>
  <w:style w:type="paragraph" w:styleId="Heading3">
    <w:name w:val="heading 3"/>
    <w:aliases w:val="l3"/>
    <w:basedOn w:val="Heading2"/>
    <w:next w:val="Normal"/>
    <w:link w:val="Heading3Char"/>
    <w:uiPriority w:val="9"/>
    <w:qFormat/>
    <w:rsid w:val="00503F1E"/>
    <w:pPr>
      <w:numPr>
        <w:ilvl w:val="2"/>
      </w:numPr>
      <w:outlineLvl w:val="2"/>
    </w:pPr>
    <w:rPr>
      <w:i/>
    </w:rPr>
  </w:style>
  <w:style w:type="paragraph" w:styleId="Heading4">
    <w:name w:val="heading 4"/>
    <w:aliases w:val="l4"/>
    <w:basedOn w:val="Normal"/>
    <w:next w:val="Normal"/>
    <w:qFormat/>
    <w:rsid w:val="00503F1E"/>
    <w:pPr>
      <w:keepNext/>
      <w:numPr>
        <w:ilvl w:val="3"/>
        <w:numId w:val="48"/>
      </w:numPr>
      <w:spacing w:before="240" w:after="120"/>
      <w:outlineLvl w:val="3"/>
    </w:pPr>
    <w:rPr>
      <w:i/>
    </w:rPr>
  </w:style>
  <w:style w:type="paragraph" w:styleId="Heading5">
    <w:name w:val="heading 5"/>
    <w:basedOn w:val="Normal"/>
    <w:next w:val="Normal"/>
    <w:qFormat/>
    <w:rsid w:val="00132003"/>
    <w:pPr>
      <w:keepNext/>
      <w:keepLines/>
      <w:numPr>
        <w:ilvl w:val="4"/>
        <w:numId w:val="48"/>
      </w:numPr>
      <w:spacing w:after="240" w:line="320" w:lineRule="atLeast"/>
      <w:outlineLvl w:val="4"/>
    </w:pPr>
    <w:rPr>
      <w:u w:val="single"/>
    </w:rPr>
  </w:style>
  <w:style w:type="paragraph" w:styleId="Heading6">
    <w:name w:val="heading 6"/>
    <w:basedOn w:val="Normal"/>
    <w:next w:val="Normal"/>
    <w:link w:val="Heading6Char"/>
    <w:semiHidden/>
    <w:unhideWhenUsed/>
    <w:qFormat/>
    <w:rsid w:val="000D27A3"/>
    <w:pPr>
      <w:keepNext/>
      <w:keepLines/>
      <w:numPr>
        <w:ilvl w:val="5"/>
        <w:numId w:val="48"/>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semiHidden/>
    <w:unhideWhenUsed/>
    <w:qFormat/>
    <w:rsid w:val="000D27A3"/>
    <w:pPr>
      <w:keepNext/>
      <w:keepLines/>
      <w:numPr>
        <w:ilvl w:val="6"/>
        <w:numId w:val="48"/>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0F4F54"/>
    <w:pPr>
      <w:keepNext/>
      <w:keepLines/>
      <w:numPr>
        <w:ilvl w:val="7"/>
        <w:numId w:val="48"/>
      </w:numPr>
      <w:spacing w:before="40" w:line="259" w:lineRule="auto"/>
      <w:outlineLvl w:val="7"/>
    </w:pPr>
    <w:rPr>
      <w:rFonts w:asciiTheme="majorHAnsi" w:hAnsiTheme="majorHAnsi" w:eastAsiaTheme="majorEastAsia" w:cstheme="majorBidi"/>
      <w:color w:val="272727" w:themeColor="text1" w:themeTint="D8"/>
      <w:sz w:val="21"/>
      <w:szCs w:val="21"/>
      <w:lang w:eastAsia="zh-CN"/>
    </w:rPr>
  </w:style>
  <w:style w:type="paragraph" w:styleId="Heading9">
    <w:name w:val="heading 9"/>
    <w:aliases w:val="Chap AnnX"/>
    <w:basedOn w:val="Heading8"/>
    <w:next w:val="Normal"/>
    <w:link w:val="Heading9Char"/>
    <w:uiPriority w:val="14"/>
    <w:qFormat/>
    <w:rsid w:val="00F0404D"/>
    <w:pPr>
      <w:keepLines w:val="0"/>
      <w:numPr>
        <w:ilvl w:val="8"/>
      </w:numPr>
      <w:tabs>
        <w:tab w:val="left" w:pos="850"/>
        <w:tab w:val="left" w:pos="1191"/>
        <w:tab w:val="left" w:pos="1531"/>
      </w:tabs>
      <w:spacing w:before="1200" w:after="720" w:line="240" w:lineRule="auto"/>
      <w:jc w:val="center"/>
      <w:outlineLvl w:val="8"/>
    </w:pPr>
    <w:rPr>
      <w:rFonts w:ascii="Times New Roman" w:hAnsi="Times New Roman" w:cs="Arial" w:eastAsiaTheme="minorHAnsi"/>
      <w:b/>
      <w:color w:val="4E81BD"/>
      <w:sz w:val="28"/>
      <w:szCs w:val="20"/>
      <w:lang w:val="en-GB"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5">
    <w:name w:val="toc 5"/>
    <w:basedOn w:val="Normal"/>
    <w:next w:val="Normal"/>
    <w:uiPriority w:val="39"/>
    <w:rsid w:val="00B9321A"/>
    <w:pPr>
      <w:tabs>
        <w:tab w:val="right" w:leader="dot" w:pos="9360"/>
      </w:tabs>
      <w:spacing w:before="40" w:after="40"/>
      <w:ind w:left="990" w:right="720" w:hanging="630"/>
    </w:pPr>
  </w:style>
  <w:style w:type="paragraph" w:styleId="TOC4">
    <w:name w:val="toc 4"/>
    <w:basedOn w:val="Normal"/>
    <w:next w:val="Normal"/>
    <w:uiPriority w:val="39"/>
    <w:rsid w:val="007C25CE"/>
    <w:pPr>
      <w:tabs>
        <w:tab w:val="left" w:pos="2880"/>
        <w:tab w:val="right" w:leader="dot" w:pos="9360"/>
      </w:tabs>
      <w:spacing w:before="60"/>
      <w:ind w:left="2880" w:right="720" w:hanging="720"/>
    </w:pPr>
    <w:rPr>
      <w:noProof/>
    </w:rPr>
  </w:style>
  <w:style w:type="paragraph" w:styleId="TOC3">
    <w:name w:val="toc 3"/>
    <w:basedOn w:val="Normal"/>
    <w:next w:val="Normal"/>
    <w:uiPriority w:val="39"/>
    <w:pPr>
      <w:tabs>
        <w:tab w:val="right" w:leader="dot" w:pos="9360"/>
      </w:tabs>
      <w:spacing w:before="80" w:after="40"/>
      <w:ind w:left="2160" w:right="720" w:hanging="720"/>
    </w:pPr>
  </w:style>
  <w:style w:type="paragraph" w:styleId="TOC2">
    <w:name w:val="toc 2"/>
    <w:basedOn w:val="Normal"/>
    <w:next w:val="Normal"/>
    <w:uiPriority w:val="39"/>
    <w:pPr>
      <w:tabs>
        <w:tab w:val="right" w:leader="dot" w:pos="9360"/>
      </w:tabs>
      <w:spacing w:before="240" w:after="80"/>
      <w:ind w:left="1440" w:right="720" w:hanging="540"/>
    </w:pPr>
  </w:style>
  <w:style w:type="paragraph" w:styleId="TOC1">
    <w:name w:val="toc 1"/>
    <w:basedOn w:val="Normal"/>
    <w:next w:val="Normal"/>
    <w:uiPriority w:val="39"/>
    <w:pPr>
      <w:tabs>
        <w:tab w:val="right" w:leader="dot" w:pos="9360"/>
      </w:tabs>
      <w:spacing w:before="480" w:after="80"/>
      <w:ind w:left="900" w:right="720" w:hanging="540"/>
    </w:pPr>
  </w:style>
  <w:style w:type="paragraph" w:styleId="Index2">
    <w:name w:val="index 2"/>
    <w:basedOn w:val="Normal"/>
    <w:next w:val="Normal"/>
    <w:uiPriority w:val="99"/>
    <w:semiHidden/>
    <w:pPr>
      <w:ind w:left="360"/>
    </w:pPr>
  </w:style>
  <w:style w:type="paragraph" w:styleId="Index1">
    <w:name w:val="index 1"/>
    <w:basedOn w:val="Normal"/>
    <w:next w:val="Normal"/>
    <w:uiPriority w:val="99"/>
    <w:semiHidden/>
  </w:style>
  <w:style w:type="character" w:styleId="LineNumber">
    <w:name w:val="line number"/>
    <w:basedOn w:val="DefaultParagraphFont"/>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character" w:styleId="FootnoteReference">
    <w:name w:val="footnote reference"/>
    <w:uiPriority w:val="99"/>
    <w:rsid w:val="0082376D"/>
    <w:rPr>
      <w:rFonts w:ascii="Times New Roman" w:hAnsi="Times New Roman"/>
      <w:color w:val="auto"/>
      <w:position w:val="0"/>
      <w:sz w:val="20"/>
      <w:szCs w:val="20"/>
      <w:vertAlign w:val="superscript"/>
    </w:rPr>
  </w:style>
  <w:style w:type="paragraph" w:styleId="FootnoteText">
    <w:name w:val="footnote text"/>
    <w:basedOn w:val="Normal"/>
    <w:link w:val="FootnoteTextChar"/>
    <w:uiPriority w:val="99"/>
    <w:pPr>
      <w:ind w:left="274" w:hanging="274"/>
    </w:pPr>
    <w:rPr>
      <w:sz w:val="20"/>
    </w:rPr>
  </w:style>
  <w:style w:type="paragraph" w:styleId="equation" w:customStyle="1">
    <w:name w:val="equation"/>
    <w:pPr>
      <w:tabs>
        <w:tab w:val="center" w:pos="4680"/>
        <w:tab w:val="right" w:pos="9360"/>
      </w:tabs>
      <w:spacing w:after="240" w:line="480" w:lineRule="atLeast"/>
    </w:pPr>
    <w:rPr>
      <w:rFonts w:ascii="Times New Roman" w:hAnsi="Times New Roman"/>
      <w:sz w:val="24"/>
    </w:rPr>
  </w:style>
  <w:style w:type="paragraph" w:styleId="figurewobox" w:customStyle="1">
    <w:name w:val="figure w/o box"/>
    <w:basedOn w:val="Normal"/>
    <w:rsid w:val="0051112D"/>
    <w:pPr>
      <w:keepNext/>
      <w:spacing w:before="240" w:after="40"/>
    </w:pPr>
  </w:style>
  <w:style w:type="paragraph" w:styleId="TOC0" w:customStyle="1">
    <w:name w:val="TOC 0"/>
    <w:basedOn w:val="Normal"/>
    <w:rsid w:val="00883384"/>
    <w:pPr>
      <w:spacing w:before="720" w:after="480"/>
      <w:jc w:val="center"/>
    </w:pPr>
    <w:rPr>
      <w:b/>
      <w:bCs/>
      <w:caps/>
    </w:rPr>
  </w:style>
  <w:style w:type="paragraph" w:styleId="bullets" w:customStyle="1">
    <w:name w:val="bullets"/>
    <w:basedOn w:val="Normal"/>
    <w:rsid w:val="00F200D1"/>
    <w:pPr>
      <w:numPr>
        <w:numId w:val="3"/>
      </w:numPr>
      <w:spacing w:after="240"/>
    </w:pPr>
  </w:style>
  <w:style w:type="paragraph" w:styleId="TableofAuthorities">
    <w:name w:val="table of authorities"/>
    <w:basedOn w:val="Normal"/>
    <w:next w:val="Normal"/>
    <w:semiHidden/>
    <w:pPr>
      <w:ind w:left="240" w:hanging="240"/>
    </w:pPr>
  </w:style>
  <w:style w:type="paragraph" w:styleId="toc-tabfig" w:customStyle="1">
    <w:name w:val="toc-tab/fig"/>
    <w:basedOn w:val="Normal"/>
    <w:pPr>
      <w:tabs>
        <w:tab w:val="right" w:leader="dot" w:pos="9360"/>
      </w:tabs>
      <w:spacing w:before="240" w:after="80"/>
      <w:ind w:left="900" w:hanging="540"/>
    </w:pPr>
  </w:style>
  <w:style w:type="character" w:styleId="PageNumber">
    <w:name w:val="page number"/>
    <w:basedOn w:val="DefaultParagraphFont"/>
  </w:style>
  <w:style w:type="paragraph" w:styleId="TOCHeader" w:customStyle="1">
    <w:name w:val="TOC Header"/>
    <w:basedOn w:val="Normal"/>
    <w:rsid w:val="008C5987"/>
    <w:pPr>
      <w:tabs>
        <w:tab w:val="right" w:pos="9360"/>
      </w:tabs>
      <w:spacing w:after="240"/>
    </w:pPr>
    <w:rPr>
      <w:b/>
      <w:u w:val="words"/>
    </w:rPr>
  </w:style>
  <w:style w:type="paragraph" w:styleId="TableTitleContinued" w:customStyle="1">
    <w:name w:val="Table Title Continued"/>
    <w:basedOn w:val="TableTitle"/>
    <w:pPr>
      <w:spacing w:before="0"/>
      <w:ind w:left="1267" w:hanging="1267"/>
    </w:pPr>
  </w:style>
  <w:style w:type="paragraph" w:styleId="tabfigsource" w:customStyle="1">
    <w:name w:val="tab/fig source"/>
    <w:basedOn w:val="Normal"/>
    <w:pPr>
      <w:keepLines/>
      <w:spacing w:before="120" w:after="240"/>
      <w:ind w:left="187" w:hanging="187"/>
    </w:pPr>
    <w:rPr>
      <w:sz w:val="20"/>
    </w:rPr>
  </w:style>
  <w:style w:type="paragraph" w:styleId="bullets-2ndlevel" w:customStyle="1">
    <w:name w:val="bullets-2nd level"/>
    <w:rsid w:val="007E651B"/>
    <w:pPr>
      <w:numPr>
        <w:numId w:val="2"/>
      </w:numPr>
      <w:tabs>
        <w:tab w:val="num" w:pos="2160"/>
      </w:tabs>
      <w:spacing w:after="120"/>
    </w:pPr>
    <w:rPr>
      <w:rFonts w:ascii="Times New Roman" w:hAnsi="Times New Roman"/>
      <w:sz w:val="24"/>
    </w:rPr>
  </w:style>
  <w:style w:type="paragraph" w:styleId="tabfigcaption" w:customStyle="1">
    <w:name w:val="tab/fig caption"/>
    <w:basedOn w:val="Normal"/>
    <w:pPr>
      <w:keepNext/>
      <w:keepLines/>
      <w:spacing w:after="120"/>
    </w:pPr>
    <w:rPr>
      <w:sz w:val="18"/>
    </w:rPr>
  </w:style>
  <w:style w:type="paragraph" w:styleId="biblio" w:customStyle="1">
    <w:name w:val="biblio"/>
    <w:basedOn w:val="Normal"/>
    <w:pPr>
      <w:keepLines/>
      <w:spacing w:after="240"/>
      <w:ind w:left="720" w:hanging="720"/>
    </w:pPr>
  </w:style>
  <w:style w:type="paragraph" w:styleId="bullets-blank" w:customStyle="1">
    <w:name w:val="bullets-blank"/>
    <w:basedOn w:val="Normal"/>
    <w:rsid w:val="00861BDE"/>
    <w:pPr>
      <w:spacing w:after="240"/>
      <w:ind w:left="1080" w:hanging="360"/>
    </w:pPr>
  </w:style>
  <w:style w:type="paragraph" w:styleId="BalloonText">
    <w:name w:val="Balloon Text"/>
    <w:basedOn w:val="Normal"/>
    <w:link w:val="BalloonTextChar"/>
    <w:uiPriority w:val="99"/>
    <w:rPr>
      <w:rFonts w:ascii="Arial" w:hAnsi="Arial" w:cs="Tahoma"/>
      <w:sz w:val="20"/>
      <w:szCs w:val="16"/>
    </w:rPr>
  </w:style>
  <w:style w:type="paragraph" w:styleId="bullets-3rdlevel" w:customStyle="1">
    <w:name w:val="bullets-3rd level"/>
    <w:rsid w:val="007E651B"/>
    <w:pPr>
      <w:numPr>
        <w:numId w:val="1"/>
      </w:numPr>
      <w:tabs>
        <w:tab w:val="clear" w:pos="2160"/>
      </w:tabs>
      <w:spacing w:after="120"/>
      <w:ind w:left="1800"/>
    </w:pPr>
    <w:rPr>
      <w:rFonts w:ascii="Times New Roman" w:hAnsi="Times New Roman"/>
      <w:sz w:val="24"/>
    </w:rPr>
  </w:style>
  <w:style w:type="paragraph" w:styleId="TableTitle" w:customStyle="1">
    <w:name w:val="Table Title"/>
    <w:basedOn w:val="Normal"/>
    <w:pPr>
      <w:keepNext/>
      <w:keepLines/>
      <w:spacing w:before="240" w:after="240"/>
      <w:ind w:left="1260" w:hanging="1260"/>
    </w:pPr>
    <w:rPr>
      <w:b/>
    </w:rPr>
  </w:style>
  <w:style w:type="paragraph" w:styleId="FigureTitle" w:customStyle="1">
    <w:name w:val="Figure Title"/>
    <w:basedOn w:val="Normal"/>
    <w:link w:val="FigureTitleChar"/>
    <w:rsid w:val="007978C1"/>
    <w:pPr>
      <w:keepNext/>
      <w:keepLines/>
      <w:spacing w:before="240" w:after="240"/>
    </w:pPr>
    <w:rPr>
      <w:rFonts w:eastAsia="MS Mincho"/>
      <w:b/>
      <w:szCs w:val="24"/>
    </w:rPr>
  </w:style>
  <w:style w:type="paragraph" w:styleId="Cov-Date" w:customStyle="1">
    <w:name w:val="Cov-Date"/>
    <w:basedOn w:val="Normal"/>
    <w:rsid w:val="00814E14"/>
    <w:pPr>
      <w:jc w:val="right"/>
    </w:pPr>
    <w:rPr>
      <w:rFonts w:ascii="Arial" w:hAnsi="Arial"/>
      <w:b/>
      <w:sz w:val="28"/>
    </w:rPr>
  </w:style>
  <w:style w:type="paragraph" w:styleId="Cov-Disclaimer" w:customStyle="1">
    <w:name w:val="Cov-Disclaimer"/>
    <w:basedOn w:val="Normal"/>
    <w:rsid w:val="00814E14"/>
    <w:pPr>
      <w:jc w:val="right"/>
    </w:pPr>
    <w:rPr>
      <w:rFonts w:ascii="Arial" w:hAnsi="Arial" w:cs="Arial"/>
      <w:sz w:val="18"/>
      <w:szCs w:val="18"/>
    </w:rPr>
  </w:style>
  <w:style w:type="paragraph" w:styleId="Cov-Title" w:customStyle="1">
    <w:name w:val="Cov-Title"/>
    <w:basedOn w:val="Normal"/>
    <w:rsid w:val="00814E14"/>
    <w:pPr>
      <w:jc w:val="right"/>
    </w:pPr>
    <w:rPr>
      <w:rFonts w:ascii="Arial Black" w:hAnsi="Arial Black"/>
      <w:sz w:val="48"/>
    </w:rPr>
  </w:style>
  <w:style w:type="paragraph" w:styleId="Cov-Subtitle" w:customStyle="1">
    <w:name w:val="Cov-Subtitle"/>
    <w:basedOn w:val="Normal"/>
    <w:rsid w:val="00814E14"/>
    <w:pPr>
      <w:jc w:val="right"/>
    </w:pPr>
    <w:rPr>
      <w:rFonts w:ascii="Arial Black" w:hAnsi="Arial Black"/>
      <w:sz w:val="36"/>
    </w:rPr>
  </w:style>
  <w:style w:type="paragraph" w:styleId="Cov-Author" w:customStyle="1">
    <w:name w:val="Cov-Author"/>
    <w:basedOn w:val="Normal"/>
    <w:rsid w:val="00814E14"/>
    <w:pPr>
      <w:jc w:val="right"/>
    </w:pPr>
    <w:rPr>
      <w:rFonts w:ascii="Arial Black" w:hAnsi="Arial Black"/>
    </w:rPr>
  </w:style>
  <w:style w:type="paragraph" w:styleId="Cov-Address" w:customStyle="1">
    <w:name w:val="Cov-Address"/>
    <w:basedOn w:val="Normal"/>
    <w:rsid w:val="00814E14"/>
    <w:pPr>
      <w:jc w:val="right"/>
    </w:pPr>
    <w:rPr>
      <w:rFonts w:ascii="Arial" w:hAnsi="Arial"/>
    </w:rPr>
  </w:style>
  <w:style w:type="paragraph" w:styleId="AppHeading1" w:customStyle="1">
    <w:name w:val="AppHeading1"/>
    <w:rsid w:val="00132003"/>
    <w:pPr>
      <w:spacing w:before="240" w:after="240" w:line="360" w:lineRule="atLeast"/>
      <w:jc w:val="center"/>
    </w:pPr>
    <w:rPr>
      <w:rFonts w:ascii="Times New Roman Bold" w:hAnsi="Times New Roman Bold"/>
      <w:b/>
      <w:caps/>
      <w:sz w:val="24"/>
    </w:rPr>
  </w:style>
  <w:style w:type="paragraph" w:styleId="AppHeading2" w:customStyle="1">
    <w:name w:val="AppHeading2"/>
    <w:basedOn w:val="Heading2"/>
    <w:rsid w:val="007C25CE"/>
    <w:pPr>
      <w:numPr>
        <w:ilvl w:val="0"/>
        <w:numId w:val="0"/>
      </w:numPr>
      <w:ind w:left="720" w:hanging="720"/>
      <w:outlineLvl w:val="9"/>
    </w:pPr>
  </w:style>
  <w:style w:type="paragraph" w:styleId="AppHeading3" w:customStyle="1">
    <w:name w:val="AppHeading3"/>
    <w:basedOn w:val="Heading3"/>
    <w:rsid w:val="007C25CE"/>
    <w:pPr>
      <w:numPr>
        <w:ilvl w:val="0"/>
        <w:numId w:val="0"/>
      </w:numPr>
      <w:ind w:left="720" w:hanging="720"/>
      <w:outlineLvl w:val="9"/>
    </w:pPr>
  </w:style>
  <w:style w:type="paragraph" w:styleId="Level1" w:customStyle="1">
    <w:name w:val="Level 1"/>
    <w:basedOn w:val="Normal"/>
    <w:rsid w:val="007C25CE"/>
    <w:pPr>
      <w:widowControl w:val="0"/>
    </w:pPr>
  </w:style>
  <w:style w:type="numbering" w:styleId="RptFormat2" w:customStyle="1">
    <w:name w:val="RptFormat2"/>
    <w:rsid w:val="00503F1E"/>
    <w:pPr>
      <w:numPr>
        <w:numId w:val="4"/>
      </w:numPr>
    </w:pPr>
  </w:style>
  <w:style w:type="paragraph" w:styleId="TableHeader" w:customStyle="1">
    <w:name w:val="Table Header"/>
    <w:basedOn w:val="Normal"/>
    <w:qFormat/>
    <w:rsid w:val="00B773D5"/>
    <w:pPr>
      <w:keepNext/>
      <w:spacing w:before="80" w:after="80"/>
      <w:jc w:val="center"/>
    </w:pPr>
    <w:rPr>
      <w:b/>
      <w:snapToGrid w:val="0"/>
      <w:sz w:val="20"/>
    </w:rPr>
  </w:style>
  <w:style w:type="paragraph" w:styleId="Source1" w:customStyle="1">
    <w:name w:val="Source1"/>
    <w:basedOn w:val="Normal"/>
    <w:rsid w:val="00B773D5"/>
    <w:pPr>
      <w:keepLines/>
      <w:spacing w:before="120" w:after="240"/>
      <w:ind w:left="720" w:hanging="720"/>
    </w:pPr>
    <w:rPr>
      <w:rFonts w:eastAsia="MS Mincho"/>
      <w:sz w:val="20"/>
    </w:rPr>
  </w:style>
  <w:style w:type="paragraph" w:styleId="Source2" w:customStyle="1">
    <w:name w:val="Source2"/>
    <w:basedOn w:val="Source1"/>
    <w:qFormat/>
    <w:rsid w:val="00B773D5"/>
    <w:pPr>
      <w:spacing w:after="0"/>
      <w:ind w:left="187" w:hanging="187"/>
    </w:pPr>
  </w:style>
  <w:style w:type="paragraph" w:styleId="Source3" w:customStyle="1">
    <w:name w:val="Source3"/>
    <w:basedOn w:val="Source2"/>
    <w:qFormat/>
    <w:rsid w:val="00B773D5"/>
    <w:pPr>
      <w:spacing w:before="60"/>
    </w:pPr>
  </w:style>
  <w:style w:type="paragraph" w:styleId="TableBulletLM" w:customStyle="1">
    <w:name w:val="Table Bullet LM"/>
    <w:basedOn w:val="ListBullet"/>
    <w:qFormat/>
    <w:rsid w:val="00B773D5"/>
    <w:pPr>
      <w:tabs>
        <w:tab w:val="num" w:pos="2160"/>
      </w:tabs>
      <w:spacing w:before="60" w:after="60" w:line="200" w:lineRule="exact"/>
      <w:ind w:left="288" w:hanging="288"/>
      <w:contextualSpacing w:val="0"/>
    </w:pPr>
    <w:rPr>
      <w:rFonts w:eastAsia="MS Mincho"/>
      <w:sz w:val="20"/>
      <w:szCs w:val="18"/>
    </w:rPr>
  </w:style>
  <w:style w:type="paragraph" w:styleId="TableBulletInd" w:customStyle="1">
    <w:name w:val="Table Bullet Ind"/>
    <w:basedOn w:val="TableBulletLM"/>
    <w:qFormat/>
    <w:rsid w:val="00B773D5"/>
    <w:pPr>
      <w:ind w:left="576"/>
    </w:pPr>
  </w:style>
  <w:style w:type="paragraph" w:styleId="TableText" w:customStyle="1">
    <w:name w:val="Table Text"/>
    <w:basedOn w:val="Normal"/>
    <w:qFormat/>
    <w:rsid w:val="00F13E0A"/>
    <w:pPr>
      <w:spacing w:before="40" w:after="40"/>
    </w:pPr>
    <w:rPr>
      <w:snapToGrid w:val="0"/>
      <w:sz w:val="20"/>
    </w:rPr>
  </w:style>
  <w:style w:type="paragraph" w:styleId="TableTextDec" w:customStyle="1">
    <w:name w:val="Table Text Dec"/>
    <w:basedOn w:val="Normal"/>
    <w:qFormat/>
    <w:rsid w:val="00727C86"/>
    <w:pPr>
      <w:tabs>
        <w:tab w:val="decimal" w:pos="1015"/>
      </w:tabs>
      <w:spacing w:before="40" w:after="40"/>
    </w:pPr>
    <w:rPr>
      <w:rFonts w:eastAsia="MS Mincho"/>
      <w:sz w:val="20"/>
      <w:szCs w:val="18"/>
    </w:rPr>
  </w:style>
  <w:style w:type="paragraph" w:styleId="TableTextIndent1" w:customStyle="1">
    <w:name w:val="Table Text Indent1"/>
    <w:basedOn w:val="TableText"/>
    <w:qFormat/>
    <w:rsid w:val="00B773D5"/>
    <w:pPr>
      <w:ind w:left="245"/>
    </w:pPr>
    <w:rPr>
      <w:rFonts w:eastAsia="MS Mincho"/>
    </w:rPr>
  </w:style>
  <w:style w:type="paragraph" w:styleId="ListBullet">
    <w:name w:val="List Bullet"/>
    <w:basedOn w:val="Normal"/>
    <w:unhideWhenUsed/>
    <w:rsid w:val="00B773D5"/>
    <w:pPr>
      <w:ind w:left="720" w:hanging="360"/>
      <w:contextualSpacing/>
    </w:pPr>
  </w:style>
  <w:style w:type="paragraph" w:styleId="tablecont" w:customStyle="1">
    <w:name w:val="table (cont)"/>
    <w:basedOn w:val="Normal"/>
    <w:qFormat/>
    <w:rsid w:val="00A70A8C"/>
    <w:pPr>
      <w:jc w:val="right"/>
    </w:pPr>
    <w:rPr>
      <w:sz w:val="20"/>
    </w:rPr>
  </w:style>
  <w:style w:type="table" w:styleId="TableFormat2" w:customStyle="1">
    <w:name w:val="Table_Format2"/>
    <w:basedOn w:val="TableNormal"/>
    <w:rsid w:val="00FD6C61"/>
    <w:rPr>
      <w:rFonts w:ascii="Times New Roman" w:hAnsi="Times New Roman"/>
    </w:rPr>
    <w:tblPr>
      <w:tblBorders>
        <w:top w:val="double" w:color="auto" w:sz="6" w:space="0"/>
        <w:bottom w:val="double" w:color="auto" w:sz="6" w:space="0"/>
      </w:tblBorders>
    </w:tblPr>
    <w:tblStylePr w:type="firstRow">
      <w:tblPr/>
      <w:tcPr>
        <w:tcBorders>
          <w:top w:val="double" w:color="auto" w:sz="6" w:space="0"/>
          <w:left w:val="nil"/>
          <w:bottom w:val="single" w:color="auto" w:sz="4" w:space="0"/>
          <w:right w:val="nil"/>
          <w:insideH w:val="nil"/>
          <w:insideV w:val="nil"/>
          <w:tl2br w:val="nil"/>
          <w:tr2bl w:val="nil"/>
        </w:tcBorders>
      </w:tcPr>
    </w:tblStylePr>
  </w:style>
  <w:style w:type="table" w:styleId="TableGrid">
    <w:name w:val="Table Grid"/>
    <w:basedOn w:val="TableNormal"/>
    <w:uiPriority w:val="59"/>
    <w:rsid w:val="00A70A8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rsid w:val="00CB3E1F"/>
    <w:rPr>
      <w:rFonts w:ascii="Times New Roman" w:hAnsi="Times New Roman"/>
      <w:color w:val="3333FF"/>
      <w:u w:val="single"/>
    </w:rPr>
  </w:style>
  <w:style w:type="character" w:styleId="FollowedHyperlink">
    <w:name w:val="FollowedHyperlink"/>
    <w:basedOn w:val="DefaultParagraphFont"/>
    <w:uiPriority w:val="99"/>
    <w:rsid w:val="00CB3E1F"/>
    <w:rPr>
      <w:rFonts w:ascii="Times New Roman" w:hAnsi="Times New Roman"/>
      <w:color w:val="6F57B5"/>
      <w:u w:val="single"/>
    </w:rPr>
  </w:style>
  <w:style w:type="character" w:styleId="EndnoteReference">
    <w:name w:val="endnote reference"/>
    <w:basedOn w:val="DefaultParagraphFont"/>
    <w:uiPriority w:val="99"/>
    <w:semiHidden/>
    <w:unhideWhenUsed/>
    <w:rsid w:val="00CB3E1F"/>
    <w:rPr>
      <w:rFonts w:ascii="Times New Roman" w:hAnsi="Times New Roman"/>
      <w:spacing w:val="0"/>
      <w:w w:val="100"/>
      <w:kern w:val="0"/>
      <w:position w:val="0"/>
      <w:vertAlign w:val="superscript"/>
    </w:rPr>
  </w:style>
  <w:style w:type="paragraph" w:styleId="BodyText">
    <w:name w:val="Body Text"/>
    <w:basedOn w:val="Normal"/>
    <w:link w:val="BodyTextChar"/>
    <w:uiPriority w:val="1"/>
    <w:unhideWhenUsed/>
    <w:qFormat/>
    <w:rsid w:val="00CB3E1F"/>
    <w:pPr>
      <w:spacing w:after="240" w:line="360" w:lineRule="atLeast"/>
      <w:ind w:firstLine="720"/>
    </w:pPr>
  </w:style>
  <w:style w:type="character" w:styleId="BodyTextChar" w:customStyle="1">
    <w:name w:val="Body Text Char"/>
    <w:basedOn w:val="DefaultParagraphFont"/>
    <w:link w:val="BodyText"/>
    <w:uiPriority w:val="1"/>
    <w:rsid w:val="00CB3E1F"/>
    <w:rPr>
      <w:rFonts w:ascii="Times New Roman" w:hAnsi="Times New Roman"/>
      <w:sz w:val="24"/>
    </w:rPr>
  </w:style>
  <w:style w:type="paragraph" w:styleId="EndnoteText">
    <w:name w:val="endnote text"/>
    <w:basedOn w:val="Normal"/>
    <w:link w:val="EndnoteTextChar"/>
    <w:unhideWhenUsed/>
    <w:rsid w:val="000F4F54"/>
    <w:rPr>
      <w:rFonts w:asciiTheme="minorHAnsi" w:hAnsiTheme="minorHAnsi" w:eastAsiaTheme="minorEastAsia" w:cstheme="minorBidi"/>
      <w:sz w:val="20"/>
      <w:lang w:eastAsia="zh-CN"/>
    </w:rPr>
  </w:style>
  <w:style w:type="character" w:styleId="EndnoteTextChar" w:customStyle="1">
    <w:name w:val="Endnote Text Char"/>
    <w:basedOn w:val="DefaultParagraphFont"/>
    <w:link w:val="EndnoteText"/>
    <w:rsid w:val="000F4F54"/>
    <w:rPr>
      <w:rFonts w:asciiTheme="minorHAnsi" w:hAnsiTheme="minorHAnsi" w:eastAsiaTheme="minorEastAsia" w:cstheme="minorBidi"/>
      <w:lang w:eastAsia="zh-CN"/>
    </w:rPr>
  </w:style>
  <w:style w:type="character" w:styleId="FootnoteTextChar" w:customStyle="1">
    <w:name w:val="Footnote Text Char"/>
    <w:basedOn w:val="DefaultParagraphFont"/>
    <w:link w:val="FootnoteText"/>
    <w:uiPriority w:val="99"/>
    <w:rsid w:val="000F4F54"/>
    <w:rPr>
      <w:rFonts w:ascii="Times New Roman" w:hAnsi="Times New Roman"/>
    </w:rPr>
  </w:style>
  <w:style w:type="paragraph" w:styleId="BodytextLM" w:customStyle="1">
    <w:name w:val="Body text LM"/>
    <w:basedOn w:val="BodyText"/>
    <w:qFormat/>
    <w:rsid w:val="0051112D"/>
    <w:pPr>
      <w:ind w:firstLine="0"/>
    </w:pPr>
  </w:style>
  <w:style w:type="character" w:styleId="CommentReference">
    <w:name w:val="annotation reference"/>
    <w:basedOn w:val="DefaultParagraphFont"/>
    <w:uiPriority w:val="99"/>
    <w:semiHidden/>
    <w:unhideWhenUsed/>
    <w:rsid w:val="000F4F54"/>
    <w:rPr>
      <w:sz w:val="16"/>
      <w:szCs w:val="16"/>
    </w:rPr>
  </w:style>
  <w:style w:type="character" w:styleId="Heading8Char" w:customStyle="1">
    <w:name w:val="Heading 8 Char"/>
    <w:basedOn w:val="DefaultParagraphFont"/>
    <w:link w:val="Heading8"/>
    <w:uiPriority w:val="9"/>
    <w:semiHidden/>
    <w:rsid w:val="000F4F54"/>
    <w:rPr>
      <w:rFonts w:asciiTheme="majorHAnsi" w:hAnsiTheme="majorHAnsi" w:eastAsiaTheme="majorEastAsia" w:cstheme="majorBidi"/>
      <w:color w:val="272727" w:themeColor="text1" w:themeTint="D8"/>
      <w:sz w:val="21"/>
      <w:szCs w:val="21"/>
      <w:lang w:eastAsia="zh-CN"/>
    </w:rPr>
  </w:style>
  <w:style w:type="paragraph" w:styleId="ListParagraph">
    <w:name w:val="List Paragraph"/>
    <w:basedOn w:val="Normal"/>
    <w:uiPriority w:val="34"/>
    <w:qFormat/>
    <w:rsid w:val="000F4F54"/>
    <w:pPr>
      <w:spacing w:after="160" w:line="259" w:lineRule="auto"/>
      <w:ind w:left="720"/>
      <w:contextualSpacing/>
    </w:pPr>
    <w:rPr>
      <w:rFonts w:asciiTheme="minorHAnsi" w:hAnsiTheme="minorHAnsi" w:eastAsiaTheme="minorEastAsia" w:cstheme="minorBidi"/>
      <w:sz w:val="22"/>
      <w:szCs w:val="22"/>
      <w:lang w:eastAsia="zh-CN"/>
    </w:rPr>
  </w:style>
  <w:style w:type="paragraph" w:styleId="CommentText">
    <w:name w:val="annotation text"/>
    <w:basedOn w:val="Normal"/>
    <w:link w:val="CommentTextChar"/>
    <w:uiPriority w:val="99"/>
    <w:unhideWhenUsed/>
    <w:rsid w:val="000F4F54"/>
    <w:pPr>
      <w:spacing w:after="164"/>
      <w:ind w:left="10" w:hanging="10"/>
    </w:pPr>
    <w:rPr>
      <w:color w:val="000000"/>
      <w:sz w:val="20"/>
    </w:rPr>
  </w:style>
  <w:style w:type="character" w:styleId="CommentTextChar" w:customStyle="1">
    <w:name w:val="Comment Text Char"/>
    <w:basedOn w:val="DefaultParagraphFont"/>
    <w:link w:val="CommentText"/>
    <w:uiPriority w:val="99"/>
    <w:rsid w:val="000F4F54"/>
    <w:rPr>
      <w:rFonts w:ascii="Times New Roman" w:hAnsi="Times New Roman"/>
      <w:color w:val="000000"/>
    </w:rPr>
  </w:style>
  <w:style w:type="character" w:styleId="Heading1Char" w:customStyle="1">
    <w:name w:val="Heading 1 Char"/>
    <w:aliases w:val="l1 Char"/>
    <w:basedOn w:val="DefaultParagraphFont"/>
    <w:link w:val="Heading1"/>
    <w:uiPriority w:val="9"/>
    <w:rsid w:val="000F4F54"/>
    <w:rPr>
      <w:rFonts w:ascii="Times New Roman" w:hAnsi="Times New Roman"/>
      <w:b/>
      <w:caps/>
      <w:sz w:val="24"/>
    </w:rPr>
  </w:style>
  <w:style w:type="character" w:styleId="FigureTitleChar" w:customStyle="1">
    <w:name w:val="Figure Title Char"/>
    <w:basedOn w:val="DefaultParagraphFont"/>
    <w:link w:val="FigureTitle"/>
    <w:locked/>
    <w:rsid w:val="007978C1"/>
    <w:rPr>
      <w:rFonts w:ascii="Times New Roman" w:hAnsi="Times New Roman" w:eastAsia="MS Mincho"/>
      <w:b/>
      <w:sz w:val="24"/>
      <w:szCs w:val="24"/>
    </w:rPr>
  </w:style>
  <w:style w:type="paragraph" w:styleId="NormalWeb">
    <w:name w:val="Normal (Web)"/>
    <w:basedOn w:val="Normal"/>
    <w:uiPriority w:val="99"/>
    <w:unhideWhenUsed/>
    <w:rsid w:val="00B93346"/>
    <w:pPr>
      <w:spacing w:before="100" w:beforeAutospacing="1" w:after="100" w:afterAutospacing="1"/>
    </w:pPr>
    <w:rPr>
      <w:rFonts w:eastAsiaTheme="minorEastAsia"/>
      <w:szCs w:val="24"/>
    </w:rPr>
  </w:style>
  <w:style w:type="paragraph" w:styleId="Caption">
    <w:name w:val="caption"/>
    <w:basedOn w:val="Normal"/>
    <w:next w:val="Normal"/>
    <w:uiPriority w:val="35"/>
    <w:unhideWhenUsed/>
    <w:qFormat/>
    <w:rsid w:val="00B93346"/>
    <w:pPr>
      <w:spacing w:after="200"/>
    </w:pPr>
    <w:rPr>
      <w:rFonts w:eastAsiaTheme="minorEastAsia"/>
      <w:b/>
      <w:iCs/>
      <w:szCs w:val="24"/>
      <w:lang w:eastAsia="zh-CN"/>
    </w:rPr>
  </w:style>
  <w:style w:type="character" w:styleId="UnresolvedMention1" w:customStyle="1">
    <w:name w:val="Unresolved Mention1"/>
    <w:basedOn w:val="DefaultParagraphFont"/>
    <w:uiPriority w:val="99"/>
    <w:semiHidden/>
    <w:unhideWhenUsed/>
    <w:rsid w:val="00B93346"/>
    <w:rPr>
      <w:color w:val="808080"/>
      <w:shd w:val="clear" w:color="auto" w:fill="E6E6E6"/>
    </w:rPr>
  </w:style>
  <w:style w:type="character" w:styleId="footnotemark" w:customStyle="1">
    <w:name w:val="footnote mark"/>
    <w:hidden/>
    <w:rsid w:val="00B93346"/>
    <w:rPr>
      <w:rFonts w:ascii="Times New Roman" w:hAnsi="Times New Roman" w:eastAsia="Times New Roman" w:cs="Times New Roman"/>
      <w:color w:val="000000"/>
      <w:sz w:val="25"/>
      <w:vertAlign w:val="superscript"/>
    </w:rPr>
  </w:style>
  <w:style w:type="paragraph" w:styleId="Bibliography">
    <w:name w:val="Bibliography"/>
    <w:basedOn w:val="Normal"/>
    <w:next w:val="Normal"/>
    <w:uiPriority w:val="37"/>
    <w:unhideWhenUsed/>
    <w:rsid w:val="00B93346"/>
    <w:rPr>
      <w:szCs w:val="24"/>
    </w:rPr>
  </w:style>
  <w:style w:type="character" w:styleId="BalloonTextChar" w:customStyle="1">
    <w:name w:val="Balloon Text Char"/>
    <w:basedOn w:val="DefaultParagraphFont"/>
    <w:link w:val="BalloonText"/>
    <w:uiPriority w:val="99"/>
    <w:rsid w:val="00B93346"/>
    <w:rPr>
      <w:rFonts w:ascii="Arial" w:hAnsi="Arial" w:cs="Tahoma"/>
      <w:szCs w:val="16"/>
    </w:rPr>
  </w:style>
  <w:style w:type="paragraph" w:styleId="CommentSubject">
    <w:name w:val="annotation subject"/>
    <w:basedOn w:val="CommentText"/>
    <w:next w:val="CommentText"/>
    <w:link w:val="CommentSubjectChar"/>
    <w:uiPriority w:val="99"/>
    <w:semiHidden/>
    <w:unhideWhenUsed/>
    <w:rsid w:val="00B93346"/>
    <w:pPr>
      <w:spacing w:after="160"/>
      <w:ind w:left="0" w:firstLine="0"/>
    </w:pPr>
    <w:rPr>
      <w:rFonts w:asciiTheme="minorHAnsi" w:hAnsiTheme="minorHAnsi" w:eastAsiaTheme="minorEastAsia" w:cstheme="minorBidi"/>
      <w:b/>
      <w:bCs/>
      <w:color w:val="auto"/>
      <w:lang w:eastAsia="zh-CN"/>
    </w:rPr>
  </w:style>
  <w:style w:type="character" w:styleId="CommentSubjectChar" w:customStyle="1">
    <w:name w:val="Comment Subject Char"/>
    <w:basedOn w:val="CommentTextChar"/>
    <w:link w:val="CommentSubject"/>
    <w:uiPriority w:val="99"/>
    <w:semiHidden/>
    <w:rsid w:val="00B93346"/>
    <w:rPr>
      <w:rFonts w:asciiTheme="minorHAnsi" w:hAnsiTheme="minorHAnsi" w:eastAsiaTheme="minorEastAsia" w:cstheme="minorBidi"/>
      <w:b/>
      <w:bCs/>
      <w:color w:val="000000"/>
      <w:lang w:eastAsia="zh-CN"/>
    </w:rPr>
  </w:style>
  <w:style w:type="character" w:styleId="HTMLCite">
    <w:name w:val="HTML Cite"/>
    <w:basedOn w:val="DefaultParagraphFont"/>
    <w:uiPriority w:val="99"/>
    <w:semiHidden/>
    <w:unhideWhenUsed/>
    <w:rsid w:val="00B93346"/>
    <w:rPr>
      <w:i/>
      <w:iCs/>
    </w:rPr>
  </w:style>
  <w:style w:type="character" w:styleId="citationyear" w:customStyle="1">
    <w:name w:val="citation_year"/>
    <w:basedOn w:val="DefaultParagraphFont"/>
    <w:rsid w:val="00B93346"/>
  </w:style>
  <w:style w:type="character" w:styleId="citationvolume" w:customStyle="1">
    <w:name w:val="citation_volume"/>
    <w:basedOn w:val="DefaultParagraphFont"/>
    <w:rsid w:val="00B93346"/>
  </w:style>
  <w:style w:type="character" w:styleId="Strong">
    <w:name w:val="Strong"/>
    <w:basedOn w:val="DefaultParagraphFont"/>
    <w:uiPriority w:val="22"/>
    <w:qFormat/>
    <w:rsid w:val="00B93346"/>
    <w:rPr>
      <w:b/>
      <w:bCs/>
    </w:rPr>
  </w:style>
  <w:style w:type="character" w:styleId="Heading3Char" w:customStyle="1">
    <w:name w:val="Heading 3 Char"/>
    <w:aliases w:val="l3 Char"/>
    <w:basedOn w:val="DefaultParagraphFont"/>
    <w:link w:val="Heading3"/>
    <w:uiPriority w:val="9"/>
    <w:rsid w:val="00B93346"/>
    <w:rPr>
      <w:rFonts w:ascii="Times New Roman" w:hAnsi="Times New Roman"/>
      <w:b/>
      <w:i/>
      <w:sz w:val="24"/>
    </w:rPr>
  </w:style>
  <w:style w:type="paragraph" w:styleId="msonormal0" w:customStyle="1">
    <w:name w:val="msonormal"/>
    <w:basedOn w:val="Normal"/>
    <w:uiPriority w:val="99"/>
    <w:rsid w:val="00B93346"/>
    <w:pPr>
      <w:spacing w:before="100" w:beforeAutospacing="1" w:after="100" w:afterAutospacing="1"/>
    </w:pPr>
    <w:rPr>
      <w:rFonts w:eastAsiaTheme="minorEastAsia"/>
      <w:szCs w:val="24"/>
    </w:rPr>
  </w:style>
  <w:style w:type="paragraph" w:styleId="Default" w:customStyle="1">
    <w:name w:val="Default"/>
    <w:rsid w:val="00B93346"/>
    <w:pPr>
      <w:autoSpaceDE w:val="0"/>
      <w:autoSpaceDN w:val="0"/>
      <w:adjustRightInd w:val="0"/>
    </w:pPr>
    <w:rPr>
      <w:rFonts w:ascii="Univers 55" w:hAnsi="Univers 55" w:cs="Univers 55" w:eastAsiaTheme="minorEastAsia"/>
      <w:color w:val="000000"/>
      <w:sz w:val="24"/>
      <w:szCs w:val="24"/>
      <w:lang w:eastAsia="zh-CN"/>
    </w:rPr>
  </w:style>
  <w:style w:type="character" w:styleId="PlaceholderText">
    <w:name w:val="Placeholder Text"/>
    <w:basedOn w:val="DefaultParagraphFont"/>
    <w:uiPriority w:val="99"/>
    <w:semiHidden/>
    <w:rsid w:val="00B93346"/>
    <w:rPr>
      <w:color w:val="808080"/>
    </w:rPr>
  </w:style>
  <w:style w:type="character" w:styleId="A3" w:customStyle="1">
    <w:name w:val="A3"/>
    <w:uiPriority w:val="99"/>
    <w:rsid w:val="00B93346"/>
    <w:rPr>
      <w:rFonts w:hint="default" w:ascii="Univers 55" w:hAnsi="Univers 55" w:cs="Univers 55"/>
      <w:b/>
      <w:bCs/>
      <w:color w:val="000000"/>
      <w:sz w:val="56"/>
      <w:szCs w:val="56"/>
    </w:rPr>
  </w:style>
  <w:style w:type="paragraph" w:styleId="TOCHeading">
    <w:name w:val="TOC Heading"/>
    <w:basedOn w:val="Heading1"/>
    <w:next w:val="Normal"/>
    <w:uiPriority w:val="39"/>
    <w:unhideWhenUsed/>
    <w:qFormat/>
    <w:rsid w:val="00807BD8"/>
    <w:pPr>
      <w:keepNext/>
      <w:keepLines/>
      <w:numPr>
        <w:numId w:val="0"/>
      </w:numPr>
      <w:spacing w:before="360" w:after="0" w:line="259" w:lineRule="auto"/>
      <w:jc w:val="left"/>
      <w:outlineLvl w:val="9"/>
    </w:pPr>
    <w:rPr>
      <w:rFonts w:eastAsiaTheme="majorEastAsia"/>
      <w:bCs/>
      <w:caps w:val="0"/>
      <w:szCs w:val="24"/>
    </w:rPr>
  </w:style>
  <w:style w:type="paragraph" w:styleId="TableofFigures">
    <w:name w:val="table of figures"/>
    <w:basedOn w:val="Normal"/>
    <w:next w:val="Normal"/>
    <w:uiPriority w:val="99"/>
    <w:unhideWhenUsed/>
    <w:rsid w:val="00B93346"/>
    <w:pPr>
      <w:spacing w:line="259" w:lineRule="auto"/>
      <w:ind w:left="440" w:hanging="440"/>
    </w:pPr>
    <w:rPr>
      <w:rFonts w:asciiTheme="minorHAnsi" w:hAnsiTheme="minorHAnsi" w:eastAsiaTheme="minorEastAsia" w:cstheme="minorHAnsi"/>
      <w:caps/>
      <w:sz w:val="20"/>
      <w:lang w:eastAsia="zh-CN"/>
    </w:rPr>
  </w:style>
  <w:style w:type="character" w:styleId="Heading2Char" w:customStyle="1">
    <w:name w:val="Heading 2 Char"/>
    <w:basedOn w:val="DefaultParagraphFont"/>
    <w:link w:val="Heading2"/>
    <w:uiPriority w:val="9"/>
    <w:rsid w:val="00B93346"/>
    <w:rPr>
      <w:rFonts w:ascii="Times New Roman" w:hAnsi="Times New Roman"/>
      <w:b/>
      <w:sz w:val="24"/>
    </w:rPr>
  </w:style>
  <w:style w:type="character" w:styleId="HeaderChar" w:customStyle="1">
    <w:name w:val="Header Char"/>
    <w:basedOn w:val="DefaultParagraphFont"/>
    <w:link w:val="Header"/>
    <w:uiPriority w:val="99"/>
    <w:rsid w:val="00B93346"/>
    <w:rPr>
      <w:rFonts w:ascii="Times New Roman" w:hAnsi="Times New Roman"/>
      <w:sz w:val="24"/>
    </w:rPr>
  </w:style>
  <w:style w:type="character" w:styleId="FooterChar" w:customStyle="1">
    <w:name w:val="Footer Char"/>
    <w:basedOn w:val="DefaultParagraphFont"/>
    <w:link w:val="Footer"/>
    <w:uiPriority w:val="99"/>
    <w:rsid w:val="00B93346"/>
    <w:rPr>
      <w:rFonts w:ascii="Times New Roman" w:hAnsi="Times New Roman"/>
      <w:sz w:val="24"/>
    </w:rPr>
  </w:style>
  <w:style w:type="table" w:styleId="TableGrid1" w:customStyle="1">
    <w:name w:val="Table Grid1"/>
    <w:rsid w:val="00B93346"/>
    <w:rPr>
      <w:rFonts w:asciiTheme="minorHAnsi" w:hAnsiTheme="minorHAnsi" w:eastAsiaTheme="minorEastAsia" w:cstheme="minorBidi"/>
      <w:sz w:val="22"/>
      <w:szCs w:val="22"/>
    </w:rPr>
    <w:tblPr>
      <w:tblCellMar>
        <w:top w:w="0" w:type="dxa"/>
        <w:left w:w="0" w:type="dxa"/>
        <w:bottom w:w="0" w:type="dxa"/>
        <w:right w:w="0" w:type="dxa"/>
      </w:tblCellMar>
    </w:tblPr>
  </w:style>
  <w:style w:type="character" w:styleId="field-content" w:customStyle="1">
    <w:name w:val="field-content"/>
    <w:basedOn w:val="DefaultParagraphFont"/>
    <w:rsid w:val="00B93346"/>
  </w:style>
  <w:style w:type="character" w:styleId="Emphasis">
    <w:name w:val="Emphasis"/>
    <w:basedOn w:val="DefaultParagraphFont"/>
    <w:uiPriority w:val="20"/>
    <w:qFormat/>
    <w:rsid w:val="00B93346"/>
    <w:rPr>
      <w:i/>
      <w:iCs/>
    </w:rPr>
  </w:style>
  <w:style w:type="character" w:styleId="st" w:customStyle="1">
    <w:name w:val="st"/>
    <w:basedOn w:val="DefaultParagraphFont"/>
    <w:rsid w:val="00B93346"/>
  </w:style>
  <w:style w:type="paragraph" w:styleId="Revision">
    <w:name w:val="Revision"/>
    <w:hidden/>
    <w:uiPriority w:val="99"/>
    <w:semiHidden/>
    <w:rsid w:val="00B93346"/>
    <w:rPr>
      <w:rFonts w:asciiTheme="minorHAnsi" w:hAnsiTheme="minorHAnsi" w:eastAsiaTheme="minorEastAsia" w:cstheme="minorBidi"/>
      <w:sz w:val="22"/>
      <w:szCs w:val="22"/>
      <w:lang w:eastAsia="zh-CN"/>
    </w:rPr>
  </w:style>
  <w:style w:type="character" w:styleId="dt6" w:customStyle="1">
    <w:name w:val="dt6"/>
    <w:basedOn w:val="DefaultParagraphFont"/>
    <w:rsid w:val="00B93346"/>
    <w:rPr>
      <w:vanish w:val="0"/>
      <w:webHidden w:val="0"/>
      <w:specVanish w:val="0"/>
    </w:rPr>
  </w:style>
  <w:style w:type="character" w:styleId="st1" w:customStyle="1">
    <w:name w:val="st1"/>
    <w:basedOn w:val="DefaultParagraphFont"/>
    <w:rsid w:val="00B93346"/>
  </w:style>
  <w:style w:type="paragraph" w:styleId="Appendixtabletitle" w:customStyle="1">
    <w:name w:val="Appendix table title"/>
    <w:basedOn w:val="TableTitle"/>
    <w:autoRedefine/>
    <w:qFormat/>
    <w:rsid w:val="009077FE"/>
    <w:pPr>
      <w:ind w:left="2520" w:hanging="2520"/>
    </w:pPr>
  </w:style>
  <w:style w:type="paragraph" w:styleId="R-Pubs-Pres" w:customStyle="1">
    <w:name w:val="R-Pubs-Pres"/>
    <w:basedOn w:val="Normal"/>
    <w:link w:val="R-Pubs-PresChar"/>
    <w:rsid w:val="00F17896"/>
    <w:pPr>
      <w:keepLines/>
      <w:spacing w:after="220"/>
      <w:ind w:left="446" w:hanging="446"/>
    </w:pPr>
    <w:rPr>
      <w:sz w:val="22"/>
    </w:rPr>
  </w:style>
  <w:style w:type="character" w:styleId="apple-converted-space" w:customStyle="1">
    <w:name w:val="apple-converted-space"/>
    <w:rsid w:val="00781271"/>
  </w:style>
  <w:style w:type="character" w:styleId="Mention">
    <w:name w:val="Mention"/>
    <w:basedOn w:val="DefaultParagraphFont"/>
    <w:uiPriority w:val="99"/>
    <w:unhideWhenUsed/>
    <w:rsid w:val="00A97FF8"/>
    <w:rPr>
      <w:color w:val="2B579A"/>
      <w:shd w:val="clear" w:color="auto" w:fill="E6E6E6"/>
    </w:rPr>
  </w:style>
  <w:style w:type="character" w:styleId="UnresolvedMention">
    <w:name w:val="Unresolved Mention"/>
    <w:basedOn w:val="DefaultParagraphFont"/>
    <w:uiPriority w:val="99"/>
    <w:unhideWhenUsed/>
    <w:rsid w:val="005A0E42"/>
    <w:rPr>
      <w:color w:val="808080"/>
      <w:shd w:val="clear" w:color="auto" w:fill="E6E6E6"/>
    </w:rPr>
  </w:style>
  <w:style w:type="character" w:styleId="Date1" w:customStyle="1">
    <w:name w:val="Date1"/>
    <w:basedOn w:val="DefaultParagraphFont"/>
    <w:rsid w:val="00ED7D12"/>
  </w:style>
  <w:style w:type="character" w:styleId="publication" w:customStyle="1">
    <w:name w:val="publication"/>
    <w:basedOn w:val="DefaultParagraphFont"/>
    <w:rsid w:val="00ED7D12"/>
  </w:style>
  <w:style w:type="character" w:styleId="personname" w:customStyle="1">
    <w:name w:val="person_name"/>
    <w:basedOn w:val="DefaultParagraphFont"/>
    <w:rsid w:val="00ED7D12"/>
  </w:style>
  <w:style w:type="paragraph" w:styleId="TableTextB" w:customStyle="1">
    <w:name w:val="Table Text B"/>
    <w:basedOn w:val="TableText"/>
    <w:qFormat/>
    <w:rsid w:val="00807BD8"/>
    <w:rPr>
      <w:b/>
    </w:rPr>
  </w:style>
  <w:style w:type="character" w:styleId="a-size-large" w:customStyle="1">
    <w:name w:val="a-size-large"/>
    <w:basedOn w:val="DefaultParagraphFont"/>
    <w:rsid w:val="009A6592"/>
  </w:style>
  <w:style w:type="character" w:styleId="Heading9Char" w:customStyle="1">
    <w:name w:val="Heading 9 Char"/>
    <w:aliases w:val="Chap AnnX Char"/>
    <w:basedOn w:val="DefaultParagraphFont"/>
    <w:link w:val="Heading9"/>
    <w:uiPriority w:val="14"/>
    <w:rsid w:val="00F0404D"/>
    <w:rPr>
      <w:rFonts w:ascii="Times New Roman" w:hAnsi="Times New Roman" w:cs="Arial" w:eastAsiaTheme="minorHAnsi"/>
      <w:b/>
      <w:color w:val="4E81BD"/>
      <w:sz w:val="28"/>
      <w:lang w:val="en-GB"/>
    </w:rPr>
  </w:style>
  <w:style w:type="paragraph" w:styleId="BulletedList" w:customStyle="1">
    <w:name w:val="Bulleted List"/>
    <w:basedOn w:val="ListParagraph"/>
    <w:uiPriority w:val="6"/>
    <w:qFormat/>
    <w:rsid w:val="00F0404D"/>
    <w:pPr>
      <w:numPr>
        <w:numId w:val="31"/>
      </w:numPr>
      <w:spacing w:after="120" w:line="240" w:lineRule="auto"/>
      <w:ind w:right="680"/>
      <w:contextualSpacing w:val="0"/>
      <w:jc w:val="both"/>
    </w:pPr>
    <w:rPr>
      <w:rFonts w:ascii="Times New Roman" w:hAnsi="Times New Roman" w:eastAsia="SimSun" w:cs="Times New Roman"/>
      <w:szCs w:val="20"/>
      <w:lang w:val="en-GB" w:eastAsia="en-US"/>
    </w:rPr>
  </w:style>
  <w:style w:type="character" w:styleId="normaltextrun" w:customStyle="1">
    <w:name w:val="normaltextrun"/>
    <w:basedOn w:val="DefaultParagraphFont"/>
    <w:rsid w:val="00C9456F"/>
  </w:style>
  <w:style w:type="character" w:styleId="eop" w:customStyle="1">
    <w:name w:val="eop"/>
    <w:basedOn w:val="DefaultParagraphFont"/>
    <w:rsid w:val="00C9456F"/>
  </w:style>
  <w:style w:type="paragraph" w:styleId="Title">
    <w:name w:val="Title"/>
    <w:basedOn w:val="Normal"/>
    <w:next w:val="Normal"/>
    <w:link w:val="TitleChar"/>
    <w:qFormat/>
    <w:rsid w:val="00E561BF"/>
    <w:pPr>
      <w:keepNext/>
      <w:keepLines/>
      <w:tabs>
        <w:tab w:val="left" w:pos="850"/>
        <w:tab w:val="left" w:pos="1191"/>
        <w:tab w:val="left" w:pos="1531"/>
      </w:tabs>
      <w:spacing w:before="1200" w:after="720"/>
      <w:ind w:left="680" w:right="680"/>
      <w:jc w:val="center"/>
      <w:outlineLvl w:val="0"/>
    </w:pPr>
    <w:rPr>
      <w:rFonts w:cs="Arial" w:eastAsiaTheme="minorHAnsi"/>
      <w:bCs/>
      <w:i/>
      <w:color w:val="4E81BD"/>
      <w:kern w:val="28"/>
      <w:sz w:val="32"/>
      <w:szCs w:val="32"/>
      <w:lang w:val="en-GB"/>
    </w:rPr>
  </w:style>
  <w:style w:type="character" w:styleId="TitleChar" w:customStyle="1">
    <w:name w:val="Title Char"/>
    <w:basedOn w:val="DefaultParagraphFont"/>
    <w:link w:val="Title"/>
    <w:rsid w:val="00E561BF"/>
    <w:rPr>
      <w:rFonts w:ascii="Times New Roman" w:hAnsi="Times New Roman" w:cs="Arial" w:eastAsiaTheme="minorHAnsi"/>
      <w:bCs/>
      <w:i/>
      <w:color w:val="4E81BD"/>
      <w:kern w:val="28"/>
      <w:sz w:val="32"/>
      <w:szCs w:val="32"/>
      <w:lang w:val="en-GB"/>
    </w:rPr>
  </w:style>
  <w:style w:type="table" w:styleId="GridTable4-Accent5">
    <w:name w:val="Grid Table 4 Accent 5"/>
    <w:basedOn w:val="TableNormal"/>
    <w:uiPriority w:val="49"/>
    <w:rsid w:val="00B73277"/>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7327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CD57F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4-Accent1">
    <w:name w:val="List Table 4 Accent 1"/>
    <w:basedOn w:val="TableNormal"/>
    <w:uiPriority w:val="49"/>
    <w:rsid w:val="00DC3482"/>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tcBorders>
        <w:shd w:val="clear" w:color="auto" w:fill="4F81BD" w:themeFill="accent1"/>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Pubs-PresChar" w:customStyle="1">
    <w:name w:val="R-Pubs-Pres Char"/>
    <w:link w:val="R-Pubs-Pres"/>
    <w:rsid w:val="00195BCB"/>
    <w:rPr>
      <w:rFonts w:ascii="Times New Roman" w:hAnsi="Times New Roman"/>
      <w:sz w:val="22"/>
    </w:rPr>
  </w:style>
  <w:style w:type="paragraph" w:styleId="EndNoteBibliography" w:customStyle="1">
    <w:name w:val="EndNote Bibliography"/>
    <w:basedOn w:val="Normal"/>
    <w:link w:val="EndNoteBibliographyChar"/>
    <w:rsid w:val="00941E92"/>
    <w:pPr>
      <w:keepLines/>
      <w:spacing w:line="480" w:lineRule="auto"/>
      <w:ind w:left="720" w:hanging="720"/>
    </w:pPr>
    <w:rPr>
      <w:noProof/>
      <w:szCs w:val="22"/>
    </w:rPr>
  </w:style>
  <w:style w:type="character" w:styleId="EndNoteBibliographyChar" w:customStyle="1">
    <w:name w:val="EndNote Bibliography Char"/>
    <w:basedOn w:val="DefaultParagraphFont"/>
    <w:link w:val="EndNoteBibliography"/>
    <w:rsid w:val="00941E92"/>
    <w:rPr>
      <w:rFonts w:ascii="Times New Roman" w:hAnsi="Times New Roman"/>
      <w:noProof/>
      <w:sz w:val="24"/>
      <w:szCs w:val="22"/>
    </w:rPr>
  </w:style>
  <w:style w:type="character" w:styleId="Heading6Char" w:customStyle="1">
    <w:name w:val="Heading 6 Char"/>
    <w:basedOn w:val="DefaultParagraphFont"/>
    <w:link w:val="Heading6"/>
    <w:semiHidden/>
    <w:rsid w:val="000D27A3"/>
    <w:rPr>
      <w:rFonts w:asciiTheme="majorHAnsi" w:hAnsiTheme="majorHAnsi" w:eastAsiaTheme="majorEastAsia" w:cstheme="majorBidi"/>
      <w:color w:val="243F60" w:themeColor="accent1" w:themeShade="7F"/>
      <w:sz w:val="24"/>
    </w:rPr>
  </w:style>
  <w:style w:type="character" w:styleId="Heading7Char" w:customStyle="1">
    <w:name w:val="Heading 7 Char"/>
    <w:basedOn w:val="DefaultParagraphFont"/>
    <w:link w:val="Heading7"/>
    <w:semiHidden/>
    <w:rsid w:val="000D27A3"/>
    <w:rPr>
      <w:rFonts w:asciiTheme="majorHAnsi" w:hAnsiTheme="majorHAnsi" w:eastAsiaTheme="majorEastAsia" w:cstheme="majorBidi"/>
      <w:i/>
      <w:iCs/>
      <w:color w:val="243F60" w:themeColor="accent1" w:themeShade="7F"/>
      <w:sz w:val="24"/>
    </w:rPr>
  </w:style>
  <w:style w:type="table" w:styleId="ADAGETable" w:customStyle="1">
    <w:name w:val="ADAGE_Table"/>
    <w:basedOn w:val="TableNormal"/>
    <w:uiPriority w:val="99"/>
    <w:rsid w:val="00FD6C61"/>
    <w:rPr>
      <w:rFonts w:ascii="Times New Roman" w:hAnsi="Times New Roman"/>
    </w:rPr>
    <w:tblPr>
      <w:tblBorders>
        <w:top w:val="double" w:color="auto" w:sz="4" w:space="0"/>
        <w:bottom w:val="double" w:color="auto" w:sz="4" w:space="0"/>
      </w:tblBorders>
    </w:tblPr>
    <w:tblStylePr w:type="firstRow">
      <w:rPr>
        <w:rFonts w:ascii="Times New Roman" w:hAnsi="Times New Roman"/>
      </w:rPr>
      <w:tblPr/>
      <w:tcPr>
        <w:tcBorders>
          <w:top w:val="double" w:color="auto" w:sz="4" w:space="0"/>
          <w:left w:val="nil"/>
          <w:bottom w:val="nil"/>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250">
      <w:bodyDiv w:val="1"/>
      <w:marLeft w:val="0"/>
      <w:marRight w:val="0"/>
      <w:marTop w:val="0"/>
      <w:marBottom w:val="0"/>
      <w:divBdr>
        <w:top w:val="none" w:sz="0" w:space="0" w:color="auto"/>
        <w:left w:val="none" w:sz="0" w:space="0" w:color="auto"/>
        <w:bottom w:val="none" w:sz="0" w:space="0" w:color="auto"/>
        <w:right w:val="none" w:sz="0" w:space="0" w:color="auto"/>
      </w:divBdr>
    </w:div>
    <w:div w:id="13073516">
      <w:bodyDiv w:val="1"/>
      <w:marLeft w:val="0"/>
      <w:marRight w:val="0"/>
      <w:marTop w:val="0"/>
      <w:marBottom w:val="0"/>
      <w:divBdr>
        <w:top w:val="none" w:sz="0" w:space="0" w:color="auto"/>
        <w:left w:val="none" w:sz="0" w:space="0" w:color="auto"/>
        <w:bottom w:val="none" w:sz="0" w:space="0" w:color="auto"/>
        <w:right w:val="none" w:sz="0" w:space="0" w:color="auto"/>
      </w:divBdr>
    </w:div>
    <w:div w:id="19088170">
      <w:bodyDiv w:val="1"/>
      <w:marLeft w:val="0"/>
      <w:marRight w:val="0"/>
      <w:marTop w:val="0"/>
      <w:marBottom w:val="0"/>
      <w:divBdr>
        <w:top w:val="none" w:sz="0" w:space="0" w:color="auto"/>
        <w:left w:val="none" w:sz="0" w:space="0" w:color="auto"/>
        <w:bottom w:val="none" w:sz="0" w:space="0" w:color="auto"/>
        <w:right w:val="none" w:sz="0" w:space="0" w:color="auto"/>
      </w:divBdr>
    </w:div>
    <w:div w:id="55857682">
      <w:bodyDiv w:val="1"/>
      <w:marLeft w:val="0"/>
      <w:marRight w:val="0"/>
      <w:marTop w:val="0"/>
      <w:marBottom w:val="0"/>
      <w:divBdr>
        <w:top w:val="none" w:sz="0" w:space="0" w:color="auto"/>
        <w:left w:val="none" w:sz="0" w:space="0" w:color="auto"/>
        <w:bottom w:val="none" w:sz="0" w:space="0" w:color="auto"/>
        <w:right w:val="none" w:sz="0" w:space="0" w:color="auto"/>
      </w:divBdr>
    </w:div>
    <w:div w:id="59332105">
      <w:bodyDiv w:val="1"/>
      <w:marLeft w:val="0"/>
      <w:marRight w:val="0"/>
      <w:marTop w:val="0"/>
      <w:marBottom w:val="0"/>
      <w:divBdr>
        <w:top w:val="none" w:sz="0" w:space="0" w:color="auto"/>
        <w:left w:val="none" w:sz="0" w:space="0" w:color="auto"/>
        <w:bottom w:val="none" w:sz="0" w:space="0" w:color="auto"/>
        <w:right w:val="none" w:sz="0" w:space="0" w:color="auto"/>
      </w:divBdr>
    </w:div>
    <w:div w:id="86930814">
      <w:bodyDiv w:val="1"/>
      <w:marLeft w:val="0"/>
      <w:marRight w:val="0"/>
      <w:marTop w:val="0"/>
      <w:marBottom w:val="0"/>
      <w:divBdr>
        <w:top w:val="none" w:sz="0" w:space="0" w:color="auto"/>
        <w:left w:val="none" w:sz="0" w:space="0" w:color="auto"/>
        <w:bottom w:val="none" w:sz="0" w:space="0" w:color="auto"/>
        <w:right w:val="none" w:sz="0" w:space="0" w:color="auto"/>
      </w:divBdr>
    </w:div>
    <w:div w:id="118576393">
      <w:bodyDiv w:val="1"/>
      <w:marLeft w:val="0"/>
      <w:marRight w:val="0"/>
      <w:marTop w:val="0"/>
      <w:marBottom w:val="0"/>
      <w:divBdr>
        <w:top w:val="none" w:sz="0" w:space="0" w:color="auto"/>
        <w:left w:val="none" w:sz="0" w:space="0" w:color="auto"/>
        <w:bottom w:val="none" w:sz="0" w:space="0" w:color="auto"/>
        <w:right w:val="none" w:sz="0" w:space="0" w:color="auto"/>
      </w:divBdr>
    </w:div>
    <w:div w:id="170145558">
      <w:bodyDiv w:val="1"/>
      <w:marLeft w:val="0"/>
      <w:marRight w:val="0"/>
      <w:marTop w:val="0"/>
      <w:marBottom w:val="0"/>
      <w:divBdr>
        <w:top w:val="none" w:sz="0" w:space="0" w:color="auto"/>
        <w:left w:val="none" w:sz="0" w:space="0" w:color="auto"/>
        <w:bottom w:val="none" w:sz="0" w:space="0" w:color="auto"/>
        <w:right w:val="none" w:sz="0" w:space="0" w:color="auto"/>
      </w:divBdr>
    </w:div>
    <w:div w:id="243153045">
      <w:bodyDiv w:val="1"/>
      <w:marLeft w:val="0"/>
      <w:marRight w:val="0"/>
      <w:marTop w:val="0"/>
      <w:marBottom w:val="0"/>
      <w:divBdr>
        <w:top w:val="none" w:sz="0" w:space="0" w:color="auto"/>
        <w:left w:val="none" w:sz="0" w:space="0" w:color="auto"/>
        <w:bottom w:val="none" w:sz="0" w:space="0" w:color="auto"/>
        <w:right w:val="none" w:sz="0" w:space="0" w:color="auto"/>
      </w:divBdr>
    </w:div>
    <w:div w:id="248387806">
      <w:bodyDiv w:val="1"/>
      <w:marLeft w:val="0"/>
      <w:marRight w:val="0"/>
      <w:marTop w:val="0"/>
      <w:marBottom w:val="0"/>
      <w:divBdr>
        <w:top w:val="none" w:sz="0" w:space="0" w:color="auto"/>
        <w:left w:val="none" w:sz="0" w:space="0" w:color="auto"/>
        <w:bottom w:val="none" w:sz="0" w:space="0" w:color="auto"/>
        <w:right w:val="none" w:sz="0" w:space="0" w:color="auto"/>
      </w:divBdr>
    </w:div>
    <w:div w:id="271401724">
      <w:bodyDiv w:val="1"/>
      <w:marLeft w:val="0"/>
      <w:marRight w:val="0"/>
      <w:marTop w:val="0"/>
      <w:marBottom w:val="0"/>
      <w:divBdr>
        <w:top w:val="none" w:sz="0" w:space="0" w:color="auto"/>
        <w:left w:val="none" w:sz="0" w:space="0" w:color="auto"/>
        <w:bottom w:val="none" w:sz="0" w:space="0" w:color="auto"/>
        <w:right w:val="none" w:sz="0" w:space="0" w:color="auto"/>
      </w:divBdr>
    </w:div>
    <w:div w:id="342703464">
      <w:bodyDiv w:val="1"/>
      <w:marLeft w:val="0"/>
      <w:marRight w:val="0"/>
      <w:marTop w:val="0"/>
      <w:marBottom w:val="0"/>
      <w:divBdr>
        <w:top w:val="none" w:sz="0" w:space="0" w:color="auto"/>
        <w:left w:val="none" w:sz="0" w:space="0" w:color="auto"/>
        <w:bottom w:val="none" w:sz="0" w:space="0" w:color="auto"/>
        <w:right w:val="none" w:sz="0" w:space="0" w:color="auto"/>
      </w:divBdr>
    </w:div>
    <w:div w:id="356857117">
      <w:bodyDiv w:val="1"/>
      <w:marLeft w:val="0"/>
      <w:marRight w:val="0"/>
      <w:marTop w:val="0"/>
      <w:marBottom w:val="0"/>
      <w:divBdr>
        <w:top w:val="none" w:sz="0" w:space="0" w:color="auto"/>
        <w:left w:val="none" w:sz="0" w:space="0" w:color="auto"/>
        <w:bottom w:val="none" w:sz="0" w:space="0" w:color="auto"/>
        <w:right w:val="none" w:sz="0" w:space="0" w:color="auto"/>
      </w:divBdr>
    </w:div>
    <w:div w:id="440227695">
      <w:bodyDiv w:val="1"/>
      <w:marLeft w:val="0"/>
      <w:marRight w:val="0"/>
      <w:marTop w:val="0"/>
      <w:marBottom w:val="0"/>
      <w:divBdr>
        <w:top w:val="none" w:sz="0" w:space="0" w:color="auto"/>
        <w:left w:val="none" w:sz="0" w:space="0" w:color="auto"/>
        <w:bottom w:val="none" w:sz="0" w:space="0" w:color="auto"/>
        <w:right w:val="none" w:sz="0" w:space="0" w:color="auto"/>
      </w:divBdr>
    </w:div>
    <w:div w:id="475873447">
      <w:bodyDiv w:val="1"/>
      <w:marLeft w:val="0"/>
      <w:marRight w:val="0"/>
      <w:marTop w:val="0"/>
      <w:marBottom w:val="0"/>
      <w:divBdr>
        <w:top w:val="none" w:sz="0" w:space="0" w:color="auto"/>
        <w:left w:val="none" w:sz="0" w:space="0" w:color="auto"/>
        <w:bottom w:val="none" w:sz="0" w:space="0" w:color="auto"/>
        <w:right w:val="none" w:sz="0" w:space="0" w:color="auto"/>
      </w:divBdr>
    </w:div>
    <w:div w:id="476267265">
      <w:bodyDiv w:val="1"/>
      <w:marLeft w:val="0"/>
      <w:marRight w:val="0"/>
      <w:marTop w:val="0"/>
      <w:marBottom w:val="0"/>
      <w:divBdr>
        <w:top w:val="none" w:sz="0" w:space="0" w:color="auto"/>
        <w:left w:val="none" w:sz="0" w:space="0" w:color="auto"/>
        <w:bottom w:val="none" w:sz="0" w:space="0" w:color="auto"/>
        <w:right w:val="none" w:sz="0" w:space="0" w:color="auto"/>
      </w:divBdr>
    </w:div>
    <w:div w:id="491944944">
      <w:bodyDiv w:val="1"/>
      <w:marLeft w:val="0"/>
      <w:marRight w:val="0"/>
      <w:marTop w:val="0"/>
      <w:marBottom w:val="0"/>
      <w:divBdr>
        <w:top w:val="none" w:sz="0" w:space="0" w:color="auto"/>
        <w:left w:val="none" w:sz="0" w:space="0" w:color="auto"/>
        <w:bottom w:val="none" w:sz="0" w:space="0" w:color="auto"/>
        <w:right w:val="none" w:sz="0" w:space="0" w:color="auto"/>
      </w:divBdr>
    </w:div>
    <w:div w:id="494422906">
      <w:bodyDiv w:val="1"/>
      <w:marLeft w:val="0"/>
      <w:marRight w:val="0"/>
      <w:marTop w:val="0"/>
      <w:marBottom w:val="0"/>
      <w:divBdr>
        <w:top w:val="none" w:sz="0" w:space="0" w:color="auto"/>
        <w:left w:val="none" w:sz="0" w:space="0" w:color="auto"/>
        <w:bottom w:val="none" w:sz="0" w:space="0" w:color="auto"/>
        <w:right w:val="none" w:sz="0" w:space="0" w:color="auto"/>
      </w:divBdr>
    </w:div>
    <w:div w:id="507795794">
      <w:bodyDiv w:val="1"/>
      <w:marLeft w:val="0"/>
      <w:marRight w:val="0"/>
      <w:marTop w:val="0"/>
      <w:marBottom w:val="0"/>
      <w:divBdr>
        <w:top w:val="none" w:sz="0" w:space="0" w:color="auto"/>
        <w:left w:val="none" w:sz="0" w:space="0" w:color="auto"/>
        <w:bottom w:val="none" w:sz="0" w:space="0" w:color="auto"/>
        <w:right w:val="none" w:sz="0" w:space="0" w:color="auto"/>
      </w:divBdr>
    </w:div>
    <w:div w:id="551385897">
      <w:bodyDiv w:val="1"/>
      <w:marLeft w:val="0"/>
      <w:marRight w:val="0"/>
      <w:marTop w:val="0"/>
      <w:marBottom w:val="0"/>
      <w:divBdr>
        <w:top w:val="none" w:sz="0" w:space="0" w:color="auto"/>
        <w:left w:val="none" w:sz="0" w:space="0" w:color="auto"/>
        <w:bottom w:val="none" w:sz="0" w:space="0" w:color="auto"/>
        <w:right w:val="none" w:sz="0" w:space="0" w:color="auto"/>
      </w:divBdr>
    </w:div>
    <w:div w:id="590970654">
      <w:bodyDiv w:val="1"/>
      <w:marLeft w:val="0"/>
      <w:marRight w:val="0"/>
      <w:marTop w:val="0"/>
      <w:marBottom w:val="0"/>
      <w:divBdr>
        <w:top w:val="none" w:sz="0" w:space="0" w:color="auto"/>
        <w:left w:val="none" w:sz="0" w:space="0" w:color="auto"/>
        <w:bottom w:val="none" w:sz="0" w:space="0" w:color="auto"/>
        <w:right w:val="none" w:sz="0" w:space="0" w:color="auto"/>
      </w:divBdr>
    </w:div>
    <w:div w:id="625891315">
      <w:bodyDiv w:val="1"/>
      <w:marLeft w:val="0"/>
      <w:marRight w:val="0"/>
      <w:marTop w:val="0"/>
      <w:marBottom w:val="0"/>
      <w:divBdr>
        <w:top w:val="none" w:sz="0" w:space="0" w:color="auto"/>
        <w:left w:val="none" w:sz="0" w:space="0" w:color="auto"/>
        <w:bottom w:val="none" w:sz="0" w:space="0" w:color="auto"/>
        <w:right w:val="none" w:sz="0" w:space="0" w:color="auto"/>
      </w:divBdr>
    </w:div>
    <w:div w:id="718896034">
      <w:bodyDiv w:val="1"/>
      <w:marLeft w:val="0"/>
      <w:marRight w:val="0"/>
      <w:marTop w:val="0"/>
      <w:marBottom w:val="0"/>
      <w:divBdr>
        <w:top w:val="none" w:sz="0" w:space="0" w:color="auto"/>
        <w:left w:val="none" w:sz="0" w:space="0" w:color="auto"/>
        <w:bottom w:val="none" w:sz="0" w:space="0" w:color="auto"/>
        <w:right w:val="none" w:sz="0" w:space="0" w:color="auto"/>
      </w:divBdr>
    </w:div>
    <w:div w:id="784883675">
      <w:bodyDiv w:val="1"/>
      <w:marLeft w:val="0"/>
      <w:marRight w:val="0"/>
      <w:marTop w:val="0"/>
      <w:marBottom w:val="0"/>
      <w:divBdr>
        <w:top w:val="none" w:sz="0" w:space="0" w:color="auto"/>
        <w:left w:val="none" w:sz="0" w:space="0" w:color="auto"/>
        <w:bottom w:val="none" w:sz="0" w:space="0" w:color="auto"/>
        <w:right w:val="none" w:sz="0" w:space="0" w:color="auto"/>
      </w:divBdr>
    </w:div>
    <w:div w:id="803501139">
      <w:bodyDiv w:val="1"/>
      <w:marLeft w:val="0"/>
      <w:marRight w:val="0"/>
      <w:marTop w:val="0"/>
      <w:marBottom w:val="0"/>
      <w:divBdr>
        <w:top w:val="none" w:sz="0" w:space="0" w:color="auto"/>
        <w:left w:val="none" w:sz="0" w:space="0" w:color="auto"/>
        <w:bottom w:val="none" w:sz="0" w:space="0" w:color="auto"/>
        <w:right w:val="none" w:sz="0" w:space="0" w:color="auto"/>
      </w:divBdr>
    </w:div>
    <w:div w:id="854533622">
      <w:bodyDiv w:val="1"/>
      <w:marLeft w:val="0"/>
      <w:marRight w:val="0"/>
      <w:marTop w:val="0"/>
      <w:marBottom w:val="0"/>
      <w:divBdr>
        <w:top w:val="none" w:sz="0" w:space="0" w:color="auto"/>
        <w:left w:val="none" w:sz="0" w:space="0" w:color="auto"/>
        <w:bottom w:val="none" w:sz="0" w:space="0" w:color="auto"/>
        <w:right w:val="none" w:sz="0" w:space="0" w:color="auto"/>
      </w:divBdr>
    </w:div>
    <w:div w:id="887372831">
      <w:bodyDiv w:val="1"/>
      <w:marLeft w:val="0"/>
      <w:marRight w:val="0"/>
      <w:marTop w:val="0"/>
      <w:marBottom w:val="0"/>
      <w:divBdr>
        <w:top w:val="none" w:sz="0" w:space="0" w:color="auto"/>
        <w:left w:val="none" w:sz="0" w:space="0" w:color="auto"/>
        <w:bottom w:val="none" w:sz="0" w:space="0" w:color="auto"/>
        <w:right w:val="none" w:sz="0" w:space="0" w:color="auto"/>
      </w:divBdr>
    </w:div>
    <w:div w:id="893004223">
      <w:bodyDiv w:val="1"/>
      <w:marLeft w:val="0"/>
      <w:marRight w:val="0"/>
      <w:marTop w:val="0"/>
      <w:marBottom w:val="0"/>
      <w:divBdr>
        <w:top w:val="none" w:sz="0" w:space="0" w:color="auto"/>
        <w:left w:val="none" w:sz="0" w:space="0" w:color="auto"/>
        <w:bottom w:val="none" w:sz="0" w:space="0" w:color="auto"/>
        <w:right w:val="none" w:sz="0" w:space="0" w:color="auto"/>
      </w:divBdr>
    </w:div>
    <w:div w:id="950209369">
      <w:bodyDiv w:val="1"/>
      <w:marLeft w:val="0"/>
      <w:marRight w:val="0"/>
      <w:marTop w:val="0"/>
      <w:marBottom w:val="0"/>
      <w:divBdr>
        <w:top w:val="none" w:sz="0" w:space="0" w:color="auto"/>
        <w:left w:val="none" w:sz="0" w:space="0" w:color="auto"/>
        <w:bottom w:val="none" w:sz="0" w:space="0" w:color="auto"/>
        <w:right w:val="none" w:sz="0" w:space="0" w:color="auto"/>
      </w:divBdr>
      <w:divsChild>
        <w:div w:id="684407423">
          <w:marLeft w:val="0"/>
          <w:marRight w:val="0"/>
          <w:marTop w:val="0"/>
          <w:marBottom w:val="0"/>
          <w:divBdr>
            <w:top w:val="none" w:sz="0" w:space="0" w:color="auto"/>
            <w:left w:val="none" w:sz="0" w:space="0" w:color="auto"/>
            <w:bottom w:val="none" w:sz="0" w:space="0" w:color="auto"/>
            <w:right w:val="none" w:sz="0" w:space="0" w:color="auto"/>
          </w:divBdr>
          <w:divsChild>
            <w:div w:id="1747798486">
              <w:marLeft w:val="0"/>
              <w:marRight w:val="0"/>
              <w:marTop w:val="0"/>
              <w:marBottom w:val="0"/>
              <w:divBdr>
                <w:top w:val="none" w:sz="0" w:space="0" w:color="auto"/>
                <w:left w:val="none" w:sz="0" w:space="0" w:color="auto"/>
                <w:bottom w:val="none" w:sz="0" w:space="0" w:color="auto"/>
                <w:right w:val="none" w:sz="0" w:space="0" w:color="auto"/>
              </w:divBdr>
              <w:divsChild>
                <w:div w:id="828596554">
                  <w:marLeft w:val="0"/>
                  <w:marRight w:val="0"/>
                  <w:marTop w:val="0"/>
                  <w:marBottom w:val="0"/>
                  <w:divBdr>
                    <w:top w:val="none" w:sz="0" w:space="0" w:color="auto"/>
                    <w:left w:val="none" w:sz="0" w:space="0" w:color="auto"/>
                    <w:bottom w:val="none" w:sz="0" w:space="0" w:color="auto"/>
                    <w:right w:val="none" w:sz="0" w:space="0" w:color="auto"/>
                  </w:divBdr>
                  <w:divsChild>
                    <w:div w:id="96605307">
                      <w:marLeft w:val="0"/>
                      <w:marRight w:val="0"/>
                      <w:marTop w:val="0"/>
                      <w:marBottom w:val="0"/>
                      <w:divBdr>
                        <w:top w:val="none" w:sz="0" w:space="0" w:color="auto"/>
                        <w:left w:val="none" w:sz="0" w:space="0" w:color="auto"/>
                        <w:bottom w:val="none" w:sz="0" w:space="0" w:color="auto"/>
                        <w:right w:val="none" w:sz="0" w:space="0" w:color="auto"/>
                      </w:divBdr>
                      <w:divsChild>
                        <w:div w:id="2120759313">
                          <w:marLeft w:val="0"/>
                          <w:marRight w:val="0"/>
                          <w:marTop w:val="0"/>
                          <w:marBottom w:val="0"/>
                          <w:divBdr>
                            <w:top w:val="none" w:sz="0" w:space="0" w:color="auto"/>
                            <w:left w:val="none" w:sz="0" w:space="0" w:color="auto"/>
                            <w:bottom w:val="none" w:sz="0" w:space="0" w:color="auto"/>
                            <w:right w:val="none" w:sz="0" w:space="0" w:color="auto"/>
                          </w:divBdr>
                          <w:divsChild>
                            <w:div w:id="886572980">
                              <w:marLeft w:val="0"/>
                              <w:marRight w:val="0"/>
                              <w:marTop w:val="0"/>
                              <w:marBottom w:val="0"/>
                              <w:divBdr>
                                <w:top w:val="none" w:sz="0" w:space="0" w:color="auto"/>
                                <w:left w:val="none" w:sz="0" w:space="0" w:color="auto"/>
                                <w:bottom w:val="none" w:sz="0" w:space="0" w:color="auto"/>
                                <w:right w:val="none" w:sz="0" w:space="0" w:color="auto"/>
                              </w:divBdr>
                              <w:divsChild>
                                <w:div w:id="2133748164">
                                  <w:marLeft w:val="0"/>
                                  <w:marRight w:val="0"/>
                                  <w:marTop w:val="0"/>
                                  <w:marBottom w:val="0"/>
                                  <w:divBdr>
                                    <w:top w:val="none" w:sz="0" w:space="0" w:color="auto"/>
                                    <w:left w:val="none" w:sz="0" w:space="0" w:color="auto"/>
                                    <w:bottom w:val="none" w:sz="0" w:space="0" w:color="auto"/>
                                    <w:right w:val="none" w:sz="0" w:space="0" w:color="auto"/>
                                  </w:divBdr>
                                  <w:divsChild>
                                    <w:div w:id="1656836729">
                                      <w:marLeft w:val="0"/>
                                      <w:marRight w:val="0"/>
                                      <w:marTop w:val="0"/>
                                      <w:marBottom w:val="0"/>
                                      <w:divBdr>
                                        <w:top w:val="none" w:sz="0" w:space="0" w:color="auto"/>
                                        <w:left w:val="none" w:sz="0" w:space="0" w:color="auto"/>
                                        <w:bottom w:val="none" w:sz="0" w:space="0" w:color="auto"/>
                                        <w:right w:val="none" w:sz="0" w:space="0" w:color="auto"/>
                                      </w:divBdr>
                                      <w:divsChild>
                                        <w:div w:id="510951100">
                                          <w:marLeft w:val="0"/>
                                          <w:marRight w:val="0"/>
                                          <w:marTop w:val="0"/>
                                          <w:marBottom w:val="0"/>
                                          <w:divBdr>
                                            <w:top w:val="none" w:sz="0" w:space="0" w:color="auto"/>
                                            <w:left w:val="none" w:sz="0" w:space="0" w:color="auto"/>
                                            <w:bottom w:val="none" w:sz="0" w:space="0" w:color="auto"/>
                                            <w:right w:val="none" w:sz="0" w:space="0" w:color="auto"/>
                                          </w:divBdr>
                                        </w:div>
                                        <w:div w:id="725106932">
                                          <w:marLeft w:val="0"/>
                                          <w:marRight w:val="0"/>
                                          <w:marTop w:val="0"/>
                                          <w:marBottom w:val="0"/>
                                          <w:divBdr>
                                            <w:top w:val="none" w:sz="0" w:space="0" w:color="auto"/>
                                            <w:left w:val="none" w:sz="0" w:space="0" w:color="auto"/>
                                            <w:bottom w:val="none" w:sz="0" w:space="0" w:color="auto"/>
                                            <w:right w:val="none" w:sz="0" w:space="0" w:color="auto"/>
                                          </w:divBdr>
                                        </w:div>
                                        <w:div w:id="188529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84505780">
      <w:bodyDiv w:val="1"/>
      <w:marLeft w:val="0"/>
      <w:marRight w:val="0"/>
      <w:marTop w:val="0"/>
      <w:marBottom w:val="0"/>
      <w:divBdr>
        <w:top w:val="none" w:sz="0" w:space="0" w:color="auto"/>
        <w:left w:val="none" w:sz="0" w:space="0" w:color="auto"/>
        <w:bottom w:val="none" w:sz="0" w:space="0" w:color="auto"/>
        <w:right w:val="none" w:sz="0" w:space="0" w:color="auto"/>
      </w:divBdr>
      <w:divsChild>
        <w:div w:id="731654519">
          <w:marLeft w:val="0"/>
          <w:marRight w:val="0"/>
          <w:marTop w:val="0"/>
          <w:marBottom w:val="0"/>
          <w:divBdr>
            <w:top w:val="none" w:sz="0" w:space="0" w:color="auto"/>
            <w:left w:val="none" w:sz="0" w:space="0" w:color="auto"/>
            <w:bottom w:val="none" w:sz="0" w:space="0" w:color="auto"/>
            <w:right w:val="none" w:sz="0" w:space="0" w:color="auto"/>
          </w:divBdr>
          <w:divsChild>
            <w:div w:id="456802583">
              <w:marLeft w:val="0"/>
              <w:marRight w:val="0"/>
              <w:marTop w:val="0"/>
              <w:marBottom w:val="0"/>
              <w:divBdr>
                <w:top w:val="none" w:sz="0" w:space="0" w:color="auto"/>
                <w:left w:val="none" w:sz="0" w:space="0" w:color="auto"/>
                <w:bottom w:val="none" w:sz="0" w:space="0" w:color="auto"/>
                <w:right w:val="none" w:sz="0" w:space="0" w:color="auto"/>
              </w:divBdr>
            </w:div>
          </w:divsChild>
        </w:div>
        <w:div w:id="1088425466">
          <w:marLeft w:val="0"/>
          <w:marRight w:val="0"/>
          <w:marTop w:val="0"/>
          <w:marBottom w:val="0"/>
          <w:divBdr>
            <w:top w:val="none" w:sz="0" w:space="0" w:color="auto"/>
            <w:left w:val="none" w:sz="0" w:space="0" w:color="auto"/>
            <w:bottom w:val="none" w:sz="0" w:space="0" w:color="auto"/>
            <w:right w:val="none" w:sz="0" w:space="0" w:color="auto"/>
          </w:divBdr>
        </w:div>
      </w:divsChild>
    </w:div>
    <w:div w:id="1001274821">
      <w:bodyDiv w:val="1"/>
      <w:marLeft w:val="0"/>
      <w:marRight w:val="0"/>
      <w:marTop w:val="0"/>
      <w:marBottom w:val="0"/>
      <w:divBdr>
        <w:top w:val="none" w:sz="0" w:space="0" w:color="auto"/>
        <w:left w:val="none" w:sz="0" w:space="0" w:color="auto"/>
        <w:bottom w:val="none" w:sz="0" w:space="0" w:color="auto"/>
        <w:right w:val="none" w:sz="0" w:space="0" w:color="auto"/>
      </w:divBdr>
    </w:div>
    <w:div w:id="1029262789">
      <w:bodyDiv w:val="1"/>
      <w:marLeft w:val="0"/>
      <w:marRight w:val="0"/>
      <w:marTop w:val="0"/>
      <w:marBottom w:val="0"/>
      <w:divBdr>
        <w:top w:val="none" w:sz="0" w:space="0" w:color="auto"/>
        <w:left w:val="none" w:sz="0" w:space="0" w:color="auto"/>
        <w:bottom w:val="none" w:sz="0" w:space="0" w:color="auto"/>
        <w:right w:val="none" w:sz="0" w:space="0" w:color="auto"/>
      </w:divBdr>
    </w:div>
    <w:div w:id="1038897929">
      <w:bodyDiv w:val="1"/>
      <w:marLeft w:val="0"/>
      <w:marRight w:val="0"/>
      <w:marTop w:val="0"/>
      <w:marBottom w:val="0"/>
      <w:divBdr>
        <w:top w:val="none" w:sz="0" w:space="0" w:color="auto"/>
        <w:left w:val="none" w:sz="0" w:space="0" w:color="auto"/>
        <w:bottom w:val="none" w:sz="0" w:space="0" w:color="auto"/>
        <w:right w:val="none" w:sz="0" w:space="0" w:color="auto"/>
      </w:divBdr>
    </w:div>
    <w:div w:id="1039210060">
      <w:bodyDiv w:val="1"/>
      <w:marLeft w:val="0"/>
      <w:marRight w:val="0"/>
      <w:marTop w:val="0"/>
      <w:marBottom w:val="0"/>
      <w:divBdr>
        <w:top w:val="none" w:sz="0" w:space="0" w:color="auto"/>
        <w:left w:val="none" w:sz="0" w:space="0" w:color="auto"/>
        <w:bottom w:val="none" w:sz="0" w:space="0" w:color="auto"/>
        <w:right w:val="none" w:sz="0" w:space="0" w:color="auto"/>
      </w:divBdr>
    </w:div>
    <w:div w:id="1069617176">
      <w:bodyDiv w:val="1"/>
      <w:marLeft w:val="0"/>
      <w:marRight w:val="0"/>
      <w:marTop w:val="0"/>
      <w:marBottom w:val="0"/>
      <w:divBdr>
        <w:top w:val="none" w:sz="0" w:space="0" w:color="auto"/>
        <w:left w:val="none" w:sz="0" w:space="0" w:color="auto"/>
        <w:bottom w:val="none" w:sz="0" w:space="0" w:color="auto"/>
        <w:right w:val="none" w:sz="0" w:space="0" w:color="auto"/>
      </w:divBdr>
    </w:div>
    <w:div w:id="1134981376">
      <w:bodyDiv w:val="1"/>
      <w:marLeft w:val="0"/>
      <w:marRight w:val="0"/>
      <w:marTop w:val="0"/>
      <w:marBottom w:val="0"/>
      <w:divBdr>
        <w:top w:val="none" w:sz="0" w:space="0" w:color="auto"/>
        <w:left w:val="none" w:sz="0" w:space="0" w:color="auto"/>
        <w:bottom w:val="none" w:sz="0" w:space="0" w:color="auto"/>
        <w:right w:val="none" w:sz="0" w:space="0" w:color="auto"/>
      </w:divBdr>
    </w:div>
    <w:div w:id="1153177971">
      <w:bodyDiv w:val="1"/>
      <w:marLeft w:val="0"/>
      <w:marRight w:val="0"/>
      <w:marTop w:val="0"/>
      <w:marBottom w:val="0"/>
      <w:divBdr>
        <w:top w:val="none" w:sz="0" w:space="0" w:color="auto"/>
        <w:left w:val="none" w:sz="0" w:space="0" w:color="auto"/>
        <w:bottom w:val="none" w:sz="0" w:space="0" w:color="auto"/>
        <w:right w:val="none" w:sz="0" w:space="0" w:color="auto"/>
      </w:divBdr>
    </w:div>
    <w:div w:id="1159661276">
      <w:bodyDiv w:val="1"/>
      <w:marLeft w:val="0"/>
      <w:marRight w:val="0"/>
      <w:marTop w:val="0"/>
      <w:marBottom w:val="0"/>
      <w:divBdr>
        <w:top w:val="none" w:sz="0" w:space="0" w:color="auto"/>
        <w:left w:val="none" w:sz="0" w:space="0" w:color="auto"/>
        <w:bottom w:val="none" w:sz="0" w:space="0" w:color="auto"/>
        <w:right w:val="none" w:sz="0" w:space="0" w:color="auto"/>
      </w:divBdr>
    </w:div>
    <w:div w:id="1162545140">
      <w:bodyDiv w:val="1"/>
      <w:marLeft w:val="0"/>
      <w:marRight w:val="0"/>
      <w:marTop w:val="0"/>
      <w:marBottom w:val="0"/>
      <w:divBdr>
        <w:top w:val="none" w:sz="0" w:space="0" w:color="auto"/>
        <w:left w:val="none" w:sz="0" w:space="0" w:color="auto"/>
        <w:bottom w:val="none" w:sz="0" w:space="0" w:color="auto"/>
        <w:right w:val="none" w:sz="0" w:space="0" w:color="auto"/>
      </w:divBdr>
    </w:div>
    <w:div w:id="1213955125">
      <w:bodyDiv w:val="1"/>
      <w:marLeft w:val="0"/>
      <w:marRight w:val="0"/>
      <w:marTop w:val="0"/>
      <w:marBottom w:val="0"/>
      <w:divBdr>
        <w:top w:val="none" w:sz="0" w:space="0" w:color="auto"/>
        <w:left w:val="none" w:sz="0" w:space="0" w:color="auto"/>
        <w:bottom w:val="none" w:sz="0" w:space="0" w:color="auto"/>
        <w:right w:val="none" w:sz="0" w:space="0" w:color="auto"/>
      </w:divBdr>
    </w:div>
    <w:div w:id="1223981721">
      <w:bodyDiv w:val="1"/>
      <w:marLeft w:val="0"/>
      <w:marRight w:val="0"/>
      <w:marTop w:val="0"/>
      <w:marBottom w:val="0"/>
      <w:divBdr>
        <w:top w:val="none" w:sz="0" w:space="0" w:color="auto"/>
        <w:left w:val="none" w:sz="0" w:space="0" w:color="auto"/>
        <w:bottom w:val="none" w:sz="0" w:space="0" w:color="auto"/>
        <w:right w:val="none" w:sz="0" w:space="0" w:color="auto"/>
      </w:divBdr>
    </w:div>
    <w:div w:id="1285968981">
      <w:bodyDiv w:val="1"/>
      <w:marLeft w:val="0"/>
      <w:marRight w:val="0"/>
      <w:marTop w:val="0"/>
      <w:marBottom w:val="0"/>
      <w:divBdr>
        <w:top w:val="none" w:sz="0" w:space="0" w:color="auto"/>
        <w:left w:val="none" w:sz="0" w:space="0" w:color="auto"/>
        <w:bottom w:val="none" w:sz="0" w:space="0" w:color="auto"/>
        <w:right w:val="none" w:sz="0" w:space="0" w:color="auto"/>
      </w:divBdr>
    </w:div>
    <w:div w:id="1293291130">
      <w:bodyDiv w:val="1"/>
      <w:marLeft w:val="0"/>
      <w:marRight w:val="0"/>
      <w:marTop w:val="0"/>
      <w:marBottom w:val="0"/>
      <w:divBdr>
        <w:top w:val="none" w:sz="0" w:space="0" w:color="auto"/>
        <w:left w:val="none" w:sz="0" w:space="0" w:color="auto"/>
        <w:bottom w:val="none" w:sz="0" w:space="0" w:color="auto"/>
        <w:right w:val="none" w:sz="0" w:space="0" w:color="auto"/>
      </w:divBdr>
    </w:div>
    <w:div w:id="1332023343">
      <w:bodyDiv w:val="1"/>
      <w:marLeft w:val="0"/>
      <w:marRight w:val="0"/>
      <w:marTop w:val="0"/>
      <w:marBottom w:val="0"/>
      <w:divBdr>
        <w:top w:val="none" w:sz="0" w:space="0" w:color="auto"/>
        <w:left w:val="none" w:sz="0" w:space="0" w:color="auto"/>
        <w:bottom w:val="none" w:sz="0" w:space="0" w:color="auto"/>
        <w:right w:val="none" w:sz="0" w:space="0" w:color="auto"/>
      </w:divBdr>
      <w:divsChild>
        <w:div w:id="429786076">
          <w:marLeft w:val="0"/>
          <w:marRight w:val="0"/>
          <w:marTop w:val="0"/>
          <w:marBottom w:val="0"/>
          <w:divBdr>
            <w:top w:val="none" w:sz="0" w:space="0" w:color="auto"/>
            <w:left w:val="none" w:sz="0" w:space="0" w:color="auto"/>
            <w:bottom w:val="none" w:sz="0" w:space="0" w:color="auto"/>
            <w:right w:val="none" w:sz="0" w:space="0" w:color="auto"/>
          </w:divBdr>
          <w:divsChild>
            <w:div w:id="757480182">
              <w:marLeft w:val="0"/>
              <w:marRight w:val="0"/>
              <w:marTop w:val="0"/>
              <w:marBottom w:val="0"/>
              <w:divBdr>
                <w:top w:val="none" w:sz="0" w:space="0" w:color="auto"/>
                <w:left w:val="none" w:sz="0" w:space="0" w:color="auto"/>
                <w:bottom w:val="none" w:sz="0" w:space="0" w:color="auto"/>
                <w:right w:val="none" w:sz="0" w:space="0" w:color="auto"/>
              </w:divBdr>
            </w:div>
          </w:divsChild>
        </w:div>
        <w:div w:id="567109941">
          <w:marLeft w:val="0"/>
          <w:marRight w:val="0"/>
          <w:marTop w:val="0"/>
          <w:marBottom w:val="0"/>
          <w:divBdr>
            <w:top w:val="none" w:sz="0" w:space="0" w:color="auto"/>
            <w:left w:val="none" w:sz="0" w:space="0" w:color="auto"/>
            <w:bottom w:val="none" w:sz="0" w:space="0" w:color="auto"/>
            <w:right w:val="none" w:sz="0" w:space="0" w:color="auto"/>
          </w:divBdr>
        </w:div>
      </w:divsChild>
    </w:div>
    <w:div w:id="1334723315">
      <w:bodyDiv w:val="1"/>
      <w:marLeft w:val="0"/>
      <w:marRight w:val="0"/>
      <w:marTop w:val="0"/>
      <w:marBottom w:val="0"/>
      <w:divBdr>
        <w:top w:val="none" w:sz="0" w:space="0" w:color="auto"/>
        <w:left w:val="none" w:sz="0" w:space="0" w:color="auto"/>
        <w:bottom w:val="none" w:sz="0" w:space="0" w:color="auto"/>
        <w:right w:val="none" w:sz="0" w:space="0" w:color="auto"/>
      </w:divBdr>
    </w:div>
    <w:div w:id="1337536975">
      <w:bodyDiv w:val="1"/>
      <w:marLeft w:val="0"/>
      <w:marRight w:val="0"/>
      <w:marTop w:val="0"/>
      <w:marBottom w:val="0"/>
      <w:divBdr>
        <w:top w:val="none" w:sz="0" w:space="0" w:color="auto"/>
        <w:left w:val="none" w:sz="0" w:space="0" w:color="auto"/>
        <w:bottom w:val="none" w:sz="0" w:space="0" w:color="auto"/>
        <w:right w:val="none" w:sz="0" w:space="0" w:color="auto"/>
      </w:divBdr>
    </w:div>
    <w:div w:id="1354723108">
      <w:bodyDiv w:val="1"/>
      <w:marLeft w:val="0"/>
      <w:marRight w:val="0"/>
      <w:marTop w:val="0"/>
      <w:marBottom w:val="0"/>
      <w:divBdr>
        <w:top w:val="none" w:sz="0" w:space="0" w:color="auto"/>
        <w:left w:val="none" w:sz="0" w:space="0" w:color="auto"/>
        <w:bottom w:val="none" w:sz="0" w:space="0" w:color="auto"/>
        <w:right w:val="none" w:sz="0" w:space="0" w:color="auto"/>
      </w:divBdr>
    </w:div>
    <w:div w:id="1389183089">
      <w:bodyDiv w:val="1"/>
      <w:marLeft w:val="0"/>
      <w:marRight w:val="0"/>
      <w:marTop w:val="0"/>
      <w:marBottom w:val="0"/>
      <w:divBdr>
        <w:top w:val="none" w:sz="0" w:space="0" w:color="auto"/>
        <w:left w:val="none" w:sz="0" w:space="0" w:color="auto"/>
        <w:bottom w:val="none" w:sz="0" w:space="0" w:color="auto"/>
        <w:right w:val="none" w:sz="0" w:space="0" w:color="auto"/>
      </w:divBdr>
    </w:div>
    <w:div w:id="1469393626">
      <w:bodyDiv w:val="1"/>
      <w:marLeft w:val="0"/>
      <w:marRight w:val="0"/>
      <w:marTop w:val="0"/>
      <w:marBottom w:val="0"/>
      <w:divBdr>
        <w:top w:val="none" w:sz="0" w:space="0" w:color="auto"/>
        <w:left w:val="none" w:sz="0" w:space="0" w:color="auto"/>
        <w:bottom w:val="none" w:sz="0" w:space="0" w:color="auto"/>
        <w:right w:val="none" w:sz="0" w:space="0" w:color="auto"/>
      </w:divBdr>
    </w:div>
    <w:div w:id="1505625823">
      <w:bodyDiv w:val="1"/>
      <w:marLeft w:val="0"/>
      <w:marRight w:val="0"/>
      <w:marTop w:val="0"/>
      <w:marBottom w:val="0"/>
      <w:divBdr>
        <w:top w:val="none" w:sz="0" w:space="0" w:color="auto"/>
        <w:left w:val="none" w:sz="0" w:space="0" w:color="auto"/>
        <w:bottom w:val="none" w:sz="0" w:space="0" w:color="auto"/>
        <w:right w:val="none" w:sz="0" w:space="0" w:color="auto"/>
      </w:divBdr>
    </w:div>
    <w:div w:id="1554729011">
      <w:bodyDiv w:val="1"/>
      <w:marLeft w:val="0"/>
      <w:marRight w:val="0"/>
      <w:marTop w:val="0"/>
      <w:marBottom w:val="0"/>
      <w:divBdr>
        <w:top w:val="none" w:sz="0" w:space="0" w:color="auto"/>
        <w:left w:val="none" w:sz="0" w:space="0" w:color="auto"/>
        <w:bottom w:val="none" w:sz="0" w:space="0" w:color="auto"/>
        <w:right w:val="none" w:sz="0" w:space="0" w:color="auto"/>
      </w:divBdr>
    </w:div>
    <w:div w:id="1572810728">
      <w:bodyDiv w:val="1"/>
      <w:marLeft w:val="0"/>
      <w:marRight w:val="0"/>
      <w:marTop w:val="0"/>
      <w:marBottom w:val="0"/>
      <w:divBdr>
        <w:top w:val="none" w:sz="0" w:space="0" w:color="auto"/>
        <w:left w:val="none" w:sz="0" w:space="0" w:color="auto"/>
        <w:bottom w:val="none" w:sz="0" w:space="0" w:color="auto"/>
        <w:right w:val="none" w:sz="0" w:space="0" w:color="auto"/>
      </w:divBdr>
      <w:divsChild>
        <w:div w:id="483206041">
          <w:marLeft w:val="0"/>
          <w:marRight w:val="0"/>
          <w:marTop w:val="0"/>
          <w:marBottom w:val="0"/>
          <w:divBdr>
            <w:top w:val="none" w:sz="0" w:space="0" w:color="auto"/>
            <w:left w:val="none" w:sz="0" w:space="0" w:color="auto"/>
            <w:bottom w:val="none" w:sz="0" w:space="0" w:color="auto"/>
            <w:right w:val="none" w:sz="0" w:space="0" w:color="auto"/>
          </w:divBdr>
        </w:div>
        <w:div w:id="1078283949">
          <w:marLeft w:val="0"/>
          <w:marRight w:val="0"/>
          <w:marTop w:val="0"/>
          <w:marBottom w:val="0"/>
          <w:divBdr>
            <w:top w:val="none" w:sz="0" w:space="0" w:color="auto"/>
            <w:left w:val="none" w:sz="0" w:space="0" w:color="auto"/>
            <w:bottom w:val="none" w:sz="0" w:space="0" w:color="auto"/>
            <w:right w:val="none" w:sz="0" w:space="0" w:color="auto"/>
          </w:divBdr>
        </w:div>
        <w:div w:id="1179857549">
          <w:marLeft w:val="0"/>
          <w:marRight w:val="0"/>
          <w:marTop w:val="0"/>
          <w:marBottom w:val="0"/>
          <w:divBdr>
            <w:top w:val="none" w:sz="0" w:space="0" w:color="auto"/>
            <w:left w:val="none" w:sz="0" w:space="0" w:color="auto"/>
            <w:bottom w:val="none" w:sz="0" w:space="0" w:color="auto"/>
            <w:right w:val="none" w:sz="0" w:space="0" w:color="auto"/>
          </w:divBdr>
        </w:div>
        <w:div w:id="1603102474">
          <w:marLeft w:val="0"/>
          <w:marRight w:val="0"/>
          <w:marTop w:val="0"/>
          <w:marBottom w:val="0"/>
          <w:divBdr>
            <w:top w:val="none" w:sz="0" w:space="0" w:color="auto"/>
            <w:left w:val="none" w:sz="0" w:space="0" w:color="auto"/>
            <w:bottom w:val="none" w:sz="0" w:space="0" w:color="auto"/>
            <w:right w:val="none" w:sz="0" w:space="0" w:color="auto"/>
          </w:divBdr>
        </w:div>
      </w:divsChild>
    </w:div>
    <w:div w:id="1584026875">
      <w:bodyDiv w:val="1"/>
      <w:marLeft w:val="0"/>
      <w:marRight w:val="0"/>
      <w:marTop w:val="0"/>
      <w:marBottom w:val="0"/>
      <w:divBdr>
        <w:top w:val="none" w:sz="0" w:space="0" w:color="auto"/>
        <w:left w:val="none" w:sz="0" w:space="0" w:color="auto"/>
        <w:bottom w:val="none" w:sz="0" w:space="0" w:color="auto"/>
        <w:right w:val="none" w:sz="0" w:space="0" w:color="auto"/>
      </w:divBdr>
      <w:divsChild>
        <w:div w:id="1924147515">
          <w:marLeft w:val="0"/>
          <w:marRight w:val="0"/>
          <w:marTop w:val="0"/>
          <w:marBottom w:val="0"/>
          <w:divBdr>
            <w:top w:val="none" w:sz="0" w:space="0" w:color="auto"/>
            <w:left w:val="none" w:sz="0" w:space="0" w:color="auto"/>
            <w:bottom w:val="none" w:sz="0" w:space="0" w:color="auto"/>
            <w:right w:val="none" w:sz="0" w:space="0" w:color="auto"/>
          </w:divBdr>
          <w:divsChild>
            <w:div w:id="12533837">
              <w:marLeft w:val="0"/>
              <w:marRight w:val="0"/>
              <w:marTop w:val="0"/>
              <w:marBottom w:val="0"/>
              <w:divBdr>
                <w:top w:val="none" w:sz="0" w:space="0" w:color="auto"/>
                <w:left w:val="none" w:sz="0" w:space="0" w:color="auto"/>
                <w:bottom w:val="none" w:sz="0" w:space="0" w:color="auto"/>
                <w:right w:val="none" w:sz="0" w:space="0" w:color="auto"/>
              </w:divBdr>
              <w:divsChild>
                <w:div w:id="7727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4484">
      <w:bodyDiv w:val="1"/>
      <w:marLeft w:val="0"/>
      <w:marRight w:val="0"/>
      <w:marTop w:val="0"/>
      <w:marBottom w:val="0"/>
      <w:divBdr>
        <w:top w:val="none" w:sz="0" w:space="0" w:color="auto"/>
        <w:left w:val="none" w:sz="0" w:space="0" w:color="auto"/>
        <w:bottom w:val="none" w:sz="0" w:space="0" w:color="auto"/>
        <w:right w:val="none" w:sz="0" w:space="0" w:color="auto"/>
      </w:divBdr>
    </w:div>
    <w:div w:id="1636565860">
      <w:bodyDiv w:val="1"/>
      <w:marLeft w:val="0"/>
      <w:marRight w:val="0"/>
      <w:marTop w:val="0"/>
      <w:marBottom w:val="0"/>
      <w:divBdr>
        <w:top w:val="none" w:sz="0" w:space="0" w:color="auto"/>
        <w:left w:val="none" w:sz="0" w:space="0" w:color="auto"/>
        <w:bottom w:val="none" w:sz="0" w:space="0" w:color="auto"/>
        <w:right w:val="none" w:sz="0" w:space="0" w:color="auto"/>
      </w:divBdr>
    </w:div>
    <w:div w:id="1665815875">
      <w:bodyDiv w:val="1"/>
      <w:marLeft w:val="0"/>
      <w:marRight w:val="0"/>
      <w:marTop w:val="0"/>
      <w:marBottom w:val="0"/>
      <w:divBdr>
        <w:top w:val="none" w:sz="0" w:space="0" w:color="auto"/>
        <w:left w:val="none" w:sz="0" w:space="0" w:color="auto"/>
        <w:bottom w:val="none" w:sz="0" w:space="0" w:color="auto"/>
        <w:right w:val="none" w:sz="0" w:space="0" w:color="auto"/>
      </w:divBdr>
    </w:div>
    <w:div w:id="1721127133">
      <w:bodyDiv w:val="1"/>
      <w:marLeft w:val="0"/>
      <w:marRight w:val="0"/>
      <w:marTop w:val="0"/>
      <w:marBottom w:val="0"/>
      <w:divBdr>
        <w:top w:val="none" w:sz="0" w:space="0" w:color="auto"/>
        <w:left w:val="none" w:sz="0" w:space="0" w:color="auto"/>
        <w:bottom w:val="none" w:sz="0" w:space="0" w:color="auto"/>
        <w:right w:val="none" w:sz="0" w:space="0" w:color="auto"/>
      </w:divBdr>
    </w:div>
    <w:div w:id="1760254944">
      <w:bodyDiv w:val="1"/>
      <w:marLeft w:val="0"/>
      <w:marRight w:val="0"/>
      <w:marTop w:val="0"/>
      <w:marBottom w:val="0"/>
      <w:divBdr>
        <w:top w:val="none" w:sz="0" w:space="0" w:color="auto"/>
        <w:left w:val="none" w:sz="0" w:space="0" w:color="auto"/>
        <w:bottom w:val="none" w:sz="0" w:space="0" w:color="auto"/>
        <w:right w:val="none" w:sz="0" w:space="0" w:color="auto"/>
      </w:divBdr>
    </w:div>
    <w:div w:id="1778939241">
      <w:bodyDiv w:val="1"/>
      <w:marLeft w:val="0"/>
      <w:marRight w:val="0"/>
      <w:marTop w:val="0"/>
      <w:marBottom w:val="0"/>
      <w:divBdr>
        <w:top w:val="none" w:sz="0" w:space="0" w:color="auto"/>
        <w:left w:val="none" w:sz="0" w:space="0" w:color="auto"/>
        <w:bottom w:val="none" w:sz="0" w:space="0" w:color="auto"/>
        <w:right w:val="none" w:sz="0" w:space="0" w:color="auto"/>
      </w:divBdr>
    </w:div>
    <w:div w:id="1778990059">
      <w:bodyDiv w:val="1"/>
      <w:marLeft w:val="0"/>
      <w:marRight w:val="0"/>
      <w:marTop w:val="0"/>
      <w:marBottom w:val="0"/>
      <w:divBdr>
        <w:top w:val="none" w:sz="0" w:space="0" w:color="auto"/>
        <w:left w:val="none" w:sz="0" w:space="0" w:color="auto"/>
        <w:bottom w:val="none" w:sz="0" w:space="0" w:color="auto"/>
        <w:right w:val="none" w:sz="0" w:space="0" w:color="auto"/>
      </w:divBdr>
    </w:div>
    <w:div w:id="1791046826">
      <w:bodyDiv w:val="1"/>
      <w:marLeft w:val="0"/>
      <w:marRight w:val="0"/>
      <w:marTop w:val="0"/>
      <w:marBottom w:val="0"/>
      <w:divBdr>
        <w:top w:val="none" w:sz="0" w:space="0" w:color="auto"/>
        <w:left w:val="none" w:sz="0" w:space="0" w:color="auto"/>
        <w:bottom w:val="none" w:sz="0" w:space="0" w:color="auto"/>
        <w:right w:val="none" w:sz="0" w:space="0" w:color="auto"/>
      </w:divBdr>
    </w:div>
    <w:div w:id="1791782702">
      <w:bodyDiv w:val="1"/>
      <w:marLeft w:val="0"/>
      <w:marRight w:val="0"/>
      <w:marTop w:val="0"/>
      <w:marBottom w:val="0"/>
      <w:divBdr>
        <w:top w:val="none" w:sz="0" w:space="0" w:color="auto"/>
        <w:left w:val="none" w:sz="0" w:space="0" w:color="auto"/>
        <w:bottom w:val="none" w:sz="0" w:space="0" w:color="auto"/>
        <w:right w:val="none" w:sz="0" w:space="0" w:color="auto"/>
      </w:divBdr>
    </w:div>
    <w:div w:id="1794862910">
      <w:bodyDiv w:val="1"/>
      <w:marLeft w:val="0"/>
      <w:marRight w:val="0"/>
      <w:marTop w:val="0"/>
      <w:marBottom w:val="0"/>
      <w:divBdr>
        <w:top w:val="none" w:sz="0" w:space="0" w:color="auto"/>
        <w:left w:val="none" w:sz="0" w:space="0" w:color="auto"/>
        <w:bottom w:val="none" w:sz="0" w:space="0" w:color="auto"/>
        <w:right w:val="none" w:sz="0" w:space="0" w:color="auto"/>
      </w:divBdr>
    </w:div>
    <w:div w:id="1823350317">
      <w:bodyDiv w:val="1"/>
      <w:marLeft w:val="0"/>
      <w:marRight w:val="0"/>
      <w:marTop w:val="0"/>
      <w:marBottom w:val="0"/>
      <w:divBdr>
        <w:top w:val="none" w:sz="0" w:space="0" w:color="auto"/>
        <w:left w:val="none" w:sz="0" w:space="0" w:color="auto"/>
        <w:bottom w:val="none" w:sz="0" w:space="0" w:color="auto"/>
        <w:right w:val="none" w:sz="0" w:space="0" w:color="auto"/>
      </w:divBdr>
    </w:div>
    <w:div w:id="1881818965">
      <w:bodyDiv w:val="1"/>
      <w:marLeft w:val="0"/>
      <w:marRight w:val="0"/>
      <w:marTop w:val="0"/>
      <w:marBottom w:val="0"/>
      <w:divBdr>
        <w:top w:val="none" w:sz="0" w:space="0" w:color="auto"/>
        <w:left w:val="none" w:sz="0" w:space="0" w:color="auto"/>
        <w:bottom w:val="none" w:sz="0" w:space="0" w:color="auto"/>
        <w:right w:val="none" w:sz="0" w:space="0" w:color="auto"/>
      </w:divBdr>
    </w:div>
    <w:div w:id="1900245437">
      <w:bodyDiv w:val="1"/>
      <w:marLeft w:val="0"/>
      <w:marRight w:val="0"/>
      <w:marTop w:val="0"/>
      <w:marBottom w:val="0"/>
      <w:divBdr>
        <w:top w:val="none" w:sz="0" w:space="0" w:color="auto"/>
        <w:left w:val="none" w:sz="0" w:space="0" w:color="auto"/>
        <w:bottom w:val="none" w:sz="0" w:space="0" w:color="auto"/>
        <w:right w:val="none" w:sz="0" w:space="0" w:color="auto"/>
      </w:divBdr>
    </w:div>
    <w:div w:id="1920559645">
      <w:bodyDiv w:val="1"/>
      <w:marLeft w:val="0"/>
      <w:marRight w:val="0"/>
      <w:marTop w:val="0"/>
      <w:marBottom w:val="0"/>
      <w:divBdr>
        <w:top w:val="none" w:sz="0" w:space="0" w:color="auto"/>
        <w:left w:val="none" w:sz="0" w:space="0" w:color="auto"/>
        <w:bottom w:val="none" w:sz="0" w:space="0" w:color="auto"/>
        <w:right w:val="none" w:sz="0" w:space="0" w:color="auto"/>
      </w:divBdr>
    </w:div>
    <w:div w:id="1961063974">
      <w:bodyDiv w:val="1"/>
      <w:marLeft w:val="0"/>
      <w:marRight w:val="0"/>
      <w:marTop w:val="0"/>
      <w:marBottom w:val="0"/>
      <w:divBdr>
        <w:top w:val="none" w:sz="0" w:space="0" w:color="auto"/>
        <w:left w:val="none" w:sz="0" w:space="0" w:color="auto"/>
        <w:bottom w:val="none" w:sz="0" w:space="0" w:color="auto"/>
        <w:right w:val="none" w:sz="0" w:space="0" w:color="auto"/>
      </w:divBdr>
    </w:div>
    <w:div w:id="2021200348">
      <w:bodyDiv w:val="1"/>
      <w:marLeft w:val="0"/>
      <w:marRight w:val="0"/>
      <w:marTop w:val="0"/>
      <w:marBottom w:val="0"/>
      <w:divBdr>
        <w:top w:val="none" w:sz="0" w:space="0" w:color="auto"/>
        <w:left w:val="none" w:sz="0" w:space="0" w:color="auto"/>
        <w:bottom w:val="none" w:sz="0" w:space="0" w:color="auto"/>
        <w:right w:val="none" w:sz="0" w:space="0" w:color="auto"/>
      </w:divBdr>
    </w:div>
    <w:div w:id="2037390702">
      <w:bodyDiv w:val="1"/>
      <w:marLeft w:val="0"/>
      <w:marRight w:val="0"/>
      <w:marTop w:val="0"/>
      <w:marBottom w:val="0"/>
      <w:divBdr>
        <w:top w:val="none" w:sz="0" w:space="0" w:color="auto"/>
        <w:left w:val="none" w:sz="0" w:space="0" w:color="auto"/>
        <w:bottom w:val="none" w:sz="0" w:space="0" w:color="auto"/>
        <w:right w:val="none" w:sz="0" w:space="0" w:color="auto"/>
      </w:divBdr>
    </w:div>
    <w:div w:id="2050495577">
      <w:bodyDiv w:val="1"/>
      <w:marLeft w:val="0"/>
      <w:marRight w:val="0"/>
      <w:marTop w:val="0"/>
      <w:marBottom w:val="0"/>
      <w:divBdr>
        <w:top w:val="none" w:sz="0" w:space="0" w:color="auto"/>
        <w:left w:val="none" w:sz="0" w:space="0" w:color="auto"/>
        <w:bottom w:val="none" w:sz="0" w:space="0" w:color="auto"/>
        <w:right w:val="none" w:sz="0" w:space="0" w:color="auto"/>
      </w:divBdr>
    </w:div>
    <w:div w:id="2061199987">
      <w:bodyDiv w:val="1"/>
      <w:marLeft w:val="0"/>
      <w:marRight w:val="0"/>
      <w:marTop w:val="0"/>
      <w:marBottom w:val="0"/>
      <w:divBdr>
        <w:top w:val="none" w:sz="0" w:space="0" w:color="auto"/>
        <w:left w:val="none" w:sz="0" w:space="0" w:color="auto"/>
        <w:bottom w:val="none" w:sz="0" w:space="0" w:color="auto"/>
        <w:right w:val="none" w:sz="0" w:space="0" w:color="auto"/>
      </w:divBdr>
    </w:div>
    <w:div w:id="2086879183">
      <w:bodyDiv w:val="1"/>
      <w:marLeft w:val="0"/>
      <w:marRight w:val="0"/>
      <w:marTop w:val="0"/>
      <w:marBottom w:val="0"/>
      <w:divBdr>
        <w:top w:val="none" w:sz="0" w:space="0" w:color="auto"/>
        <w:left w:val="none" w:sz="0" w:space="0" w:color="auto"/>
        <w:bottom w:val="none" w:sz="0" w:space="0" w:color="auto"/>
        <w:right w:val="none" w:sz="0" w:space="0" w:color="auto"/>
      </w:divBdr>
    </w:div>
    <w:div w:id="209265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6.png"/><Relationship Id="rId42" Type="http://schemas.openxmlformats.org/officeDocument/2006/relationships/hyperlink" Target="http://pure.iiasa.ac.at/view/iiasa/1267.html" TargetMode="External"/><Relationship Id="rId47" Type="http://schemas.openxmlformats.org/officeDocument/2006/relationships/hyperlink" Target="http://www.imf.org/external/pubs/ft/weo/2010/02/weodata/download.aspx" TargetMode="External"/><Relationship Id="rId63" Type="http://schemas.openxmlformats.org/officeDocument/2006/relationships/hyperlink" Target="https://www.energy.gov/sites/prod/files/2017/02/f34/67089%20EERE%20LIB%20cost%20vs%20price%20metrics%20r9.pdf" TargetMode="External"/><Relationship Id="rId68" Type="http://schemas.openxmlformats.org/officeDocument/2006/relationships/hyperlink" Target="https://doi.org/10.1016/j.eneco.2021.105538" TargetMode="External"/><Relationship Id="rId16" Type="http://schemas.openxmlformats.org/officeDocument/2006/relationships/footer" Target="footer3.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image" Target="media/image12.png"/><Relationship Id="rId37" Type="http://schemas.openxmlformats.org/officeDocument/2006/relationships/hyperlink" Target="https://greet.es.anl.gov/publication-bts-2016" TargetMode="External"/><Relationship Id="rId40" Type="http://schemas.openxmlformats.org/officeDocument/2006/relationships/hyperlink" Target="http://www.fao.org/faostat/en/" TargetMode="External"/><Relationship Id="rId45" Type="http://schemas.openxmlformats.org/officeDocument/2006/relationships/hyperlink" Target="https://www.nrel.gov/docs/fy11osti/47764.pdf" TargetMode="External"/><Relationship Id="rId53" Type="http://schemas.openxmlformats.org/officeDocument/2006/relationships/hyperlink" Target="http://www.cemmap.ac.uk/wps/cwp1305.pdf" TargetMode="External"/><Relationship Id="rId58" Type="http://schemas.openxmlformats.org/officeDocument/2006/relationships/hyperlink" Target="http://www.eia.gov/oiaf/ieo/index.html" TargetMode="External"/><Relationship Id="rId66" Type="http://schemas.openxmlformats.org/officeDocument/2006/relationships/hyperlink" Target="https://www.epa.gov/global-mitigation-non-co2-greenhouse-gases/non-co2-greenhouse-gases-international-emissions-and" TargetMode="External"/><Relationship Id="rId74"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hyperlink" Target="http://www.eia.doe.gov/oiaf/aeo/" TargetMode="Externa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8.jpg"/><Relationship Id="rId30" Type="http://schemas.openxmlformats.org/officeDocument/2006/relationships/hyperlink" Target="https://comtrade.un.org/" TargetMode="External"/><Relationship Id="rId35" Type="http://schemas.openxmlformats.org/officeDocument/2006/relationships/hyperlink" Target="https://ssrn.com/abstract=2805040" TargetMode="External"/><Relationship Id="rId43" Type="http://schemas.openxmlformats.org/officeDocument/2006/relationships/hyperlink" Target="http://pure.iiasa.ac.at/view/iiasa/1267.html" TargetMode="External"/><Relationship Id="rId48" Type="http://schemas.openxmlformats.org/officeDocument/2006/relationships/hyperlink" Target="http://onlinelibrary.wiley.com/doi/10.1002/bbb.137/abstract" TargetMode="External"/><Relationship Id="rId56" Type="http://schemas.openxmlformats.org/officeDocument/2006/relationships/hyperlink" Target="https://www.usda.gov/oce/reports/energy/EthanolSugarFeasibilityReport3.pdf" TargetMode="External"/><Relationship Id="rId64" Type="http://schemas.openxmlformats.org/officeDocument/2006/relationships/hyperlink" Target="https://www.hydrogen.energy.gov/pdfs/17007_fuel_cell_system_cost_2017.pdf" TargetMode="External"/><Relationship Id="rId69" Type="http://schemas.openxmlformats.org/officeDocument/2006/relationships/hyperlink" Target="https://doi.org/10.1016/j.enpol.2020.111376"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dx.doi.org/10.1038/nclimate2564" TargetMode="External"/><Relationship Id="rId72" Type="http://schemas.openxmlformats.org/officeDocument/2006/relationships/hyperlink" Target="https://data.worldbank.org/indicator/NY.GDP.MKTP.KD.ZG"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microsoft.com/office/2016/09/relationships/commentsIds" Target="commentsIds.xml"/><Relationship Id="rId33" Type="http://schemas.openxmlformats.org/officeDocument/2006/relationships/image" Target="media/image13.png"/><Relationship Id="rId38" Type="http://schemas.openxmlformats.org/officeDocument/2006/relationships/hyperlink" Target="http://www.ev-volumes.com/country/china/" TargetMode="External"/><Relationship Id="rId46" Type="http://schemas.openxmlformats.org/officeDocument/2006/relationships/hyperlink" Target="https://www.iea.org/statistics/relateddatabases/worldenergystatisticsandbalances/" TargetMode="External"/><Relationship Id="rId59" Type="http://schemas.openxmlformats.org/officeDocument/2006/relationships/hyperlink" Target="https://www.eia.gov/dnav/pet/pet_move_impcus_a2_nus_epooxe_im0_mbbl_a.htm" TargetMode="External"/><Relationship Id="rId67" Type="http://schemas.openxmlformats.org/officeDocument/2006/relationships/hyperlink" Target="http://comtrade.un.org/" TargetMode="External"/><Relationship Id="rId20" Type="http://schemas.openxmlformats.org/officeDocument/2006/relationships/image" Target="media/image5.png"/><Relationship Id="rId41" Type="http://schemas.openxmlformats.org/officeDocument/2006/relationships/hyperlink" Target="http://www.fao.org/worldfoodsituation/foodpricesindex/en/" TargetMode="External"/><Relationship Id="rId54" Type="http://schemas.openxmlformats.org/officeDocument/2006/relationships/hyperlink" Target="https://en.wikipedia.org/wiki/Minneapolis" TargetMode="External"/><Relationship Id="rId62" Type="http://schemas.openxmlformats.org/officeDocument/2006/relationships/hyperlink" Target="https://www.eia.gov/" TargetMode="External"/><Relationship Id="rId70" Type="http://schemas.openxmlformats.org/officeDocument/2006/relationships/hyperlink" Target="http://wardsauto.com/datasheet/us-car-and-light-truck-specifications-and-prices-17-model-year"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comments" Target="comments.xml"/><Relationship Id="rId28" Type="http://schemas.openxmlformats.org/officeDocument/2006/relationships/image" Target="media/image9.emf"/><Relationship Id="rId36" Type="http://schemas.openxmlformats.org/officeDocument/2006/relationships/hyperlink" Target="https://ageconsearch.umn.edu/bitstream/103965/2/ADAGE-Biofuels_AAEA_Conference_Paper.pdf" TargetMode="External"/><Relationship Id="rId49" Type="http://schemas.openxmlformats.org/officeDocument/2006/relationships/hyperlink" Target="https://www.gtap.agecon.purdue.edu/databases/v7/v7_doco.asp" TargetMode="External"/><Relationship Id="rId57" Type="http://schemas.openxmlformats.org/officeDocument/2006/relationships/hyperlink" Target="https://www.bea.gov/industry/io_annual.htm" TargetMode="External"/><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hyperlink" Target="http://pure.iiasa.ac.at/view/iiasa/1351.html" TargetMode="External"/><Relationship Id="rId52" Type="http://schemas.openxmlformats.org/officeDocument/2006/relationships/hyperlink" Target="https://www.gtap.agecon.purdue.edu/network/member_display.asp?UserID=333" TargetMode="External"/><Relationship Id="rId60" Type="http://schemas.openxmlformats.org/officeDocument/2006/relationships/hyperlink" Target="https://www.eia.gov/" TargetMode="External"/><Relationship Id="rId65" Type="http://schemas.openxmlformats.org/officeDocument/2006/relationships/hyperlink" Target="https://www.fueleconomy.gov/feg/taxevb.shtml" TargetMode="External"/><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svg"/><Relationship Id="rId39" Type="http://schemas.openxmlformats.org/officeDocument/2006/relationships/hyperlink" Target="https://fred.stlouisfed.org/series/A939RX0Q048SBEA" TargetMode="External"/><Relationship Id="rId34" Type="http://schemas.openxmlformats.org/officeDocument/2006/relationships/chart" Target="charts/chart1.xml"/><Relationship Id="rId50" Type="http://schemas.openxmlformats.org/officeDocument/2006/relationships/hyperlink" Target="https://dx.doi.org/10.25984/1807473" TargetMode="External"/><Relationship Id="rId55" Type="http://schemas.openxmlformats.org/officeDocument/2006/relationships/hyperlink" Target="https://en.wikipedia.org/wiki/Saint_Paul,_Minnesota" TargetMode="External"/><Relationship Id="rId76" Type="http://schemas.microsoft.com/office/2011/relationships/people" Target="people.xml"/><Relationship Id="rId7" Type="http://schemas.openxmlformats.org/officeDocument/2006/relationships/styles" Target="styles.xml"/><Relationship Id="rId71" Type="http://schemas.openxmlformats.org/officeDocument/2006/relationships/hyperlink" Target="file://rtifile02/ehe/Projects/0215574-EPA_OTAQ_(Opt1)/0215574.001.002-ADAGE/Deliverables/model%20documents/revision/Wards%20Intelligence.%20January%2029,%202018.%20U.S.%20Car%20and%20Light%20Truck%20Sales,%20Daily%20Rates%20and%20Inventory%20by%20Quarter,%202017.%20http:/wardsauto.com/datasheet/us-car-and-light-truck-sales-daily-rates-and-inventory-quarter-2017" TargetMode="External"/><Relationship Id="rId2" Type="http://schemas.openxmlformats.org/officeDocument/2006/relationships/customXml" Target="../customXml/item2.xml"/><Relationship Id="rId29"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wmf"/></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Biodiesel" TargetMode="External"/><Relationship Id="rId2" Type="http://schemas.openxmlformats.org/officeDocument/2006/relationships/hyperlink" Target="http://www.esru.strath.ac.uk/EandE/Web_sites/02-03/biofuels/quant_biodiesel.htm" TargetMode="External"/><Relationship Id="rId1" Type="http://schemas.openxmlformats.org/officeDocument/2006/relationships/hyperlink" Target="https://www.gtap.agecon.purdue.edu/databases/v7/default.asp" TargetMode="External"/><Relationship Id="rId5" Type="http://schemas.openxmlformats.org/officeDocument/2006/relationships/hyperlink" Target="https://www.gtap.agecon.purdue.edu/models/Dynamic/Baseline/default.asp" TargetMode="External"/><Relationship Id="rId4" Type="http://schemas.openxmlformats.org/officeDocument/2006/relationships/hyperlink" Target="https://www.gtap.agecon.purdue.edu/databases/v7/default.asp"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Book5"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Production Cost of Electricity Generation (2010$/mmbtu)</a:t>
            </a:r>
          </a:p>
        </c:rich>
      </c:tx>
      <c:layout>
        <c:manualLayout>
          <c:xMode val="edge"/>
          <c:yMode val="edge"/>
          <c:x val="0.15893650891707337"/>
          <c:y val="1.1940929186979501E-2"/>
        </c:manualLayout>
      </c:layout>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pivotFmt>
      <c:pivotFmt>
        <c:idx val="9"/>
      </c:pivotFmt>
      <c:pivotFmt>
        <c:idx val="10"/>
      </c:pivotFmt>
      <c:pivotFmt>
        <c:idx val="11"/>
      </c:pivotFmt>
      <c:pivotFmt>
        <c:idx val="12"/>
        <c:spPr>
          <a:ln>
            <a:solidFill>
              <a:srgbClr val="FF0000"/>
            </a:solidFill>
            <a:prstDash val="solid"/>
          </a:ln>
        </c:spPr>
      </c:pivotFmt>
      <c:pivotFmt>
        <c:idx val="13"/>
        <c:spPr>
          <a:ln>
            <a:solidFill>
              <a:srgbClr val="FF0000"/>
            </a:solidFill>
            <a:prstDash val="sysDot"/>
          </a:ln>
        </c:spPr>
      </c:pivotFmt>
      <c:pivotFmt>
        <c:idx val="14"/>
        <c:spPr>
          <a:ln>
            <a:solidFill>
              <a:srgbClr val="00B0F0"/>
            </a:solidFill>
          </a:ln>
        </c:spPr>
      </c:pivotFmt>
      <c:pivotFmt>
        <c:idx val="15"/>
        <c:spPr>
          <a:ln>
            <a:solidFill>
              <a:srgbClr val="00B0F0"/>
            </a:solidFill>
            <a:prstDash val="sysDot"/>
          </a:ln>
        </c:spPr>
      </c:pivotFmt>
      <c:pivotFmt>
        <c:idx val="16"/>
        <c:spPr>
          <a:ln>
            <a:solidFill>
              <a:srgbClr val="FF0000"/>
            </a:solidFill>
            <a:prstDash val="solid"/>
          </a:ln>
        </c:spPr>
        <c:marker>
          <c:symbol val="none"/>
        </c:marker>
      </c:pivotFmt>
      <c:pivotFmt>
        <c:idx val="17"/>
        <c:spPr>
          <a:ln>
            <a:solidFill>
              <a:srgbClr val="FF0000"/>
            </a:solidFill>
            <a:prstDash val="sysDot"/>
          </a:ln>
        </c:spPr>
        <c:marker>
          <c:symbol val="none"/>
        </c:marker>
      </c:pivotFmt>
      <c:pivotFmt>
        <c:idx val="18"/>
        <c:spPr>
          <a:ln>
            <a:solidFill>
              <a:srgbClr val="00B0F0"/>
            </a:solidFill>
          </a:ln>
        </c:spPr>
        <c:marker>
          <c:symbol val="none"/>
        </c:marker>
      </c:pivotFmt>
      <c:pivotFmt>
        <c:idx val="19"/>
        <c:spPr>
          <a:ln>
            <a:solidFill>
              <a:srgbClr val="00B0F0"/>
            </a:solidFill>
            <a:prstDash val="sysDot"/>
          </a:ln>
        </c:spPr>
        <c:marker>
          <c:symbol val="none"/>
        </c:marker>
      </c:pivotFmt>
      <c:pivotFmt>
        <c:idx val="20"/>
        <c:spPr>
          <a:ln>
            <a:solidFill>
              <a:srgbClr val="FF0000"/>
            </a:solidFill>
            <a:prstDash val="solid"/>
          </a:ln>
        </c:spPr>
        <c:marker>
          <c:symbol val="none"/>
        </c:marker>
      </c:pivotFmt>
      <c:pivotFmt>
        <c:idx val="21"/>
        <c:spPr>
          <a:ln>
            <a:solidFill>
              <a:srgbClr val="FF0000"/>
            </a:solidFill>
            <a:prstDash val="sysDot"/>
          </a:ln>
        </c:spPr>
        <c:marker>
          <c:symbol val="none"/>
        </c:marker>
      </c:pivotFmt>
      <c:pivotFmt>
        <c:idx val="22"/>
        <c:spPr>
          <a:ln>
            <a:solidFill>
              <a:srgbClr val="00B0F0"/>
            </a:solidFill>
          </a:ln>
        </c:spPr>
        <c:marker>
          <c:symbol val="none"/>
        </c:marker>
      </c:pivotFmt>
      <c:pivotFmt>
        <c:idx val="23"/>
        <c:spPr>
          <a:ln>
            <a:solidFill>
              <a:srgbClr val="00B0F0"/>
            </a:solidFill>
            <a:prstDash val="sysDot"/>
          </a:ln>
        </c:spPr>
        <c:marker>
          <c:symbol val="none"/>
        </c:marker>
      </c:pivotFmt>
      <c:pivotFmt>
        <c:idx val="24"/>
        <c:spPr>
          <a:ln>
            <a:solidFill>
              <a:srgbClr val="FF0000"/>
            </a:solidFill>
            <a:prstDash val="solid"/>
          </a:ln>
        </c:spPr>
        <c:marker>
          <c:symbol val="none"/>
        </c:marker>
      </c:pivotFmt>
      <c:pivotFmt>
        <c:idx val="25"/>
        <c:spPr>
          <a:ln>
            <a:solidFill>
              <a:srgbClr val="FF0000"/>
            </a:solidFill>
            <a:prstDash val="sysDot"/>
          </a:ln>
        </c:spPr>
        <c:marker>
          <c:symbol val="none"/>
        </c:marker>
      </c:pivotFmt>
      <c:pivotFmt>
        <c:idx val="26"/>
        <c:spPr>
          <a:ln>
            <a:solidFill>
              <a:srgbClr val="00B0F0"/>
            </a:solidFill>
          </a:ln>
        </c:spPr>
        <c:marker>
          <c:symbol val="none"/>
        </c:marker>
      </c:pivotFmt>
      <c:pivotFmt>
        <c:idx val="27"/>
        <c:spPr>
          <a:ln>
            <a:solidFill>
              <a:srgbClr val="00B0F0"/>
            </a:solidFill>
            <a:prstDash val="sysDot"/>
          </a:ln>
        </c:spPr>
        <c:marker>
          <c:symbol val="none"/>
        </c:marker>
      </c:pivotFmt>
      <c:pivotFmt>
        <c:idx val="28"/>
        <c:spPr>
          <a:ln>
            <a:solidFill>
              <a:srgbClr val="FF0000"/>
            </a:solidFill>
            <a:prstDash val="solid"/>
          </a:ln>
        </c:spPr>
        <c:marker>
          <c:symbol val="none"/>
        </c:marker>
      </c:pivotFmt>
      <c:pivotFmt>
        <c:idx val="29"/>
        <c:spPr>
          <a:ln>
            <a:solidFill>
              <a:srgbClr val="FF0000"/>
            </a:solidFill>
            <a:prstDash val="sysDot"/>
          </a:ln>
        </c:spPr>
        <c:marker>
          <c:symbol val="none"/>
        </c:marker>
      </c:pivotFmt>
      <c:pivotFmt>
        <c:idx val="30"/>
        <c:spPr>
          <a:ln>
            <a:solidFill>
              <a:srgbClr val="00B0F0"/>
            </a:solidFill>
          </a:ln>
        </c:spPr>
        <c:marker>
          <c:symbol val="none"/>
        </c:marker>
      </c:pivotFmt>
      <c:pivotFmt>
        <c:idx val="31"/>
        <c:spPr>
          <a:ln>
            <a:solidFill>
              <a:srgbClr val="00B0F0"/>
            </a:solidFill>
            <a:prstDash val="sysDot"/>
          </a:ln>
        </c:spPr>
        <c:marker>
          <c:symbol val="none"/>
        </c:marker>
      </c:pivotFmt>
      <c:pivotFmt>
        <c:idx val="32"/>
        <c:spPr>
          <a:ln>
            <a:solidFill>
              <a:srgbClr val="FFC000"/>
            </a:solidFill>
          </a:ln>
        </c:spPr>
        <c:marker>
          <c:symbol val="none"/>
        </c:marker>
      </c:pivotFmt>
      <c:pivotFmt>
        <c:idx val="33"/>
        <c:spPr>
          <a:ln>
            <a:solidFill>
              <a:srgbClr val="FFC000"/>
            </a:solidFill>
            <a:prstDash val="sysDot"/>
          </a:ln>
        </c:spPr>
        <c:marker>
          <c:symbol val="none"/>
        </c:marker>
      </c:pivotFmt>
      <c:pivotFmt>
        <c:idx val="34"/>
        <c:spPr>
          <a:ln>
            <a:solidFill>
              <a:srgbClr val="7030A0"/>
            </a:solidFill>
          </a:ln>
        </c:spPr>
        <c:marker>
          <c:symbol val="none"/>
        </c:marker>
      </c:pivotFmt>
      <c:pivotFmt>
        <c:idx val="35"/>
        <c:spPr>
          <a:solidFill>
            <a:srgbClr val="00B0F0"/>
          </a:solidFill>
          <a:ln>
            <a:solidFill>
              <a:srgbClr val="7030A0"/>
            </a:solidFill>
            <a:prstDash val="sysDot"/>
          </a:ln>
        </c:spPr>
        <c:marker>
          <c:symbol val="none"/>
        </c:marker>
      </c:pivotFmt>
    </c:pivotFmts>
    <c:plotArea>
      <c:layout>
        <c:manualLayout>
          <c:layoutTarget val="inner"/>
          <c:xMode val="edge"/>
          <c:yMode val="edge"/>
          <c:x val="0.13348840769903761"/>
          <c:y val="0.12264941958520824"/>
          <c:w val="0.59221412948381458"/>
          <c:h val="0.75475216469078177"/>
        </c:manualLayout>
      </c:layout>
      <c:lineChart>
        <c:grouping val="standard"/>
        <c:varyColors val="0"/>
        <c:ser>
          <c:idx val="0"/>
          <c:order val="0"/>
          <c:tx>
            <c:strRef>
              <c:f>ATBcost_pivot!$L$5</c:f>
              <c:strCache>
                <c:ptCount val="1"/>
                <c:pt idx="0">
                  <c:v>Conv_Gas</c:v>
                </c:pt>
              </c:strCache>
            </c:strRef>
          </c:tx>
          <c:spPr>
            <a:ln>
              <a:solidFill>
                <a:srgbClr val="FF0000"/>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ATBcost_pivot!$M$5:$U$5</c:f>
              <c:numCache>
                <c:formatCode>General</c:formatCode>
                <c:ptCount val="9"/>
                <c:pt idx="0">
                  <c:v>11.321999999999999</c:v>
                </c:pt>
                <c:pt idx="1">
                  <c:v>10.872</c:v>
                </c:pt>
                <c:pt idx="2">
                  <c:v>10.452999999999999</c:v>
                </c:pt>
                <c:pt idx="3">
                  <c:v>10.196999999999999</c:v>
                </c:pt>
                <c:pt idx="4">
                  <c:v>10.055999999999999</c:v>
                </c:pt>
                <c:pt idx="5">
                  <c:v>9.9589999999999996</c:v>
                </c:pt>
                <c:pt idx="6">
                  <c:v>9.8859999999999992</c:v>
                </c:pt>
                <c:pt idx="7">
                  <c:v>9.8279999999999994</c:v>
                </c:pt>
                <c:pt idx="8">
                  <c:v>9.7230000000000008</c:v>
                </c:pt>
              </c:numCache>
            </c:numRef>
          </c:val>
          <c:smooth val="0"/>
          <c:extLst>
            <c:ext xmlns:c16="http://schemas.microsoft.com/office/drawing/2014/chart" uri="{C3380CC4-5D6E-409C-BE32-E72D297353CC}">
              <c16:uniqueId val="{00000000-3E8F-45F9-974E-2461F6DCD8D2}"/>
            </c:ext>
          </c:extLst>
        </c:ser>
        <c:ser>
          <c:idx val="1"/>
          <c:order val="1"/>
          <c:tx>
            <c:strRef>
              <c:f>ATBcost_pivot!$L$6</c:f>
              <c:strCache>
                <c:ptCount val="1"/>
                <c:pt idx="0">
                  <c:v>CC_Gas</c:v>
                </c:pt>
              </c:strCache>
            </c:strRef>
          </c:tx>
          <c:spPr>
            <a:ln>
              <a:solidFill>
                <a:srgbClr val="FF0000"/>
              </a:solidFill>
              <a:prstDash val="sysDot"/>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ATBcost_pivot!$M$6:$U$6</c:f>
              <c:numCache>
                <c:formatCode>General</c:formatCode>
                <c:ptCount val="9"/>
                <c:pt idx="0">
                  <c:v>4.8019999999999996</c:v>
                </c:pt>
                <c:pt idx="1">
                  <c:v>4.5469999999999997</c:v>
                </c:pt>
                <c:pt idx="2">
                  <c:v>4.3099999999999996</c:v>
                </c:pt>
                <c:pt idx="3">
                  <c:v>4.2050000000000001</c:v>
                </c:pt>
                <c:pt idx="4">
                  <c:v>4.1609999999999996</c:v>
                </c:pt>
                <c:pt idx="5">
                  <c:v>4.1260000000000003</c:v>
                </c:pt>
                <c:pt idx="6">
                  <c:v>4.0970000000000004</c:v>
                </c:pt>
                <c:pt idx="7">
                  <c:v>4.0739999999999998</c:v>
                </c:pt>
                <c:pt idx="8">
                  <c:v>4.0339999999999998</c:v>
                </c:pt>
              </c:numCache>
            </c:numRef>
          </c:val>
          <c:smooth val="0"/>
          <c:extLst>
            <c:ext xmlns:c16="http://schemas.microsoft.com/office/drawing/2014/chart" uri="{C3380CC4-5D6E-409C-BE32-E72D297353CC}">
              <c16:uniqueId val="{00000001-3E8F-45F9-974E-2461F6DCD8D2}"/>
            </c:ext>
          </c:extLst>
        </c:ser>
        <c:ser>
          <c:idx val="3"/>
          <c:order val="2"/>
          <c:tx>
            <c:strRef>
              <c:f>ATBcost_pivot!$L$8</c:f>
              <c:strCache>
                <c:ptCount val="1"/>
                <c:pt idx="0">
                  <c:v>Conv_Col</c:v>
                </c:pt>
              </c:strCache>
            </c:strRef>
          </c:tx>
          <c:spPr>
            <a:ln>
              <a:solidFill>
                <a:srgbClr val="00B0F0">
                  <a:alpha val="99000"/>
                </a:srgbClr>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ATBcost_pivot!$M$8:$U$8</c:f>
              <c:numCache>
                <c:formatCode>General</c:formatCode>
                <c:ptCount val="9"/>
                <c:pt idx="0">
                  <c:v>16.058</c:v>
                </c:pt>
                <c:pt idx="1">
                  <c:v>15.968</c:v>
                </c:pt>
                <c:pt idx="2">
                  <c:v>15.879</c:v>
                </c:pt>
                <c:pt idx="3">
                  <c:v>15.532999999999999</c:v>
                </c:pt>
                <c:pt idx="4">
                  <c:v>15.443</c:v>
                </c:pt>
                <c:pt idx="5">
                  <c:v>15.311</c:v>
                </c:pt>
                <c:pt idx="6">
                  <c:v>15.151</c:v>
                </c:pt>
                <c:pt idx="7">
                  <c:v>15.047000000000001</c:v>
                </c:pt>
                <c:pt idx="8">
                  <c:v>14.837</c:v>
                </c:pt>
              </c:numCache>
            </c:numRef>
          </c:val>
          <c:smooth val="0"/>
          <c:extLst>
            <c:ext xmlns:c16="http://schemas.microsoft.com/office/drawing/2014/chart" uri="{C3380CC4-5D6E-409C-BE32-E72D297353CC}">
              <c16:uniqueId val="{00000002-3E8F-45F9-974E-2461F6DCD8D2}"/>
            </c:ext>
          </c:extLst>
        </c:ser>
        <c:ser>
          <c:idx val="5"/>
          <c:order val="3"/>
          <c:tx>
            <c:strRef>
              <c:f>ATBcost_pivot!$L$10</c:f>
              <c:strCache>
                <c:ptCount val="1"/>
                <c:pt idx="0">
                  <c:v>Geothermal</c:v>
                </c:pt>
              </c:strCache>
            </c:strRef>
          </c:tx>
          <c:spPr>
            <a:ln>
              <a:solidFill>
                <a:srgbClr val="FFC000"/>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ATBcost_pivot!$M$10:$U$10</c:f>
              <c:numCache>
                <c:formatCode>General</c:formatCode>
                <c:ptCount val="9"/>
                <c:pt idx="0">
                  <c:v>16.164999999999999</c:v>
                </c:pt>
                <c:pt idx="1">
                  <c:v>15.167</c:v>
                </c:pt>
                <c:pt idx="2">
                  <c:v>14.236000000000001</c:v>
                </c:pt>
                <c:pt idx="3">
                  <c:v>13.333</c:v>
                </c:pt>
                <c:pt idx="4">
                  <c:v>12.444000000000001</c:v>
                </c:pt>
                <c:pt idx="5">
                  <c:v>12.234999999999999</c:v>
                </c:pt>
                <c:pt idx="6">
                  <c:v>12.032</c:v>
                </c:pt>
                <c:pt idx="7">
                  <c:v>11.833</c:v>
                </c:pt>
                <c:pt idx="8">
                  <c:v>11.64</c:v>
                </c:pt>
              </c:numCache>
            </c:numRef>
          </c:val>
          <c:smooth val="0"/>
          <c:extLst>
            <c:ext xmlns:c16="http://schemas.microsoft.com/office/drawing/2014/chart" uri="{C3380CC4-5D6E-409C-BE32-E72D297353CC}">
              <c16:uniqueId val="{00000003-3E8F-45F9-974E-2461F6DCD8D2}"/>
            </c:ext>
          </c:extLst>
        </c:ser>
        <c:ser>
          <c:idx val="6"/>
          <c:order val="4"/>
          <c:tx>
            <c:strRef>
              <c:f>ATBcost_pivot!$L$11</c:f>
              <c:strCache>
                <c:ptCount val="1"/>
                <c:pt idx="0">
                  <c:v>HydroPower</c:v>
                </c:pt>
              </c:strCache>
            </c:strRef>
          </c:tx>
          <c:spPr>
            <a:ln>
              <a:solidFill>
                <a:srgbClr val="7030A0"/>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ATBcost_pivot!$M$11:$U$11</c:f>
              <c:numCache>
                <c:formatCode>General</c:formatCode>
                <c:ptCount val="9"/>
                <c:pt idx="0">
                  <c:v>12.733000000000001</c:v>
                </c:pt>
                <c:pt idx="1">
                  <c:v>12.733000000000001</c:v>
                </c:pt>
                <c:pt idx="2">
                  <c:v>12.733000000000001</c:v>
                </c:pt>
                <c:pt idx="3">
                  <c:v>12.733000000000001</c:v>
                </c:pt>
                <c:pt idx="4">
                  <c:v>12.733000000000001</c:v>
                </c:pt>
                <c:pt idx="5">
                  <c:v>12.733000000000001</c:v>
                </c:pt>
                <c:pt idx="6">
                  <c:v>12.733000000000001</c:v>
                </c:pt>
                <c:pt idx="7">
                  <c:v>12.733000000000001</c:v>
                </c:pt>
                <c:pt idx="8">
                  <c:v>12.733000000000001</c:v>
                </c:pt>
              </c:numCache>
            </c:numRef>
          </c:val>
          <c:smooth val="0"/>
          <c:extLst>
            <c:ext xmlns:c16="http://schemas.microsoft.com/office/drawing/2014/chart" uri="{C3380CC4-5D6E-409C-BE32-E72D297353CC}">
              <c16:uniqueId val="{00000004-3E8F-45F9-974E-2461F6DCD8D2}"/>
            </c:ext>
          </c:extLst>
        </c:ser>
        <c:ser>
          <c:idx val="7"/>
          <c:order val="5"/>
          <c:tx>
            <c:strRef>
              <c:f>ATBcost_pivot!$L$12</c:f>
              <c:strCache>
                <c:ptCount val="1"/>
                <c:pt idx="0">
                  <c:v>Nuclear</c:v>
                </c:pt>
              </c:strCache>
            </c:strRef>
          </c:tx>
          <c:spPr>
            <a:ln>
              <a:solidFill>
                <a:srgbClr val="00B050"/>
              </a:solidFill>
              <a:prstDash val="solid"/>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ATBcost_pivot!$M$12:$U$12</c:f>
              <c:numCache>
                <c:formatCode>General</c:formatCode>
                <c:ptCount val="9"/>
                <c:pt idx="0">
                  <c:v>19.472000000000001</c:v>
                </c:pt>
                <c:pt idx="1">
                  <c:v>19.146999999999998</c:v>
                </c:pt>
                <c:pt idx="2">
                  <c:v>18.832000000000001</c:v>
                </c:pt>
                <c:pt idx="3">
                  <c:v>18.52</c:v>
                </c:pt>
                <c:pt idx="4">
                  <c:v>18.175000000000001</c:v>
                </c:pt>
                <c:pt idx="5">
                  <c:v>17.797999999999998</c:v>
                </c:pt>
                <c:pt idx="6">
                  <c:v>17.387</c:v>
                </c:pt>
                <c:pt idx="7">
                  <c:v>17.021000000000001</c:v>
                </c:pt>
                <c:pt idx="8">
                  <c:v>16.483000000000001</c:v>
                </c:pt>
              </c:numCache>
            </c:numRef>
          </c:val>
          <c:smooth val="0"/>
          <c:extLst>
            <c:ext xmlns:c16="http://schemas.microsoft.com/office/drawing/2014/chart" uri="{C3380CC4-5D6E-409C-BE32-E72D297353CC}">
              <c16:uniqueId val="{00000005-3E8F-45F9-974E-2461F6DCD8D2}"/>
            </c:ext>
          </c:extLst>
        </c:ser>
        <c:ser>
          <c:idx val="8"/>
          <c:order val="6"/>
          <c:tx>
            <c:strRef>
              <c:f>ATBcost_pivot!$L$13</c:f>
              <c:strCache>
                <c:ptCount val="1"/>
                <c:pt idx="0">
                  <c:v>Solar</c:v>
                </c:pt>
              </c:strCache>
            </c:strRef>
          </c:tx>
          <c:spPr>
            <a:ln>
              <a:solidFill>
                <a:srgbClr val="002060"/>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ATBcost_pivot!$M$13:$U$13</c:f>
              <c:numCache>
                <c:formatCode>General</c:formatCode>
                <c:ptCount val="9"/>
                <c:pt idx="0">
                  <c:v>17.675000000000001</c:v>
                </c:pt>
                <c:pt idx="1">
                  <c:v>11.788</c:v>
                </c:pt>
                <c:pt idx="2">
                  <c:v>7.8609999999999998</c:v>
                </c:pt>
                <c:pt idx="3">
                  <c:v>6.1680000000000001</c:v>
                </c:pt>
                <c:pt idx="4">
                  <c:v>4.5739999999999998</c:v>
                </c:pt>
                <c:pt idx="5">
                  <c:v>4.282</c:v>
                </c:pt>
                <c:pt idx="6">
                  <c:v>4.0010000000000003</c:v>
                </c:pt>
                <c:pt idx="7">
                  <c:v>3.7320000000000002</c:v>
                </c:pt>
                <c:pt idx="8">
                  <c:v>3.4729999999999999</c:v>
                </c:pt>
              </c:numCache>
            </c:numRef>
          </c:val>
          <c:smooth val="0"/>
          <c:extLst>
            <c:ext xmlns:c16="http://schemas.microsoft.com/office/drawing/2014/chart" uri="{C3380CC4-5D6E-409C-BE32-E72D297353CC}">
              <c16:uniqueId val="{00000006-3E8F-45F9-974E-2461F6DCD8D2}"/>
            </c:ext>
          </c:extLst>
        </c:ser>
        <c:ser>
          <c:idx val="9"/>
          <c:order val="7"/>
          <c:tx>
            <c:strRef>
              <c:f>ATBcost_pivot!$L$14</c:f>
              <c:strCache>
                <c:ptCount val="1"/>
                <c:pt idx="0">
                  <c:v>Wind</c:v>
                </c:pt>
              </c:strCache>
            </c:strRef>
          </c:tx>
          <c:spPr>
            <a:ln>
              <a:solidFill>
                <a:srgbClr val="FFC000">
                  <a:lumMod val="50000"/>
                </a:srgbClr>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ATBcost_pivot!$M$14:$U$14</c:f>
              <c:numCache>
                <c:formatCode>General</c:formatCode>
                <c:ptCount val="9"/>
                <c:pt idx="0">
                  <c:v>9.4440000000000008</c:v>
                </c:pt>
                <c:pt idx="1">
                  <c:v>8.4939999999999998</c:v>
                </c:pt>
                <c:pt idx="2">
                  <c:v>7.6420000000000003</c:v>
                </c:pt>
                <c:pt idx="3">
                  <c:v>6.827</c:v>
                </c:pt>
                <c:pt idx="4">
                  <c:v>6.0179999999999998</c:v>
                </c:pt>
                <c:pt idx="5">
                  <c:v>5.7149999999999999</c:v>
                </c:pt>
                <c:pt idx="6">
                  <c:v>5.4130000000000003</c:v>
                </c:pt>
                <c:pt idx="7">
                  <c:v>5.1109999999999998</c:v>
                </c:pt>
                <c:pt idx="8">
                  <c:v>4.8090000000000002</c:v>
                </c:pt>
              </c:numCache>
            </c:numRef>
          </c:val>
          <c:smooth val="0"/>
          <c:extLst>
            <c:ext xmlns:c16="http://schemas.microsoft.com/office/drawing/2014/chart" uri="{C3380CC4-5D6E-409C-BE32-E72D297353CC}">
              <c16:uniqueId val="{00000007-3E8F-45F9-974E-2461F6DCD8D2}"/>
            </c:ext>
          </c:extLst>
        </c:ser>
        <c:ser>
          <c:idx val="10"/>
          <c:order val="8"/>
          <c:tx>
            <c:strRef>
              <c:f>ATBcost_pivot!$L$15</c:f>
              <c:strCache>
                <c:ptCount val="1"/>
                <c:pt idx="0">
                  <c:v>Bioelectricity</c:v>
                </c:pt>
              </c:strCache>
            </c:strRef>
          </c:tx>
          <c:spPr>
            <a:ln>
              <a:solidFill>
                <a:sysClr val="window" lastClr="FFFFFF">
                  <a:lumMod val="75000"/>
                </a:sysClr>
              </a:solidFill>
            </a:ln>
          </c:spPr>
          <c:marker>
            <c:symbol val="none"/>
          </c:marker>
          <c:cat>
            <c:numRef>
              <c:f>ATBcost_pivot!$M$4:$U$4</c:f>
              <c:numCache>
                <c:formatCode>General</c:formatCode>
                <c:ptCount val="9"/>
                <c:pt idx="0">
                  <c:v>2010</c:v>
                </c:pt>
                <c:pt idx="1">
                  <c:v>2015</c:v>
                </c:pt>
                <c:pt idx="2">
                  <c:v>2020</c:v>
                </c:pt>
                <c:pt idx="3">
                  <c:v>2025</c:v>
                </c:pt>
                <c:pt idx="4">
                  <c:v>2030</c:v>
                </c:pt>
                <c:pt idx="5">
                  <c:v>2035</c:v>
                </c:pt>
                <c:pt idx="6">
                  <c:v>2040</c:v>
                </c:pt>
                <c:pt idx="7">
                  <c:v>2045</c:v>
                </c:pt>
                <c:pt idx="8">
                  <c:v>2050</c:v>
                </c:pt>
              </c:numCache>
            </c:numRef>
          </c:cat>
          <c:val>
            <c:numRef>
              <c:f>ATBcost_pivot!$M$15:$U$15</c:f>
              <c:numCache>
                <c:formatCode>General</c:formatCode>
                <c:ptCount val="9"/>
                <c:pt idx="0">
                  <c:v>29.085000000000001</c:v>
                </c:pt>
                <c:pt idx="1">
                  <c:v>28.914000000000001</c:v>
                </c:pt>
                <c:pt idx="2">
                  <c:v>28.745999999999999</c:v>
                </c:pt>
                <c:pt idx="3">
                  <c:v>28.550999999999998</c:v>
                </c:pt>
                <c:pt idx="4">
                  <c:v>28.327000000000002</c:v>
                </c:pt>
                <c:pt idx="5">
                  <c:v>28.068000000000001</c:v>
                </c:pt>
                <c:pt idx="6">
                  <c:v>27.782</c:v>
                </c:pt>
                <c:pt idx="7">
                  <c:v>27.530999999999999</c:v>
                </c:pt>
                <c:pt idx="8">
                  <c:v>27.177</c:v>
                </c:pt>
              </c:numCache>
            </c:numRef>
          </c:val>
          <c:smooth val="0"/>
          <c:extLst>
            <c:ext xmlns:c16="http://schemas.microsoft.com/office/drawing/2014/chart" uri="{C3380CC4-5D6E-409C-BE32-E72D297353CC}">
              <c16:uniqueId val="{00000008-3E8F-45F9-974E-2461F6DCD8D2}"/>
            </c:ext>
          </c:extLst>
        </c:ser>
        <c:dLbls>
          <c:showLegendKey val="0"/>
          <c:showVal val="0"/>
          <c:showCatName val="0"/>
          <c:showSerName val="0"/>
          <c:showPercent val="0"/>
          <c:showBubbleSize val="0"/>
        </c:dLbls>
        <c:smooth val="0"/>
        <c:axId val="419934600"/>
        <c:axId val="419934992"/>
      </c:lineChart>
      <c:catAx>
        <c:axId val="419934600"/>
        <c:scaling>
          <c:orientation val="minMax"/>
        </c:scaling>
        <c:delete val="0"/>
        <c:axPos val="b"/>
        <c:numFmt formatCode="General" sourceLinked="0"/>
        <c:majorTickMark val="out"/>
        <c:minorTickMark val="none"/>
        <c:tickLblPos val="nextTo"/>
        <c:crossAx val="419934992"/>
        <c:crosses val="autoZero"/>
        <c:auto val="1"/>
        <c:lblAlgn val="ctr"/>
        <c:lblOffset val="100"/>
        <c:noMultiLvlLbl val="0"/>
      </c:catAx>
      <c:valAx>
        <c:axId val="419934992"/>
        <c:scaling>
          <c:orientation val="minMax"/>
        </c:scaling>
        <c:delete val="0"/>
        <c:axPos val="l"/>
        <c:majorGridlines>
          <c:spPr>
            <a:ln>
              <a:solidFill>
                <a:sysClr val="window" lastClr="FFFFFF">
                  <a:lumMod val="85000"/>
                </a:sysClr>
              </a:solidFill>
            </a:ln>
          </c:spPr>
        </c:majorGridlines>
        <c:title>
          <c:tx>
            <c:rich>
              <a:bodyPr/>
              <a:lstStyle/>
              <a:p>
                <a:pPr>
                  <a:defRPr/>
                </a:pPr>
                <a:r>
                  <a:rPr lang="en-US"/>
                  <a:t>$/mmbtu</a:t>
                </a:r>
              </a:p>
            </c:rich>
          </c:tx>
          <c:overlay val="0"/>
        </c:title>
        <c:numFmt formatCode="General" sourceLinked="1"/>
        <c:majorTickMark val="out"/>
        <c:minorTickMark val="none"/>
        <c:tickLblPos val="nextTo"/>
        <c:crossAx val="419934600"/>
        <c:crosses val="autoZero"/>
        <c:crossBetween val="midCat"/>
      </c:valAx>
    </c:plotArea>
    <c:legend>
      <c:legendPos val="r"/>
      <c:layout>
        <c:manualLayout>
          <c:xMode val="edge"/>
          <c:yMode val="edge"/>
          <c:x val="0.74279571303587044"/>
          <c:y val="0.15439486730825311"/>
          <c:w val="0.2572042869641295"/>
          <c:h val="0.84560513269174686"/>
        </c:manualLayout>
      </c:layout>
      <c:overlay val="0"/>
    </c:legend>
    <c:plotVisOnly val="1"/>
    <c:dispBlanksAs val="gap"/>
    <c:showDLblsOverMax val="0"/>
  </c:chart>
  <c:spPr>
    <a:ln>
      <a:solidFill>
        <a:schemeClr val="bg1">
          <a:lumMod val="50000"/>
        </a:schemeClr>
      </a:solidFill>
    </a:ln>
  </c:spPr>
  <c:txPr>
    <a:bodyPr/>
    <a:lstStyle/>
    <a:p>
      <a:pPr>
        <a:defRPr sz="1200"/>
      </a:pPr>
      <a:endParaRPr lang="en-US"/>
    </a:p>
  </c:txPr>
  <c:externalData r:id="rId2">
    <c:autoUpdate val="0"/>
  </c:externalData>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fbe8fe-689d-4f79-8bd2-5ff3e5d8ee19">
      <UserInfo>
        <DisplayName>Everyone</DisplayName>
        <AccountId>12</AccountId>
        <AccountType/>
      </UserInfo>
      <UserInfo>
        <DisplayName>McFadden, Joseph</DisplayName>
        <AccountId>9</AccountId>
        <AccountType/>
      </UserInfo>
      <UserInfo>
        <DisplayName>Schneider, Kiki</DisplayName>
        <AccountId>14</AccountId>
        <AccountType/>
      </UserInfo>
      <UserInfo>
        <DisplayName>Lie, Sharyn</DisplayName>
        <AccountId>2228</AccountId>
        <AccountType/>
      </UserInfo>
      <UserInfo>
        <DisplayName>Ramig, Christopher</DisplayName>
        <AccountId>2231</AccountId>
        <AccountType/>
      </UserInfo>
      <UserInfo>
        <DisplayName>Shelby, Michael</DisplayName>
        <AccountId>2234</AccountId>
        <AccountType/>
      </UserInfo>
      <UserInfo>
        <DisplayName>Rafelski, Lauren</DisplayName>
        <AccountId>2233</AccountId>
        <AccountType/>
      </UserInfo>
      <UserInfo>
        <DisplayName>Woollacott, Jared</DisplayName>
        <AccountId>19623</AccountId>
        <AccountType/>
      </UserInfo>
      <UserInfo>
        <DisplayName>Cai, Yongxia</DisplayName>
        <AccountId>20235</AccountId>
        <AccountType/>
      </UserInfo>
      <UserInfo>
        <DisplayName>Beach, Robert</DisplayName>
        <AccountId>19789</AccountId>
        <AccountType/>
      </UserInfo>
      <UserInfo>
        <DisplayName>Hornyak, Steve</DisplayName>
        <AccountId>23452</AccountId>
        <AccountType/>
      </UserInfo>
    </SharedWithUsers>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e3f09c3df709400db2417a7161762d62 xmlns="4ffa91fb-a0ff-4ac5-b2db-65c790d184a4">
      <Terms xmlns="http://schemas.microsoft.com/office/infopath/2007/PartnerControls"/>
    </e3f09c3df709400db2417a7161762d62>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_ip_UnifiedCompliancePolicyProperties xmlns="http://schemas.microsoft.com/sharepoint/v3" xsi:nil="true"/>
    <Rights xmlns="4ffa91fb-a0ff-4ac5-b2db-65c790d184a4" xsi:nil="true"/>
    <Document_x0020_Creation_x0020_Date xmlns="4ffa91fb-a0ff-4ac5-b2db-65c790d184a4">2022-04-06T10:10:39+00:00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xsi:nil="true"/>
    <lcf76f155ced4ddcb4097134ff3c332f xmlns="7d1f1ad5-14eb-4191-8c93-9aae9175f3b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8D2172DFC061A44B627BC0D88F61AEA" ma:contentTypeVersion="38" ma:contentTypeDescription="Create a new document." ma:contentTypeScope="" ma:versionID="db855369905d4788398a29bef1cdcb26">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cafbe8fe-689d-4f79-8bd2-5ff3e5d8ee19" xmlns:ns6="7d1f1ad5-14eb-4191-8c93-9aae9175f3b2" targetNamespace="http://schemas.microsoft.com/office/2006/metadata/properties" ma:root="true" ma:fieldsID="c59cbe0eace8f0098bc6983b95e825ef" ns1:_="" ns2:_="" ns3:_="" ns4:_="" ns5:_="" ns6:_="">
    <xsd:import namespace="http://schemas.microsoft.com/sharepoint/v3"/>
    <xsd:import namespace="4ffa91fb-a0ff-4ac5-b2db-65c790d184a4"/>
    <xsd:import namespace="http://schemas.microsoft.com/sharepoint.v3"/>
    <xsd:import namespace="http://schemas.microsoft.com/sharepoint/v3/fields"/>
    <xsd:import namespace="cafbe8fe-689d-4f79-8bd2-5ff3e5d8ee19"/>
    <xsd:import namespace="7d1f1ad5-14eb-4191-8c93-9aae9175f3b2"/>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2:e3f09c3df709400db2417a7161762d62" minOccurs="0"/>
                <xsd:element ref="ns5:SharedWithUsers" minOccurs="0"/>
                <xsd:element ref="ns5:SharingHintHash" minOccurs="0"/>
                <xsd:element ref="ns5:SharedWithDetails" minOccurs="0"/>
                <xsd:element ref="ns5:LastSharedByUser" minOccurs="0"/>
                <xsd:element ref="ns5:LastSharedByTime" minOccurs="0"/>
                <xsd:element ref="ns6:MediaServiceMetadata" minOccurs="0"/>
                <xsd:element ref="ns6:MediaServiceFastMetadata" minOccurs="0"/>
                <xsd:element ref="ns6:MediaServiceAutoTags" minOccurs="0"/>
                <xsd:element ref="ns6:MediaServiceOCR" minOccurs="0"/>
                <xsd:element ref="ns6:MediaServiceDateTaken" minOccurs="0"/>
                <xsd:element ref="ns6:MediaServiceEventHashCode" minOccurs="0"/>
                <xsd:element ref="ns6:MediaServiceGenerationTime" minOccurs="0"/>
                <xsd:element ref="ns6:MediaServiceAutoKeyPoints" minOccurs="0"/>
                <xsd:element ref="ns6:MediaServiceKeyPoints" minOccurs="0"/>
                <xsd:element ref="ns1:_ip_UnifiedCompliancePolicyProperties" minOccurs="0"/>
                <xsd:element ref="ns1:_ip_UnifiedCompliancePolicyUIAction" minOccurs="0"/>
                <xsd:element ref="ns6:lcf76f155ced4ddcb4097134ff3c332f" minOccurs="0"/>
                <xsd:element ref="ns6: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description="" ma:hidden="true" ma:list="{aec54597-794d-48fd-aaaa-4eaa50f4ff1d}" ma:internalName="TaxCatchAllLabel" ma:readOnly="true" ma:showField="CatchAllDataLabel" ma:web="7d8dd676-26ca-4e08-b90f-b4e0026a58ac">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description="" ma:hidden="true" ma:list="{aec54597-794d-48fd-aaaa-4eaa50f4ff1d}" ma:internalName="TaxCatchAll" ma:showField="CatchAllData" ma:web="7d8dd676-26ca-4e08-b90f-b4e0026a58ac">
      <xsd:complexType>
        <xsd:complexContent>
          <xsd:extension base="dms:MultiChoiceLookup">
            <xsd:sequence>
              <xsd:element name="Value" type="dms:Lookup" maxOccurs="unbounded" minOccurs="0" nillable="true"/>
            </xsd:sequence>
          </xsd:extension>
        </xsd:complexContent>
      </xsd:complexType>
    </xsd:element>
    <xsd:element name="e3f09c3df709400db2417a7161762d62" ma:index="28" nillable="true" ma:taxonomy="true" ma:internalName="e3f09c3df709400db2417a7161762d62" ma:taxonomyFieldName="EPA_x0020_Subject" ma:displayName="EPA Subject" ma:readOnly="false" ma:default="" ma:fieldId="{e3f09c3d-f709-400d-b241-7a7161762d62}" ma:taxonomyMulti="true" ma:sspId="29f62856-1543-49d4-a736-4569d363f533" ma:termSetId="7a3d4ae0-7e62-45a2-a406-c6a8a6a8eee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fbe8fe-689d-4f79-8bd2-5ff3e5d8ee19" elementFormDefault="qualified">
    <xsd:import namespace="http://schemas.microsoft.com/office/2006/documentManagement/types"/>
    <xsd:import namespace="http://schemas.microsoft.com/office/infopath/2007/PartnerControls"/>
    <xsd:element name="SharedWithUsers" ma:index="2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30" nillable="true" ma:displayName="Sharing Hint Hash" ma:internalName="SharingHintHash" ma:readOnly="true">
      <xsd:simpleType>
        <xsd:restriction base="dms:Text"/>
      </xsd:simpleType>
    </xsd:element>
    <xsd:element name="SharedWithDetails" ma:index="31" nillable="true" ma:displayName="Shared With Details" ma:description="" ma:internalName="SharedWithDetails" ma:readOnly="true">
      <xsd:simpleType>
        <xsd:restriction base="dms:Note">
          <xsd:maxLength value="255"/>
        </xsd:restriction>
      </xsd:simpleType>
    </xsd:element>
    <xsd:element name="LastSharedByUser" ma:index="32" nillable="true" ma:displayName="Last Shared By User" ma:description="" ma:internalName="LastSharedByUser" ma:readOnly="true">
      <xsd:simpleType>
        <xsd:restriction base="dms:Note">
          <xsd:maxLength value="255"/>
        </xsd:restriction>
      </xsd:simpleType>
    </xsd:element>
    <xsd:element name="LastSharedByTime" ma:index="3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d1f1ad5-14eb-4191-8c93-9aae9175f3b2" elementFormDefault="qualified">
    <xsd:import namespace="http://schemas.microsoft.com/office/2006/documentManagement/types"/>
    <xsd:import namespace="http://schemas.microsoft.com/office/infopath/2007/PartnerControls"/>
    <xsd:element name="MediaServiceMetadata" ma:index="34" nillable="true" ma:displayName="MediaServiceMetadata" ma:description="" ma:hidden="true" ma:internalName="MediaServiceMetadata" ma:readOnly="true">
      <xsd:simpleType>
        <xsd:restriction base="dms:Note"/>
      </xsd:simpleType>
    </xsd:element>
    <xsd:element name="MediaServiceFastMetadata" ma:index="35" nillable="true" ma:displayName="MediaServiceFastMetadata" ma:description="" ma:hidden="true" ma:internalName="MediaServiceFastMetadata" ma:readOnly="true">
      <xsd:simpleType>
        <xsd:restriction base="dms:Note"/>
      </xsd:simpleType>
    </xsd:element>
    <xsd:element name="MediaServiceAutoTags" ma:index="36" nillable="true" ma:displayName="MediaServiceAutoTags" ma:internalName="MediaServiceAutoTags"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DateTaken" ma:index="38" nillable="true" ma:displayName="MediaServiceDateTaken" ma:hidden="true" ma:internalName="MediaServiceDateTaken"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GenerationTime" ma:index="40" nillable="true" ma:displayName="MediaServiceGenerationTime" ma:hidden="true" ma:internalName="MediaServiceGenerationTim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lcf76f155ced4ddcb4097134ff3c332f" ma:index="46" nillable="true" ma:taxonomy="true" ma:internalName="lcf76f155ced4ddcb4097134ff3c332f" ma:taxonomyFieldName="MediaServiceImageTags" ma:displayName="Image Tags" ma:readOnly="false" ma:fieldId="{5cf76f15-5ced-4ddc-b409-7134ff3c332f}" ma:taxonomyMulti="true" ma:sspId="29f62856-1543-49d4-a736-4569d363f533" ma:termSetId="09814cd3-568e-fe90-9814-8d621ff8fb84" ma:anchorId="fba54fb3-c3e1-fe81-a776-ca4b69148c4d" ma:open="true" ma:isKeyword="false">
      <xsd:complexType>
        <xsd:sequence>
          <xsd:element ref="pc:Terms" minOccurs="0" maxOccurs="1"/>
        </xsd:sequence>
      </xsd:complexType>
    </xsd:element>
    <xsd:element name="MediaLengthInSeconds" ma:index="4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haredContentType xmlns="Microsoft.SharePoint.Taxonomy.ContentTypeSync" SourceId="29f62856-1543-49d4-a736-4569d363f533" ContentTypeId="0x0101" PreviousValue="false"/>
</file>

<file path=customXml/itemProps1.xml><?xml version="1.0" encoding="utf-8"?>
<ds:datastoreItem xmlns:ds="http://schemas.openxmlformats.org/officeDocument/2006/customXml" ds:itemID="{83BB332A-852C-4318-9D75-055129868FF1}">
  <ds:schemaRefs>
    <ds:schemaRef ds:uri="http://schemas.microsoft.com/office/2006/metadata/properties"/>
    <ds:schemaRef ds:uri="http://schemas.microsoft.com/office/infopath/2007/PartnerControls"/>
    <ds:schemaRef ds:uri="cafbe8fe-689d-4f79-8bd2-5ff3e5d8ee19"/>
    <ds:schemaRef ds:uri="http://schemas.microsoft.com/sharepoint/v3/fields"/>
    <ds:schemaRef ds:uri="http://schemas.microsoft.com/sharepoint/v3"/>
    <ds:schemaRef ds:uri="4ffa91fb-a0ff-4ac5-b2db-65c790d184a4"/>
    <ds:schemaRef ds:uri="http://schemas.microsoft.com/sharepoint.v3"/>
    <ds:schemaRef ds:uri="7d1f1ad5-14eb-4191-8c93-9aae9175f3b2"/>
  </ds:schemaRefs>
</ds:datastoreItem>
</file>

<file path=customXml/itemProps2.xml><?xml version="1.0" encoding="utf-8"?>
<ds:datastoreItem xmlns:ds="http://schemas.openxmlformats.org/officeDocument/2006/customXml" ds:itemID="{280D5C3C-7125-494D-9080-26AD937520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cafbe8fe-689d-4f79-8bd2-5ff3e5d8ee19"/>
    <ds:schemaRef ds:uri="7d1f1ad5-14eb-4191-8c93-9aae9175f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67B6B0-894D-4785-AD4E-EF9AD43E123A}">
  <ds:schemaRefs>
    <ds:schemaRef ds:uri="http://schemas.microsoft.com/sharepoint/v3/contenttype/forms"/>
  </ds:schemaRefs>
</ds:datastoreItem>
</file>

<file path=customXml/itemProps4.xml><?xml version="1.0" encoding="utf-8"?>
<ds:datastoreItem xmlns:ds="http://schemas.openxmlformats.org/officeDocument/2006/customXml" ds:itemID="{EEF77ABA-3866-4117-8B46-3E5A6004BBAE}">
  <ds:schemaRefs>
    <ds:schemaRef ds:uri="http://schemas.openxmlformats.org/officeDocument/2006/bibliography"/>
  </ds:schemaRefs>
</ds:datastoreItem>
</file>

<file path=customXml/itemProps5.xml><?xml version="1.0" encoding="utf-8"?>
<ds:datastoreItem xmlns:ds="http://schemas.openxmlformats.org/officeDocument/2006/customXml" ds:itemID="{434853F1-B83A-48E6-A705-0748A6D7E110}">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32070</Words>
  <Characters>182805</Characters>
  <Application>Microsoft Office Word</Application>
  <DocSecurity>4</DocSecurity>
  <Lines>1523</Lines>
  <Paragraphs>428</Paragraphs>
  <ScaleCrop>false</ScaleCrop>
  <HeadingPairs>
    <vt:vector size="2" baseType="variant">
      <vt:variant>
        <vt:lpstr>Title</vt:lpstr>
      </vt:variant>
      <vt:variant>
        <vt:i4>1</vt:i4>
      </vt:variant>
    </vt:vector>
  </HeadingPairs>
  <TitlesOfParts>
    <vt:vector size="1" baseType="lpstr">
      <vt:lpstr>Month 200X</vt:lpstr>
    </vt:vector>
  </TitlesOfParts>
  <Company>RTI International</Company>
  <LinksUpToDate>false</LinksUpToDate>
  <CharactersWithSpaces>214447</CharactersWithSpaces>
  <SharedDoc>false</SharedDoc>
  <HLinks>
    <vt:vector size="282" baseType="variant">
      <vt:variant>
        <vt:i4>2687075</vt:i4>
      </vt:variant>
      <vt:variant>
        <vt:i4>375</vt:i4>
      </vt:variant>
      <vt:variant>
        <vt:i4>0</vt:i4>
      </vt:variant>
      <vt:variant>
        <vt:i4>5</vt:i4>
      </vt:variant>
      <vt:variant>
        <vt:lpwstr>https://data.worldbank.org/indicator/NY.GDP.MKTP.KD.ZG</vt:lpwstr>
      </vt:variant>
      <vt:variant>
        <vt:lpwstr/>
      </vt:variant>
      <vt:variant>
        <vt:i4>6946851</vt:i4>
      </vt:variant>
      <vt:variant>
        <vt:i4>372</vt:i4>
      </vt:variant>
      <vt:variant>
        <vt:i4>0</vt:i4>
      </vt:variant>
      <vt:variant>
        <vt:i4>5</vt:i4>
      </vt:variant>
      <vt:variant>
        <vt:lpwstr>file://\\rtifile02\ehe\Projects\0215574-EPA_OTAQ_(Opt1)\0215574.001.002-ADAGE\Deliverables\model documents\revision\Wards Intelligence. January 29, 2018. U.S. Car and Light Truck Sales, Daily Rates and Inventory by Quarter, 2017. http:\wardsauto.com\datasheet\us-car-and-light-truck-sales-daily-rates-and-inventory-quarter-2017</vt:lpwstr>
      </vt:variant>
      <vt:variant>
        <vt:lpwstr/>
      </vt:variant>
      <vt:variant>
        <vt:i4>1835013</vt:i4>
      </vt:variant>
      <vt:variant>
        <vt:i4>369</vt:i4>
      </vt:variant>
      <vt:variant>
        <vt:i4>0</vt:i4>
      </vt:variant>
      <vt:variant>
        <vt:i4>5</vt:i4>
      </vt:variant>
      <vt:variant>
        <vt:lpwstr>http://wardsauto.com/datasheet/us-car-and-light-truck-specifications-and-prices-17-model-year</vt:lpwstr>
      </vt:variant>
      <vt:variant>
        <vt:lpwstr/>
      </vt:variant>
      <vt:variant>
        <vt:i4>2359395</vt:i4>
      </vt:variant>
      <vt:variant>
        <vt:i4>366</vt:i4>
      </vt:variant>
      <vt:variant>
        <vt:i4>0</vt:i4>
      </vt:variant>
      <vt:variant>
        <vt:i4>5</vt:i4>
      </vt:variant>
      <vt:variant>
        <vt:lpwstr>https://doi.org/10.1016/j.enpol.2020.111376</vt:lpwstr>
      </vt:variant>
      <vt:variant>
        <vt:lpwstr/>
      </vt:variant>
      <vt:variant>
        <vt:i4>2687090</vt:i4>
      </vt:variant>
      <vt:variant>
        <vt:i4>363</vt:i4>
      </vt:variant>
      <vt:variant>
        <vt:i4>0</vt:i4>
      </vt:variant>
      <vt:variant>
        <vt:i4>5</vt:i4>
      </vt:variant>
      <vt:variant>
        <vt:lpwstr>https://doi.org/10.1016/j.eneco.2021.105538</vt:lpwstr>
      </vt:variant>
      <vt:variant>
        <vt:lpwstr/>
      </vt:variant>
      <vt:variant>
        <vt:i4>8060991</vt:i4>
      </vt:variant>
      <vt:variant>
        <vt:i4>360</vt:i4>
      </vt:variant>
      <vt:variant>
        <vt:i4>0</vt:i4>
      </vt:variant>
      <vt:variant>
        <vt:i4>5</vt:i4>
      </vt:variant>
      <vt:variant>
        <vt:lpwstr>http://comtrade.un.org/</vt:lpwstr>
      </vt:variant>
      <vt:variant>
        <vt:lpwstr/>
      </vt:variant>
      <vt:variant>
        <vt:i4>3735615</vt:i4>
      </vt:variant>
      <vt:variant>
        <vt:i4>357</vt:i4>
      </vt:variant>
      <vt:variant>
        <vt:i4>0</vt:i4>
      </vt:variant>
      <vt:variant>
        <vt:i4>5</vt:i4>
      </vt:variant>
      <vt:variant>
        <vt:lpwstr>https://www.epa.gov/global-mitigation-non-co2-greenhouse-gases/non-co2-greenhouse-gases-international-emissions-and</vt:lpwstr>
      </vt:variant>
      <vt:variant>
        <vt:lpwstr/>
      </vt:variant>
      <vt:variant>
        <vt:i4>1572894</vt:i4>
      </vt:variant>
      <vt:variant>
        <vt:i4>354</vt:i4>
      </vt:variant>
      <vt:variant>
        <vt:i4>0</vt:i4>
      </vt:variant>
      <vt:variant>
        <vt:i4>5</vt:i4>
      </vt:variant>
      <vt:variant>
        <vt:lpwstr>https://www.fueleconomy.gov/feg/taxevb.shtml</vt:lpwstr>
      </vt:variant>
      <vt:variant>
        <vt:lpwstr/>
      </vt:variant>
      <vt:variant>
        <vt:i4>6226028</vt:i4>
      </vt:variant>
      <vt:variant>
        <vt:i4>351</vt:i4>
      </vt:variant>
      <vt:variant>
        <vt:i4>0</vt:i4>
      </vt:variant>
      <vt:variant>
        <vt:i4>5</vt:i4>
      </vt:variant>
      <vt:variant>
        <vt:lpwstr>https://www.hydrogen.energy.gov/pdfs/17007_fuel_cell_system_cost_2017.pdf</vt:lpwstr>
      </vt:variant>
      <vt:variant>
        <vt:lpwstr/>
      </vt:variant>
      <vt:variant>
        <vt:i4>7995497</vt:i4>
      </vt:variant>
      <vt:variant>
        <vt:i4>348</vt:i4>
      </vt:variant>
      <vt:variant>
        <vt:i4>0</vt:i4>
      </vt:variant>
      <vt:variant>
        <vt:i4>5</vt:i4>
      </vt:variant>
      <vt:variant>
        <vt:lpwstr>https://www.energy.gov/sites/prod/files/2017/02/f34/67089 EERE LIB cost vs price metrics r9.pdf</vt:lpwstr>
      </vt:variant>
      <vt:variant>
        <vt:lpwstr/>
      </vt:variant>
      <vt:variant>
        <vt:i4>5177429</vt:i4>
      </vt:variant>
      <vt:variant>
        <vt:i4>345</vt:i4>
      </vt:variant>
      <vt:variant>
        <vt:i4>0</vt:i4>
      </vt:variant>
      <vt:variant>
        <vt:i4>5</vt:i4>
      </vt:variant>
      <vt:variant>
        <vt:lpwstr>https://www.eia.gov/</vt:lpwstr>
      </vt:variant>
      <vt:variant>
        <vt:lpwstr/>
      </vt:variant>
      <vt:variant>
        <vt:i4>5505047</vt:i4>
      </vt:variant>
      <vt:variant>
        <vt:i4>342</vt:i4>
      </vt:variant>
      <vt:variant>
        <vt:i4>0</vt:i4>
      </vt:variant>
      <vt:variant>
        <vt:i4>5</vt:i4>
      </vt:variant>
      <vt:variant>
        <vt:lpwstr>http://www.eia.doe.gov/oiaf/aeo/</vt:lpwstr>
      </vt:variant>
      <vt:variant>
        <vt:lpwstr/>
      </vt:variant>
      <vt:variant>
        <vt:i4>5177429</vt:i4>
      </vt:variant>
      <vt:variant>
        <vt:i4>339</vt:i4>
      </vt:variant>
      <vt:variant>
        <vt:i4>0</vt:i4>
      </vt:variant>
      <vt:variant>
        <vt:i4>5</vt:i4>
      </vt:variant>
      <vt:variant>
        <vt:lpwstr>https://www.eia.gov/</vt:lpwstr>
      </vt:variant>
      <vt:variant>
        <vt:lpwstr/>
      </vt:variant>
      <vt:variant>
        <vt:i4>5439489</vt:i4>
      </vt:variant>
      <vt:variant>
        <vt:i4>336</vt:i4>
      </vt:variant>
      <vt:variant>
        <vt:i4>0</vt:i4>
      </vt:variant>
      <vt:variant>
        <vt:i4>5</vt:i4>
      </vt:variant>
      <vt:variant>
        <vt:lpwstr>https://www.eia.gov/dnav/pet/pet_move_impcus_a2_nus_epooxe_im0_mbbl_a.htm</vt:lpwstr>
      </vt:variant>
      <vt:variant>
        <vt:lpwstr/>
      </vt:variant>
      <vt:variant>
        <vt:i4>6815790</vt:i4>
      </vt:variant>
      <vt:variant>
        <vt:i4>333</vt:i4>
      </vt:variant>
      <vt:variant>
        <vt:i4>0</vt:i4>
      </vt:variant>
      <vt:variant>
        <vt:i4>5</vt:i4>
      </vt:variant>
      <vt:variant>
        <vt:lpwstr>http://www.eia.gov/oiaf/ieo/index.html</vt:lpwstr>
      </vt:variant>
      <vt:variant>
        <vt:lpwstr/>
      </vt:variant>
      <vt:variant>
        <vt:i4>1114154</vt:i4>
      </vt:variant>
      <vt:variant>
        <vt:i4>330</vt:i4>
      </vt:variant>
      <vt:variant>
        <vt:i4>0</vt:i4>
      </vt:variant>
      <vt:variant>
        <vt:i4>5</vt:i4>
      </vt:variant>
      <vt:variant>
        <vt:lpwstr>https://www.bea.gov/industry/io_annual.htm</vt:lpwstr>
      </vt:variant>
      <vt:variant>
        <vt:lpwstr/>
      </vt:variant>
      <vt:variant>
        <vt:i4>3080319</vt:i4>
      </vt:variant>
      <vt:variant>
        <vt:i4>327</vt:i4>
      </vt:variant>
      <vt:variant>
        <vt:i4>0</vt:i4>
      </vt:variant>
      <vt:variant>
        <vt:i4>5</vt:i4>
      </vt:variant>
      <vt:variant>
        <vt:lpwstr>https://www.usda.gov/oce/reports/energy/EthanolSugarFeasibilityReport3.pdf</vt:lpwstr>
      </vt:variant>
      <vt:variant>
        <vt:lpwstr/>
      </vt:variant>
      <vt:variant>
        <vt:i4>3080250</vt:i4>
      </vt:variant>
      <vt:variant>
        <vt:i4>324</vt:i4>
      </vt:variant>
      <vt:variant>
        <vt:i4>0</vt:i4>
      </vt:variant>
      <vt:variant>
        <vt:i4>5</vt:i4>
      </vt:variant>
      <vt:variant>
        <vt:lpwstr>https://en.wikipedia.org/wiki/Saint_Paul,_Minnesota</vt:lpwstr>
      </vt:variant>
      <vt:variant>
        <vt:lpwstr/>
      </vt:variant>
      <vt:variant>
        <vt:i4>5046286</vt:i4>
      </vt:variant>
      <vt:variant>
        <vt:i4>321</vt:i4>
      </vt:variant>
      <vt:variant>
        <vt:i4>0</vt:i4>
      </vt:variant>
      <vt:variant>
        <vt:i4>5</vt:i4>
      </vt:variant>
      <vt:variant>
        <vt:lpwstr>https://en.wikipedia.org/wiki/Minneapolis</vt:lpwstr>
      </vt:variant>
      <vt:variant>
        <vt:lpwstr/>
      </vt:variant>
      <vt:variant>
        <vt:i4>3145837</vt:i4>
      </vt:variant>
      <vt:variant>
        <vt:i4>318</vt:i4>
      </vt:variant>
      <vt:variant>
        <vt:i4>0</vt:i4>
      </vt:variant>
      <vt:variant>
        <vt:i4>5</vt:i4>
      </vt:variant>
      <vt:variant>
        <vt:lpwstr>http://www.cemmap.ac.uk/wps/cwp1305.pdf</vt:lpwstr>
      </vt:variant>
      <vt:variant>
        <vt:lpwstr/>
      </vt:variant>
      <vt:variant>
        <vt:i4>3539022</vt:i4>
      </vt:variant>
      <vt:variant>
        <vt:i4>315</vt:i4>
      </vt:variant>
      <vt:variant>
        <vt:i4>0</vt:i4>
      </vt:variant>
      <vt:variant>
        <vt:i4>5</vt:i4>
      </vt:variant>
      <vt:variant>
        <vt:lpwstr>https://www.gtap.agecon.purdue.edu/network/member_display.asp?UserID=333</vt:lpwstr>
      </vt:variant>
      <vt:variant>
        <vt:lpwstr/>
      </vt:variant>
      <vt:variant>
        <vt:i4>7274620</vt:i4>
      </vt:variant>
      <vt:variant>
        <vt:i4>312</vt:i4>
      </vt:variant>
      <vt:variant>
        <vt:i4>0</vt:i4>
      </vt:variant>
      <vt:variant>
        <vt:i4>5</vt:i4>
      </vt:variant>
      <vt:variant>
        <vt:lpwstr>http://dx.doi.org/10.1038/nclimate2564</vt:lpwstr>
      </vt:variant>
      <vt:variant>
        <vt:lpwstr/>
      </vt:variant>
      <vt:variant>
        <vt:i4>6881324</vt:i4>
      </vt:variant>
      <vt:variant>
        <vt:i4>309</vt:i4>
      </vt:variant>
      <vt:variant>
        <vt:i4>0</vt:i4>
      </vt:variant>
      <vt:variant>
        <vt:i4>5</vt:i4>
      </vt:variant>
      <vt:variant>
        <vt:lpwstr>https://dx.doi.org/10.25984/1807473</vt:lpwstr>
      </vt:variant>
      <vt:variant>
        <vt:lpwstr/>
      </vt:variant>
      <vt:variant>
        <vt:i4>2818116</vt:i4>
      </vt:variant>
      <vt:variant>
        <vt:i4>306</vt:i4>
      </vt:variant>
      <vt:variant>
        <vt:i4>0</vt:i4>
      </vt:variant>
      <vt:variant>
        <vt:i4>5</vt:i4>
      </vt:variant>
      <vt:variant>
        <vt:lpwstr>https://www.gtap.agecon.purdue.edu/databases/v7/v7_doco.asp</vt:lpwstr>
      </vt:variant>
      <vt:variant>
        <vt:lpwstr/>
      </vt:variant>
      <vt:variant>
        <vt:i4>2687031</vt:i4>
      </vt:variant>
      <vt:variant>
        <vt:i4>303</vt:i4>
      </vt:variant>
      <vt:variant>
        <vt:i4>0</vt:i4>
      </vt:variant>
      <vt:variant>
        <vt:i4>5</vt:i4>
      </vt:variant>
      <vt:variant>
        <vt:lpwstr>http://onlinelibrary.wiley.com/doi/10.1002/bbb.137/abstract</vt:lpwstr>
      </vt:variant>
      <vt:variant>
        <vt:lpwstr/>
      </vt:variant>
      <vt:variant>
        <vt:i4>5898309</vt:i4>
      </vt:variant>
      <vt:variant>
        <vt:i4>300</vt:i4>
      </vt:variant>
      <vt:variant>
        <vt:i4>0</vt:i4>
      </vt:variant>
      <vt:variant>
        <vt:i4>5</vt:i4>
      </vt:variant>
      <vt:variant>
        <vt:lpwstr>http://www.imf.org/external/pubs/ft/weo/2010/02/weodata/download.aspx</vt:lpwstr>
      </vt:variant>
      <vt:variant>
        <vt:lpwstr/>
      </vt:variant>
      <vt:variant>
        <vt:i4>983062</vt:i4>
      </vt:variant>
      <vt:variant>
        <vt:i4>297</vt:i4>
      </vt:variant>
      <vt:variant>
        <vt:i4>0</vt:i4>
      </vt:variant>
      <vt:variant>
        <vt:i4>5</vt:i4>
      </vt:variant>
      <vt:variant>
        <vt:lpwstr>https://www.iea.org/statistics/relateddatabases/worldenergystatisticsandbalances/</vt:lpwstr>
      </vt:variant>
      <vt:variant>
        <vt:lpwstr/>
      </vt:variant>
      <vt:variant>
        <vt:i4>1835025</vt:i4>
      </vt:variant>
      <vt:variant>
        <vt:i4>294</vt:i4>
      </vt:variant>
      <vt:variant>
        <vt:i4>0</vt:i4>
      </vt:variant>
      <vt:variant>
        <vt:i4>5</vt:i4>
      </vt:variant>
      <vt:variant>
        <vt:lpwstr>https://www.nrel.gov/docs/fy11osti/47764.pdf</vt:lpwstr>
      </vt:variant>
      <vt:variant>
        <vt:lpwstr/>
      </vt:variant>
      <vt:variant>
        <vt:i4>5963845</vt:i4>
      </vt:variant>
      <vt:variant>
        <vt:i4>291</vt:i4>
      </vt:variant>
      <vt:variant>
        <vt:i4>0</vt:i4>
      </vt:variant>
      <vt:variant>
        <vt:i4>5</vt:i4>
      </vt:variant>
      <vt:variant>
        <vt:lpwstr>http://pure.iiasa.ac.at/view/iiasa/1351.html</vt:lpwstr>
      </vt:variant>
      <vt:variant>
        <vt:lpwstr/>
      </vt:variant>
      <vt:variant>
        <vt:i4>5767234</vt:i4>
      </vt:variant>
      <vt:variant>
        <vt:i4>288</vt:i4>
      </vt:variant>
      <vt:variant>
        <vt:i4>0</vt:i4>
      </vt:variant>
      <vt:variant>
        <vt:i4>5</vt:i4>
      </vt:variant>
      <vt:variant>
        <vt:lpwstr>http://pure.iiasa.ac.at/view/iiasa/1267.html</vt:lpwstr>
      </vt:variant>
      <vt:variant>
        <vt:lpwstr/>
      </vt:variant>
      <vt:variant>
        <vt:i4>5767234</vt:i4>
      </vt:variant>
      <vt:variant>
        <vt:i4>285</vt:i4>
      </vt:variant>
      <vt:variant>
        <vt:i4>0</vt:i4>
      </vt:variant>
      <vt:variant>
        <vt:i4>5</vt:i4>
      </vt:variant>
      <vt:variant>
        <vt:lpwstr>http://pure.iiasa.ac.at/view/iiasa/1267.html</vt:lpwstr>
      </vt:variant>
      <vt:variant>
        <vt:lpwstr/>
      </vt:variant>
      <vt:variant>
        <vt:i4>4915276</vt:i4>
      </vt:variant>
      <vt:variant>
        <vt:i4>282</vt:i4>
      </vt:variant>
      <vt:variant>
        <vt:i4>0</vt:i4>
      </vt:variant>
      <vt:variant>
        <vt:i4>5</vt:i4>
      </vt:variant>
      <vt:variant>
        <vt:lpwstr>http://www.fao.org/worldfoodsituation/foodpricesindex/en/</vt:lpwstr>
      </vt:variant>
      <vt:variant>
        <vt:lpwstr/>
      </vt:variant>
      <vt:variant>
        <vt:i4>6881376</vt:i4>
      </vt:variant>
      <vt:variant>
        <vt:i4>279</vt:i4>
      </vt:variant>
      <vt:variant>
        <vt:i4>0</vt:i4>
      </vt:variant>
      <vt:variant>
        <vt:i4>5</vt:i4>
      </vt:variant>
      <vt:variant>
        <vt:lpwstr>http://www.fao.org/faostat/en/</vt:lpwstr>
      </vt:variant>
      <vt:variant>
        <vt:lpwstr>data</vt:lpwstr>
      </vt:variant>
      <vt:variant>
        <vt:i4>7078005</vt:i4>
      </vt:variant>
      <vt:variant>
        <vt:i4>276</vt:i4>
      </vt:variant>
      <vt:variant>
        <vt:i4>0</vt:i4>
      </vt:variant>
      <vt:variant>
        <vt:i4>5</vt:i4>
      </vt:variant>
      <vt:variant>
        <vt:lpwstr>https://fred.stlouisfed.org/series/A939RX0Q048SBEA</vt:lpwstr>
      </vt:variant>
      <vt:variant>
        <vt:lpwstr/>
      </vt:variant>
      <vt:variant>
        <vt:i4>458844</vt:i4>
      </vt:variant>
      <vt:variant>
        <vt:i4>273</vt:i4>
      </vt:variant>
      <vt:variant>
        <vt:i4>0</vt:i4>
      </vt:variant>
      <vt:variant>
        <vt:i4>5</vt:i4>
      </vt:variant>
      <vt:variant>
        <vt:lpwstr>http://www.ev-volumes.com/country/china/</vt:lpwstr>
      </vt:variant>
      <vt:variant>
        <vt:lpwstr/>
      </vt:variant>
      <vt:variant>
        <vt:i4>4718680</vt:i4>
      </vt:variant>
      <vt:variant>
        <vt:i4>270</vt:i4>
      </vt:variant>
      <vt:variant>
        <vt:i4>0</vt:i4>
      </vt:variant>
      <vt:variant>
        <vt:i4>5</vt:i4>
      </vt:variant>
      <vt:variant>
        <vt:lpwstr>https://greet.es.anl.gov/publication-bts-2016</vt:lpwstr>
      </vt:variant>
      <vt:variant>
        <vt:lpwstr/>
      </vt:variant>
      <vt:variant>
        <vt:i4>2686981</vt:i4>
      </vt:variant>
      <vt:variant>
        <vt:i4>267</vt:i4>
      </vt:variant>
      <vt:variant>
        <vt:i4>0</vt:i4>
      </vt:variant>
      <vt:variant>
        <vt:i4>5</vt:i4>
      </vt:variant>
      <vt:variant>
        <vt:lpwstr>https://ageconsearch.umn.edu/bitstream/103965/2/ADAGE-Biofuels_AAEA_Conference_Paper.pdf</vt:lpwstr>
      </vt:variant>
      <vt:variant>
        <vt:lpwstr/>
      </vt:variant>
      <vt:variant>
        <vt:i4>327710</vt:i4>
      </vt:variant>
      <vt:variant>
        <vt:i4>264</vt:i4>
      </vt:variant>
      <vt:variant>
        <vt:i4>0</vt:i4>
      </vt:variant>
      <vt:variant>
        <vt:i4>5</vt:i4>
      </vt:variant>
      <vt:variant>
        <vt:lpwstr>https://ssrn.com/abstract=2805040</vt:lpwstr>
      </vt:variant>
      <vt:variant>
        <vt:lpwstr/>
      </vt:variant>
      <vt:variant>
        <vt:i4>786522</vt:i4>
      </vt:variant>
      <vt:variant>
        <vt:i4>261</vt:i4>
      </vt:variant>
      <vt:variant>
        <vt:i4>0</vt:i4>
      </vt:variant>
      <vt:variant>
        <vt:i4>5</vt:i4>
      </vt:variant>
      <vt:variant>
        <vt:lpwstr>https://www.nationmaster.com/country-info/stats/Transport/Road/Motor-vehicles-per-1000-people</vt:lpwstr>
      </vt:variant>
      <vt:variant>
        <vt:lpwstr/>
      </vt:variant>
      <vt:variant>
        <vt:i4>2228283</vt:i4>
      </vt:variant>
      <vt:variant>
        <vt:i4>258</vt:i4>
      </vt:variant>
      <vt:variant>
        <vt:i4>0</vt:i4>
      </vt:variant>
      <vt:variant>
        <vt:i4>5</vt:i4>
      </vt:variant>
      <vt:variant>
        <vt:lpwstr>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vt:lpwstr>
      </vt:variant>
      <vt:variant>
        <vt:lpwstr/>
      </vt:variant>
      <vt:variant>
        <vt:i4>2228283</vt:i4>
      </vt:variant>
      <vt:variant>
        <vt:i4>255</vt:i4>
      </vt:variant>
      <vt:variant>
        <vt:i4>0</vt:i4>
      </vt:variant>
      <vt:variant>
        <vt:i4>5</vt:i4>
      </vt:variant>
      <vt:variant>
        <vt:lpwstr>https://nam04.safelinks.protection.outlook.com/?url=https%3A%2F%2Fwww.epa.gov%2Fregulations-emissions-vehicles-and-engines%2Ffinal-rule-phase-2-greenhouse-gas-emissions-standards&amp;data=05%7C01%7Cycai%40rti.org%7C57e866e0bf334c76d8ba08da497c2e86%7C2ffc2ede4d4449948082487341fa43fb%7C0%7C0%7C637903095004603409%7CUnknown%7CTWFpbGZsb3d8eyJWIjoiMC4wLjAwMDAiLCJQIjoiV2luMzIiLCJBTiI6Ik1haWwiLCJXVCI6Mn0%3D%7C3000%7C%7C%7C&amp;sdata=b%2B0nUTAyeydV84imFwOoiuY3xJtLgE%2FOmQ3nD7YTybM%3D&amp;reserved=0</vt:lpwstr>
      </vt:variant>
      <vt:variant>
        <vt:lpwstr/>
      </vt:variant>
      <vt:variant>
        <vt:i4>524304</vt:i4>
      </vt:variant>
      <vt:variant>
        <vt:i4>249</vt:i4>
      </vt:variant>
      <vt:variant>
        <vt:i4>0</vt:i4>
      </vt:variant>
      <vt:variant>
        <vt:i4>5</vt:i4>
      </vt:variant>
      <vt:variant>
        <vt:lpwstr>https://comtrade.un.org/</vt:lpwstr>
      </vt:variant>
      <vt:variant>
        <vt:lpwstr/>
      </vt:variant>
      <vt:variant>
        <vt:i4>6488164</vt:i4>
      </vt:variant>
      <vt:variant>
        <vt:i4>12</vt:i4>
      </vt:variant>
      <vt:variant>
        <vt:i4>0</vt:i4>
      </vt:variant>
      <vt:variant>
        <vt:i4>5</vt:i4>
      </vt:variant>
      <vt:variant>
        <vt:lpwstr>https://www.gtap.agecon.purdue.edu/models/Dynamic/Baseline/default.asp</vt:lpwstr>
      </vt:variant>
      <vt:variant>
        <vt:lpwstr/>
      </vt:variant>
      <vt:variant>
        <vt:i4>7536750</vt:i4>
      </vt:variant>
      <vt:variant>
        <vt:i4>9</vt:i4>
      </vt:variant>
      <vt:variant>
        <vt:i4>0</vt:i4>
      </vt:variant>
      <vt:variant>
        <vt:i4>5</vt:i4>
      </vt:variant>
      <vt:variant>
        <vt:lpwstr>https://www.gtap.agecon.purdue.edu/databases/v7/default.asp</vt:lpwstr>
      </vt:variant>
      <vt:variant>
        <vt:lpwstr/>
      </vt:variant>
      <vt:variant>
        <vt:i4>2097251</vt:i4>
      </vt:variant>
      <vt:variant>
        <vt:i4>6</vt:i4>
      </vt:variant>
      <vt:variant>
        <vt:i4>0</vt:i4>
      </vt:variant>
      <vt:variant>
        <vt:i4>5</vt:i4>
      </vt:variant>
      <vt:variant>
        <vt:lpwstr>https://en.wikipedia.org/wiki/Biodiesel</vt:lpwstr>
      </vt:variant>
      <vt:variant>
        <vt:lpwstr/>
      </vt:variant>
      <vt:variant>
        <vt:i4>4325444</vt:i4>
      </vt:variant>
      <vt:variant>
        <vt:i4>3</vt:i4>
      </vt:variant>
      <vt:variant>
        <vt:i4>0</vt:i4>
      </vt:variant>
      <vt:variant>
        <vt:i4>5</vt:i4>
      </vt:variant>
      <vt:variant>
        <vt:lpwstr>http://www.esru.strath.ac.uk/EandE/Web_sites/02-03/biofuels/quant_biodiesel.htm</vt:lpwstr>
      </vt:variant>
      <vt:variant>
        <vt:lpwstr/>
      </vt:variant>
      <vt:variant>
        <vt:i4>7536750</vt:i4>
      </vt:variant>
      <vt:variant>
        <vt:i4>0</vt:i4>
      </vt:variant>
      <vt:variant>
        <vt:i4>0</vt:i4>
      </vt:variant>
      <vt:variant>
        <vt:i4>5</vt:i4>
      </vt:variant>
      <vt:variant>
        <vt:lpwstr>https://www.gtap.agecon.purdue.edu/databases/v7/default.asp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 200X</dc:title>
  <dc:subject/>
  <dc:creator>RTI</dc:creator>
  <cp:keywords/>
  <cp:lastModifiedBy>Woollacott, Jared</cp:lastModifiedBy>
  <cp:revision>88</cp:revision>
  <cp:lastPrinted>2018-07-01T03:55:00Z</cp:lastPrinted>
  <dcterms:created xsi:type="dcterms:W3CDTF">2022-11-24T02:59:00Z</dcterms:created>
  <dcterms:modified xsi:type="dcterms:W3CDTF">2023-02-28T20:41:00Z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EPA Subject">
    <vt:lpwstr/>
  </property>
  <property fmtid="{D5CDD505-2E9C-101B-9397-08002B2CF9AE}" pid="4" name="Document Type">
    <vt:lpwstr/>
  </property>
  <property fmtid="{D5CDD505-2E9C-101B-9397-08002B2CF9AE}" pid="5" name="ContentTypeId">
    <vt:lpwstr>0x010100A8D2172DFC061A44B627BC0D88F61AEA</vt:lpwstr>
  </property>
  <property fmtid="{D5CDD505-2E9C-101B-9397-08002B2CF9AE}" pid="6" name="MediaServiceImageTags">
    <vt:lpwstr/>
  </property>
</Properties>
</file>